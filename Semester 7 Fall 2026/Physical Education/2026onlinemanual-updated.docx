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15FFCF"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Tahoma" w:hAnsi="Tahoma"/>
          <w:b/>
          <w:sz w:val="48"/>
        </w:rPr>
      </w:pPr>
    </w:p>
    <w:p w14:paraId="7B03632A"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Tahoma" w:hAnsi="Tahoma"/>
          <w:b/>
          <w:sz w:val="48"/>
        </w:rPr>
      </w:pPr>
    </w:p>
    <w:p w14:paraId="4C004096" w14:textId="77777777" w:rsidR="008146DF" w:rsidRPr="00C35869" w:rsidRDefault="008146DF" w:rsidP="008146DF">
      <w:pPr>
        <w:pBdr>
          <w:top w:val="thinThickSmallGap" w:sz="24" w:space="1" w:color="auto"/>
          <w:left w:val="thinThickSmallGap" w:sz="24" w:space="1" w:color="auto"/>
          <w:bottom w:val="thickThinSmallGap" w:sz="24" w:space="21" w:color="auto"/>
          <w:right w:val="thickThinSmallGap" w:sz="24" w:space="1" w:color="auto"/>
        </w:pBdr>
        <w:shd w:val="clear" w:color="auto" w:fill="C00000"/>
        <w:jc w:val="center"/>
        <w:rPr>
          <w:rFonts w:ascii="Arial Black" w:hAnsi="Arial Black"/>
          <w:sz w:val="96"/>
          <w:szCs w:val="96"/>
        </w:rPr>
      </w:pPr>
      <w:r w:rsidRPr="00C35869">
        <w:rPr>
          <w:rFonts w:ascii="Arial Black" w:hAnsi="Arial Black"/>
          <w:sz w:val="96"/>
          <w:szCs w:val="96"/>
        </w:rPr>
        <w:t xml:space="preserve">VANIER </w:t>
      </w:r>
    </w:p>
    <w:p w14:paraId="40BA9DEC" w14:textId="77777777" w:rsidR="008146DF" w:rsidRPr="00C35869" w:rsidRDefault="008146DF" w:rsidP="008146DF">
      <w:pPr>
        <w:pBdr>
          <w:top w:val="thinThickSmallGap" w:sz="24" w:space="1" w:color="auto"/>
          <w:left w:val="thinThickSmallGap" w:sz="24" w:space="1" w:color="auto"/>
          <w:bottom w:val="thickThinSmallGap" w:sz="24" w:space="21" w:color="auto"/>
          <w:right w:val="thickThinSmallGap" w:sz="24" w:space="1" w:color="auto"/>
        </w:pBdr>
        <w:shd w:val="clear" w:color="auto" w:fill="C00000"/>
        <w:jc w:val="center"/>
        <w:rPr>
          <w:rFonts w:ascii="Tahoma" w:hAnsi="Tahoma"/>
          <w:b/>
          <w:sz w:val="44"/>
          <w:szCs w:val="44"/>
        </w:rPr>
      </w:pPr>
      <w:r w:rsidRPr="00C35869">
        <w:rPr>
          <w:sz w:val="44"/>
          <w:szCs w:val="44"/>
        </w:rPr>
        <w:t>CÉGEP / COLLEGE</w:t>
      </w:r>
    </w:p>
    <w:p w14:paraId="524941FF"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Tahoma" w:hAnsi="Tahoma"/>
          <w:b/>
          <w:sz w:val="36"/>
        </w:rPr>
      </w:pPr>
    </w:p>
    <w:p w14:paraId="5F75B69E"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Tahoma" w:hAnsi="Tahoma"/>
          <w:b/>
          <w:sz w:val="36"/>
        </w:rPr>
      </w:pPr>
    </w:p>
    <w:p w14:paraId="41EBA337" w14:textId="77777777" w:rsidR="008146DF" w:rsidRPr="007839D4"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Tahoma" w:hAnsi="Tahoma"/>
          <w:b/>
          <w:sz w:val="56"/>
        </w:rPr>
      </w:pPr>
      <w:r w:rsidRPr="007839D4">
        <w:rPr>
          <w:rFonts w:ascii="Tahoma" w:hAnsi="Tahoma"/>
          <w:b/>
          <w:sz w:val="56"/>
        </w:rPr>
        <w:t xml:space="preserve">Physical Education Manual </w:t>
      </w:r>
    </w:p>
    <w:p w14:paraId="07E14A54"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pPr>
    </w:p>
    <w:p w14:paraId="68ED27B8"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pPr>
    </w:p>
    <w:p w14:paraId="6D19A850" w14:textId="77777777" w:rsidR="008146DF" w:rsidRDefault="008146DF" w:rsidP="008146DF">
      <w:pPr>
        <w:pStyle w:val="Heading5"/>
        <w:pBdr>
          <w:bottom w:val="thickThinSmallGap" w:sz="24" w:space="21" w:color="auto"/>
        </w:pBdr>
        <w:jc w:val="left"/>
        <w:rPr>
          <w:rFonts w:ascii="Arial Black" w:hAnsi="Arial Black"/>
        </w:rPr>
      </w:pPr>
    </w:p>
    <w:p w14:paraId="0C5B098A"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Tahoma" w:hAnsi="Tahoma" w:cs="Tahoma"/>
          <w:sz w:val="36"/>
        </w:rPr>
      </w:pPr>
    </w:p>
    <w:p w14:paraId="1B89AC02"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Arial" w:hAnsi="Arial"/>
          <w:b/>
          <w:sz w:val="32"/>
        </w:rPr>
      </w:pPr>
    </w:p>
    <w:p w14:paraId="0B987709"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Arial" w:hAnsi="Arial"/>
          <w:b/>
          <w:sz w:val="32"/>
        </w:rPr>
      </w:pPr>
    </w:p>
    <w:p w14:paraId="731B517C"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Arial" w:hAnsi="Arial"/>
          <w:b/>
          <w:sz w:val="32"/>
        </w:rPr>
      </w:pPr>
    </w:p>
    <w:p w14:paraId="7A11EB3E"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Arial" w:hAnsi="Arial"/>
          <w:b/>
          <w:sz w:val="32"/>
        </w:rPr>
      </w:pPr>
    </w:p>
    <w:p w14:paraId="1C7AAAA1"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Arial" w:hAnsi="Arial"/>
          <w:b/>
          <w:sz w:val="32"/>
        </w:rPr>
      </w:pPr>
    </w:p>
    <w:p w14:paraId="28F094C4"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Arial" w:hAnsi="Arial"/>
          <w:b/>
          <w:sz w:val="32"/>
        </w:rPr>
      </w:pPr>
    </w:p>
    <w:p w14:paraId="3087F879"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Arial" w:hAnsi="Arial"/>
          <w:b/>
          <w:sz w:val="32"/>
        </w:rPr>
      </w:pPr>
    </w:p>
    <w:p w14:paraId="6B54088E"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Arial" w:hAnsi="Arial"/>
          <w:b/>
          <w:sz w:val="32"/>
        </w:rPr>
      </w:pPr>
    </w:p>
    <w:p w14:paraId="11D91E2F"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Arial" w:hAnsi="Arial"/>
          <w:b/>
          <w:sz w:val="24"/>
        </w:rPr>
      </w:pPr>
      <w:r>
        <w:rPr>
          <w:rFonts w:ascii="Arial" w:hAnsi="Arial"/>
          <w:b/>
          <w:sz w:val="32"/>
        </w:rPr>
        <w:t xml:space="preserve">Shawna Lambert </w:t>
      </w:r>
      <w:r>
        <w:rPr>
          <w:rFonts w:ascii="Arial" w:hAnsi="Arial"/>
          <w:b/>
          <w:sz w:val="24"/>
        </w:rPr>
        <w:t>B.P.E</w:t>
      </w:r>
    </w:p>
    <w:p w14:paraId="5167A872" w14:textId="2114094B"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Arial" w:hAnsi="Arial"/>
          <w:b/>
          <w:sz w:val="32"/>
        </w:rPr>
      </w:pPr>
      <w:r>
        <w:rPr>
          <w:rFonts w:ascii="Arial" w:hAnsi="Arial"/>
          <w:b/>
          <w:sz w:val="32"/>
        </w:rPr>
        <w:t>202</w:t>
      </w:r>
      <w:r w:rsidR="00386ED6">
        <w:rPr>
          <w:rFonts w:ascii="Arial" w:hAnsi="Arial"/>
          <w:b/>
          <w:sz w:val="32"/>
        </w:rPr>
        <w:t>6</w:t>
      </w:r>
      <w:r>
        <w:rPr>
          <w:rFonts w:ascii="Arial" w:hAnsi="Arial"/>
          <w:b/>
          <w:sz w:val="32"/>
        </w:rPr>
        <w:t xml:space="preserve"> Online Edition</w:t>
      </w:r>
    </w:p>
    <w:p w14:paraId="10B6002C"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Arial" w:hAnsi="Arial"/>
          <w:b/>
          <w:sz w:val="32"/>
        </w:rPr>
      </w:pPr>
      <w:r>
        <w:rPr>
          <w:rFonts w:ascii="Arial" w:hAnsi="Arial"/>
          <w:b/>
          <w:sz w:val="32"/>
        </w:rPr>
        <w:t xml:space="preserve">Happy Health and Fitness for a Lifetime </w:t>
      </w:r>
    </w:p>
    <w:p w14:paraId="31315AE6"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Arial" w:hAnsi="Arial"/>
          <w:b/>
          <w:sz w:val="32"/>
        </w:rPr>
      </w:pPr>
    </w:p>
    <w:p w14:paraId="4D78E4E6"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Arial" w:hAnsi="Arial"/>
          <w:b/>
          <w:sz w:val="32"/>
        </w:rPr>
      </w:pPr>
    </w:p>
    <w:p w14:paraId="31F22000"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Arial" w:hAnsi="Arial"/>
          <w:b/>
          <w:sz w:val="32"/>
        </w:rPr>
      </w:pPr>
    </w:p>
    <w:p w14:paraId="30C26EAD"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Arial" w:hAnsi="Arial"/>
          <w:b/>
          <w:sz w:val="32"/>
        </w:rPr>
      </w:pPr>
    </w:p>
    <w:p w14:paraId="2E1CB20C"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Arial" w:hAnsi="Arial"/>
          <w:b/>
          <w:sz w:val="32"/>
        </w:rPr>
      </w:pPr>
    </w:p>
    <w:p w14:paraId="1DE74FFA" w14:textId="77777777" w:rsidR="008146DF" w:rsidRDefault="008146DF" w:rsidP="008146DF">
      <w:pPr>
        <w:pBdr>
          <w:top w:val="thinThickSmallGap" w:sz="24" w:space="1" w:color="auto"/>
          <w:left w:val="thinThickSmallGap" w:sz="24" w:space="1" w:color="auto"/>
          <w:bottom w:val="thickThinSmallGap" w:sz="24" w:space="21" w:color="auto"/>
          <w:right w:val="thickThinSmallGap" w:sz="24" w:space="1" w:color="auto"/>
        </w:pBdr>
        <w:jc w:val="center"/>
        <w:rPr>
          <w:rFonts w:ascii="Arial" w:hAnsi="Arial"/>
          <w:b/>
          <w:sz w:val="32"/>
        </w:rPr>
      </w:pPr>
    </w:p>
    <w:p w14:paraId="4DF3E696" w14:textId="77777777" w:rsidR="008146DF" w:rsidRDefault="008146DF" w:rsidP="008146DF"/>
    <w:p w14:paraId="20E1EE3F" w14:textId="77777777" w:rsidR="008146DF" w:rsidRDefault="008146DF" w:rsidP="008146DF">
      <w:pPr>
        <w:jc w:val="center"/>
        <w:rPr>
          <w:rFonts w:ascii="Tahoma" w:hAnsi="Tahoma"/>
          <w:b/>
          <w:sz w:val="32"/>
        </w:rPr>
      </w:pPr>
      <w:r>
        <w:br w:type="page"/>
      </w:r>
      <w:r>
        <w:rPr>
          <w:rFonts w:ascii="Tahoma" w:hAnsi="Tahoma"/>
          <w:b/>
          <w:sz w:val="32"/>
        </w:rPr>
        <w:lastRenderedPageBreak/>
        <w:t>TABLE OF CONTENTS</w:t>
      </w:r>
    </w:p>
    <w:p w14:paraId="167DB3FE" w14:textId="77777777" w:rsidR="008146DF" w:rsidRDefault="008146DF" w:rsidP="008146DF">
      <w:pPr>
        <w:jc w:val="center"/>
        <w:rPr>
          <w:rFonts w:ascii="Tahoma" w:hAnsi="Tahoma"/>
          <w:b/>
          <w:sz w:val="32"/>
        </w:rPr>
      </w:pPr>
    </w:p>
    <w:p w14:paraId="6F6EC73A" w14:textId="77777777" w:rsidR="008146DF" w:rsidRDefault="008146DF" w:rsidP="008146DF">
      <w:pPr>
        <w:jc w:val="center"/>
        <w:rPr>
          <w:rFonts w:ascii="Tahoma" w:hAnsi="Tahoma"/>
          <w:b/>
          <w:sz w:val="28"/>
        </w:rPr>
      </w:pPr>
      <w:r w:rsidRPr="00D5308A">
        <w:rPr>
          <w:rFonts w:ascii="Tahoma" w:hAnsi="Tahoma"/>
          <w:b/>
          <w:sz w:val="28"/>
        </w:rPr>
        <w:t xml:space="preserve">Chapter Review Questions and Assignments </w:t>
      </w:r>
    </w:p>
    <w:p w14:paraId="07DDDF81" w14:textId="77777777" w:rsidR="008146DF" w:rsidRPr="00D5308A" w:rsidRDefault="008146DF" w:rsidP="008146DF">
      <w:pPr>
        <w:jc w:val="center"/>
        <w:rPr>
          <w:rFonts w:ascii="Tahoma" w:hAnsi="Tahoma"/>
          <w:b/>
          <w:sz w:val="28"/>
        </w:rPr>
      </w:pPr>
      <w:r w:rsidRPr="00D5308A">
        <w:rPr>
          <w:rFonts w:ascii="Tahoma" w:hAnsi="Tahoma"/>
          <w:b/>
          <w:sz w:val="28"/>
        </w:rPr>
        <w:t>for each Chapter will be sent separately</w:t>
      </w:r>
      <w:r>
        <w:rPr>
          <w:rFonts w:ascii="Tahoma" w:hAnsi="Tahoma"/>
          <w:b/>
          <w:sz w:val="28"/>
        </w:rPr>
        <w:t>.</w:t>
      </w:r>
    </w:p>
    <w:p w14:paraId="65D40CD6" w14:textId="77777777" w:rsidR="008146DF" w:rsidRDefault="008146DF" w:rsidP="008146DF">
      <w:pPr>
        <w:rPr>
          <w:rFonts w:ascii="Tahoma" w:hAnsi="Tahoma"/>
          <w:b/>
          <w:sz w:val="32"/>
        </w:rPr>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0"/>
        <w:gridCol w:w="1323"/>
      </w:tblGrid>
      <w:tr w:rsidR="008146DF" w:rsidRPr="00FF4B55" w14:paraId="2AD8B05B" w14:textId="77777777" w:rsidTr="00E31452">
        <w:tc>
          <w:tcPr>
            <w:tcW w:w="8850" w:type="dxa"/>
            <w:shd w:val="clear" w:color="auto" w:fill="auto"/>
          </w:tcPr>
          <w:bookmarkStart w:id="0" w:name="Chapter"/>
          <w:p w14:paraId="12FD57B2" w14:textId="7FEE9A71" w:rsidR="008146DF" w:rsidRPr="00FF4B55" w:rsidRDefault="00CA241B" w:rsidP="00E31452">
            <w:pPr>
              <w:rPr>
                <w:rFonts w:ascii="Arial" w:hAnsi="Arial"/>
                <w:sz w:val="22"/>
                <w:szCs w:val="22"/>
              </w:rPr>
            </w:pPr>
            <w:r>
              <w:rPr>
                <w:rFonts w:ascii="Tahoma" w:hAnsi="Tahoma"/>
                <w:b/>
                <w:sz w:val="22"/>
                <w:szCs w:val="22"/>
              </w:rPr>
              <w:fldChar w:fldCharType="begin"/>
            </w:r>
            <w:r>
              <w:rPr>
                <w:rFonts w:ascii="Tahoma" w:hAnsi="Tahoma"/>
                <w:b/>
                <w:sz w:val="22"/>
                <w:szCs w:val="22"/>
              </w:rPr>
              <w:instrText xml:space="preserve"> HYPERLINK  \l "chapter1" </w:instrText>
            </w:r>
            <w:r>
              <w:rPr>
                <w:rFonts w:ascii="Tahoma" w:hAnsi="Tahoma"/>
                <w:b/>
                <w:sz w:val="22"/>
                <w:szCs w:val="22"/>
              </w:rPr>
              <w:fldChar w:fldCharType="separate"/>
            </w:r>
            <w:r w:rsidR="008146DF" w:rsidRPr="00CA241B">
              <w:rPr>
                <w:rStyle w:val="Hyperlink"/>
                <w:rFonts w:ascii="Tahoma" w:hAnsi="Tahoma"/>
                <w:b/>
                <w:sz w:val="22"/>
                <w:szCs w:val="22"/>
              </w:rPr>
              <w:t>Chapter 1: Health Wellness &amp; Lifestyle Awareness</w:t>
            </w:r>
            <w:bookmarkEnd w:id="0"/>
            <w:r>
              <w:rPr>
                <w:rFonts w:ascii="Tahoma" w:hAnsi="Tahoma"/>
                <w:b/>
                <w:sz w:val="22"/>
                <w:szCs w:val="22"/>
              </w:rPr>
              <w:fldChar w:fldCharType="end"/>
            </w:r>
          </w:p>
        </w:tc>
        <w:tc>
          <w:tcPr>
            <w:tcW w:w="1323" w:type="dxa"/>
            <w:shd w:val="clear" w:color="auto" w:fill="auto"/>
          </w:tcPr>
          <w:p w14:paraId="1C19F500" w14:textId="77777777" w:rsidR="008146DF" w:rsidRPr="00FF4B55" w:rsidRDefault="008146DF" w:rsidP="00E31452">
            <w:pPr>
              <w:jc w:val="right"/>
              <w:rPr>
                <w:rFonts w:ascii="Arial" w:hAnsi="Arial"/>
                <w:sz w:val="22"/>
                <w:szCs w:val="22"/>
              </w:rPr>
            </w:pPr>
            <w:r>
              <w:rPr>
                <w:rFonts w:ascii="Arial" w:hAnsi="Arial"/>
                <w:sz w:val="22"/>
                <w:szCs w:val="22"/>
              </w:rPr>
              <w:t>Page #</w:t>
            </w:r>
          </w:p>
        </w:tc>
      </w:tr>
      <w:tr w:rsidR="008146DF" w:rsidRPr="00FF4B55" w14:paraId="3C90D6D5" w14:textId="77777777" w:rsidTr="00E31452">
        <w:tc>
          <w:tcPr>
            <w:tcW w:w="8850" w:type="dxa"/>
            <w:shd w:val="clear" w:color="auto" w:fill="auto"/>
          </w:tcPr>
          <w:p w14:paraId="55F2651B" w14:textId="77777777" w:rsidR="008146DF" w:rsidRPr="00FF4B55" w:rsidRDefault="008146DF" w:rsidP="00E31452">
            <w:pPr>
              <w:widowControl w:val="0"/>
              <w:rPr>
                <w:rFonts w:ascii="Arial" w:hAnsi="Arial"/>
                <w:sz w:val="22"/>
                <w:szCs w:val="22"/>
              </w:rPr>
            </w:pPr>
            <w:r w:rsidRPr="00FF4B55">
              <w:rPr>
                <w:rFonts w:ascii="Arial" w:hAnsi="Arial"/>
                <w:sz w:val="22"/>
                <w:szCs w:val="22"/>
              </w:rPr>
              <w:t xml:space="preserve">Health &amp; Wellness   </w:t>
            </w:r>
          </w:p>
        </w:tc>
        <w:tc>
          <w:tcPr>
            <w:tcW w:w="1323" w:type="dxa"/>
            <w:shd w:val="clear" w:color="auto" w:fill="auto"/>
          </w:tcPr>
          <w:p w14:paraId="4F1D92AD" w14:textId="77777777" w:rsidR="008146DF" w:rsidRPr="00FF4B55" w:rsidRDefault="008146DF" w:rsidP="00E31452">
            <w:pPr>
              <w:widowControl w:val="0"/>
              <w:jc w:val="right"/>
              <w:rPr>
                <w:rFonts w:ascii="Arial" w:hAnsi="Arial"/>
                <w:sz w:val="22"/>
                <w:szCs w:val="22"/>
              </w:rPr>
            </w:pPr>
            <w:r>
              <w:rPr>
                <w:rFonts w:ascii="Arial" w:hAnsi="Arial"/>
                <w:sz w:val="22"/>
                <w:szCs w:val="22"/>
              </w:rPr>
              <w:t>4</w:t>
            </w:r>
          </w:p>
        </w:tc>
      </w:tr>
      <w:tr w:rsidR="008146DF" w:rsidRPr="00FF4B55" w14:paraId="778C7FA9" w14:textId="77777777" w:rsidTr="00E31452">
        <w:tc>
          <w:tcPr>
            <w:tcW w:w="8850" w:type="dxa"/>
            <w:shd w:val="clear" w:color="auto" w:fill="auto"/>
          </w:tcPr>
          <w:p w14:paraId="1B8E7702" w14:textId="77777777" w:rsidR="008146DF" w:rsidRPr="00FF4B55" w:rsidRDefault="008146DF" w:rsidP="00E31452">
            <w:pPr>
              <w:widowControl w:val="0"/>
              <w:rPr>
                <w:rFonts w:ascii="Arial" w:hAnsi="Arial"/>
                <w:sz w:val="22"/>
                <w:szCs w:val="22"/>
              </w:rPr>
            </w:pPr>
            <w:r>
              <w:rPr>
                <w:rFonts w:ascii="Arial" w:hAnsi="Arial"/>
                <w:sz w:val="22"/>
                <w:szCs w:val="22"/>
              </w:rPr>
              <w:t xml:space="preserve">The 6 Dimensions of Health </w:t>
            </w:r>
          </w:p>
        </w:tc>
        <w:tc>
          <w:tcPr>
            <w:tcW w:w="1323" w:type="dxa"/>
            <w:shd w:val="clear" w:color="auto" w:fill="auto"/>
          </w:tcPr>
          <w:p w14:paraId="43784219" w14:textId="77777777" w:rsidR="008146DF" w:rsidRPr="00FF4B55" w:rsidRDefault="008146DF" w:rsidP="00E31452">
            <w:pPr>
              <w:widowControl w:val="0"/>
              <w:jc w:val="right"/>
              <w:rPr>
                <w:rFonts w:ascii="Arial" w:hAnsi="Arial"/>
                <w:sz w:val="22"/>
                <w:szCs w:val="22"/>
              </w:rPr>
            </w:pPr>
            <w:r>
              <w:rPr>
                <w:rFonts w:ascii="Arial" w:hAnsi="Arial"/>
                <w:sz w:val="22"/>
                <w:szCs w:val="22"/>
              </w:rPr>
              <w:t>5</w:t>
            </w:r>
          </w:p>
        </w:tc>
      </w:tr>
      <w:tr w:rsidR="008146DF" w:rsidRPr="00FF4B55" w14:paraId="579ED5F8" w14:textId="77777777" w:rsidTr="00E31452">
        <w:tc>
          <w:tcPr>
            <w:tcW w:w="8850" w:type="dxa"/>
            <w:shd w:val="clear" w:color="auto" w:fill="auto"/>
          </w:tcPr>
          <w:p w14:paraId="640A7AA4" w14:textId="77777777" w:rsidR="008146DF" w:rsidRDefault="008146DF" w:rsidP="00E31452">
            <w:pPr>
              <w:widowControl w:val="0"/>
              <w:rPr>
                <w:rFonts w:ascii="Arial" w:hAnsi="Arial"/>
                <w:sz w:val="22"/>
                <w:szCs w:val="22"/>
              </w:rPr>
            </w:pPr>
            <w:r>
              <w:rPr>
                <w:rFonts w:ascii="Arial" w:hAnsi="Arial"/>
                <w:sz w:val="22"/>
                <w:szCs w:val="22"/>
              </w:rPr>
              <w:t xml:space="preserve">Healthy Lifestyle Habits </w:t>
            </w:r>
          </w:p>
        </w:tc>
        <w:tc>
          <w:tcPr>
            <w:tcW w:w="1323" w:type="dxa"/>
            <w:shd w:val="clear" w:color="auto" w:fill="auto"/>
          </w:tcPr>
          <w:p w14:paraId="010FD659" w14:textId="77777777" w:rsidR="008146DF" w:rsidRDefault="008146DF" w:rsidP="00E31452">
            <w:pPr>
              <w:widowControl w:val="0"/>
              <w:tabs>
                <w:tab w:val="left" w:pos="984"/>
              </w:tabs>
              <w:rPr>
                <w:rFonts w:ascii="Arial" w:hAnsi="Arial"/>
                <w:sz w:val="22"/>
                <w:szCs w:val="22"/>
              </w:rPr>
            </w:pPr>
            <w:r>
              <w:rPr>
                <w:rFonts w:ascii="Arial" w:hAnsi="Arial"/>
                <w:sz w:val="22"/>
                <w:szCs w:val="22"/>
              </w:rPr>
              <w:tab/>
              <w:t>6</w:t>
            </w:r>
          </w:p>
        </w:tc>
      </w:tr>
      <w:tr w:rsidR="008146DF" w:rsidRPr="00FF4B55" w14:paraId="6D0CDD2D" w14:textId="77777777" w:rsidTr="00E31452">
        <w:tc>
          <w:tcPr>
            <w:tcW w:w="8850" w:type="dxa"/>
            <w:shd w:val="clear" w:color="auto" w:fill="auto"/>
          </w:tcPr>
          <w:p w14:paraId="0383696F" w14:textId="77777777" w:rsidR="008146DF" w:rsidRPr="00FF4B55" w:rsidRDefault="008146DF" w:rsidP="00E31452">
            <w:pPr>
              <w:widowControl w:val="0"/>
              <w:rPr>
                <w:rFonts w:ascii="Arial" w:hAnsi="Arial"/>
                <w:sz w:val="22"/>
                <w:szCs w:val="22"/>
              </w:rPr>
            </w:pPr>
            <w:r>
              <w:rPr>
                <w:rFonts w:ascii="Arial" w:hAnsi="Arial"/>
                <w:sz w:val="22"/>
                <w:szCs w:val="22"/>
              </w:rPr>
              <w:t xml:space="preserve">The 5 Components of Physical Fitness + FITT Table </w:t>
            </w:r>
          </w:p>
        </w:tc>
        <w:tc>
          <w:tcPr>
            <w:tcW w:w="1323" w:type="dxa"/>
            <w:shd w:val="clear" w:color="auto" w:fill="auto"/>
          </w:tcPr>
          <w:p w14:paraId="63707A33" w14:textId="77777777" w:rsidR="008146DF" w:rsidRPr="00FF4B55" w:rsidRDefault="008146DF" w:rsidP="00E31452">
            <w:pPr>
              <w:widowControl w:val="0"/>
              <w:jc w:val="right"/>
              <w:rPr>
                <w:rFonts w:ascii="Arial" w:hAnsi="Arial"/>
                <w:sz w:val="22"/>
                <w:szCs w:val="22"/>
              </w:rPr>
            </w:pPr>
            <w:r>
              <w:rPr>
                <w:rFonts w:ascii="Arial" w:hAnsi="Arial"/>
                <w:sz w:val="22"/>
                <w:szCs w:val="22"/>
              </w:rPr>
              <w:t>7-10</w:t>
            </w:r>
          </w:p>
        </w:tc>
      </w:tr>
      <w:tr w:rsidR="008146DF" w:rsidRPr="00FF4B55" w14:paraId="53AD2FFB" w14:textId="77777777" w:rsidTr="00E31452">
        <w:tc>
          <w:tcPr>
            <w:tcW w:w="8850" w:type="dxa"/>
            <w:shd w:val="clear" w:color="auto" w:fill="auto"/>
          </w:tcPr>
          <w:p w14:paraId="218E01B5" w14:textId="77777777" w:rsidR="008146DF" w:rsidRDefault="008146DF" w:rsidP="00E31452">
            <w:pPr>
              <w:widowControl w:val="0"/>
              <w:rPr>
                <w:rFonts w:ascii="Arial" w:hAnsi="Arial"/>
                <w:sz w:val="22"/>
                <w:szCs w:val="22"/>
              </w:rPr>
            </w:pPr>
            <w:r>
              <w:rPr>
                <w:rFonts w:ascii="Arial" w:hAnsi="Arial"/>
                <w:sz w:val="22"/>
                <w:szCs w:val="22"/>
              </w:rPr>
              <w:t>The Benefits of Physical Fitness on the Dimensions of Health</w:t>
            </w:r>
          </w:p>
        </w:tc>
        <w:tc>
          <w:tcPr>
            <w:tcW w:w="1323" w:type="dxa"/>
            <w:shd w:val="clear" w:color="auto" w:fill="auto"/>
          </w:tcPr>
          <w:p w14:paraId="5FE4480E" w14:textId="77777777" w:rsidR="008146DF" w:rsidRDefault="008146DF" w:rsidP="00E31452">
            <w:pPr>
              <w:widowControl w:val="0"/>
              <w:jc w:val="right"/>
              <w:rPr>
                <w:rFonts w:ascii="Arial" w:hAnsi="Arial"/>
                <w:sz w:val="22"/>
                <w:szCs w:val="22"/>
              </w:rPr>
            </w:pPr>
            <w:r>
              <w:rPr>
                <w:rFonts w:ascii="Arial" w:hAnsi="Arial"/>
                <w:sz w:val="22"/>
                <w:szCs w:val="22"/>
              </w:rPr>
              <w:t>11</w:t>
            </w:r>
          </w:p>
        </w:tc>
      </w:tr>
      <w:tr w:rsidR="008146DF" w:rsidRPr="00FF4B55" w14:paraId="21B2F335" w14:textId="77777777" w:rsidTr="00E31452">
        <w:tc>
          <w:tcPr>
            <w:tcW w:w="8850" w:type="dxa"/>
            <w:shd w:val="clear" w:color="auto" w:fill="auto"/>
          </w:tcPr>
          <w:p w14:paraId="3616836E" w14:textId="77777777" w:rsidR="008146DF" w:rsidRPr="00FF4B55" w:rsidRDefault="008146DF" w:rsidP="00E31452">
            <w:pPr>
              <w:widowControl w:val="0"/>
              <w:rPr>
                <w:rFonts w:ascii="Arial" w:hAnsi="Arial"/>
                <w:sz w:val="22"/>
                <w:szCs w:val="22"/>
              </w:rPr>
            </w:pPr>
            <w:r w:rsidRPr="00FF4B55">
              <w:rPr>
                <w:rFonts w:ascii="Arial" w:hAnsi="Arial"/>
                <w:sz w:val="22"/>
                <w:szCs w:val="22"/>
              </w:rPr>
              <w:t>Healthy Technology Use</w:t>
            </w:r>
            <w:r w:rsidRPr="00FF4B55">
              <w:rPr>
                <w:rFonts w:ascii="Arial" w:hAnsi="Arial"/>
                <w:b/>
                <w:sz w:val="22"/>
                <w:szCs w:val="22"/>
              </w:rPr>
              <w:t xml:space="preserve"> </w:t>
            </w:r>
            <w:r w:rsidRPr="00FF4B55">
              <w:rPr>
                <w:rFonts w:ascii="Arial" w:hAnsi="Arial"/>
                <w:sz w:val="22"/>
                <w:szCs w:val="22"/>
              </w:rPr>
              <w:t xml:space="preserve"> </w:t>
            </w:r>
          </w:p>
        </w:tc>
        <w:tc>
          <w:tcPr>
            <w:tcW w:w="1323" w:type="dxa"/>
            <w:shd w:val="clear" w:color="auto" w:fill="auto"/>
          </w:tcPr>
          <w:p w14:paraId="18BCE53C" w14:textId="77777777" w:rsidR="008146DF" w:rsidRPr="00FF4B55" w:rsidRDefault="008146DF" w:rsidP="00E31452">
            <w:pPr>
              <w:widowControl w:val="0"/>
              <w:jc w:val="right"/>
              <w:rPr>
                <w:rFonts w:ascii="Arial" w:hAnsi="Arial"/>
                <w:sz w:val="22"/>
                <w:szCs w:val="22"/>
              </w:rPr>
            </w:pPr>
            <w:r>
              <w:rPr>
                <w:rFonts w:ascii="Arial" w:hAnsi="Arial"/>
                <w:sz w:val="22"/>
                <w:szCs w:val="22"/>
              </w:rPr>
              <w:t>12-17</w:t>
            </w:r>
          </w:p>
        </w:tc>
      </w:tr>
      <w:tr w:rsidR="008146DF" w:rsidRPr="00FF4B55" w14:paraId="708324CA" w14:textId="77777777" w:rsidTr="00E31452">
        <w:tc>
          <w:tcPr>
            <w:tcW w:w="8850" w:type="dxa"/>
            <w:shd w:val="clear" w:color="auto" w:fill="auto"/>
          </w:tcPr>
          <w:p w14:paraId="69290BDF" w14:textId="10427C9D" w:rsidR="008146DF" w:rsidRPr="00FF4B55" w:rsidRDefault="00386ED6" w:rsidP="00E31452">
            <w:pPr>
              <w:widowControl w:val="0"/>
              <w:rPr>
                <w:rFonts w:ascii="Arial" w:hAnsi="Arial"/>
                <w:sz w:val="22"/>
                <w:szCs w:val="22"/>
              </w:rPr>
            </w:pPr>
            <w:hyperlink w:anchor="Chapter2" w:history="1">
              <w:r w:rsidR="008146DF" w:rsidRPr="00CA241B">
                <w:rPr>
                  <w:rStyle w:val="Hyperlink"/>
                  <w:rFonts w:ascii="Tahoma" w:hAnsi="Tahoma"/>
                  <w:b/>
                  <w:sz w:val="22"/>
                  <w:szCs w:val="22"/>
                </w:rPr>
                <w:t>Chapter 2: Disease Prevention</w:t>
              </w:r>
            </w:hyperlink>
          </w:p>
        </w:tc>
        <w:tc>
          <w:tcPr>
            <w:tcW w:w="1323" w:type="dxa"/>
            <w:shd w:val="clear" w:color="auto" w:fill="auto"/>
          </w:tcPr>
          <w:p w14:paraId="66B95F1F" w14:textId="77777777" w:rsidR="008146DF" w:rsidRDefault="008146DF" w:rsidP="00E31452">
            <w:pPr>
              <w:widowControl w:val="0"/>
              <w:jc w:val="right"/>
              <w:rPr>
                <w:rFonts w:ascii="Arial" w:hAnsi="Arial"/>
                <w:sz w:val="22"/>
                <w:szCs w:val="22"/>
              </w:rPr>
            </w:pPr>
          </w:p>
        </w:tc>
      </w:tr>
      <w:tr w:rsidR="008146DF" w:rsidRPr="00FF4B55" w14:paraId="4CD683EF" w14:textId="77777777" w:rsidTr="00E31452">
        <w:tc>
          <w:tcPr>
            <w:tcW w:w="8850" w:type="dxa"/>
            <w:shd w:val="clear" w:color="auto" w:fill="auto"/>
          </w:tcPr>
          <w:p w14:paraId="7227553D" w14:textId="77777777" w:rsidR="008146DF" w:rsidRPr="00FF4B55" w:rsidRDefault="008146DF" w:rsidP="00E31452">
            <w:pPr>
              <w:widowControl w:val="0"/>
              <w:rPr>
                <w:rFonts w:ascii="Arial" w:hAnsi="Arial"/>
                <w:sz w:val="22"/>
                <w:szCs w:val="22"/>
              </w:rPr>
            </w:pPr>
            <w:r w:rsidRPr="006B59FD">
              <w:rPr>
                <w:rFonts w:ascii="Arial" w:hAnsi="Arial"/>
                <w:sz w:val="22"/>
                <w:szCs w:val="22"/>
              </w:rPr>
              <w:t xml:space="preserve">Coronary Heart Disease (CHD): Risk Factors   </w:t>
            </w:r>
          </w:p>
        </w:tc>
        <w:tc>
          <w:tcPr>
            <w:tcW w:w="1323" w:type="dxa"/>
            <w:shd w:val="clear" w:color="auto" w:fill="auto"/>
          </w:tcPr>
          <w:p w14:paraId="69FDE8BD" w14:textId="77777777" w:rsidR="008146DF" w:rsidRDefault="008146DF" w:rsidP="00E31452">
            <w:pPr>
              <w:widowControl w:val="0"/>
              <w:jc w:val="right"/>
              <w:rPr>
                <w:rFonts w:ascii="Arial" w:hAnsi="Arial"/>
                <w:sz w:val="22"/>
                <w:szCs w:val="22"/>
              </w:rPr>
            </w:pPr>
            <w:r>
              <w:rPr>
                <w:rFonts w:ascii="Arial" w:hAnsi="Arial"/>
                <w:sz w:val="22"/>
                <w:szCs w:val="22"/>
              </w:rPr>
              <w:t xml:space="preserve">18-19 </w:t>
            </w:r>
          </w:p>
        </w:tc>
      </w:tr>
      <w:tr w:rsidR="008146DF" w:rsidRPr="00FF4B55" w14:paraId="0E4A0BE0" w14:textId="77777777" w:rsidTr="00E31452">
        <w:tc>
          <w:tcPr>
            <w:tcW w:w="8850" w:type="dxa"/>
            <w:shd w:val="clear" w:color="auto" w:fill="auto"/>
          </w:tcPr>
          <w:p w14:paraId="5C904987" w14:textId="77777777" w:rsidR="008146DF" w:rsidRPr="00FF4B55" w:rsidRDefault="008146DF" w:rsidP="00E31452">
            <w:pPr>
              <w:widowControl w:val="0"/>
              <w:rPr>
                <w:rFonts w:ascii="Arial" w:hAnsi="Arial"/>
                <w:sz w:val="22"/>
                <w:szCs w:val="22"/>
              </w:rPr>
            </w:pPr>
            <w:r>
              <w:rPr>
                <w:rFonts w:ascii="Arial" w:hAnsi="Arial"/>
                <w:sz w:val="22"/>
                <w:szCs w:val="22"/>
              </w:rPr>
              <w:t>Controllable Risk Factors</w:t>
            </w:r>
          </w:p>
        </w:tc>
        <w:tc>
          <w:tcPr>
            <w:tcW w:w="1323" w:type="dxa"/>
            <w:shd w:val="clear" w:color="auto" w:fill="auto"/>
          </w:tcPr>
          <w:p w14:paraId="2661BADA" w14:textId="77777777" w:rsidR="008146DF" w:rsidRDefault="008146DF" w:rsidP="00E31452">
            <w:pPr>
              <w:widowControl w:val="0"/>
              <w:jc w:val="right"/>
              <w:rPr>
                <w:rFonts w:ascii="Arial" w:hAnsi="Arial"/>
                <w:sz w:val="22"/>
                <w:szCs w:val="22"/>
              </w:rPr>
            </w:pPr>
            <w:r>
              <w:rPr>
                <w:rFonts w:ascii="Arial" w:hAnsi="Arial"/>
                <w:sz w:val="22"/>
                <w:szCs w:val="22"/>
              </w:rPr>
              <w:t>20-25</w:t>
            </w:r>
          </w:p>
        </w:tc>
      </w:tr>
      <w:tr w:rsidR="008146DF" w:rsidRPr="00FF4B55" w14:paraId="7C9F088F" w14:textId="77777777" w:rsidTr="00E31452">
        <w:tc>
          <w:tcPr>
            <w:tcW w:w="8850" w:type="dxa"/>
            <w:shd w:val="clear" w:color="auto" w:fill="auto"/>
          </w:tcPr>
          <w:p w14:paraId="49B63936" w14:textId="77777777" w:rsidR="008146DF" w:rsidRPr="00FF4B55" w:rsidRDefault="008146DF" w:rsidP="00E31452">
            <w:pPr>
              <w:widowControl w:val="0"/>
              <w:rPr>
                <w:rFonts w:ascii="Arial" w:hAnsi="Arial"/>
                <w:sz w:val="22"/>
                <w:szCs w:val="22"/>
              </w:rPr>
            </w:pPr>
            <w:r>
              <w:rPr>
                <w:rFonts w:ascii="Arial" w:hAnsi="Arial"/>
                <w:sz w:val="22"/>
                <w:szCs w:val="22"/>
              </w:rPr>
              <w:t>Uncontrollable Risk Factors</w:t>
            </w:r>
          </w:p>
        </w:tc>
        <w:tc>
          <w:tcPr>
            <w:tcW w:w="1323" w:type="dxa"/>
            <w:shd w:val="clear" w:color="auto" w:fill="auto"/>
          </w:tcPr>
          <w:p w14:paraId="6EBDA63B" w14:textId="77777777" w:rsidR="008146DF" w:rsidRDefault="008146DF" w:rsidP="00E31452">
            <w:pPr>
              <w:widowControl w:val="0"/>
              <w:jc w:val="right"/>
              <w:rPr>
                <w:rFonts w:ascii="Arial" w:hAnsi="Arial"/>
                <w:sz w:val="22"/>
                <w:szCs w:val="22"/>
              </w:rPr>
            </w:pPr>
            <w:r>
              <w:rPr>
                <w:rFonts w:ascii="Arial" w:hAnsi="Arial"/>
                <w:sz w:val="22"/>
                <w:szCs w:val="22"/>
              </w:rPr>
              <w:t>26</w:t>
            </w:r>
          </w:p>
        </w:tc>
      </w:tr>
      <w:tr w:rsidR="008146DF" w:rsidRPr="00FF4B55" w14:paraId="32A90AF3" w14:textId="77777777" w:rsidTr="00E31452">
        <w:tc>
          <w:tcPr>
            <w:tcW w:w="8850" w:type="dxa"/>
            <w:shd w:val="clear" w:color="auto" w:fill="auto"/>
          </w:tcPr>
          <w:p w14:paraId="7C186223" w14:textId="77777777" w:rsidR="008146DF" w:rsidRPr="00FF4B55" w:rsidRDefault="008146DF" w:rsidP="00E31452">
            <w:pPr>
              <w:widowControl w:val="0"/>
              <w:rPr>
                <w:rFonts w:ascii="Arial" w:hAnsi="Arial"/>
                <w:sz w:val="22"/>
                <w:szCs w:val="22"/>
              </w:rPr>
            </w:pPr>
            <w:r>
              <w:rPr>
                <w:rFonts w:ascii="Arial" w:hAnsi="Arial"/>
                <w:sz w:val="22"/>
                <w:szCs w:val="22"/>
              </w:rPr>
              <w:t xml:space="preserve">Information from the Heart and Stroke Foundation </w:t>
            </w:r>
            <w:r w:rsidRPr="006B59FD">
              <w:rPr>
                <w:rFonts w:ascii="Arial" w:hAnsi="Arial"/>
                <w:sz w:val="22"/>
                <w:szCs w:val="22"/>
              </w:rPr>
              <w:t xml:space="preserve"> </w:t>
            </w:r>
          </w:p>
        </w:tc>
        <w:tc>
          <w:tcPr>
            <w:tcW w:w="1323" w:type="dxa"/>
            <w:shd w:val="clear" w:color="auto" w:fill="auto"/>
          </w:tcPr>
          <w:p w14:paraId="4E79D339" w14:textId="77777777" w:rsidR="008146DF" w:rsidRDefault="008146DF" w:rsidP="00E31452">
            <w:pPr>
              <w:widowControl w:val="0"/>
              <w:jc w:val="right"/>
              <w:rPr>
                <w:rFonts w:ascii="Arial" w:hAnsi="Arial"/>
                <w:sz w:val="22"/>
                <w:szCs w:val="22"/>
              </w:rPr>
            </w:pPr>
            <w:r>
              <w:rPr>
                <w:rFonts w:ascii="Arial" w:hAnsi="Arial"/>
                <w:sz w:val="22"/>
                <w:szCs w:val="22"/>
              </w:rPr>
              <w:t>27-28</w:t>
            </w:r>
          </w:p>
        </w:tc>
      </w:tr>
      <w:tr w:rsidR="008146DF" w:rsidRPr="00FF4B55" w14:paraId="5E8153B6" w14:textId="77777777" w:rsidTr="00E31452">
        <w:tc>
          <w:tcPr>
            <w:tcW w:w="8850" w:type="dxa"/>
            <w:shd w:val="clear" w:color="auto" w:fill="auto"/>
          </w:tcPr>
          <w:p w14:paraId="1A15CC92" w14:textId="4B994EF1" w:rsidR="008146DF" w:rsidRPr="006B59FD" w:rsidRDefault="00386ED6" w:rsidP="00E31452">
            <w:pPr>
              <w:widowControl w:val="0"/>
              <w:rPr>
                <w:rFonts w:ascii="Arial" w:hAnsi="Arial"/>
                <w:sz w:val="22"/>
                <w:szCs w:val="22"/>
              </w:rPr>
            </w:pPr>
            <w:hyperlink w:anchor="Chapter3" w:history="1">
              <w:r w:rsidR="008146DF" w:rsidRPr="00CA241B">
                <w:rPr>
                  <w:rStyle w:val="Hyperlink"/>
                  <w:rFonts w:ascii="Tahoma" w:hAnsi="Tahoma" w:cs="Tahoma"/>
                  <w:b/>
                  <w:sz w:val="22"/>
                  <w:szCs w:val="22"/>
                </w:rPr>
                <w:t>Chapter 3: Cardiovascular Exercise</w:t>
              </w:r>
            </w:hyperlink>
          </w:p>
        </w:tc>
        <w:tc>
          <w:tcPr>
            <w:tcW w:w="1323" w:type="dxa"/>
            <w:shd w:val="clear" w:color="auto" w:fill="auto"/>
          </w:tcPr>
          <w:p w14:paraId="5155AAAB" w14:textId="77777777" w:rsidR="008146DF" w:rsidRDefault="008146DF" w:rsidP="00E31452">
            <w:pPr>
              <w:widowControl w:val="0"/>
              <w:jc w:val="right"/>
              <w:rPr>
                <w:rFonts w:ascii="Arial" w:hAnsi="Arial"/>
                <w:sz w:val="22"/>
                <w:szCs w:val="22"/>
              </w:rPr>
            </w:pPr>
          </w:p>
        </w:tc>
      </w:tr>
      <w:tr w:rsidR="008146DF" w:rsidRPr="00FF4B55" w14:paraId="2ECCE7AF" w14:textId="77777777" w:rsidTr="00E31452">
        <w:tc>
          <w:tcPr>
            <w:tcW w:w="8850" w:type="dxa"/>
            <w:shd w:val="clear" w:color="auto" w:fill="auto"/>
          </w:tcPr>
          <w:p w14:paraId="2275550B" w14:textId="77777777" w:rsidR="008146DF" w:rsidRDefault="008146DF" w:rsidP="00E31452">
            <w:pPr>
              <w:widowControl w:val="0"/>
              <w:rPr>
                <w:rFonts w:ascii="Tahoma" w:hAnsi="Tahoma" w:cs="Tahoma"/>
                <w:b/>
                <w:sz w:val="22"/>
                <w:szCs w:val="22"/>
              </w:rPr>
            </w:pPr>
            <w:r w:rsidRPr="006B59FD">
              <w:rPr>
                <w:rFonts w:ascii="Arial" w:hAnsi="Arial"/>
                <w:sz w:val="22"/>
                <w:szCs w:val="22"/>
              </w:rPr>
              <w:t xml:space="preserve">What is Cardiovascular Exercise and What are the benefits?  </w:t>
            </w:r>
          </w:p>
        </w:tc>
        <w:tc>
          <w:tcPr>
            <w:tcW w:w="1323" w:type="dxa"/>
            <w:shd w:val="clear" w:color="auto" w:fill="auto"/>
          </w:tcPr>
          <w:p w14:paraId="0A4C5E5E" w14:textId="77777777" w:rsidR="008146DF" w:rsidRDefault="008146DF" w:rsidP="00E31452">
            <w:pPr>
              <w:widowControl w:val="0"/>
              <w:jc w:val="right"/>
              <w:rPr>
                <w:rFonts w:ascii="Arial" w:hAnsi="Arial"/>
                <w:sz w:val="22"/>
                <w:szCs w:val="22"/>
              </w:rPr>
            </w:pPr>
            <w:r>
              <w:rPr>
                <w:rFonts w:ascii="Arial" w:hAnsi="Arial"/>
                <w:sz w:val="22"/>
                <w:szCs w:val="22"/>
              </w:rPr>
              <w:t>29</w:t>
            </w:r>
          </w:p>
        </w:tc>
      </w:tr>
      <w:tr w:rsidR="008146DF" w:rsidRPr="00FF4B55" w14:paraId="7EA9B43A" w14:textId="77777777" w:rsidTr="00E31452">
        <w:tc>
          <w:tcPr>
            <w:tcW w:w="8850" w:type="dxa"/>
            <w:shd w:val="clear" w:color="auto" w:fill="auto"/>
          </w:tcPr>
          <w:p w14:paraId="05E0EC82" w14:textId="77777777" w:rsidR="008146DF" w:rsidRDefault="008146DF" w:rsidP="00E31452">
            <w:pPr>
              <w:widowControl w:val="0"/>
              <w:rPr>
                <w:rFonts w:ascii="Tahoma" w:hAnsi="Tahoma" w:cs="Tahoma"/>
                <w:b/>
                <w:sz w:val="22"/>
                <w:szCs w:val="22"/>
              </w:rPr>
            </w:pPr>
            <w:r w:rsidRPr="006B59FD">
              <w:rPr>
                <w:rFonts w:ascii="Arial" w:hAnsi="Arial"/>
                <w:sz w:val="22"/>
                <w:szCs w:val="22"/>
              </w:rPr>
              <w:t>FITT Principl</w:t>
            </w:r>
            <w:r>
              <w:rPr>
                <w:rFonts w:ascii="Arial" w:hAnsi="Arial"/>
                <w:sz w:val="22"/>
                <w:szCs w:val="22"/>
              </w:rPr>
              <w:t xml:space="preserve">e for Cardiovascular Exercise  </w:t>
            </w:r>
            <w:r w:rsidRPr="006B59FD">
              <w:rPr>
                <w:rFonts w:ascii="Arial" w:hAnsi="Arial"/>
                <w:sz w:val="22"/>
                <w:szCs w:val="22"/>
              </w:rPr>
              <w:t xml:space="preserve"> </w:t>
            </w:r>
          </w:p>
        </w:tc>
        <w:tc>
          <w:tcPr>
            <w:tcW w:w="1323" w:type="dxa"/>
            <w:shd w:val="clear" w:color="auto" w:fill="auto"/>
          </w:tcPr>
          <w:p w14:paraId="20DDF917" w14:textId="77777777" w:rsidR="008146DF" w:rsidRDefault="008146DF" w:rsidP="00E31452">
            <w:pPr>
              <w:widowControl w:val="0"/>
              <w:jc w:val="right"/>
              <w:rPr>
                <w:rFonts w:ascii="Arial" w:hAnsi="Arial"/>
                <w:sz w:val="22"/>
                <w:szCs w:val="22"/>
              </w:rPr>
            </w:pPr>
            <w:r>
              <w:rPr>
                <w:rFonts w:ascii="Arial" w:hAnsi="Arial"/>
                <w:sz w:val="22"/>
                <w:szCs w:val="22"/>
              </w:rPr>
              <w:t>30</w:t>
            </w:r>
          </w:p>
        </w:tc>
      </w:tr>
      <w:tr w:rsidR="008146DF" w:rsidRPr="00FF4B55" w14:paraId="4813BE5E" w14:textId="77777777" w:rsidTr="00E31452">
        <w:tc>
          <w:tcPr>
            <w:tcW w:w="8850" w:type="dxa"/>
            <w:shd w:val="clear" w:color="auto" w:fill="auto"/>
          </w:tcPr>
          <w:p w14:paraId="4F742335" w14:textId="77777777" w:rsidR="008146DF" w:rsidRDefault="008146DF" w:rsidP="00E31452">
            <w:pPr>
              <w:widowControl w:val="0"/>
              <w:rPr>
                <w:rFonts w:ascii="Tahoma" w:hAnsi="Tahoma" w:cs="Tahoma"/>
                <w:b/>
                <w:sz w:val="22"/>
                <w:szCs w:val="22"/>
              </w:rPr>
            </w:pPr>
            <w:r w:rsidRPr="009A373F">
              <w:rPr>
                <w:rFonts w:ascii="Arial" w:hAnsi="Arial"/>
                <w:sz w:val="22"/>
                <w:szCs w:val="22"/>
              </w:rPr>
              <w:t>Intensity</w:t>
            </w:r>
            <w:r>
              <w:rPr>
                <w:rFonts w:ascii="Arial" w:hAnsi="Arial"/>
                <w:i/>
                <w:sz w:val="22"/>
                <w:szCs w:val="22"/>
              </w:rPr>
              <w:t xml:space="preserve">: </w:t>
            </w:r>
            <w:r w:rsidRPr="009A373F">
              <w:rPr>
                <w:rFonts w:ascii="Arial" w:hAnsi="Arial"/>
                <w:sz w:val="22"/>
                <w:szCs w:val="22"/>
              </w:rPr>
              <w:t>Heart Rate Training Range, RPE Scale</w:t>
            </w:r>
          </w:p>
        </w:tc>
        <w:tc>
          <w:tcPr>
            <w:tcW w:w="1323" w:type="dxa"/>
            <w:shd w:val="clear" w:color="auto" w:fill="auto"/>
          </w:tcPr>
          <w:p w14:paraId="3577981F" w14:textId="77777777" w:rsidR="008146DF" w:rsidRDefault="008146DF" w:rsidP="00E31452">
            <w:pPr>
              <w:widowControl w:val="0"/>
              <w:jc w:val="right"/>
              <w:rPr>
                <w:rFonts w:ascii="Arial" w:hAnsi="Arial"/>
                <w:sz w:val="22"/>
                <w:szCs w:val="22"/>
              </w:rPr>
            </w:pPr>
            <w:r>
              <w:rPr>
                <w:rFonts w:ascii="Arial" w:hAnsi="Arial"/>
                <w:sz w:val="22"/>
                <w:szCs w:val="22"/>
              </w:rPr>
              <w:t>31-33</w:t>
            </w:r>
          </w:p>
        </w:tc>
      </w:tr>
      <w:tr w:rsidR="008146DF" w:rsidRPr="00FF4B55" w14:paraId="07F482C8" w14:textId="77777777" w:rsidTr="00E31452">
        <w:tc>
          <w:tcPr>
            <w:tcW w:w="8850" w:type="dxa"/>
            <w:shd w:val="clear" w:color="auto" w:fill="auto"/>
          </w:tcPr>
          <w:p w14:paraId="387B0593" w14:textId="77777777" w:rsidR="008146DF" w:rsidRDefault="008146DF" w:rsidP="00E31452">
            <w:pPr>
              <w:widowControl w:val="0"/>
              <w:rPr>
                <w:rFonts w:ascii="Tahoma" w:hAnsi="Tahoma" w:cs="Tahoma"/>
                <w:b/>
                <w:sz w:val="22"/>
                <w:szCs w:val="22"/>
              </w:rPr>
            </w:pPr>
            <w:r w:rsidRPr="009A373F">
              <w:rPr>
                <w:rFonts w:ascii="Arial" w:hAnsi="Arial"/>
                <w:sz w:val="22"/>
                <w:szCs w:val="22"/>
              </w:rPr>
              <w:t>Time &amp; Type</w:t>
            </w:r>
          </w:p>
        </w:tc>
        <w:tc>
          <w:tcPr>
            <w:tcW w:w="1323" w:type="dxa"/>
            <w:shd w:val="clear" w:color="auto" w:fill="auto"/>
          </w:tcPr>
          <w:p w14:paraId="6291A1AE" w14:textId="77777777" w:rsidR="008146DF" w:rsidRDefault="008146DF" w:rsidP="00E31452">
            <w:pPr>
              <w:widowControl w:val="0"/>
              <w:jc w:val="right"/>
              <w:rPr>
                <w:rFonts w:ascii="Arial" w:hAnsi="Arial"/>
                <w:sz w:val="22"/>
                <w:szCs w:val="22"/>
              </w:rPr>
            </w:pPr>
            <w:r>
              <w:rPr>
                <w:rFonts w:ascii="Arial" w:hAnsi="Arial"/>
                <w:sz w:val="22"/>
                <w:szCs w:val="22"/>
              </w:rPr>
              <w:t>34-36</w:t>
            </w:r>
          </w:p>
        </w:tc>
      </w:tr>
      <w:tr w:rsidR="008146DF" w:rsidRPr="00FF4B55" w14:paraId="35E3D8C5" w14:textId="77777777" w:rsidTr="00E31452">
        <w:tc>
          <w:tcPr>
            <w:tcW w:w="8850" w:type="dxa"/>
            <w:shd w:val="clear" w:color="auto" w:fill="auto"/>
          </w:tcPr>
          <w:p w14:paraId="4A49DBB7" w14:textId="5A1C0E99" w:rsidR="008146DF" w:rsidRDefault="00386ED6" w:rsidP="00E31452">
            <w:pPr>
              <w:widowControl w:val="0"/>
              <w:rPr>
                <w:rFonts w:ascii="Tahoma" w:hAnsi="Tahoma" w:cs="Tahoma"/>
                <w:b/>
                <w:sz w:val="22"/>
                <w:szCs w:val="22"/>
              </w:rPr>
            </w:pPr>
            <w:hyperlink w:anchor="Chapter4" w:history="1">
              <w:r w:rsidR="008146DF" w:rsidRPr="001613EE">
                <w:rPr>
                  <w:rStyle w:val="Hyperlink"/>
                  <w:rFonts w:ascii="Tahoma" w:hAnsi="Tahoma"/>
                  <w:b/>
                  <w:sz w:val="22"/>
                  <w:szCs w:val="22"/>
                </w:rPr>
                <w:t>Chapter 4: Muscular Conditioning Exercise</w:t>
              </w:r>
            </w:hyperlink>
          </w:p>
        </w:tc>
        <w:tc>
          <w:tcPr>
            <w:tcW w:w="1323" w:type="dxa"/>
            <w:shd w:val="clear" w:color="auto" w:fill="auto"/>
          </w:tcPr>
          <w:p w14:paraId="0E7EEA01" w14:textId="77777777" w:rsidR="008146DF" w:rsidRDefault="008146DF" w:rsidP="00E31452">
            <w:pPr>
              <w:widowControl w:val="0"/>
              <w:jc w:val="right"/>
              <w:rPr>
                <w:rFonts w:ascii="Arial" w:hAnsi="Arial"/>
                <w:sz w:val="22"/>
                <w:szCs w:val="22"/>
              </w:rPr>
            </w:pPr>
          </w:p>
        </w:tc>
      </w:tr>
      <w:tr w:rsidR="008146DF" w:rsidRPr="00FF4B55" w14:paraId="265CA67D" w14:textId="77777777" w:rsidTr="00E31452">
        <w:tc>
          <w:tcPr>
            <w:tcW w:w="8850" w:type="dxa"/>
            <w:shd w:val="clear" w:color="auto" w:fill="auto"/>
          </w:tcPr>
          <w:p w14:paraId="00FFBE15" w14:textId="77777777" w:rsidR="008146DF" w:rsidRPr="006B59FD" w:rsidRDefault="008146DF" w:rsidP="00E31452">
            <w:pPr>
              <w:widowControl w:val="0"/>
              <w:rPr>
                <w:rFonts w:ascii="Tahoma" w:hAnsi="Tahoma"/>
                <w:b/>
                <w:sz w:val="22"/>
                <w:szCs w:val="22"/>
              </w:rPr>
            </w:pPr>
            <w:r w:rsidRPr="006B59FD">
              <w:rPr>
                <w:rFonts w:ascii="Arial" w:hAnsi="Arial"/>
                <w:sz w:val="22"/>
                <w:szCs w:val="22"/>
              </w:rPr>
              <w:t xml:space="preserve">What is Muscle Conditioning and What are the benefits?   </w:t>
            </w:r>
          </w:p>
        </w:tc>
        <w:tc>
          <w:tcPr>
            <w:tcW w:w="1323" w:type="dxa"/>
            <w:shd w:val="clear" w:color="auto" w:fill="auto"/>
          </w:tcPr>
          <w:p w14:paraId="6E2BEE2A" w14:textId="77777777" w:rsidR="008146DF" w:rsidRDefault="008146DF" w:rsidP="00E31452">
            <w:pPr>
              <w:widowControl w:val="0"/>
              <w:jc w:val="right"/>
              <w:rPr>
                <w:rFonts w:ascii="Arial" w:hAnsi="Arial"/>
                <w:sz w:val="22"/>
                <w:szCs w:val="22"/>
              </w:rPr>
            </w:pPr>
            <w:r>
              <w:rPr>
                <w:rFonts w:ascii="Arial" w:hAnsi="Arial"/>
                <w:sz w:val="22"/>
                <w:szCs w:val="22"/>
              </w:rPr>
              <w:t>37</w:t>
            </w:r>
          </w:p>
        </w:tc>
      </w:tr>
      <w:tr w:rsidR="008146DF" w:rsidRPr="00FF4B55" w14:paraId="2AB486F7" w14:textId="77777777" w:rsidTr="00E31452">
        <w:tc>
          <w:tcPr>
            <w:tcW w:w="8850" w:type="dxa"/>
            <w:shd w:val="clear" w:color="auto" w:fill="auto"/>
          </w:tcPr>
          <w:p w14:paraId="4B6BD7B6" w14:textId="77777777" w:rsidR="008146DF" w:rsidRPr="006B59FD" w:rsidRDefault="008146DF" w:rsidP="00E31452">
            <w:pPr>
              <w:widowControl w:val="0"/>
              <w:rPr>
                <w:rFonts w:ascii="Tahoma" w:hAnsi="Tahoma"/>
                <w:b/>
                <w:sz w:val="22"/>
                <w:szCs w:val="22"/>
              </w:rPr>
            </w:pPr>
            <w:r w:rsidRPr="006B59FD">
              <w:rPr>
                <w:rFonts w:ascii="Arial" w:hAnsi="Arial"/>
                <w:sz w:val="22"/>
                <w:szCs w:val="22"/>
              </w:rPr>
              <w:t>FITT Principle for Weight Training</w:t>
            </w:r>
          </w:p>
        </w:tc>
        <w:tc>
          <w:tcPr>
            <w:tcW w:w="1323" w:type="dxa"/>
            <w:shd w:val="clear" w:color="auto" w:fill="auto"/>
          </w:tcPr>
          <w:p w14:paraId="033F33D8" w14:textId="77777777" w:rsidR="008146DF" w:rsidRDefault="008146DF" w:rsidP="00E31452">
            <w:pPr>
              <w:widowControl w:val="0"/>
              <w:jc w:val="right"/>
              <w:rPr>
                <w:rFonts w:ascii="Arial" w:hAnsi="Arial"/>
                <w:sz w:val="22"/>
                <w:szCs w:val="22"/>
              </w:rPr>
            </w:pPr>
            <w:r>
              <w:rPr>
                <w:rFonts w:ascii="Arial" w:hAnsi="Arial"/>
                <w:sz w:val="22"/>
                <w:szCs w:val="22"/>
              </w:rPr>
              <w:t>38-44</w:t>
            </w:r>
          </w:p>
        </w:tc>
      </w:tr>
      <w:tr w:rsidR="008146DF" w:rsidRPr="00FF4B55" w14:paraId="168E8FF6" w14:textId="77777777" w:rsidTr="00E31452">
        <w:tc>
          <w:tcPr>
            <w:tcW w:w="8850" w:type="dxa"/>
            <w:shd w:val="clear" w:color="auto" w:fill="auto"/>
          </w:tcPr>
          <w:p w14:paraId="6AAA6CA0" w14:textId="77777777" w:rsidR="008146DF" w:rsidRPr="006B59FD" w:rsidRDefault="008146DF" w:rsidP="00E31452">
            <w:pPr>
              <w:widowControl w:val="0"/>
              <w:rPr>
                <w:rFonts w:ascii="Tahoma" w:hAnsi="Tahoma"/>
                <w:b/>
                <w:sz w:val="22"/>
                <w:szCs w:val="22"/>
              </w:rPr>
            </w:pPr>
            <w:r w:rsidRPr="006B59FD">
              <w:rPr>
                <w:rFonts w:ascii="Arial" w:hAnsi="Arial"/>
                <w:sz w:val="22"/>
                <w:szCs w:val="22"/>
              </w:rPr>
              <w:t xml:space="preserve">Basic Weight Training Principles   </w:t>
            </w:r>
          </w:p>
        </w:tc>
        <w:tc>
          <w:tcPr>
            <w:tcW w:w="1323" w:type="dxa"/>
            <w:shd w:val="clear" w:color="auto" w:fill="auto"/>
          </w:tcPr>
          <w:p w14:paraId="27161E21" w14:textId="77777777" w:rsidR="008146DF" w:rsidRDefault="008146DF" w:rsidP="00E31452">
            <w:pPr>
              <w:widowControl w:val="0"/>
              <w:jc w:val="right"/>
              <w:rPr>
                <w:rFonts w:ascii="Arial" w:hAnsi="Arial"/>
                <w:sz w:val="22"/>
                <w:szCs w:val="22"/>
              </w:rPr>
            </w:pPr>
            <w:r>
              <w:rPr>
                <w:rFonts w:ascii="Arial" w:hAnsi="Arial"/>
                <w:sz w:val="22"/>
                <w:szCs w:val="22"/>
              </w:rPr>
              <w:t>45-46</w:t>
            </w:r>
          </w:p>
        </w:tc>
      </w:tr>
      <w:tr w:rsidR="008146DF" w:rsidRPr="00FF4B55" w14:paraId="70E2B92A" w14:textId="77777777" w:rsidTr="00E31452">
        <w:tc>
          <w:tcPr>
            <w:tcW w:w="8850" w:type="dxa"/>
            <w:shd w:val="clear" w:color="auto" w:fill="auto"/>
          </w:tcPr>
          <w:p w14:paraId="76359E24" w14:textId="77777777" w:rsidR="008146DF" w:rsidRPr="006B59FD" w:rsidRDefault="008146DF" w:rsidP="00E31452">
            <w:pPr>
              <w:widowControl w:val="0"/>
              <w:rPr>
                <w:rFonts w:ascii="Tahoma" w:hAnsi="Tahoma"/>
                <w:b/>
                <w:sz w:val="22"/>
                <w:szCs w:val="22"/>
              </w:rPr>
            </w:pPr>
            <w:r w:rsidRPr="006B59FD">
              <w:rPr>
                <w:rFonts w:ascii="Arial" w:hAnsi="Arial"/>
                <w:sz w:val="22"/>
                <w:szCs w:val="22"/>
              </w:rPr>
              <w:t>Muscle Anatomy Diagram</w:t>
            </w:r>
            <w:r>
              <w:rPr>
                <w:rFonts w:ascii="Arial" w:hAnsi="Arial"/>
                <w:sz w:val="22"/>
                <w:szCs w:val="22"/>
              </w:rPr>
              <w:t xml:space="preserve"> (Major Muscle Groups)</w:t>
            </w:r>
            <w:r w:rsidRPr="006B59FD">
              <w:rPr>
                <w:rFonts w:ascii="Arial" w:hAnsi="Arial"/>
                <w:sz w:val="22"/>
                <w:szCs w:val="22"/>
              </w:rPr>
              <w:sym w:font="Symbol" w:char="F0D7"/>
            </w:r>
          </w:p>
        </w:tc>
        <w:tc>
          <w:tcPr>
            <w:tcW w:w="1323" w:type="dxa"/>
            <w:shd w:val="clear" w:color="auto" w:fill="auto"/>
          </w:tcPr>
          <w:p w14:paraId="0200B9C0" w14:textId="77777777" w:rsidR="008146DF" w:rsidRDefault="008146DF" w:rsidP="00E31452">
            <w:pPr>
              <w:widowControl w:val="0"/>
              <w:jc w:val="right"/>
              <w:rPr>
                <w:rFonts w:ascii="Arial" w:hAnsi="Arial"/>
                <w:sz w:val="22"/>
                <w:szCs w:val="22"/>
              </w:rPr>
            </w:pPr>
            <w:r>
              <w:rPr>
                <w:rFonts w:ascii="Arial" w:hAnsi="Arial"/>
                <w:sz w:val="22"/>
                <w:szCs w:val="22"/>
              </w:rPr>
              <w:t>47</w:t>
            </w:r>
          </w:p>
        </w:tc>
      </w:tr>
      <w:tr w:rsidR="008146DF" w:rsidRPr="00FF4B55" w14:paraId="59810881" w14:textId="77777777" w:rsidTr="00E31452">
        <w:tc>
          <w:tcPr>
            <w:tcW w:w="8850" w:type="dxa"/>
            <w:shd w:val="clear" w:color="auto" w:fill="auto"/>
          </w:tcPr>
          <w:p w14:paraId="44E665DD" w14:textId="77777777" w:rsidR="008146DF" w:rsidRPr="006B59FD" w:rsidRDefault="008146DF" w:rsidP="00E31452">
            <w:pPr>
              <w:widowControl w:val="0"/>
              <w:rPr>
                <w:rFonts w:ascii="Tahoma" w:hAnsi="Tahoma"/>
                <w:b/>
                <w:sz w:val="22"/>
                <w:szCs w:val="22"/>
              </w:rPr>
            </w:pPr>
            <w:r w:rsidRPr="006B59FD">
              <w:rPr>
                <w:rFonts w:ascii="Arial" w:hAnsi="Arial"/>
                <w:sz w:val="22"/>
                <w:szCs w:val="22"/>
              </w:rPr>
              <w:t>Exercise Options for the Various Muscle Groups</w:t>
            </w:r>
          </w:p>
        </w:tc>
        <w:tc>
          <w:tcPr>
            <w:tcW w:w="1323" w:type="dxa"/>
            <w:shd w:val="clear" w:color="auto" w:fill="auto"/>
          </w:tcPr>
          <w:p w14:paraId="55DEA587" w14:textId="77777777" w:rsidR="008146DF" w:rsidRDefault="008146DF" w:rsidP="00E31452">
            <w:pPr>
              <w:widowControl w:val="0"/>
              <w:jc w:val="right"/>
              <w:rPr>
                <w:rFonts w:ascii="Arial" w:hAnsi="Arial"/>
                <w:sz w:val="22"/>
                <w:szCs w:val="22"/>
              </w:rPr>
            </w:pPr>
            <w:r>
              <w:rPr>
                <w:rFonts w:ascii="Arial" w:hAnsi="Arial"/>
                <w:sz w:val="22"/>
                <w:szCs w:val="22"/>
              </w:rPr>
              <w:t>48-56</w:t>
            </w:r>
          </w:p>
        </w:tc>
      </w:tr>
      <w:tr w:rsidR="008146DF" w:rsidRPr="00FF4B55" w14:paraId="46FFE01C" w14:textId="77777777" w:rsidTr="00E31452">
        <w:tc>
          <w:tcPr>
            <w:tcW w:w="8850" w:type="dxa"/>
            <w:shd w:val="clear" w:color="auto" w:fill="auto"/>
          </w:tcPr>
          <w:p w14:paraId="46301C3F" w14:textId="77777777" w:rsidR="008146DF" w:rsidRPr="006B59FD" w:rsidRDefault="008146DF" w:rsidP="00E31452">
            <w:pPr>
              <w:widowControl w:val="0"/>
              <w:rPr>
                <w:rFonts w:ascii="Tahoma" w:hAnsi="Tahoma"/>
                <w:b/>
                <w:sz w:val="22"/>
                <w:szCs w:val="22"/>
              </w:rPr>
            </w:pPr>
            <w:r>
              <w:rPr>
                <w:rFonts w:ascii="Arial" w:hAnsi="Arial"/>
                <w:sz w:val="22"/>
                <w:szCs w:val="22"/>
              </w:rPr>
              <w:t>How to Make a Muscle Conditioning Program</w:t>
            </w:r>
          </w:p>
        </w:tc>
        <w:tc>
          <w:tcPr>
            <w:tcW w:w="1323" w:type="dxa"/>
            <w:shd w:val="clear" w:color="auto" w:fill="auto"/>
          </w:tcPr>
          <w:p w14:paraId="3EB87F7E" w14:textId="77777777" w:rsidR="008146DF" w:rsidRDefault="008146DF" w:rsidP="00E31452">
            <w:pPr>
              <w:widowControl w:val="0"/>
              <w:jc w:val="right"/>
              <w:rPr>
                <w:rFonts w:ascii="Arial" w:hAnsi="Arial"/>
                <w:sz w:val="22"/>
                <w:szCs w:val="22"/>
              </w:rPr>
            </w:pPr>
            <w:r>
              <w:rPr>
                <w:rFonts w:ascii="Arial" w:hAnsi="Arial"/>
                <w:sz w:val="22"/>
                <w:szCs w:val="22"/>
              </w:rPr>
              <w:t>57-58</w:t>
            </w:r>
          </w:p>
        </w:tc>
      </w:tr>
      <w:tr w:rsidR="008146DF" w:rsidRPr="00FF4B55" w14:paraId="387480B9" w14:textId="77777777" w:rsidTr="00E31452">
        <w:tc>
          <w:tcPr>
            <w:tcW w:w="8850" w:type="dxa"/>
            <w:shd w:val="clear" w:color="auto" w:fill="auto"/>
          </w:tcPr>
          <w:p w14:paraId="61457C1E" w14:textId="5FB17CEF" w:rsidR="008146DF" w:rsidRDefault="00386ED6" w:rsidP="00E31452">
            <w:pPr>
              <w:widowControl w:val="0"/>
              <w:rPr>
                <w:rFonts w:ascii="Tahoma" w:hAnsi="Tahoma" w:cs="Tahoma"/>
                <w:b/>
                <w:sz w:val="22"/>
                <w:szCs w:val="22"/>
              </w:rPr>
            </w:pPr>
            <w:hyperlink w:anchor="Chapter5" w:history="1">
              <w:r w:rsidR="008146DF" w:rsidRPr="001613EE">
                <w:rPr>
                  <w:rStyle w:val="Hyperlink"/>
                  <w:rFonts w:ascii="Tahoma" w:hAnsi="Tahoma"/>
                  <w:b/>
                  <w:color w:val="0070C0"/>
                  <w:sz w:val="22"/>
                  <w:szCs w:val="22"/>
                </w:rPr>
                <w:t>Chapter 5: Warm-Up, Flexibility, Posture</w:t>
              </w:r>
            </w:hyperlink>
          </w:p>
        </w:tc>
        <w:tc>
          <w:tcPr>
            <w:tcW w:w="1323" w:type="dxa"/>
            <w:shd w:val="clear" w:color="auto" w:fill="auto"/>
          </w:tcPr>
          <w:p w14:paraId="41B784F5" w14:textId="77777777" w:rsidR="008146DF" w:rsidRDefault="008146DF" w:rsidP="00E31452">
            <w:pPr>
              <w:widowControl w:val="0"/>
              <w:jc w:val="right"/>
              <w:rPr>
                <w:rFonts w:ascii="Arial" w:hAnsi="Arial"/>
                <w:sz w:val="22"/>
                <w:szCs w:val="22"/>
              </w:rPr>
            </w:pPr>
          </w:p>
        </w:tc>
      </w:tr>
      <w:tr w:rsidR="008146DF" w:rsidRPr="00FF4B55" w14:paraId="60DF58AA" w14:textId="77777777" w:rsidTr="00E31452">
        <w:tc>
          <w:tcPr>
            <w:tcW w:w="8850" w:type="dxa"/>
            <w:shd w:val="clear" w:color="auto" w:fill="auto"/>
          </w:tcPr>
          <w:p w14:paraId="687B0B40" w14:textId="77777777" w:rsidR="008146DF" w:rsidRPr="006B59FD" w:rsidRDefault="008146DF" w:rsidP="00E31452">
            <w:pPr>
              <w:widowControl w:val="0"/>
              <w:rPr>
                <w:rFonts w:ascii="Arial" w:hAnsi="Arial"/>
                <w:sz w:val="22"/>
                <w:szCs w:val="22"/>
              </w:rPr>
            </w:pPr>
            <w:r>
              <w:rPr>
                <w:rFonts w:ascii="Arial" w:hAnsi="Arial"/>
                <w:sz w:val="22"/>
                <w:szCs w:val="22"/>
              </w:rPr>
              <w:t>Terminology</w:t>
            </w:r>
            <w:r w:rsidRPr="006B59FD">
              <w:rPr>
                <w:rFonts w:ascii="Arial" w:hAnsi="Arial"/>
                <w:sz w:val="22"/>
                <w:szCs w:val="22"/>
              </w:rPr>
              <w:t xml:space="preserve">  </w:t>
            </w:r>
          </w:p>
        </w:tc>
        <w:tc>
          <w:tcPr>
            <w:tcW w:w="1323" w:type="dxa"/>
            <w:shd w:val="clear" w:color="auto" w:fill="auto"/>
          </w:tcPr>
          <w:p w14:paraId="536B927B" w14:textId="77777777" w:rsidR="008146DF" w:rsidRDefault="008146DF" w:rsidP="00E31452">
            <w:pPr>
              <w:widowControl w:val="0"/>
              <w:jc w:val="right"/>
              <w:rPr>
                <w:rFonts w:ascii="Arial" w:hAnsi="Arial"/>
                <w:sz w:val="22"/>
                <w:szCs w:val="22"/>
              </w:rPr>
            </w:pPr>
            <w:r>
              <w:rPr>
                <w:rFonts w:ascii="Arial" w:hAnsi="Arial"/>
                <w:sz w:val="22"/>
                <w:szCs w:val="22"/>
              </w:rPr>
              <w:t>59</w:t>
            </w:r>
          </w:p>
        </w:tc>
      </w:tr>
      <w:tr w:rsidR="008146DF" w:rsidRPr="00FF4B55" w14:paraId="0DE638EC" w14:textId="77777777" w:rsidTr="00E31452">
        <w:tc>
          <w:tcPr>
            <w:tcW w:w="8850" w:type="dxa"/>
            <w:shd w:val="clear" w:color="auto" w:fill="auto"/>
          </w:tcPr>
          <w:p w14:paraId="735965BE" w14:textId="77777777" w:rsidR="008146DF" w:rsidRPr="006B59FD" w:rsidRDefault="008146DF" w:rsidP="00E31452">
            <w:pPr>
              <w:widowControl w:val="0"/>
              <w:rPr>
                <w:rFonts w:ascii="Arial" w:hAnsi="Arial"/>
                <w:sz w:val="22"/>
                <w:szCs w:val="22"/>
              </w:rPr>
            </w:pPr>
            <w:r>
              <w:rPr>
                <w:rFonts w:ascii="Arial" w:hAnsi="Arial"/>
                <w:sz w:val="22"/>
                <w:szCs w:val="22"/>
              </w:rPr>
              <w:t>Components of Warm-Up – Range of Motion and Mobility Exercises</w:t>
            </w:r>
          </w:p>
        </w:tc>
        <w:tc>
          <w:tcPr>
            <w:tcW w:w="1323" w:type="dxa"/>
            <w:shd w:val="clear" w:color="auto" w:fill="auto"/>
          </w:tcPr>
          <w:p w14:paraId="47A1311E" w14:textId="77777777" w:rsidR="008146DF" w:rsidRDefault="008146DF" w:rsidP="00E31452">
            <w:pPr>
              <w:widowControl w:val="0"/>
              <w:jc w:val="right"/>
              <w:rPr>
                <w:rFonts w:ascii="Arial" w:hAnsi="Arial"/>
                <w:sz w:val="22"/>
                <w:szCs w:val="22"/>
              </w:rPr>
            </w:pPr>
            <w:r>
              <w:rPr>
                <w:rFonts w:ascii="Arial" w:hAnsi="Arial"/>
                <w:sz w:val="22"/>
                <w:szCs w:val="22"/>
              </w:rPr>
              <w:t>60-63</w:t>
            </w:r>
          </w:p>
        </w:tc>
      </w:tr>
      <w:tr w:rsidR="008146DF" w:rsidRPr="00FF4B55" w14:paraId="2C3ED434" w14:textId="77777777" w:rsidTr="00E31452">
        <w:tc>
          <w:tcPr>
            <w:tcW w:w="8850" w:type="dxa"/>
            <w:shd w:val="clear" w:color="auto" w:fill="auto"/>
          </w:tcPr>
          <w:p w14:paraId="54227439" w14:textId="77777777" w:rsidR="008146DF" w:rsidRPr="006B59FD" w:rsidRDefault="008146DF" w:rsidP="00E31452">
            <w:pPr>
              <w:widowControl w:val="0"/>
              <w:rPr>
                <w:rFonts w:ascii="Arial" w:hAnsi="Arial"/>
                <w:sz w:val="22"/>
                <w:szCs w:val="22"/>
              </w:rPr>
            </w:pPr>
            <w:r>
              <w:rPr>
                <w:rFonts w:ascii="Arial" w:hAnsi="Arial"/>
                <w:sz w:val="22"/>
                <w:szCs w:val="22"/>
              </w:rPr>
              <w:t>Flexibility FITT</w:t>
            </w:r>
            <w:r w:rsidRPr="006B59FD">
              <w:rPr>
                <w:rFonts w:ascii="Arial" w:hAnsi="Arial"/>
                <w:sz w:val="22"/>
                <w:szCs w:val="22"/>
              </w:rPr>
              <w:t xml:space="preserve">  </w:t>
            </w:r>
          </w:p>
        </w:tc>
        <w:tc>
          <w:tcPr>
            <w:tcW w:w="1323" w:type="dxa"/>
            <w:shd w:val="clear" w:color="auto" w:fill="auto"/>
          </w:tcPr>
          <w:p w14:paraId="48D19B47" w14:textId="77777777" w:rsidR="008146DF" w:rsidRDefault="008146DF" w:rsidP="00E31452">
            <w:pPr>
              <w:widowControl w:val="0"/>
              <w:jc w:val="right"/>
              <w:rPr>
                <w:rFonts w:ascii="Arial" w:hAnsi="Arial"/>
                <w:sz w:val="22"/>
                <w:szCs w:val="22"/>
              </w:rPr>
            </w:pPr>
            <w:r>
              <w:rPr>
                <w:rFonts w:ascii="Arial" w:hAnsi="Arial"/>
                <w:sz w:val="22"/>
                <w:szCs w:val="22"/>
              </w:rPr>
              <w:t>64</w:t>
            </w:r>
          </w:p>
        </w:tc>
      </w:tr>
      <w:tr w:rsidR="008146DF" w:rsidRPr="00FF4B55" w14:paraId="51E76F3E" w14:textId="77777777" w:rsidTr="00E31452">
        <w:tc>
          <w:tcPr>
            <w:tcW w:w="8850" w:type="dxa"/>
            <w:shd w:val="clear" w:color="auto" w:fill="auto"/>
          </w:tcPr>
          <w:p w14:paraId="015F8777" w14:textId="77777777" w:rsidR="008146DF" w:rsidRPr="006B59FD" w:rsidRDefault="008146DF" w:rsidP="00E31452">
            <w:pPr>
              <w:widowControl w:val="0"/>
              <w:rPr>
                <w:rFonts w:ascii="Arial" w:hAnsi="Arial"/>
                <w:sz w:val="22"/>
                <w:szCs w:val="22"/>
              </w:rPr>
            </w:pPr>
            <w:r w:rsidRPr="006B59FD">
              <w:rPr>
                <w:rFonts w:ascii="Arial" w:hAnsi="Arial"/>
                <w:sz w:val="22"/>
                <w:szCs w:val="22"/>
              </w:rPr>
              <w:t>S</w:t>
            </w:r>
            <w:r>
              <w:rPr>
                <w:rFonts w:ascii="Arial" w:hAnsi="Arial"/>
                <w:sz w:val="22"/>
                <w:szCs w:val="22"/>
              </w:rPr>
              <w:t>tatic S</w:t>
            </w:r>
            <w:r w:rsidRPr="006B59FD">
              <w:rPr>
                <w:rFonts w:ascii="Arial" w:hAnsi="Arial"/>
                <w:sz w:val="22"/>
                <w:szCs w:val="22"/>
              </w:rPr>
              <w:t>tretching Exercises for the Various Muscle Groups</w:t>
            </w:r>
          </w:p>
        </w:tc>
        <w:tc>
          <w:tcPr>
            <w:tcW w:w="1323" w:type="dxa"/>
            <w:shd w:val="clear" w:color="auto" w:fill="auto"/>
          </w:tcPr>
          <w:p w14:paraId="48DC9907" w14:textId="77777777" w:rsidR="008146DF" w:rsidRDefault="008146DF" w:rsidP="00E31452">
            <w:pPr>
              <w:widowControl w:val="0"/>
              <w:jc w:val="right"/>
              <w:rPr>
                <w:rFonts w:ascii="Arial" w:hAnsi="Arial"/>
                <w:sz w:val="22"/>
                <w:szCs w:val="22"/>
              </w:rPr>
            </w:pPr>
            <w:r>
              <w:rPr>
                <w:rFonts w:ascii="Arial" w:hAnsi="Arial"/>
                <w:sz w:val="22"/>
                <w:szCs w:val="22"/>
              </w:rPr>
              <w:t>65-66</w:t>
            </w:r>
          </w:p>
        </w:tc>
      </w:tr>
      <w:tr w:rsidR="008146DF" w:rsidRPr="00FF4B55" w14:paraId="63A7BCF0" w14:textId="77777777" w:rsidTr="00E31452">
        <w:tc>
          <w:tcPr>
            <w:tcW w:w="8850" w:type="dxa"/>
            <w:shd w:val="clear" w:color="auto" w:fill="auto"/>
          </w:tcPr>
          <w:p w14:paraId="36A390B0" w14:textId="77777777" w:rsidR="008146DF" w:rsidRPr="006B59FD" w:rsidRDefault="008146DF" w:rsidP="00E31452">
            <w:pPr>
              <w:widowControl w:val="0"/>
              <w:rPr>
                <w:rFonts w:ascii="Arial" w:hAnsi="Arial"/>
                <w:sz w:val="22"/>
                <w:szCs w:val="22"/>
              </w:rPr>
            </w:pPr>
            <w:r w:rsidRPr="006B59FD">
              <w:rPr>
                <w:rFonts w:ascii="Arial" w:hAnsi="Arial"/>
                <w:sz w:val="22"/>
                <w:szCs w:val="22"/>
              </w:rPr>
              <w:t>Posture Information</w:t>
            </w:r>
          </w:p>
        </w:tc>
        <w:tc>
          <w:tcPr>
            <w:tcW w:w="1323" w:type="dxa"/>
            <w:shd w:val="clear" w:color="auto" w:fill="auto"/>
          </w:tcPr>
          <w:p w14:paraId="3BF290BF" w14:textId="77777777" w:rsidR="008146DF" w:rsidRDefault="008146DF" w:rsidP="00E31452">
            <w:pPr>
              <w:widowControl w:val="0"/>
              <w:jc w:val="right"/>
              <w:rPr>
                <w:rFonts w:ascii="Arial" w:hAnsi="Arial"/>
                <w:sz w:val="22"/>
                <w:szCs w:val="22"/>
              </w:rPr>
            </w:pPr>
            <w:r>
              <w:rPr>
                <w:rFonts w:ascii="Arial" w:hAnsi="Arial"/>
                <w:sz w:val="22"/>
                <w:szCs w:val="22"/>
              </w:rPr>
              <w:t>67</w:t>
            </w:r>
          </w:p>
        </w:tc>
      </w:tr>
      <w:tr w:rsidR="008146DF" w:rsidRPr="00FF4B55" w14:paraId="5394187A" w14:textId="77777777" w:rsidTr="00E31452">
        <w:tc>
          <w:tcPr>
            <w:tcW w:w="8850" w:type="dxa"/>
            <w:shd w:val="clear" w:color="auto" w:fill="auto"/>
          </w:tcPr>
          <w:p w14:paraId="35081CF4" w14:textId="5F578648" w:rsidR="008146DF" w:rsidRPr="006B59FD" w:rsidRDefault="00386ED6" w:rsidP="00E31452">
            <w:pPr>
              <w:widowControl w:val="0"/>
              <w:rPr>
                <w:rFonts w:ascii="Arial" w:hAnsi="Arial"/>
                <w:sz w:val="22"/>
                <w:szCs w:val="22"/>
              </w:rPr>
            </w:pPr>
            <w:hyperlink w:anchor="Chapter6" w:history="1">
              <w:r w:rsidR="008146DF" w:rsidRPr="001613EE">
                <w:rPr>
                  <w:rStyle w:val="Hyperlink"/>
                  <w:rFonts w:ascii="Tahoma" w:hAnsi="Tahoma"/>
                  <w:b/>
                  <w:sz w:val="22"/>
                  <w:szCs w:val="22"/>
                </w:rPr>
                <w:t>Chapter 6: Nutrition</w:t>
              </w:r>
            </w:hyperlink>
          </w:p>
        </w:tc>
        <w:tc>
          <w:tcPr>
            <w:tcW w:w="1323" w:type="dxa"/>
            <w:shd w:val="clear" w:color="auto" w:fill="auto"/>
          </w:tcPr>
          <w:p w14:paraId="134B8759" w14:textId="77777777" w:rsidR="008146DF" w:rsidRDefault="008146DF" w:rsidP="00E31452">
            <w:pPr>
              <w:widowControl w:val="0"/>
              <w:jc w:val="right"/>
              <w:rPr>
                <w:rFonts w:ascii="Arial" w:hAnsi="Arial"/>
                <w:sz w:val="22"/>
                <w:szCs w:val="22"/>
              </w:rPr>
            </w:pPr>
          </w:p>
        </w:tc>
      </w:tr>
      <w:tr w:rsidR="008146DF" w:rsidRPr="00FF4B55" w14:paraId="248BB5BB" w14:textId="77777777" w:rsidTr="00E31452">
        <w:tc>
          <w:tcPr>
            <w:tcW w:w="8850" w:type="dxa"/>
            <w:shd w:val="clear" w:color="auto" w:fill="auto"/>
          </w:tcPr>
          <w:p w14:paraId="737BF488" w14:textId="77777777" w:rsidR="008146DF" w:rsidRPr="006B59FD" w:rsidRDefault="008146DF" w:rsidP="00E31452">
            <w:pPr>
              <w:widowControl w:val="0"/>
              <w:rPr>
                <w:rFonts w:ascii="Tahoma" w:hAnsi="Tahoma"/>
                <w:b/>
                <w:sz w:val="22"/>
                <w:szCs w:val="22"/>
              </w:rPr>
            </w:pPr>
            <w:r w:rsidRPr="006B59FD">
              <w:rPr>
                <w:rFonts w:ascii="Arial" w:hAnsi="Arial"/>
                <w:sz w:val="22"/>
                <w:szCs w:val="22"/>
              </w:rPr>
              <w:t xml:space="preserve">The 6 Essential Nutrients   </w:t>
            </w:r>
          </w:p>
        </w:tc>
        <w:tc>
          <w:tcPr>
            <w:tcW w:w="1323" w:type="dxa"/>
            <w:shd w:val="clear" w:color="auto" w:fill="auto"/>
          </w:tcPr>
          <w:p w14:paraId="7560FB0A" w14:textId="77777777" w:rsidR="008146DF" w:rsidRDefault="008146DF" w:rsidP="00E31452">
            <w:pPr>
              <w:widowControl w:val="0"/>
              <w:jc w:val="right"/>
              <w:rPr>
                <w:rFonts w:ascii="Arial" w:hAnsi="Arial"/>
                <w:sz w:val="22"/>
                <w:szCs w:val="22"/>
              </w:rPr>
            </w:pPr>
            <w:r>
              <w:rPr>
                <w:rFonts w:ascii="Arial" w:hAnsi="Arial"/>
                <w:sz w:val="22"/>
                <w:szCs w:val="22"/>
              </w:rPr>
              <w:t>68-74</w:t>
            </w:r>
          </w:p>
        </w:tc>
      </w:tr>
      <w:tr w:rsidR="008146DF" w:rsidRPr="00FF4B55" w14:paraId="6D941253" w14:textId="77777777" w:rsidTr="00E31452">
        <w:tc>
          <w:tcPr>
            <w:tcW w:w="8850" w:type="dxa"/>
            <w:shd w:val="clear" w:color="auto" w:fill="auto"/>
          </w:tcPr>
          <w:p w14:paraId="1EC78D98" w14:textId="77777777" w:rsidR="008146DF" w:rsidRPr="006B59FD" w:rsidRDefault="008146DF" w:rsidP="00E31452">
            <w:pPr>
              <w:widowControl w:val="0"/>
              <w:rPr>
                <w:rFonts w:ascii="Tahoma" w:hAnsi="Tahoma"/>
                <w:b/>
                <w:sz w:val="22"/>
                <w:szCs w:val="22"/>
              </w:rPr>
            </w:pPr>
            <w:r>
              <w:rPr>
                <w:rFonts w:ascii="Arial" w:hAnsi="Arial"/>
                <w:sz w:val="22"/>
                <w:szCs w:val="22"/>
              </w:rPr>
              <w:t>Macronutrient Chart</w:t>
            </w:r>
          </w:p>
        </w:tc>
        <w:tc>
          <w:tcPr>
            <w:tcW w:w="1323" w:type="dxa"/>
            <w:shd w:val="clear" w:color="auto" w:fill="auto"/>
          </w:tcPr>
          <w:p w14:paraId="688FBEB5" w14:textId="77777777" w:rsidR="008146DF" w:rsidRDefault="008146DF" w:rsidP="00E31452">
            <w:pPr>
              <w:widowControl w:val="0"/>
              <w:jc w:val="right"/>
              <w:rPr>
                <w:rFonts w:ascii="Arial" w:hAnsi="Arial"/>
                <w:sz w:val="22"/>
                <w:szCs w:val="22"/>
              </w:rPr>
            </w:pPr>
            <w:r>
              <w:rPr>
                <w:rFonts w:ascii="Arial" w:hAnsi="Arial"/>
                <w:sz w:val="22"/>
                <w:szCs w:val="22"/>
              </w:rPr>
              <w:t>75</w:t>
            </w:r>
          </w:p>
        </w:tc>
      </w:tr>
      <w:tr w:rsidR="008146DF" w:rsidRPr="00FF4B55" w14:paraId="1C8E4C43" w14:textId="77777777" w:rsidTr="00E31452">
        <w:tc>
          <w:tcPr>
            <w:tcW w:w="8850" w:type="dxa"/>
            <w:shd w:val="clear" w:color="auto" w:fill="auto"/>
          </w:tcPr>
          <w:p w14:paraId="648FDB8F" w14:textId="77777777" w:rsidR="008146DF" w:rsidRPr="006B59FD" w:rsidRDefault="008146DF" w:rsidP="00E31452">
            <w:pPr>
              <w:widowControl w:val="0"/>
              <w:rPr>
                <w:rFonts w:ascii="Tahoma" w:hAnsi="Tahoma"/>
                <w:b/>
                <w:sz w:val="22"/>
                <w:szCs w:val="22"/>
              </w:rPr>
            </w:pPr>
            <w:r>
              <w:rPr>
                <w:rFonts w:ascii="Arial" w:hAnsi="Arial" w:cs="Arial"/>
                <w:sz w:val="22"/>
                <w:szCs w:val="22"/>
              </w:rPr>
              <w:t>Eating Plate and Healthy Eating Tips</w:t>
            </w:r>
          </w:p>
        </w:tc>
        <w:tc>
          <w:tcPr>
            <w:tcW w:w="1323" w:type="dxa"/>
            <w:shd w:val="clear" w:color="auto" w:fill="auto"/>
          </w:tcPr>
          <w:p w14:paraId="7DE6DBE1" w14:textId="77777777" w:rsidR="008146DF" w:rsidRDefault="008146DF" w:rsidP="00E31452">
            <w:pPr>
              <w:widowControl w:val="0"/>
              <w:jc w:val="right"/>
              <w:rPr>
                <w:rFonts w:ascii="Arial" w:hAnsi="Arial"/>
                <w:sz w:val="22"/>
                <w:szCs w:val="22"/>
              </w:rPr>
            </w:pPr>
            <w:r>
              <w:rPr>
                <w:rFonts w:ascii="Arial" w:hAnsi="Arial"/>
                <w:sz w:val="22"/>
                <w:szCs w:val="22"/>
              </w:rPr>
              <w:t>76</w:t>
            </w:r>
          </w:p>
        </w:tc>
      </w:tr>
      <w:tr w:rsidR="008146DF" w:rsidRPr="00FF4B55" w14:paraId="17BAF87D" w14:textId="77777777" w:rsidTr="00E31452">
        <w:tc>
          <w:tcPr>
            <w:tcW w:w="8850" w:type="dxa"/>
            <w:shd w:val="clear" w:color="auto" w:fill="auto"/>
          </w:tcPr>
          <w:p w14:paraId="1A107431" w14:textId="77777777" w:rsidR="008146DF" w:rsidRPr="006B59FD" w:rsidRDefault="008146DF" w:rsidP="00E31452">
            <w:pPr>
              <w:widowControl w:val="0"/>
              <w:rPr>
                <w:rFonts w:ascii="Tahoma" w:hAnsi="Tahoma"/>
                <w:b/>
                <w:sz w:val="22"/>
                <w:szCs w:val="22"/>
              </w:rPr>
            </w:pPr>
            <w:r w:rsidRPr="00B806E0">
              <w:rPr>
                <w:rFonts w:ascii="Arial" w:hAnsi="Arial"/>
                <w:sz w:val="22"/>
                <w:szCs w:val="22"/>
              </w:rPr>
              <w:t>2019 Canada Food and Wellness Guide</w:t>
            </w:r>
          </w:p>
        </w:tc>
        <w:tc>
          <w:tcPr>
            <w:tcW w:w="1323" w:type="dxa"/>
            <w:shd w:val="clear" w:color="auto" w:fill="auto"/>
          </w:tcPr>
          <w:p w14:paraId="04464B14" w14:textId="77777777" w:rsidR="008146DF" w:rsidRDefault="008146DF" w:rsidP="00E31452">
            <w:pPr>
              <w:widowControl w:val="0"/>
              <w:jc w:val="right"/>
              <w:rPr>
                <w:rFonts w:ascii="Arial" w:hAnsi="Arial"/>
                <w:sz w:val="22"/>
                <w:szCs w:val="22"/>
              </w:rPr>
            </w:pPr>
            <w:r>
              <w:rPr>
                <w:rFonts w:ascii="Arial" w:hAnsi="Arial"/>
                <w:sz w:val="22"/>
                <w:szCs w:val="22"/>
              </w:rPr>
              <w:t>77-78</w:t>
            </w:r>
          </w:p>
        </w:tc>
      </w:tr>
      <w:tr w:rsidR="008146DF" w:rsidRPr="00FF4B55" w14:paraId="2A1E96A3" w14:textId="77777777" w:rsidTr="00E31452">
        <w:tc>
          <w:tcPr>
            <w:tcW w:w="8850" w:type="dxa"/>
            <w:shd w:val="clear" w:color="auto" w:fill="auto"/>
          </w:tcPr>
          <w:p w14:paraId="7ADB8C0D" w14:textId="77777777" w:rsidR="008146DF" w:rsidRPr="006B59FD" w:rsidRDefault="008146DF" w:rsidP="00E31452">
            <w:pPr>
              <w:widowControl w:val="0"/>
              <w:rPr>
                <w:rFonts w:ascii="Tahoma" w:hAnsi="Tahoma"/>
                <w:b/>
                <w:sz w:val="22"/>
                <w:szCs w:val="22"/>
              </w:rPr>
            </w:pPr>
            <w:r>
              <w:rPr>
                <w:rFonts w:ascii="Arial" w:hAnsi="Arial"/>
                <w:sz w:val="22"/>
                <w:szCs w:val="22"/>
              </w:rPr>
              <w:t>Think Before You Chew</w:t>
            </w:r>
          </w:p>
        </w:tc>
        <w:tc>
          <w:tcPr>
            <w:tcW w:w="1323" w:type="dxa"/>
            <w:shd w:val="clear" w:color="auto" w:fill="auto"/>
          </w:tcPr>
          <w:p w14:paraId="5398DB36" w14:textId="77777777" w:rsidR="008146DF" w:rsidRDefault="008146DF" w:rsidP="00E31452">
            <w:pPr>
              <w:widowControl w:val="0"/>
              <w:jc w:val="right"/>
              <w:rPr>
                <w:rFonts w:ascii="Arial" w:hAnsi="Arial"/>
                <w:sz w:val="22"/>
                <w:szCs w:val="22"/>
              </w:rPr>
            </w:pPr>
            <w:r>
              <w:rPr>
                <w:rFonts w:ascii="Arial" w:hAnsi="Arial"/>
                <w:sz w:val="22"/>
                <w:szCs w:val="22"/>
              </w:rPr>
              <w:t>79</w:t>
            </w:r>
          </w:p>
        </w:tc>
      </w:tr>
    </w:tbl>
    <w:p w14:paraId="7285B3E4" w14:textId="77777777" w:rsidR="008146DF" w:rsidRDefault="008146DF" w:rsidP="008146DF">
      <w:r>
        <w:br w:type="page"/>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7"/>
        <w:gridCol w:w="1276"/>
      </w:tblGrid>
      <w:tr w:rsidR="008146DF" w:rsidRPr="00FF4B55" w14:paraId="34062650" w14:textId="77777777" w:rsidTr="00E31452">
        <w:tc>
          <w:tcPr>
            <w:tcW w:w="8897" w:type="dxa"/>
            <w:shd w:val="clear" w:color="auto" w:fill="auto"/>
          </w:tcPr>
          <w:p w14:paraId="0E533960" w14:textId="09C13876" w:rsidR="008146DF" w:rsidRPr="006B59FD" w:rsidRDefault="00386ED6" w:rsidP="00E31452">
            <w:pPr>
              <w:widowControl w:val="0"/>
              <w:rPr>
                <w:rFonts w:ascii="Tahoma" w:hAnsi="Tahoma"/>
                <w:b/>
                <w:sz w:val="22"/>
                <w:szCs w:val="22"/>
              </w:rPr>
            </w:pPr>
            <w:hyperlink w:anchor="Chapter7" w:history="1">
              <w:r w:rsidR="008146DF" w:rsidRPr="001613EE">
                <w:rPr>
                  <w:rStyle w:val="Hyperlink"/>
                  <w:rFonts w:ascii="Tahoma" w:hAnsi="Tahoma"/>
                  <w:b/>
                  <w:sz w:val="22"/>
                  <w:szCs w:val="22"/>
                </w:rPr>
                <w:t>Chapter 7: Body Composition &amp; Weight Management</w:t>
              </w:r>
            </w:hyperlink>
          </w:p>
        </w:tc>
        <w:tc>
          <w:tcPr>
            <w:tcW w:w="1276" w:type="dxa"/>
            <w:shd w:val="clear" w:color="auto" w:fill="auto"/>
          </w:tcPr>
          <w:p w14:paraId="29CCE1FB" w14:textId="77777777" w:rsidR="008146DF" w:rsidRDefault="008146DF" w:rsidP="00E31452">
            <w:pPr>
              <w:widowControl w:val="0"/>
              <w:jc w:val="right"/>
              <w:rPr>
                <w:rFonts w:ascii="Arial" w:hAnsi="Arial"/>
                <w:sz w:val="22"/>
                <w:szCs w:val="22"/>
              </w:rPr>
            </w:pPr>
          </w:p>
        </w:tc>
      </w:tr>
      <w:tr w:rsidR="008146DF" w:rsidRPr="00FF4B55" w14:paraId="00559AC4" w14:textId="77777777" w:rsidTr="00E31452">
        <w:tc>
          <w:tcPr>
            <w:tcW w:w="8897" w:type="dxa"/>
            <w:shd w:val="clear" w:color="auto" w:fill="auto"/>
          </w:tcPr>
          <w:p w14:paraId="6AF89384" w14:textId="77777777" w:rsidR="008146DF" w:rsidRPr="006B59FD" w:rsidRDefault="008146DF" w:rsidP="00E31452">
            <w:pPr>
              <w:widowControl w:val="0"/>
              <w:rPr>
                <w:rFonts w:ascii="Tahoma" w:hAnsi="Tahoma"/>
                <w:b/>
                <w:sz w:val="22"/>
                <w:szCs w:val="22"/>
              </w:rPr>
            </w:pPr>
            <w:r w:rsidRPr="006B59FD">
              <w:rPr>
                <w:rFonts w:ascii="Arial" w:hAnsi="Arial"/>
                <w:sz w:val="22"/>
                <w:szCs w:val="22"/>
              </w:rPr>
              <w:t>FITT Principle for Body Composition</w:t>
            </w:r>
            <w:r>
              <w:rPr>
                <w:rFonts w:ascii="Arial" w:hAnsi="Arial"/>
                <w:sz w:val="22"/>
                <w:szCs w:val="22"/>
              </w:rPr>
              <w:t xml:space="preserve"> – 4 Keys to Weight Management</w:t>
            </w:r>
          </w:p>
        </w:tc>
        <w:tc>
          <w:tcPr>
            <w:tcW w:w="1276" w:type="dxa"/>
            <w:shd w:val="clear" w:color="auto" w:fill="auto"/>
          </w:tcPr>
          <w:p w14:paraId="5D402198" w14:textId="77777777" w:rsidR="008146DF" w:rsidRDefault="008146DF" w:rsidP="00E31452">
            <w:pPr>
              <w:widowControl w:val="0"/>
              <w:jc w:val="right"/>
              <w:rPr>
                <w:rFonts w:ascii="Arial" w:hAnsi="Arial"/>
                <w:sz w:val="22"/>
                <w:szCs w:val="22"/>
              </w:rPr>
            </w:pPr>
            <w:r>
              <w:rPr>
                <w:rFonts w:ascii="Arial" w:hAnsi="Arial"/>
                <w:sz w:val="22"/>
                <w:szCs w:val="22"/>
              </w:rPr>
              <w:t>80</w:t>
            </w:r>
          </w:p>
        </w:tc>
      </w:tr>
      <w:tr w:rsidR="00BE5FAD" w:rsidRPr="00FF4B55" w14:paraId="713AF1A0" w14:textId="77777777" w:rsidTr="00E31452">
        <w:tc>
          <w:tcPr>
            <w:tcW w:w="8897" w:type="dxa"/>
            <w:shd w:val="clear" w:color="auto" w:fill="auto"/>
          </w:tcPr>
          <w:p w14:paraId="27533A01" w14:textId="4A586BAF" w:rsidR="00BE5FAD" w:rsidRPr="006B59FD" w:rsidRDefault="00BE5FAD" w:rsidP="00E31452">
            <w:pPr>
              <w:widowControl w:val="0"/>
              <w:rPr>
                <w:rFonts w:ascii="Arial" w:hAnsi="Arial"/>
                <w:sz w:val="22"/>
                <w:szCs w:val="22"/>
              </w:rPr>
            </w:pPr>
            <w:r>
              <w:rPr>
                <w:rFonts w:ascii="Arial" w:hAnsi="Arial"/>
                <w:sz w:val="22"/>
                <w:szCs w:val="22"/>
              </w:rPr>
              <w:t>Body Composition Analysis, BMI, Body Types</w:t>
            </w:r>
          </w:p>
        </w:tc>
        <w:tc>
          <w:tcPr>
            <w:tcW w:w="1276" w:type="dxa"/>
            <w:shd w:val="clear" w:color="auto" w:fill="auto"/>
          </w:tcPr>
          <w:p w14:paraId="3EE4F940" w14:textId="5DB32249" w:rsidR="00BE5FAD" w:rsidRDefault="00BE5FAD" w:rsidP="00E31452">
            <w:pPr>
              <w:widowControl w:val="0"/>
              <w:jc w:val="right"/>
              <w:rPr>
                <w:rFonts w:ascii="Arial" w:hAnsi="Arial"/>
                <w:sz w:val="22"/>
                <w:szCs w:val="22"/>
              </w:rPr>
            </w:pPr>
            <w:r>
              <w:rPr>
                <w:rFonts w:ascii="Arial" w:hAnsi="Arial"/>
                <w:sz w:val="22"/>
                <w:szCs w:val="22"/>
              </w:rPr>
              <w:t>81-82</w:t>
            </w:r>
          </w:p>
        </w:tc>
      </w:tr>
      <w:tr w:rsidR="008146DF" w:rsidRPr="00FF4B55" w14:paraId="24944F6F" w14:textId="77777777" w:rsidTr="00E31452">
        <w:tc>
          <w:tcPr>
            <w:tcW w:w="8897" w:type="dxa"/>
            <w:shd w:val="clear" w:color="auto" w:fill="auto"/>
          </w:tcPr>
          <w:p w14:paraId="6F1EFCCF" w14:textId="342D56CF" w:rsidR="008146DF" w:rsidRPr="006B59FD" w:rsidRDefault="008146DF" w:rsidP="00E31452">
            <w:pPr>
              <w:widowControl w:val="0"/>
              <w:rPr>
                <w:rFonts w:ascii="Arial" w:hAnsi="Arial"/>
                <w:sz w:val="22"/>
                <w:szCs w:val="22"/>
              </w:rPr>
            </w:pPr>
            <w:r>
              <w:rPr>
                <w:rFonts w:ascii="Arial" w:hAnsi="Arial"/>
                <w:sz w:val="22"/>
                <w:szCs w:val="22"/>
              </w:rPr>
              <w:t>Top 10 Guide t</w:t>
            </w:r>
            <w:r w:rsidRPr="006B59FD">
              <w:rPr>
                <w:rFonts w:ascii="Arial" w:hAnsi="Arial"/>
                <w:sz w:val="22"/>
                <w:szCs w:val="22"/>
              </w:rPr>
              <w:t>o Weight Management and a Healthy Body Composition</w:t>
            </w:r>
          </w:p>
        </w:tc>
        <w:tc>
          <w:tcPr>
            <w:tcW w:w="1276" w:type="dxa"/>
            <w:shd w:val="clear" w:color="auto" w:fill="auto"/>
          </w:tcPr>
          <w:p w14:paraId="12D58677" w14:textId="30E54FF3" w:rsidR="008146DF" w:rsidRDefault="00BE5FAD" w:rsidP="00E31452">
            <w:pPr>
              <w:widowControl w:val="0"/>
              <w:jc w:val="right"/>
              <w:rPr>
                <w:rFonts w:ascii="Arial" w:hAnsi="Arial"/>
                <w:sz w:val="22"/>
                <w:szCs w:val="22"/>
              </w:rPr>
            </w:pPr>
            <w:r>
              <w:rPr>
                <w:rFonts w:ascii="Arial" w:hAnsi="Arial"/>
                <w:sz w:val="22"/>
                <w:szCs w:val="22"/>
              </w:rPr>
              <w:t>83</w:t>
            </w:r>
          </w:p>
        </w:tc>
      </w:tr>
      <w:tr w:rsidR="008146DF" w:rsidRPr="00FF4B55" w14:paraId="2B5E180D" w14:textId="77777777" w:rsidTr="00E31452">
        <w:tc>
          <w:tcPr>
            <w:tcW w:w="8897" w:type="dxa"/>
            <w:shd w:val="clear" w:color="auto" w:fill="auto"/>
          </w:tcPr>
          <w:p w14:paraId="68B824BF" w14:textId="77777777" w:rsidR="008146DF" w:rsidRPr="006B59FD" w:rsidRDefault="008146DF" w:rsidP="00E31452">
            <w:pPr>
              <w:widowControl w:val="0"/>
              <w:rPr>
                <w:rFonts w:ascii="Arial" w:hAnsi="Arial"/>
                <w:sz w:val="22"/>
                <w:szCs w:val="22"/>
              </w:rPr>
            </w:pPr>
            <w:r w:rsidRPr="006B59FD">
              <w:rPr>
                <w:rFonts w:ascii="Arial" w:hAnsi="Arial"/>
                <w:sz w:val="22"/>
                <w:szCs w:val="22"/>
              </w:rPr>
              <w:t xml:space="preserve">Weight Loss </w:t>
            </w:r>
            <w:r>
              <w:rPr>
                <w:rFonts w:ascii="Arial" w:hAnsi="Arial"/>
                <w:sz w:val="22"/>
                <w:szCs w:val="22"/>
              </w:rPr>
              <w:t>Programs</w:t>
            </w:r>
            <w:r w:rsidRPr="006B59FD">
              <w:rPr>
                <w:rFonts w:ascii="Arial" w:hAnsi="Arial"/>
                <w:sz w:val="22"/>
                <w:szCs w:val="22"/>
              </w:rPr>
              <w:t xml:space="preserve">  </w:t>
            </w:r>
          </w:p>
        </w:tc>
        <w:tc>
          <w:tcPr>
            <w:tcW w:w="1276" w:type="dxa"/>
            <w:shd w:val="clear" w:color="auto" w:fill="auto"/>
          </w:tcPr>
          <w:p w14:paraId="7B66A1E7" w14:textId="6C47AD40" w:rsidR="008146DF" w:rsidRDefault="008146DF" w:rsidP="00E31452">
            <w:pPr>
              <w:widowControl w:val="0"/>
              <w:jc w:val="right"/>
              <w:rPr>
                <w:rFonts w:ascii="Arial" w:hAnsi="Arial"/>
                <w:sz w:val="22"/>
                <w:szCs w:val="22"/>
              </w:rPr>
            </w:pPr>
            <w:r>
              <w:rPr>
                <w:rFonts w:ascii="Arial" w:hAnsi="Arial"/>
                <w:sz w:val="22"/>
                <w:szCs w:val="22"/>
              </w:rPr>
              <w:t>8</w:t>
            </w:r>
            <w:r w:rsidR="00BE5FAD">
              <w:rPr>
                <w:rFonts w:ascii="Arial" w:hAnsi="Arial"/>
                <w:sz w:val="22"/>
                <w:szCs w:val="22"/>
              </w:rPr>
              <w:t>4</w:t>
            </w:r>
          </w:p>
        </w:tc>
      </w:tr>
      <w:tr w:rsidR="008146DF" w:rsidRPr="00FF4B55" w14:paraId="5814F6AC" w14:textId="77777777" w:rsidTr="00E31452">
        <w:tc>
          <w:tcPr>
            <w:tcW w:w="8897" w:type="dxa"/>
            <w:shd w:val="clear" w:color="auto" w:fill="auto"/>
          </w:tcPr>
          <w:p w14:paraId="53CD6B63" w14:textId="77777777" w:rsidR="008146DF" w:rsidRPr="006B59FD" w:rsidRDefault="008146DF" w:rsidP="00E31452">
            <w:pPr>
              <w:widowControl w:val="0"/>
              <w:rPr>
                <w:rFonts w:ascii="Arial" w:hAnsi="Arial"/>
                <w:sz w:val="22"/>
                <w:szCs w:val="22"/>
              </w:rPr>
            </w:pPr>
            <w:r w:rsidRPr="006B59FD">
              <w:rPr>
                <w:rFonts w:ascii="Arial" w:hAnsi="Arial"/>
                <w:sz w:val="22"/>
                <w:szCs w:val="22"/>
              </w:rPr>
              <w:t>Energy Balance and Basal Metabolic Rate (BMR)</w:t>
            </w:r>
            <w:r w:rsidRPr="006B59FD">
              <w:rPr>
                <w:rFonts w:ascii="Arial" w:hAnsi="Arial"/>
                <w:sz w:val="22"/>
                <w:szCs w:val="22"/>
              </w:rPr>
              <w:sym w:font="Symbol" w:char="F0D7"/>
            </w:r>
          </w:p>
        </w:tc>
        <w:tc>
          <w:tcPr>
            <w:tcW w:w="1276" w:type="dxa"/>
            <w:shd w:val="clear" w:color="auto" w:fill="auto"/>
          </w:tcPr>
          <w:p w14:paraId="0A9D8571" w14:textId="16C55DFF" w:rsidR="008146DF" w:rsidRDefault="008146DF" w:rsidP="00E31452">
            <w:pPr>
              <w:widowControl w:val="0"/>
              <w:jc w:val="right"/>
              <w:rPr>
                <w:rFonts w:ascii="Arial" w:hAnsi="Arial"/>
                <w:sz w:val="22"/>
                <w:szCs w:val="22"/>
              </w:rPr>
            </w:pPr>
            <w:r>
              <w:rPr>
                <w:rFonts w:ascii="Arial" w:hAnsi="Arial"/>
                <w:sz w:val="22"/>
                <w:szCs w:val="22"/>
              </w:rPr>
              <w:t>8</w:t>
            </w:r>
            <w:r w:rsidR="00BE5FAD">
              <w:rPr>
                <w:rFonts w:ascii="Arial" w:hAnsi="Arial"/>
                <w:sz w:val="22"/>
                <w:szCs w:val="22"/>
              </w:rPr>
              <w:t>5</w:t>
            </w:r>
            <w:r>
              <w:rPr>
                <w:rFonts w:ascii="Arial" w:hAnsi="Arial"/>
                <w:sz w:val="22"/>
                <w:szCs w:val="22"/>
              </w:rPr>
              <w:t>-8</w:t>
            </w:r>
            <w:r w:rsidR="00BE5FAD">
              <w:rPr>
                <w:rFonts w:ascii="Arial" w:hAnsi="Arial"/>
                <w:sz w:val="22"/>
                <w:szCs w:val="22"/>
              </w:rPr>
              <w:t>9</w:t>
            </w:r>
          </w:p>
        </w:tc>
      </w:tr>
      <w:tr w:rsidR="008146DF" w:rsidRPr="00FF4B55" w14:paraId="03A19DC2" w14:textId="77777777" w:rsidTr="00E31452">
        <w:tc>
          <w:tcPr>
            <w:tcW w:w="8897" w:type="dxa"/>
            <w:shd w:val="clear" w:color="auto" w:fill="auto"/>
          </w:tcPr>
          <w:p w14:paraId="37480E49" w14:textId="17633BB9" w:rsidR="008146DF" w:rsidRPr="006B59FD" w:rsidRDefault="00386ED6" w:rsidP="00E31452">
            <w:pPr>
              <w:widowControl w:val="0"/>
              <w:rPr>
                <w:rFonts w:ascii="Arial" w:hAnsi="Arial"/>
                <w:sz w:val="22"/>
                <w:szCs w:val="22"/>
              </w:rPr>
            </w:pPr>
            <w:hyperlink w:anchor="Chapter8" w:history="1">
              <w:r w:rsidR="008146DF" w:rsidRPr="001613EE">
                <w:rPr>
                  <w:rStyle w:val="Hyperlink"/>
                  <w:rFonts w:ascii="Tahoma" w:hAnsi="Tahoma"/>
                  <w:b/>
                  <w:sz w:val="22"/>
                  <w:szCs w:val="22"/>
                </w:rPr>
                <w:t>Chapter 8: Stress</w:t>
              </w:r>
            </w:hyperlink>
          </w:p>
        </w:tc>
        <w:tc>
          <w:tcPr>
            <w:tcW w:w="1276" w:type="dxa"/>
            <w:shd w:val="clear" w:color="auto" w:fill="auto"/>
          </w:tcPr>
          <w:p w14:paraId="6258CC47" w14:textId="77777777" w:rsidR="008146DF" w:rsidRDefault="008146DF" w:rsidP="00E31452">
            <w:pPr>
              <w:widowControl w:val="0"/>
              <w:jc w:val="right"/>
              <w:rPr>
                <w:rFonts w:ascii="Arial" w:hAnsi="Arial"/>
                <w:sz w:val="22"/>
                <w:szCs w:val="22"/>
              </w:rPr>
            </w:pPr>
          </w:p>
        </w:tc>
      </w:tr>
      <w:tr w:rsidR="008146DF" w:rsidRPr="00FF4B55" w14:paraId="164706EB" w14:textId="77777777" w:rsidTr="00E31452">
        <w:tc>
          <w:tcPr>
            <w:tcW w:w="8897" w:type="dxa"/>
            <w:shd w:val="clear" w:color="auto" w:fill="auto"/>
          </w:tcPr>
          <w:p w14:paraId="6A2DC669" w14:textId="77777777" w:rsidR="008146DF" w:rsidRPr="006B59FD" w:rsidRDefault="008146DF" w:rsidP="00E31452">
            <w:pPr>
              <w:widowControl w:val="0"/>
              <w:rPr>
                <w:rFonts w:ascii="Arial" w:hAnsi="Arial"/>
                <w:sz w:val="22"/>
                <w:szCs w:val="22"/>
              </w:rPr>
            </w:pPr>
            <w:r w:rsidRPr="006B59FD">
              <w:rPr>
                <w:rFonts w:ascii="Arial" w:hAnsi="Arial"/>
                <w:sz w:val="22"/>
                <w:szCs w:val="22"/>
              </w:rPr>
              <w:t>Eustress–Distress / Personality Types / Stress Management</w:t>
            </w:r>
          </w:p>
        </w:tc>
        <w:tc>
          <w:tcPr>
            <w:tcW w:w="1276" w:type="dxa"/>
            <w:shd w:val="clear" w:color="auto" w:fill="auto"/>
          </w:tcPr>
          <w:p w14:paraId="7921870D" w14:textId="0D78736E" w:rsidR="008146DF" w:rsidRDefault="00BE5FAD" w:rsidP="00E31452">
            <w:pPr>
              <w:widowControl w:val="0"/>
              <w:jc w:val="right"/>
              <w:rPr>
                <w:rFonts w:ascii="Arial" w:hAnsi="Arial"/>
                <w:sz w:val="22"/>
                <w:szCs w:val="22"/>
              </w:rPr>
            </w:pPr>
            <w:r>
              <w:rPr>
                <w:rFonts w:ascii="Arial" w:hAnsi="Arial"/>
                <w:sz w:val="22"/>
                <w:szCs w:val="22"/>
              </w:rPr>
              <w:t>90-91</w:t>
            </w:r>
          </w:p>
        </w:tc>
      </w:tr>
      <w:tr w:rsidR="008146DF" w:rsidRPr="00FF4B55" w14:paraId="1C545B74" w14:textId="77777777" w:rsidTr="00E31452">
        <w:tc>
          <w:tcPr>
            <w:tcW w:w="8897" w:type="dxa"/>
            <w:shd w:val="clear" w:color="auto" w:fill="auto"/>
          </w:tcPr>
          <w:p w14:paraId="3DE12F53" w14:textId="77777777" w:rsidR="008146DF" w:rsidRPr="006B59FD" w:rsidRDefault="008146DF" w:rsidP="00E31452">
            <w:pPr>
              <w:widowControl w:val="0"/>
              <w:rPr>
                <w:rFonts w:ascii="Arial" w:hAnsi="Arial"/>
                <w:sz w:val="22"/>
                <w:szCs w:val="22"/>
              </w:rPr>
            </w:pPr>
            <w:r w:rsidRPr="006B59FD">
              <w:rPr>
                <w:rFonts w:ascii="Arial" w:hAnsi="Arial"/>
                <w:sz w:val="22"/>
                <w:szCs w:val="22"/>
              </w:rPr>
              <w:t xml:space="preserve">Stress Management Techniques   </w:t>
            </w:r>
          </w:p>
        </w:tc>
        <w:tc>
          <w:tcPr>
            <w:tcW w:w="1276" w:type="dxa"/>
            <w:shd w:val="clear" w:color="auto" w:fill="auto"/>
          </w:tcPr>
          <w:p w14:paraId="02E167B6" w14:textId="744DDD6C" w:rsidR="008146DF" w:rsidRDefault="008146DF" w:rsidP="00E31452">
            <w:pPr>
              <w:widowControl w:val="0"/>
              <w:jc w:val="right"/>
              <w:rPr>
                <w:rFonts w:ascii="Arial" w:hAnsi="Arial"/>
                <w:sz w:val="22"/>
                <w:szCs w:val="22"/>
              </w:rPr>
            </w:pPr>
            <w:r>
              <w:rPr>
                <w:rFonts w:ascii="Arial" w:hAnsi="Arial"/>
                <w:sz w:val="22"/>
                <w:szCs w:val="22"/>
              </w:rPr>
              <w:t>92</w:t>
            </w:r>
            <w:r w:rsidR="00BE5FAD">
              <w:rPr>
                <w:rFonts w:ascii="Arial" w:hAnsi="Arial"/>
                <w:sz w:val="22"/>
                <w:szCs w:val="22"/>
              </w:rPr>
              <w:t>-93</w:t>
            </w:r>
          </w:p>
        </w:tc>
      </w:tr>
      <w:tr w:rsidR="008146DF" w:rsidRPr="00FF4B55" w14:paraId="4CC63247" w14:textId="77777777" w:rsidTr="00E31452">
        <w:tc>
          <w:tcPr>
            <w:tcW w:w="8897" w:type="dxa"/>
            <w:shd w:val="clear" w:color="auto" w:fill="auto"/>
          </w:tcPr>
          <w:p w14:paraId="6B453CAB" w14:textId="7993F7AB" w:rsidR="008146DF" w:rsidRPr="006B59FD" w:rsidRDefault="00386ED6" w:rsidP="00E31452">
            <w:pPr>
              <w:widowControl w:val="0"/>
              <w:rPr>
                <w:rFonts w:ascii="Arial" w:hAnsi="Arial"/>
                <w:sz w:val="22"/>
                <w:szCs w:val="22"/>
              </w:rPr>
            </w:pPr>
            <w:hyperlink w:anchor="Chapter9" w:history="1">
              <w:r w:rsidR="008146DF" w:rsidRPr="001613EE">
                <w:rPr>
                  <w:rStyle w:val="Hyperlink"/>
                  <w:rFonts w:ascii="Tahoma" w:hAnsi="Tahoma"/>
                  <w:b/>
                  <w:sz w:val="22"/>
                  <w:szCs w:val="22"/>
                </w:rPr>
                <w:t>Chapter 9: Fitness Appraisal</w:t>
              </w:r>
            </w:hyperlink>
            <w:r w:rsidR="008146DF">
              <w:rPr>
                <w:rFonts w:ascii="Tahoma" w:hAnsi="Tahoma"/>
                <w:b/>
                <w:sz w:val="22"/>
                <w:szCs w:val="22"/>
              </w:rPr>
              <w:t xml:space="preserve"> </w:t>
            </w:r>
          </w:p>
        </w:tc>
        <w:tc>
          <w:tcPr>
            <w:tcW w:w="1276" w:type="dxa"/>
            <w:shd w:val="clear" w:color="auto" w:fill="auto"/>
          </w:tcPr>
          <w:p w14:paraId="5A35608F" w14:textId="77777777" w:rsidR="008146DF" w:rsidRDefault="008146DF" w:rsidP="00E31452">
            <w:pPr>
              <w:widowControl w:val="0"/>
              <w:jc w:val="right"/>
              <w:rPr>
                <w:rFonts w:ascii="Arial" w:hAnsi="Arial"/>
                <w:sz w:val="22"/>
                <w:szCs w:val="22"/>
              </w:rPr>
            </w:pPr>
          </w:p>
        </w:tc>
      </w:tr>
      <w:tr w:rsidR="008146DF" w:rsidRPr="00FF4B55" w14:paraId="365BAEEF" w14:textId="77777777" w:rsidTr="00E31452">
        <w:tc>
          <w:tcPr>
            <w:tcW w:w="8897" w:type="dxa"/>
            <w:shd w:val="clear" w:color="auto" w:fill="auto"/>
          </w:tcPr>
          <w:p w14:paraId="6A83AFF2" w14:textId="77777777" w:rsidR="008146DF" w:rsidRPr="00717683" w:rsidRDefault="008146DF" w:rsidP="00E31452">
            <w:pPr>
              <w:widowControl w:val="0"/>
              <w:rPr>
                <w:rFonts w:ascii="Tahoma" w:hAnsi="Tahoma"/>
                <w:sz w:val="22"/>
                <w:szCs w:val="22"/>
              </w:rPr>
            </w:pPr>
            <w:r w:rsidRPr="00717683">
              <w:rPr>
                <w:rFonts w:ascii="Tahoma" w:hAnsi="Tahoma"/>
                <w:sz w:val="22"/>
                <w:szCs w:val="22"/>
              </w:rPr>
              <w:t xml:space="preserve">Introduction to the Vanier Fitness Appraisal </w:t>
            </w:r>
          </w:p>
        </w:tc>
        <w:tc>
          <w:tcPr>
            <w:tcW w:w="1276" w:type="dxa"/>
            <w:shd w:val="clear" w:color="auto" w:fill="auto"/>
          </w:tcPr>
          <w:p w14:paraId="5901D52B" w14:textId="3EF94CE5" w:rsidR="008146DF" w:rsidRDefault="008146DF" w:rsidP="00E31452">
            <w:pPr>
              <w:widowControl w:val="0"/>
              <w:jc w:val="right"/>
              <w:rPr>
                <w:rFonts w:ascii="Arial" w:hAnsi="Arial"/>
                <w:sz w:val="22"/>
                <w:szCs w:val="22"/>
              </w:rPr>
            </w:pPr>
            <w:r>
              <w:rPr>
                <w:rFonts w:ascii="Arial" w:hAnsi="Arial"/>
                <w:sz w:val="22"/>
                <w:szCs w:val="22"/>
              </w:rPr>
              <w:t>9</w:t>
            </w:r>
            <w:r w:rsidR="006D73B5">
              <w:rPr>
                <w:rFonts w:ascii="Arial" w:hAnsi="Arial"/>
                <w:sz w:val="22"/>
                <w:szCs w:val="22"/>
              </w:rPr>
              <w:t>4</w:t>
            </w:r>
          </w:p>
        </w:tc>
      </w:tr>
      <w:tr w:rsidR="008146DF" w:rsidRPr="00FF4B55" w14:paraId="1ECC20C0" w14:textId="77777777" w:rsidTr="00E31452">
        <w:tc>
          <w:tcPr>
            <w:tcW w:w="8897" w:type="dxa"/>
            <w:shd w:val="clear" w:color="auto" w:fill="auto"/>
          </w:tcPr>
          <w:p w14:paraId="7652D845" w14:textId="2AFF9629" w:rsidR="008146DF" w:rsidRPr="00717683" w:rsidRDefault="00381399" w:rsidP="00E31452">
            <w:pPr>
              <w:widowControl w:val="0"/>
              <w:rPr>
                <w:rFonts w:ascii="Tahoma" w:hAnsi="Tahoma"/>
                <w:sz w:val="22"/>
                <w:szCs w:val="22"/>
              </w:rPr>
            </w:pPr>
            <w:r>
              <w:rPr>
                <w:rFonts w:ascii="Tahoma" w:hAnsi="Tahoma"/>
                <w:sz w:val="22"/>
                <w:szCs w:val="22"/>
              </w:rPr>
              <w:t xml:space="preserve">Blood Pressure and </w:t>
            </w:r>
            <w:r w:rsidR="008146DF" w:rsidRPr="00717683">
              <w:rPr>
                <w:rFonts w:ascii="Tahoma" w:hAnsi="Tahoma"/>
                <w:sz w:val="22"/>
                <w:szCs w:val="22"/>
              </w:rPr>
              <w:t>Heart Rate Readings</w:t>
            </w:r>
          </w:p>
        </w:tc>
        <w:tc>
          <w:tcPr>
            <w:tcW w:w="1276" w:type="dxa"/>
            <w:shd w:val="clear" w:color="auto" w:fill="auto"/>
          </w:tcPr>
          <w:p w14:paraId="633FB9EA" w14:textId="5D8ECC13" w:rsidR="008146DF" w:rsidRDefault="008146DF" w:rsidP="00E31452">
            <w:pPr>
              <w:widowControl w:val="0"/>
              <w:jc w:val="right"/>
              <w:rPr>
                <w:rFonts w:ascii="Arial" w:hAnsi="Arial"/>
                <w:sz w:val="22"/>
                <w:szCs w:val="22"/>
              </w:rPr>
            </w:pPr>
            <w:r>
              <w:rPr>
                <w:rFonts w:ascii="Arial" w:hAnsi="Arial"/>
                <w:sz w:val="22"/>
                <w:szCs w:val="22"/>
              </w:rPr>
              <w:t>9</w:t>
            </w:r>
            <w:r w:rsidR="006D73B5">
              <w:rPr>
                <w:rFonts w:ascii="Arial" w:hAnsi="Arial"/>
                <w:sz w:val="22"/>
                <w:szCs w:val="22"/>
              </w:rPr>
              <w:t>5</w:t>
            </w:r>
            <w:r w:rsidR="00381399">
              <w:rPr>
                <w:rFonts w:ascii="Arial" w:hAnsi="Arial"/>
                <w:sz w:val="22"/>
                <w:szCs w:val="22"/>
              </w:rPr>
              <w:t>-96</w:t>
            </w:r>
          </w:p>
        </w:tc>
      </w:tr>
      <w:tr w:rsidR="008146DF" w:rsidRPr="00FF4B55" w14:paraId="7C7A2545" w14:textId="77777777" w:rsidTr="00E31452">
        <w:tc>
          <w:tcPr>
            <w:tcW w:w="8897" w:type="dxa"/>
            <w:shd w:val="clear" w:color="auto" w:fill="auto"/>
          </w:tcPr>
          <w:p w14:paraId="181117F4" w14:textId="77777777" w:rsidR="008146DF" w:rsidRPr="00717683" w:rsidRDefault="008146DF" w:rsidP="00E31452">
            <w:pPr>
              <w:widowControl w:val="0"/>
              <w:rPr>
                <w:rFonts w:ascii="Tahoma" w:hAnsi="Tahoma"/>
                <w:sz w:val="22"/>
                <w:szCs w:val="22"/>
              </w:rPr>
            </w:pPr>
            <w:r w:rsidRPr="00717683">
              <w:rPr>
                <w:rFonts w:ascii="Tahoma" w:hAnsi="Tahoma"/>
                <w:sz w:val="22"/>
                <w:szCs w:val="22"/>
              </w:rPr>
              <w:t>Body Composition Analysis</w:t>
            </w:r>
          </w:p>
        </w:tc>
        <w:tc>
          <w:tcPr>
            <w:tcW w:w="1276" w:type="dxa"/>
            <w:shd w:val="clear" w:color="auto" w:fill="auto"/>
          </w:tcPr>
          <w:p w14:paraId="62D0B9F0" w14:textId="3058C1C3" w:rsidR="008146DF" w:rsidRDefault="008146DF" w:rsidP="00E31452">
            <w:pPr>
              <w:widowControl w:val="0"/>
              <w:jc w:val="right"/>
              <w:rPr>
                <w:rFonts w:ascii="Arial" w:hAnsi="Arial"/>
                <w:sz w:val="22"/>
                <w:szCs w:val="22"/>
              </w:rPr>
            </w:pPr>
            <w:r>
              <w:rPr>
                <w:rFonts w:ascii="Arial" w:hAnsi="Arial"/>
                <w:sz w:val="22"/>
                <w:szCs w:val="22"/>
              </w:rPr>
              <w:t>9</w:t>
            </w:r>
            <w:r w:rsidR="00381399">
              <w:rPr>
                <w:rFonts w:ascii="Arial" w:hAnsi="Arial"/>
                <w:sz w:val="22"/>
                <w:szCs w:val="22"/>
              </w:rPr>
              <w:t>7</w:t>
            </w:r>
            <w:r w:rsidR="006D73B5">
              <w:rPr>
                <w:rFonts w:ascii="Arial" w:hAnsi="Arial"/>
                <w:sz w:val="22"/>
                <w:szCs w:val="22"/>
              </w:rPr>
              <w:t>-10</w:t>
            </w:r>
            <w:r w:rsidR="00386ED6">
              <w:rPr>
                <w:rFonts w:ascii="Arial" w:hAnsi="Arial"/>
                <w:sz w:val="22"/>
                <w:szCs w:val="22"/>
              </w:rPr>
              <w:t>2</w:t>
            </w:r>
            <w:bookmarkStart w:id="1" w:name="_GoBack"/>
            <w:bookmarkEnd w:id="1"/>
          </w:p>
        </w:tc>
      </w:tr>
      <w:tr w:rsidR="008146DF" w:rsidRPr="00FF4B55" w14:paraId="445B563C" w14:textId="77777777" w:rsidTr="00E31452">
        <w:tc>
          <w:tcPr>
            <w:tcW w:w="8897" w:type="dxa"/>
            <w:shd w:val="clear" w:color="auto" w:fill="auto"/>
          </w:tcPr>
          <w:p w14:paraId="74F4B648" w14:textId="77777777" w:rsidR="008146DF" w:rsidRPr="00717683" w:rsidRDefault="008146DF" w:rsidP="00E31452">
            <w:pPr>
              <w:widowControl w:val="0"/>
              <w:rPr>
                <w:rFonts w:ascii="Tahoma" w:hAnsi="Tahoma"/>
                <w:sz w:val="22"/>
                <w:szCs w:val="22"/>
              </w:rPr>
            </w:pPr>
            <w:r w:rsidRPr="00717683">
              <w:rPr>
                <w:rFonts w:ascii="Tahoma" w:hAnsi="Tahoma"/>
                <w:sz w:val="22"/>
                <w:szCs w:val="22"/>
              </w:rPr>
              <w:t>Muscular Strength, Endurance, Agility and Balance Assessments</w:t>
            </w:r>
          </w:p>
        </w:tc>
        <w:tc>
          <w:tcPr>
            <w:tcW w:w="1276" w:type="dxa"/>
            <w:shd w:val="clear" w:color="auto" w:fill="auto"/>
          </w:tcPr>
          <w:p w14:paraId="6B01EFD9" w14:textId="29AF2C85" w:rsidR="008146DF" w:rsidRDefault="008146DF" w:rsidP="00E31452">
            <w:pPr>
              <w:widowControl w:val="0"/>
              <w:jc w:val="right"/>
              <w:rPr>
                <w:rFonts w:ascii="Arial" w:hAnsi="Arial"/>
                <w:sz w:val="22"/>
                <w:szCs w:val="22"/>
              </w:rPr>
            </w:pPr>
            <w:r>
              <w:rPr>
                <w:rFonts w:ascii="Arial" w:hAnsi="Arial"/>
                <w:sz w:val="22"/>
                <w:szCs w:val="22"/>
              </w:rPr>
              <w:t>10</w:t>
            </w:r>
            <w:r w:rsidR="00386ED6">
              <w:rPr>
                <w:rFonts w:ascii="Arial" w:hAnsi="Arial"/>
                <w:sz w:val="22"/>
                <w:szCs w:val="22"/>
              </w:rPr>
              <w:t>3</w:t>
            </w:r>
            <w:r w:rsidR="006D73B5">
              <w:rPr>
                <w:rFonts w:ascii="Arial" w:hAnsi="Arial"/>
                <w:sz w:val="22"/>
                <w:szCs w:val="22"/>
              </w:rPr>
              <w:t>-1</w:t>
            </w:r>
            <w:r w:rsidR="00386ED6">
              <w:rPr>
                <w:rFonts w:ascii="Arial" w:hAnsi="Arial"/>
                <w:sz w:val="22"/>
                <w:szCs w:val="22"/>
              </w:rPr>
              <w:t>10</w:t>
            </w:r>
          </w:p>
        </w:tc>
      </w:tr>
      <w:tr w:rsidR="008146DF" w:rsidRPr="00FF4B55" w14:paraId="2346E0F4" w14:textId="77777777" w:rsidTr="00E31452">
        <w:tc>
          <w:tcPr>
            <w:tcW w:w="8897" w:type="dxa"/>
            <w:shd w:val="clear" w:color="auto" w:fill="auto"/>
          </w:tcPr>
          <w:p w14:paraId="7F08261E" w14:textId="77777777" w:rsidR="008146DF" w:rsidRPr="00717683" w:rsidRDefault="008146DF" w:rsidP="00E31452">
            <w:pPr>
              <w:widowControl w:val="0"/>
              <w:rPr>
                <w:rFonts w:ascii="Tahoma" w:hAnsi="Tahoma"/>
                <w:sz w:val="22"/>
                <w:szCs w:val="22"/>
              </w:rPr>
            </w:pPr>
            <w:r w:rsidRPr="00717683">
              <w:rPr>
                <w:rFonts w:ascii="Tahoma" w:hAnsi="Tahoma"/>
                <w:sz w:val="22"/>
                <w:szCs w:val="22"/>
              </w:rPr>
              <w:t xml:space="preserve">Cardiovascular Endurance Assessment </w:t>
            </w:r>
          </w:p>
        </w:tc>
        <w:tc>
          <w:tcPr>
            <w:tcW w:w="1276" w:type="dxa"/>
            <w:shd w:val="clear" w:color="auto" w:fill="auto"/>
          </w:tcPr>
          <w:p w14:paraId="76AB436F" w14:textId="511333E7" w:rsidR="008146DF" w:rsidRDefault="00386ED6" w:rsidP="00E31452">
            <w:pPr>
              <w:widowControl w:val="0"/>
              <w:jc w:val="right"/>
              <w:rPr>
                <w:rFonts w:ascii="Arial" w:hAnsi="Arial"/>
                <w:sz w:val="22"/>
                <w:szCs w:val="22"/>
              </w:rPr>
            </w:pPr>
            <w:r>
              <w:rPr>
                <w:rFonts w:ascii="Arial" w:hAnsi="Arial"/>
                <w:sz w:val="22"/>
                <w:szCs w:val="22"/>
              </w:rPr>
              <w:t>111</w:t>
            </w:r>
            <w:r w:rsidR="006D73B5">
              <w:rPr>
                <w:rFonts w:ascii="Arial" w:hAnsi="Arial"/>
                <w:sz w:val="22"/>
                <w:szCs w:val="22"/>
              </w:rPr>
              <w:t>-11</w:t>
            </w:r>
            <w:r>
              <w:rPr>
                <w:rFonts w:ascii="Arial" w:hAnsi="Arial"/>
                <w:sz w:val="22"/>
                <w:szCs w:val="22"/>
              </w:rPr>
              <w:t>3</w:t>
            </w:r>
          </w:p>
        </w:tc>
      </w:tr>
      <w:tr w:rsidR="008146DF" w:rsidRPr="00FF4B55" w14:paraId="2C463AC6" w14:textId="77777777" w:rsidTr="00E31452">
        <w:tc>
          <w:tcPr>
            <w:tcW w:w="8897" w:type="dxa"/>
            <w:shd w:val="clear" w:color="auto" w:fill="auto"/>
          </w:tcPr>
          <w:p w14:paraId="7130AC35" w14:textId="77777777" w:rsidR="008146DF" w:rsidRPr="00717683" w:rsidRDefault="008146DF" w:rsidP="00E31452">
            <w:pPr>
              <w:widowControl w:val="0"/>
              <w:rPr>
                <w:rFonts w:ascii="Tahoma" w:hAnsi="Tahoma"/>
                <w:sz w:val="22"/>
                <w:szCs w:val="22"/>
              </w:rPr>
            </w:pPr>
            <w:r w:rsidRPr="00717683">
              <w:rPr>
                <w:rFonts w:ascii="Tahoma" w:hAnsi="Tahoma"/>
                <w:sz w:val="22"/>
                <w:szCs w:val="22"/>
              </w:rPr>
              <w:t>Flexibility Assessment</w:t>
            </w:r>
          </w:p>
        </w:tc>
        <w:tc>
          <w:tcPr>
            <w:tcW w:w="1276" w:type="dxa"/>
            <w:shd w:val="clear" w:color="auto" w:fill="auto"/>
          </w:tcPr>
          <w:p w14:paraId="734B569A" w14:textId="4CC8C909" w:rsidR="008146DF" w:rsidRDefault="008146DF" w:rsidP="00E31452">
            <w:pPr>
              <w:widowControl w:val="0"/>
              <w:jc w:val="right"/>
              <w:rPr>
                <w:rFonts w:ascii="Arial" w:hAnsi="Arial"/>
                <w:sz w:val="22"/>
                <w:szCs w:val="22"/>
              </w:rPr>
            </w:pPr>
            <w:r>
              <w:rPr>
                <w:rFonts w:ascii="Arial" w:hAnsi="Arial"/>
                <w:sz w:val="22"/>
                <w:szCs w:val="22"/>
              </w:rPr>
              <w:t>11</w:t>
            </w:r>
            <w:r w:rsidR="00386ED6">
              <w:rPr>
                <w:rFonts w:ascii="Arial" w:hAnsi="Arial"/>
                <w:sz w:val="22"/>
                <w:szCs w:val="22"/>
              </w:rPr>
              <w:t>4</w:t>
            </w:r>
            <w:r w:rsidR="006D73B5">
              <w:rPr>
                <w:rFonts w:ascii="Arial" w:hAnsi="Arial"/>
                <w:sz w:val="22"/>
                <w:szCs w:val="22"/>
              </w:rPr>
              <w:t>-11</w:t>
            </w:r>
            <w:r w:rsidR="00386ED6">
              <w:rPr>
                <w:rFonts w:ascii="Arial" w:hAnsi="Arial"/>
                <w:sz w:val="22"/>
                <w:szCs w:val="22"/>
              </w:rPr>
              <w:t>5</w:t>
            </w:r>
          </w:p>
        </w:tc>
      </w:tr>
      <w:tr w:rsidR="008146DF" w:rsidRPr="00FF4B55" w14:paraId="0A5130F9" w14:textId="77777777" w:rsidTr="00E31452">
        <w:tc>
          <w:tcPr>
            <w:tcW w:w="8897" w:type="dxa"/>
            <w:shd w:val="clear" w:color="auto" w:fill="auto"/>
          </w:tcPr>
          <w:p w14:paraId="1D4975E7" w14:textId="3CA23A7F" w:rsidR="008146DF" w:rsidRPr="00717683" w:rsidRDefault="00386ED6" w:rsidP="00E31452">
            <w:pPr>
              <w:widowControl w:val="0"/>
              <w:rPr>
                <w:rFonts w:ascii="Tahoma" w:hAnsi="Tahoma"/>
                <w:sz w:val="22"/>
                <w:szCs w:val="22"/>
              </w:rPr>
            </w:pPr>
            <w:hyperlink w:anchor="Chapter10" w:history="1">
              <w:r w:rsidR="008146DF" w:rsidRPr="001613EE">
                <w:rPr>
                  <w:rStyle w:val="Hyperlink"/>
                  <w:rFonts w:ascii="Tahoma" w:hAnsi="Tahoma"/>
                  <w:b/>
                  <w:sz w:val="22"/>
                  <w:szCs w:val="22"/>
                </w:rPr>
                <w:t>Chapter 10: 102 SMART Goals information</w:t>
              </w:r>
            </w:hyperlink>
          </w:p>
        </w:tc>
        <w:tc>
          <w:tcPr>
            <w:tcW w:w="1276" w:type="dxa"/>
            <w:shd w:val="clear" w:color="auto" w:fill="auto"/>
          </w:tcPr>
          <w:p w14:paraId="263CECB2" w14:textId="1B249567" w:rsidR="008146DF" w:rsidRDefault="008146DF" w:rsidP="00E31452">
            <w:pPr>
              <w:widowControl w:val="0"/>
              <w:jc w:val="right"/>
              <w:rPr>
                <w:rFonts w:ascii="Arial" w:hAnsi="Arial"/>
                <w:sz w:val="22"/>
                <w:szCs w:val="22"/>
              </w:rPr>
            </w:pPr>
            <w:r>
              <w:rPr>
                <w:rFonts w:ascii="Arial" w:hAnsi="Arial"/>
                <w:sz w:val="22"/>
                <w:szCs w:val="22"/>
              </w:rPr>
              <w:t>11</w:t>
            </w:r>
            <w:r w:rsidR="00386ED6">
              <w:rPr>
                <w:rFonts w:ascii="Arial" w:hAnsi="Arial"/>
                <w:sz w:val="22"/>
                <w:szCs w:val="22"/>
              </w:rPr>
              <w:t>6</w:t>
            </w:r>
            <w:r w:rsidR="006D73B5">
              <w:rPr>
                <w:rFonts w:ascii="Arial" w:hAnsi="Arial"/>
                <w:sz w:val="22"/>
                <w:szCs w:val="22"/>
              </w:rPr>
              <w:t>-11</w:t>
            </w:r>
            <w:r w:rsidR="00386ED6">
              <w:rPr>
                <w:rFonts w:ascii="Arial" w:hAnsi="Arial"/>
                <w:sz w:val="22"/>
                <w:szCs w:val="22"/>
              </w:rPr>
              <w:t>8</w:t>
            </w:r>
          </w:p>
        </w:tc>
      </w:tr>
      <w:tr w:rsidR="006D73B5" w:rsidRPr="00FF4B55" w14:paraId="3E46DD63" w14:textId="77777777" w:rsidTr="00E31452">
        <w:tc>
          <w:tcPr>
            <w:tcW w:w="8897" w:type="dxa"/>
            <w:shd w:val="clear" w:color="auto" w:fill="auto"/>
          </w:tcPr>
          <w:p w14:paraId="208DDB90" w14:textId="27C67F55" w:rsidR="006D73B5" w:rsidRDefault="00386ED6" w:rsidP="00E31452">
            <w:pPr>
              <w:widowControl w:val="0"/>
              <w:rPr>
                <w:rFonts w:ascii="Tahoma" w:hAnsi="Tahoma"/>
                <w:b/>
                <w:sz w:val="22"/>
                <w:szCs w:val="22"/>
              </w:rPr>
            </w:pPr>
            <w:hyperlink w:anchor="Chapter11" w:history="1">
              <w:r w:rsidR="006D73B5" w:rsidRPr="001613EE">
                <w:rPr>
                  <w:rStyle w:val="Hyperlink"/>
                  <w:rFonts w:ascii="Tahoma" w:hAnsi="Tahoma"/>
                  <w:b/>
                  <w:sz w:val="22"/>
                  <w:szCs w:val="22"/>
                </w:rPr>
                <w:t>Chapter 11: 103 Exercise Program Design Information</w:t>
              </w:r>
            </w:hyperlink>
          </w:p>
        </w:tc>
        <w:tc>
          <w:tcPr>
            <w:tcW w:w="1276" w:type="dxa"/>
            <w:shd w:val="clear" w:color="auto" w:fill="auto"/>
          </w:tcPr>
          <w:p w14:paraId="7D2CE47F" w14:textId="28C93318" w:rsidR="006D73B5" w:rsidRDefault="006D73B5" w:rsidP="00E31452">
            <w:pPr>
              <w:widowControl w:val="0"/>
              <w:jc w:val="right"/>
              <w:rPr>
                <w:rFonts w:ascii="Arial" w:hAnsi="Arial"/>
                <w:sz w:val="22"/>
                <w:szCs w:val="22"/>
              </w:rPr>
            </w:pPr>
            <w:r>
              <w:rPr>
                <w:rFonts w:ascii="Arial" w:hAnsi="Arial"/>
                <w:sz w:val="22"/>
                <w:szCs w:val="22"/>
              </w:rPr>
              <w:t>11</w:t>
            </w:r>
            <w:r w:rsidR="00386ED6">
              <w:rPr>
                <w:rFonts w:ascii="Arial" w:hAnsi="Arial"/>
                <w:sz w:val="22"/>
                <w:szCs w:val="22"/>
              </w:rPr>
              <w:t>9</w:t>
            </w:r>
            <w:r>
              <w:rPr>
                <w:rFonts w:ascii="Arial" w:hAnsi="Arial"/>
                <w:sz w:val="22"/>
                <w:szCs w:val="22"/>
              </w:rPr>
              <w:t>-12</w:t>
            </w:r>
            <w:r w:rsidR="00386ED6">
              <w:rPr>
                <w:rFonts w:ascii="Arial" w:hAnsi="Arial"/>
                <w:sz w:val="22"/>
                <w:szCs w:val="22"/>
              </w:rPr>
              <w:t>5</w:t>
            </w:r>
          </w:p>
        </w:tc>
      </w:tr>
      <w:tr w:rsidR="008146DF" w:rsidRPr="00FF4B55" w14:paraId="5E4A00AC" w14:textId="77777777" w:rsidTr="00E31452">
        <w:tc>
          <w:tcPr>
            <w:tcW w:w="8897" w:type="dxa"/>
            <w:shd w:val="clear" w:color="auto" w:fill="auto"/>
          </w:tcPr>
          <w:p w14:paraId="67D07ECC" w14:textId="77777777" w:rsidR="008146DF" w:rsidRDefault="008146DF" w:rsidP="00E31452">
            <w:pPr>
              <w:widowControl w:val="0"/>
              <w:rPr>
                <w:rFonts w:ascii="Tahoma" w:hAnsi="Tahoma"/>
                <w:b/>
                <w:sz w:val="22"/>
                <w:szCs w:val="22"/>
              </w:rPr>
            </w:pPr>
            <w:r w:rsidRPr="006B59FD">
              <w:rPr>
                <w:rFonts w:ascii="Tahoma" w:hAnsi="Tahoma" w:cs="Tahoma"/>
                <w:b/>
                <w:bCs/>
                <w:sz w:val="22"/>
                <w:szCs w:val="22"/>
              </w:rPr>
              <w:t>Related Websites</w:t>
            </w:r>
          </w:p>
        </w:tc>
        <w:tc>
          <w:tcPr>
            <w:tcW w:w="1276" w:type="dxa"/>
            <w:shd w:val="clear" w:color="auto" w:fill="auto"/>
          </w:tcPr>
          <w:p w14:paraId="449D36BE" w14:textId="7B8E5850" w:rsidR="008146DF" w:rsidRDefault="008146DF" w:rsidP="00E31452">
            <w:pPr>
              <w:widowControl w:val="0"/>
              <w:jc w:val="right"/>
              <w:rPr>
                <w:rFonts w:ascii="Arial" w:hAnsi="Arial"/>
                <w:sz w:val="22"/>
                <w:szCs w:val="22"/>
              </w:rPr>
            </w:pPr>
            <w:r>
              <w:rPr>
                <w:rFonts w:ascii="Arial" w:hAnsi="Arial"/>
                <w:sz w:val="22"/>
                <w:szCs w:val="22"/>
              </w:rPr>
              <w:t>1</w:t>
            </w:r>
            <w:r w:rsidR="006D73B5">
              <w:rPr>
                <w:rFonts w:ascii="Arial" w:hAnsi="Arial"/>
                <w:sz w:val="22"/>
                <w:szCs w:val="22"/>
              </w:rPr>
              <w:t>2</w:t>
            </w:r>
            <w:r w:rsidR="00386ED6">
              <w:rPr>
                <w:rFonts w:ascii="Arial" w:hAnsi="Arial"/>
                <w:sz w:val="22"/>
                <w:szCs w:val="22"/>
              </w:rPr>
              <w:t>6</w:t>
            </w:r>
          </w:p>
        </w:tc>
      </w:tr>
      <w:tr w:rsidR="008146DF" w:rsidRPr="00FF4B55" w14:paraId="0BD8B2B4" w14:textId="77777777" w:rsidTr="00E31452">
        <w:tc>
          <w:tcPr>
            <w:tcW w:w="8897" w:type="dxa"/>
            <w:shd w:val="clear" w:color="auto" w:fill="auto"/>
          </w:tcPr>
          <w:p w14:paraId="5808A4AB" w14:textId="77777777" w:rsidR="008146DF" w:rsidRDefault="008146DF" w:rsidP="00E31452">
            <w:pPr>
              <w:widowControl w:val="0"/>
              <w:rPr>
                <w:rFonts w:ascii="Tahoma" w:hAnsi="Tahoma"/>
                <w:b/>
                <w:sz w:val="22"/>
                <w:szCs w:val="22"/>
              </w:rPr>
            </w:pPr>
            <w:r w:rsidRPr="006B59FD">
              <w:rPr>
                <w:rFonts w:ascii="Tahoma" w:hAnsi="Tahoma" w:cs="Tahoma"/>
                <w:b/>
                <w:bCs/>
                <w:sz w:val="22"/>
                <w:szCs w:val="22"/>
              </w:rPr>
              <w:t>Bibliography</w:t>
            </w:r>
          </w:p>
        </w:tc>
        <w:tc>
          <w:tcPr>
            <w:tcW w:w="1276" w:type="dxa"/>
            <w:shd w:val="clear" w:color="auto" w:fill="auto"/>
          </w:tcPr>
          <w:p w14:paraId="5EA21A52" w14:textId="00054A1C" w:rsidR="008146DF" w:rsidRDefault="008146DF" w:rsidP="00E31452">
            <w:pPr>
              <w:widowControl w:val="0"/>
              <w:jc w:val="right"/>
              <w:rPr>
                <w:rFonts w:ascii="Arial" w:hAnsi="Arial"/>
                <w:sz w:val="22"/>
                <w:szCs w:val="22"/>
              </w:rPr>
            </w:pPr>
            <w:r>
              <w:rPr>
                <w:rFonts w:ascii="Arial" w:hAnsi="Arial"/>
                <w:sz w:val="22"/>
                <w:szCs w:val="22"/>
              </w:rPr>
              <w:t>1</w:t>
            </w:r>
            <w:r w:rsidR="006D73B5">
              <w:rPr>
                <w:rFonts w:ascii="Arial" w:hAnsi="Arial"/>
                <w:sz w:val="22"/>
                <w:szCs w:val="22"/>
              </w:rPr>
              <w:t>2</w:t>
            </w:r>
            <w:r w:rsidR="00386ED6">
              <w:rPr>
                <w:rFonts w:ascii="Arial" w:hAnsi="Arial"/>
                <w:sz w:val="22"/>
                <w:szCs w:val="22"/>
              </w:rPr>
              <w:t>7</w:t>
            </w:r>
            <w:r w:rsidR="006D73B5">
              <w:rPr>
                <w:rFonts w:ascii="Arial" w:hAnsi="Arial"/>
                <w:sz w:val="22"/>
                <w:szCs w:val="22"/>
              </w:rPr>
              <w:t>-12</w:t>
            </w:r>
            <w:r w:rsidR="00386ED6">
              <w:rPr>
                <w:rFonts w:ascii="Arial" w:hAnsi="Arial"/>
                <w:sz w:val="22"/>
                <w:szCs w:val="22"/>
              </w:rPr>
              <w:t>8</w:t>
            </w:r>
          </w:p>
        </w:tc>
      </w:tr>
      <w:tr w:rsidR="008146DF" w:rsidRPr="00FF4B55" w14:paraId="25AA7E6C" w14:textId="77777777" w:rsidTr="00E31452">
        <w:tc>
          <w:tcPr>
            <w:tcW w:w="8897" w:type="dxa"/>
            <w:shd w:val="clear" w:color="auto" w:fill="auto"/>
          </w:tcPr>
          <w:p w14:paraId="134C60FC" w14:textId="77777777" w:rsidR="008146DF" w:rsidRPr="006B59FD" w:rsidRDefault="008146DF" w:rsidP="00E31452">
            <w:pPr>
              <w:widowControl w:val="0"/>
              <w:rPr>
                <w:rFonts w:ascii="Tahoma" w:hAnsi="Tahoma" w:cs="Tahoma"/>
                <w:b/>
                <w:bCs/>
                <w:sz w:val="22"/>
                <w:szCs w:val="22"/>
              </w:rPr>
            </w:pPr>
            <w:r>
              <w:rPr>
                <w:rFonts w:ascii="Tahoma" w:hAnsi="Tahoma" w:cs="Tahoma"/>
                <w:b/>
                <w:bCs/>
                <w:sz w:val="22"/>
                <w:szCs w:val="22"/>
              </w:rPr>
              <w:t>Notes</w:t>
            </w:r>
          </w:p>
        </w:tc>
        <w:tc>
          <w:tcPr>
            <w:tcW w:w="1276" w:type="dxa"/>
            <w:shd w:val="clear" w:color="auto" w:fill="auto"/>
          </w:tcPr>
          <w:p w14:paraId="7F59753B" w14:textId="126F2FBC" w:rsidR="008146DF" w:rsidRDefault="006D73B5" w:rsidP="00E31452">
            <w:pPr>
              <w:widowControl w:val="0"/>
              <w:jc w:val="right"/>
              <w:rPr>
                <w:rFonts w:ascii="Arial" w:hAnsi="Arial"/>
                <w:sz w:val="22"/>
                <w:szCs w:val="22"/>
              </w:rPr>
            </w:pPr>
            <w:r>
              <w:rPr>
                <w:rFonts w:ascii="Arial" w:hAnsi="Arial"/>
                <w:sz w:val="22"/>
                <w:szCs w:val="22"/>
              </w:rPr>
              <w:t>12</w:t>
            </w:r>
            <w:r w:rsidR="00386ED6">
              <w:rPr>
                <w:rFonts w:ascii="Arial" w:hAnsi="Arial"/>
                <w:sz w:val="22"/>
                <w:szCs w:val="22"/>
              </w:rPr>
              <w:t>9</w:t>
            </w:r>
          </w:p>
          <w:p w14:paraId="743162DC" w14:textId="577A0688" w:rsidR="006D73B5" w:rsidRDefault="006D73B5" w:rsidP="00E31452">
            <w:pPr>
              <w:widowControl w:val="0"/>
              <w:jc w:val="right"/>
              <w:rPr>
                <w:rFonts w:ascii="Arial" w:hAnsi="Arial"/>
                <w:sz w:val="22"/>
                <w:szCs w:val="22"/>
              </w:rPr>
            </w:pPr>
          </w:p>
        </w:tc>
      </w:tr>
    </w:tbl>
    <w:p w14:paraId="062338C8" w14:textId="77777777" w:rsidR="008146DF" w:rsidRDefault="008146DF" w:rsidP="008146DF">
      <w:pPr>
        <w:jc w:val="center"/>
        <w:rPr>
          <w:rFonts w:ascii="Copperplate Gothic Bold" w:hAnsi="Copperplate Gothic Bold"/>
          <w:b/>
          <w:sz w:val="40"/>
        </w:rPr>
      </w:pPr>
    </w:p>
    <w:p w14:paraId="1046003D" w14:textId="77777777" w:rsidR="008146DF" w:rsidRPr="006D14E7" w:rsidRDefault="008146DF" w:rsidP="008146DF">
      <w:pPr>
        <w:jc w:val="center"/>
        <w:rPr>
          <w:rFonts w:ascii="Copperplate Gothic Bold" w:hAnsi="Copperplate Gothic Bold"/>
          <w:b/>
          <w:sz w:val="40"/>
        </w:rPr>
      </w:pPr>
      <w:r>
        <w:rPr>
          <w:rFonts w:ascii="Copperplate Gothic Bold" w:hAnsi="Copperplate Gothic Bold"/>
          <w:b/>
          <w:sz w:val="40"/>
        </w:rPr>
        <w:br w:type="page"/>
      </w:r>
      <w:bookmarkStart w:id="2" w:name="chapter1"/>
      <w:r w:rsidRPr="006D14E7">
        <w:rPr>
          <w:rFonts w:ascii="Copperplate Gothic Bold" w:hAnsi="Copperplate Gothic Bold"/>
          <w:b/>
          <w:sz w:val="40"/>
        </w:rPr>
        <w:lastRenderedPageBreak/>
        <w:t>CHAPTER 1</w:t>
      </w:r>
      <w:bookmarkEnd w:id="2"/>
    </w:p>
    <w:p w14:paraId="6883E4BF" w14:textId="77777777" w:rsidR="008146DF" w:rsidRPr="006D14E7" w:rsidRDefault="008146DF" w:rsidP="008146DF">
      <w:pPr>
        <w:jc w:val="center"/>
        <w:rPr>
          <w:rFonts w:ascii="Copperplate Gothic Bold" w:hAnsi="Copperplate Gothic Bold"/>
          <w:b/>
          <w:sz w:val="40"/>
        </w:rPr>
      </w:pPr>
      <w:r w:rsidRPr="006D14E7">
        <w:rPr>
          <w:rFonts w:ascii="Copperplate Gothic Bold" w:hAnsi="Copperplate Gothic Bold"/>
          <w:b/>
          <w:sz w:val="40"/>
        </w:rPr>
        <w:t xml:space="preserve">HEALTH, WELLNESS </w:t>
      </w:r>
    </w:p>
    <w:p w14:paraId="26EB6342" w14:textId="77777777" w:rsidR="008146DF" w:rsidRDefault="008146DF" w:rsidP="008146DF">
      <w:pPr>
        <w:jc w:val="center"/>
        <w:rPr>
          <w:rFonts w:ascii="Copperplate Gothic Bold" w:hAnsi="Copperplate Gothic Bold"/>
          <w:b/>
          <w:sz w:val="40"/>
        </w:rPr>
      </w:pPr>
      <w:r w:rsidRPr="006D14E7">
        <w:rPr>
          <w:rFonts w:ascii="Copperplate Gothic Bold" w:hAnsi="Copperplate Gothic Bold"/>
          <w:b/>
          <w:sz w:val="40"/>
        </w:rPr>
        <w:t>&amp; LIFESTYLE AWARENESS</w:t>
      </w:r>
    </w:p>
    <w:p w14:paraId="2F4B95B9" w14:textId="77777777" w:rsidR="008146DF" w:rsidRDefault="008146DF" w:rsidP="008146DF">
      <w:pPr>
        <w:rPr>
          <w:rFonts w:ascii="Copperplate Gothic Bold" w:hAnsi="Copperplate Gothic Bold"/>
          <w:sz w:val="24"/>
        </w:rPr>
      </w:pPr>
    </w:p>
    <w:p w14:paraId="01BB9D46" w14:textId="77777777" w:rsidR="008146DF" w:rsidRDefault="008146DF" w:rsidP="008146DF">
      <w:pPr>
        <w:rPr>
          <w:rFonts w:ascii="Tahoma" w:hAnsi="Tahoma"/>
          <w:b/>
          <w:sz w:val="32"/>
        </w:rPr>
      </w:pPr>
      <w:r>
        <w:rPr>
          <w:rFonts w:ascii="Tahoma" w:hAnsi="Tahoma"/>
          <w:b/>
          <w:sz w:val="32"/>
        </w:rPr>
        <w:t>HEALTH &amp; WELLNESS</w:t>
      </w:r>
    </w:p>
    <w:p w14:paraId="158D2959" w14:textId="77777777" w:rsidR="008146DF" w:rsidRPr="00F313CF" w:rsidRDefault="008146DF" w:rsidP="008146DF">
      <w:pPr>
        <w:widowControl w:val="0"/>
        <w:rPr>
          <w:sz w:val="10"/>
        </w:rPr>
      </w:pPr>
    </w:p>
    <w:p w14:paraId="63780789" w14:textId="77777777" w:rsidR="008146DF" w:rsidRDefault="008146DF" w:rsidP="008146DF">
      <w:pPr>
        <w:widowControl w:val="0"/>
        <w:tabs>
          <w:tab w:val="left" w:pos="-1440"/>
        </w:tabs>
        <w:ind w:left="1440" w:hanging="1440"/>
        <w:rPr>
          <w:rFonts w:ascii="Tahoma" w:hAnsi="Tahoma"/>
          <w:b/>
          <w:sz w:val="24"/>
        </w:rPr>
      </w:pPr>
      <w:r>
        <w:rPr>
          <w:rFonts w:ascii="Tahoma" w:hAnsi="Tahoma"/>
          <w:b/>
          <w:sz w:val="24"/>
        </w:rPr>
        <w:t>HEALTH</w:t>
      </w:r>
    </w:p>
    <w:p w14:paraId="0EC5F933" w14:textId="77777777" w:rsidR="008146DF" w:rsidRPr="00F313CF" w:rsidRDefault="008146DF" w:rsidP="008146DF">
      <w:pPr>
        <w:widowControl w:val="0"/>
        <w:tabs>
          <w:tab w:val="left" w:pos="-1440"/>
        </w:tabs>
        <w:ind w:left="1440" w:hanging="1440"/>
        <w:rPr>
          <w:rFonts w:ascii="Tahoma" w:hAnsi="Tahoma"/>
          <w:b/>
          <w:sz w:val="14"/>
        </w:rPr>
      </w:pPr>
    </w:p>
    <w:p w14:paraId="5BF5D89E" w14:textId="77777777" w:rsidR="008146DF" w:rsidRDefault="008146DF" w:rsidP="008146DF">
      <w:pPr>
        <w:widowControl w:val="0"/>
        <w:tabs>
          <w:tab w:val="left" w:pos="-1440"/>
        </w:tabs>
        <w:rPr>
          <w:rFonts w:ascii="Arial Narrow" w:hAnsi="Arial Narrow"/>
          <w:sz w:val="24"/>
        </w:rPr>
      </w:pPr>
      <w:r>
        <w:rPr>
          <w:rFonts w:ascii="Arial Narrow" w:hAnsi="Arial Narrow"/>
          <w:sz w:val="24"/>
        </w:rPr>
        <w:t>The World Health Organization defines health as being a state of complete physical, mental and social well-being, not merely the absence of disease or infirmity. To be of sound spirit, mind and body is to be healthy.</w:t>
      </w:r>
    </w:p>
    <w:p w14:paraId="0183FCFE" w14:textId="77777777" w:rsidR="008146DF" w:rsidRDefault="008146DF" w:rsidP="008146DF">
      <w:pPr>
        <w:widowControl w:val="0"/>
        <w:tabs>
          <w:tab w:val="left" w:pos="-1440"/>
        </w:tabs>
        <w:rPr>
          <w:sz w:val="16"/>
        </w:rPr>
      </w:pPr>
    </w:p>
    <w:p w14:paraId="3F8D5CB6" w14:textId="77777777" w:rsidR="008146DF" w:rsidRDefault="008146DF" w:rsidP="008146DF">
      <w:pPr>
        <w:widowControl w:val="0"/>
        <w:tabs>
          <w:tab w:val="left" w:pos="-1440"/>
        </w:tabs>
        <w:ind w:left="1440" w:hanging="1440"/>
        <w:rPr>
          <w:rFonts w:ascii="Tahoma" w:hAnsi="Tahoma"/>
          <w:b/>
          <w:sz w:val="24"/>
        </w:rPr>
      </w:pPr>
      <w:r>
        <w:rPr>
          <w:rFonts w:ascii="Tahoma" w:hAnsi="Tahoma"/>
          <w:b/>
          <w:sz w:val="24"/>
        </w:rPr>
        <w:t>WELLNESS</w:t>
      </w:r>
    </w:p>
    <w:p w14:paraId="2D2A940D" w14:textId="77777777" w:rsidR="008146DF" w:rsidRPr="00055A21" w:rsidRDefault="008146DF" w:rsidP="008146DF">
      <w:pPr>
        <w:widowControl w:val="0"/>
        <w:tabs>
          <w:tab w:val="left" w:pos="-1440"/>
        </w:tabs>
        <w:ind w:left="1440" w:hanging="1440"/>
        <w:rPr>
          <w:rFonts w:ascii="Tahoma" w:hAnsi="Tahoma"/>
          <w:b/>
          <w:sz w:val="16"/>
        </w:rPr>
      </w:pPr>
    </w:p>
    <w:p w14:paraId="557E852C" w14:textId="77777777" w:rsidR="008146DF" w:rsidRDefault="008146DF" w:rsidP="008146DF">
      <w:pPr>
        <w:pStyle w:val="BodyText"/>
        <w:numPr>
          <w:ilvl w:val="0"/>
          <w:numId w:val="6"/>
        </w:numPr>
      </w:pPr>
      <w:r>
        <w:t xml:space="preserve">Wellness is defined as the attitude that one has towards one’s overall health and well-being. </w:t>
      </w:r>
    </w:p>
    <w:p w14:paraId="71C7C9A4" w14:textId="77777777" w:rsidR="008146DF" w:rsidRDefault="008146DF" w:rsidP="008146DF">
      <w:pPr>
        <w:widowControl w:val="0"/>
        <w:numPr>
          <w:ilvl w:val="0"/>
          <w:numId w:val="6"/>
        </w:numPr>
        <w:rPr>
          <w:rFonts w:ascii="Arial Narrow" w:hAnsi="Arial Narrow"/>
          <w:sz w:val="24"/>
        </w:rPr>
      </w:pPr>
      <w:r>
        <w:rPr>
          <w:rFonts w:ascii="Arial Narrow" w:hAnsi="Arial Narrow"/>
          <w:sz w:val="24"/>
        </w:rPr>
        <w:t>Wellness is achieved by following a lifestyle based on health-enhancing behaviours.</w:t>
      </w:r>
    </w:p>
    <w:p w14:paraId="188F7E8F" w14:textId="77777777" w:rsidR="008146DF" w:rsidRDefault="008146DF" w:rsidP="008146DF">
      <w:pPr>
        <w:widowControl w:val="0"/>
        <w:numPr>
          <w:ilvl w:val="0"/>
          <w:numId w:val="4"/>
        </w:numPr>
        <w:rPr>
          <w:rFonts w:ascii="Arial Narrow" w:hAnsi="Arial Narrow"/>
          <w:sz w:val="24"/>
        </w:rPr>
      </w:pPr>
      <w:r>
        <w:rPr>
          <w:rFonts w:ascii="Arial Narrow" w:hAnsi="Arial Narrow"/>
          <w:sz w:val="24"/>
        </w:rPr>
        <w:t>Wellness involves more than not being sick. It involves making the lifestyle choices that prevent illness and lead to a more balanced, healthier and more satisfying life.</w:t>
      </w:r>
    </w:p>
    <w:p w14:paraId="53F6EFAB" w14:textId="77777777" w:rsidR="008146DF" w:rsidRDefault="008146DF" w:rsidP="008146DF">
      <w:pPr>
        <w:widowControl w:val="0"/>
        <w:numPr>
          <w:ilvl w:val="0"/>
          <w:numId w:val="5"/>
        </w:numPr>
        <w:rPr>
          <w:sz w:val="24"/>
        </w:rPr>
      </w:pPr>
      <w:r>
        <w:rPr>
          <w:rFonts w:ascii="Arial Narrow" w:hAnsi="Arial Narrow"/>
          <w:sz w:val="24"/>
        </w:rPr>
        <w:t xml:space="preserve">More specifically, it represents individuals who make specific lifestyle choices that are characterized by personal responsibility, balance, and maximum enhancement of physical, mental, and spiritual health. </w:t>
      </w:r>
    </w:p>
    <w:p w14:paraId="4355440B" w14:textId="77777777" w:rsidR="008146DF" w:rsidRPr="00F313CF" w:rsidRDefault="008146DF" w:rsidP="008146DF">
      <w:pPr>
        <w:widowControl w:val="0"/>
        <w:rPr>
          <w:sz w:val="10"/>
        </w:rPr>
      </w:pPr>
    </w:p>
    <w:p w14:paraId="39203A6E" w14:textId="77777777" w:rsidR="008146DF" w:rsidRDefault="008146DF" w:rsidP="008146DF">
      <w:pPr>
        <w:widowControl w:val="0"/>
        <w:rPr>
          <w:rFonts w:ascii="Tahoma" w:hAnsi="Tahoma"/>
          <w:b/>
          <w:sz w:val="24"/>
        </w:rPr>
      </w:pPr>
      <w:r>
        <w:rPr>
          <w:rFonts w:ascii="Tahoma" w:hAnsi="Tahoma"/>
          <w:b/>
          <w:sz w:val="24"/>
        </w:rPr>
        <w:t>LIFESTYLE IS A CHOICE</w:t>
      </w:r>
    </w:p>
    <w:p w14:paraId="246E5F09" w14:textId="77777777" w:rsidR="008146DF" w:rsidRPr="00F313CF" w:rsidRDefault="008146DF" w:rsidP="008146DF">
      <w:pPr>
        <w:widowControl w:val="0"/>
        <w:rPr>
          <w:rFonts w:ascii="Tahoma" w:hAnsi="Tahoma"/>
          <w:b/>
          <w:sz w:val="12"/>
        </w:rPr>
      </w:pPr>
    </w:p>
    <w:p w14:paraId="3940A447" w14:textId="77777777" w:rsidR="008146DF" w:rsidRDefault="008146DF" w:rsidP="008146DF">
      <w:pPr>
        <w:widowControl w:val="0"/>
        <w:numPr>
          <w:ilvl w:val="0"/>
          <w:numId w:val="7"/>
        </w:numPr>
        <w:rPr>
          <w:rFonts w:ascii="Arial Narrow" w:hAnsi="Arial Narrow"/>
          <w:sz w:val="24"/>
        </w:rPr>
      </w:pPr>
      <w:r>
        <w:rPr>
          <w:rFonts w:ascii="Arial Narrow" w:hAnsi="Arial Narrow"/>
          <w:sz w:val="24"/>
        </w:rPr>
        <w:t xml:space="preserve">Every day, you make decisions that have immediate and long-term effects on your life and your health. You decide what to eat, whether to drink or smoke, whether to practice safe sexual habits, whether to exercise, how to cope with pressures and stress, whether to complete your work, whether to go to the doctor regularly, whether to take your medication, whether to follow the advice given by your doctor etc. </w:t>
      </w:r>
    </w:p>
    <w:p w14:paraId="7FEB009F" w14:textId="77777777" w:rsidR="008146DF" w:rsidRDefault="008146DF" w:rsidP="008146DF">
      <w:pPr>
        <w:widowControl w:val="0"/>
        <w:numPr>
          <w:ilvl w:val="0"/>
          <w:numId w:val="2"/>
        </w:numPr>
        <w:rPr>
          <w:rFonts w:ascii="Arial Narrow" w:hAnsi="Arial Narrow"/>
          <w:sz w:val="24"/>
        </w:rPr>
      </w:pPr>
      <w:r>
        <w:rPr>
          <w:rFonts w:ascii="Arial Narrow" w:hAnsi="Arial Narrow"/>
          <w:sz w:val="24"/>
        </w:rPr>
        <w:t xml:space="preserve">Each individual is responsible for the lifestyle choices that they make and the positive or negative consequences that go along with those choices. </w:t>
      </w:r>
    </w:p>
    <w:p w14:paraId="7583C2E1" w14:textId="77777777" w:rsidR="008146DF" w:rsidRDefault="008146DF" w:rsidP="008146DF">
      <w:pPr>
        <w:widowControl w:val="0"/>
        <w:numPr>
          <w:ilvl w:val="0"/>
          <w:numId w:val="2"/>
        </w:numPr>
        <w:rPr>
          <w:rFonts w:ascii="Arial Narrow" w:hAnsi="Arial Narrow"/>
          <w:sz w:val="24"/>
        </w:rPr>
      </w:pPr>
      <w:r>
        <w:rPr>
          <w:rFonts w:ascii="Arial Narrow" w:hAnsi="Arial Narrow"/>
          <w:sz w:val="24"/>
        </w:rPr>
        <w:t>Hopefully through education and participation you will be able to make or continue to make positive lifestyle choices so that you can obtain personal health and wellness.</w:t>
      </w:r>
    </w:p>
    <w:p w14:paraId="5AD819F6" w14:textId="77777777" w:rsidR="008146DF" w:rsidRDefault="008146DF" w:rsidP="008146DF">
      <w:pPr>
        <w:widowControl w:val="0"/>
        <w:numPr>
          <w:ilvl w:val="0"/>
          <w:numId w:val="3"/>
        </w:numPr>
        <w:rPr>
          <w:sz w:val="24"/>
        </w:rPr>
      </w:pPr>
      <w:r>
        <w:rPr>
          <w:rFonts w:ascii="Arial Narrow" w:hAnsi="Arial Narrow"/>
          <w:sz w:val="24"/>
        </w:rPr>
        <w:t xml:space="preserve">Making healthy lifestyle choices and following them may not always be easy; in fact, it can be very difficult. It is up to you to set your lifestyle goals and develop strategies to make the lifestyle choices that are important to you. </w:t>
      </w:r>
    </w:p>
    <w:p w14:paraId="2F68E5AF" w14:textId="77777777" w:rsidR="008146DF" w:rsidRDefault="008146DF" w:rsidP="008146DF">
      <w:pPr>
        <w:widowControl w:val="0"/>
        <w:rPr>
          <w:sz w:val="24"/>
        </w:rPr>
      </w:pPr>
    </w:p>
    <w:p w14:paraId="664032F4" w14:textId="77777777" w:rsidR="008146DF" w:rsidRDefault="008146DF" w:rsidP="008146DF">
      <w:pPr>
        <w:pStyle w:val="BodyText"/>
      </w:pPr>
      <w:r>
        <w:t>The goal of this manual is to provide you with the information that you need to allow you to achieve health and wellness. By adopting healthy behaviours like regular physical activity, healthy eating habits, adequate sleep, engaging in healthy relationships, and simply taking a walk-in nature you can take charge of your health, prevent illness and improve the quality of your life. The choice is up to you. The keys to success are motivation, accurate information and knowledge, workable strategies and a belief in your ability to change.</w:t>
      </w:r>
    </w:p>
    <w:p w14:paraId="47EFA650" w14:textId="77777777" w:rsidR="008146DF" w:rsidRDefault="008146DF" w:rsidP="008146DF">
      <w:pPr>
        <w:rPr>
          <w:rFonts w:ascii="Arial Narrow" w:hAnsi="Arial Narrow"/>
          <w:sz w:val="24"/>
        </w:rPr>
      </w:pPr>
      <w:r>
        <w:br w:type="page"/>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6"/>
        <w:gridCol w:w="3118"/>
      </w:tblGrid>
      <w:tr w:rsidR="008146DF" w:rsidRPr="00BA606D" w14:paraId="5CDEF29B" w14:textId="77777777" w:rsidTr="00E31452">
        <w:tc>
          <w:tcPr>
            <w:tcW w:w="7196" w:type="dxa"/>
            <w:tcBorders>
              <w:top w:val="nil"/>
              <w:left w:val="nil"/>
              <w:bottom w:val="nil"/>
              <w:right w:val="nil"/>
            </w:tcBorders>
            <w:shd w:val="clear" w:color="auto" w:fill="auto"/>
          </w:tcPr>
          <w:p w14:paraId="4FCC2593" w14:textId="77777777" w:rsidR="008146DF" w:rsidRPr="00BA606D" w:rsidRDefault="008146DF" w:rsidP="00E31452">
            <w:pPr>
              <w:jc w:val="center"/>
              <w:rPr>
                <w:rFonts w:ascii="Tahoma" w:hAnsi="Tahoma"/>
                <w:b/>
                <w:sz w:val="32"/>
              </w:rPr>
            </w:pPr>
            <w:r w:rsidRPr="00BA606D">
              <w:rPr>
                <w:rFonts w:ascii="Tahoma" w:hAnsi="Tahoma"/>
                <w:b/>
                <w:sz w:val="32"/>
              </w:rPr>
              <w:lastRenderedPageBreak/>
              <w:br w:type="page"/>
            </w:r>
          </w:p>
          <w:p w14:paraId="65CA626D" w14:textId="77777777" w:rsidR="008146DF" w:rsidRPr="00BA606D" w:rsidRDefault="008146DF" w:rsidP="00E31452">
            <w:pPr>
              <w:jc w:val="center"/>
              <w:rPr>
                <w:rFonts w:ascii="Tahoma" w:hAnsi="Tahoma"/>
                <w:b/>
                <w:sz w:val="32"/>
              </w:rPr>
            </w:pPr>
          </w:p>
          <w:p w14:paraId="202ECA43" w14:textId="77777777" w:rsidR="008146DF" w:rsidRPr="00BA606D" w:rsidRDefault="008146DF" w:rsidP="00E31452">
            <w:pPr>
              <w:jc w:val="center"/>
              <w:rPr>
                <w:rFonts w:ascii="Tahoma" w:hAnsi="Tahoma"/>
                <w:b/>
                <w:sz w:val="32"/>
              </w:rPr>
            </w:pPr>
            <w:r w:rsidRPr="00BA606D">
              <w:rPr>
                <w:rFonts w:ascii="Tahoma" w:hAnsi="Tahoma"/>
                <w:b/>
                <w:sz w:val="32"/>
              </w:rPr>
              <w:t>THE 6 DIMENSIONS OF HEALTH</w:t>
            </w:r>
          </w:p>
        </w:tc>
        <w:tc>
          <w:tcPr>
            <w:tcW w:w="3118" w:type="dxa"/>
            <w:tcBorders>
              <w:left w:val="nil"/>
            </w:tcBorders>
            <w:shd w:val="clear" w:color="auto" w:fill="auto"/>
          </w:tcPr>
          <w:p w14:paraId="3E123DF0" w14:textId="77777777" w:rsidR="008146DF" w:rsidRPr="00BA606D" w:rsidRDefault="008146DF" w:rsidP="00E31452">
            <w:pPr>
              <w:jc w:val="center"/>
              <w:rPr>
                <w:rFonts w:ascii="Tahoma" w:hAnsi="Tahoma"/>
                <w:b/>
                <w:sz w:val="32"/>
              </w:rPr>
            </w:pPr>
            <w:r>
              <w:rPr>
                <w:noProof/>
              </w:rPr>
              <w:drawing>
                <wp:inline distT="0" distB="0" distL="0" distR="0" wp14:anchorId="0AB18D73" wp14:editId="588C1A9D">
                  <wp:extent cx="1304290" cy="1292225"/>
                  <wp:effectExtent l="0" t="0" r="0" b="0"/>
                  <wp:docPr id="1" name="Picture 1" descr="The Wellness wheel looks at six areas of personal heal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Wellness wheel looks at six areas of personal health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4290" cy="1292225"/>
                          </a:xfrm>
                          <a:prstGeom prst="rect">
                            <a:avLst/>
                          </a:prstGeom>
                          <a:noFill/>
                          <a:ln>
                            <a:noFill/>
                          </a:ln>
                        </pic:spPr>
                      </pic:pic>
                    </a:graphicData>
                  </a:graphic>
                </wp:inline>
              </w:drawing>
            </w:r>
          </w:p>
        </w:tc>
      </w:tr>
    </w:tbl>
    <w:p w14:paraId="700E1D04" w14:textId="77777777" w:rsidR="008146DF" w:rsidRPr="00BA606D" w:rsidRDefault="008146DF" w:rsidP="008146DF">
      <w:pPr>
        <w:rPr>
          <w:vanish/>
        </w:rPr>
      </w:pPr>
    </w:p>
    <w:tbl>
      <w:tblPr>
        <w:tblW w:w="10314" w:type="dxa"/>
        <w:tblBorders>
          <w:insideH w:val="single" w:sz="6" w:space="0" w:color="auto"/>
          <w:insideV w:val="single" w:sz="6" w:space="0" w:color="auto"/>
        </w:tblBorders>
        <w:tblLayout w:type="fixed"/>
        <w:tblLook w:val="04A0" w:firstRow="1" w:lastRow="0" w:firstColumn="1" w:lastColumn="0" w:noHBand="0" w:noVBand="1"/>
      </w:tblPr>
      <w:tblGrid>
        <w:gridCol w:w="4786"/>
        <w:gridCol w:w="5528"/>
      </w:tblGrid>
      <w:tr w:rsidR="008146DF" w14:paraId="7B1F91CF" w14:textId="77777777" w:rsidTr="00E31452">
        <w:tc>
          <w:tcPr>
            <w:tcW w:w="10314" w:type="dxa"/>
            <w:gridSpan w:val="2"/>
            <w:tcBorders>
              <w:top w:val="single" w:sz="6" w:space="0" w:color="auto"/>
              <w:left w:val="single" w:sz="6" w:space="0" w:color="auto"/>
              <w:bottom w:val="single" w:sz="6" w:space="0" w:color="auto"/>
              <w:right w:val="single" w:sz="6" w:space="0" w:color="auto"/>
            </w:tcBorders>
            <w:shd w:val="clear" w:color="auto" w:fill="8496B0" w:themeFill="text2" w:themeFillTint="99"/>
            <w:hideMark/>
          </w:tcPr>
          <w:p w14:paraId="687C1431" w14:textId="77777777" w:rsidR="008146DF" w:rsidRDefault="008146DF" w:rsidP="00E31452">
            <w:pPr>
              <w:pStyle w:val="Heading1"/>
            </w:pPr>
            <w:r>
              <w:t>PHYSICAL HEALTH</w:t>
            </w:r>
          </w:p>
        </w:tc>
      </w:tr>
      <w:tr w:rsidR="008146DF" w14:paraId="2C2985AE" w14:textId="77777777" w:rsidTr="00E31452">
        <w:tc>
          <w:tcPr>
            <w:tcW w:w="10314" w:type="dxa"/>
            <w:gridSpan w:val="2"/>
            <w:tcBorders>
              <w:top w:val="single" w:sz="6" w:space="0" w:color="auto"/>
              <w:left w:val="single" w:sz="6" w:space="0" w:color="auto"/>
              <w:bottom w:val="single" w:sz="6" w:space="0" w:color="auto"/>
              <w:right w:val="single" w:sz="6" w:space="0" w:color="auto"/>
            </w:tcBorders>
            <w:hideMark/>
          </w:tcPr>
          <w:p w14:paraId="0529B5A1" w14:textId="77777777" w:rsidR="008146DF" w:rsidRDefault="008146DF" w:rsidP="00E31452">
            <w:pPr>
              <w:rPr>
                <w:rFonts w:ascii="Arial Narrow" w:hAnsi="Arial Narrow"/>
                <w:b/>
                <w:sz w:val="24"/>
              </w:rPr>
            </w:pPr>
            <w:r>
              <w:rPr>
                <w:rFonts w:ascii="Arial Narrow" w:hAnsi="Arial Narrow"/>
                <w:b/>
                <w:sz w:val="24"/>
              </w:rPr>
              <w:t>In order to achieve physical health, I should consider the following lifestyle choices.</w:t>
            </w:r>
          </w:p>
        </w:tc>
      </w:tr>
      <w:tr w:rsidR="008146DF" w14:paraId="0853D25C" w14:textId="77777777" w:rsidTr="00E31452">
        <w:trPr>
          <w:trHeight w:val="1029"/>
        </w:trPr>
        <w:tc>
          <w:tcPr>
            <w:tcW w:w="4786" w:type="dxa"/>
            <w:tcBorders>
              <w:top w:val="single" w:sz="6" w:space="0" w:color="auto"/>
              <w:left w:val="single" w:sz="6" w:space="0" w:color="auto"/>
              <w:bottom w:val="single" w:sz="6" w:space="0" w:color="auto"/>
              <w:right w:val="single" w:sz="6" w:space="0" w:color="auto"/>
            </w:tcBorders>
            <w:hideMark/>
          </w:tcPr>
          <w:p w14:paraId="4FFA33C9" w14:textId="77777777" w:rsidR="008146DF" w:rsidRDefault="008146DF" w:rsidP="00E31452">
            <w:pPr>
              <w:numPr>
                <w:ilvl w:val="0"/>
                <w:numId w:val="1"/>
              </w:numPr>
              <w:rPr>
                <w:rFonts w:ascii="Arial Narrow" w:hAnsi="Arial Narrow"/>
                <w:sz w:val="24"/>
              </w:rPr>
            </w:pPr>
            <w:r>
              <w:rPr>
                <w:rFonts w:ascii="Arial Narrow" w:hAnsi="Arial Narrow"/>
                <w:sz w:val="24"/>
              </w:rPr>
              <w:t xml:space="preserve">Eating habits </w:t>
            </w:r>
          </w:p>
          <w:p w14:paraId="4CA17C1D" w14:textId="77777777" w:rsidR="008146DF" w:rsidRDefault="008146DF" w:rsidP="00E31452">
            <w:pPr>
              <w:numPr>
                <w:ilvl w:val="0"/>
                <w:numId w:val="1"/>
              </w:numPr>
              <w:rPr>
                <w:rFonts w:ascii="Arial Narrow" w:hAnsi="Arial Narrow"/>
                <w:sz w:val="24"/>
              </w:rPr>
            </w:pPr>
            <w:r>
              <w:rPr>
                <w:rFonts w:ascii="Arial Narrow" w:hAnsi="Arial Narrow"/>
                <w:sz w:val="24"/>
              </w:rPr>
              <w:t xml:space="preserve">Exercise Habits (cardiovascular, muscular and flexibility). </w:t>
            </w:r>
          </w:p>
          <w:p w14:paraId="6A23330F" w14:textId="77777777" w:rsidR="008146DF" w:rsidRDefault="008146DF" w:rsidP="00E31452">
            <w:pPr>
              <w:numPr>
                <w:ilvl w:val="0"/>
                <w:numId w:val="1"/>
              </w:numPr>
              <w:rPr>
                <w:rFonts w:ascii="Arial Narrow" w:hAnsi="Arial Narrow"/>
                <w:sz w:val="24"/>
              </w:rPr>
            </w:pPr>
            <w:r>
              <w:rPr>
                <w:rFonts w:ascii="Arial Narrow" w:hAnsi="Arial Narrow"/>
                <w:sz w:val="24"/>
              </w:rPr>
              <w:t xml:space="preserve">Level of daily activity. </w:t>
            </w:r>
          </w:p>
        </w:tc>
        <w:tc>
          <w:tcPr>
            <w:tcW w:w="5528" w:type="dxa"/>
            <w:tcBorders>
              <w:top w:val="single" w:sz="6" w:space="0" w:color="auto"/>
              <w:left w:val="single" w:sz="6" w:space="0" w:color="auto"/>
              <w:bottom w:val="single" w:sz="6" w:space="0" w:color="auto"/>
              <w:right w:val="single" w:sz="6" w:space="0" w:color="auto"/>
            </w:tcBorders>
            <w:hideMark/>
          </w:tcPr>
          <w:p w14:paraId="636AAE13" w14:textId="77777777" w:rsidR="008146DF" w:rsidRDefault="008146DF" w:rsidP="00E31452">
            <w:pPr>
              <w:numPr>
                <w:ilvl w:val="0"/>
                <w:numId w:val="1"/>
              </w:numPr>
              <w:rPr>
                <w:rFonts w:ascii="Arial Narrow" w:hAnsi="Arial Narrow"/>
                <w:sz w:val="24"/>
              </w:rPr>
            </w:pPr>
            <w:r>
              <w:rPr>
                <w:rFonts w:ascii="Arial Narrow" w:hAnsi="Arial Narrow"/>
                <w:sz w:val="24"/>
              </w:rPr>
              <w:t xml:space="preserve">Safety habits </w:t>
            </w:r>
          </w:p>
          <w:p w14:paraId="0EA4F0C3" w14:textId="77777777" w:rsidR="008146DF" w:rsidRDefault="008146DF" w:rsidP="00E31452">
            <w:pPr>
              <w:numPr>
                <w:ilvl w:val="0"/>
                <w:numId w:val="1"/>
              </w:numPr>
              <w:rPr>
                <w:rFonts w:ascii="Arial Narrow" w:hAnsi="Arial Narrow"/>
                <w:sz w:val="24"/>
              </w:rPr>
            </w:pPr>
            <w:r>
              <w:rPr>
                <w:rFonts w:ascii="Arial Narrow" w:hAnsi="Arial Narrow"/>
                <w:sz w:val="24"/>
              </w:rPr>
              <w:t>Disease prevention (medical check-ups / self-examinations)</w:t>
            </w:r>
          </w:p>
          <w:p w14:paraId="68B524DB" w14:textId="77777777" w:rsidR="008146DF" w:rsidRDefault="008146DF" w:rsidP="00E31452">
            <w:pPr>
              <w:numPr>
                <w:ilvl w:val="0"/>
                <w:numId w:val="1"/>
              </w:numPr>
              <w:rPr>
                <w:rFonts w:ascii="Arial Narrow" w:hAnsi="Arial Narrow"/>
                <w:sz w:val="24"/>
              </w:rPr>
            </w:pPr>
            <w:r>
              <w:rPr>
                <w:rFonts w:ascii="Arial Narrow" w:hAnsi="Arial Narrow"/>
                <w:sz w:val="24"/>
              </w:rPr>
              <w:t>Unhealthy habits: tobacco, alcohol, drug use</w:t>
            </w:r>
          </w:p>
        </w:tc>
      </w:tr>
      <w:tr w:rsidR="008146DF" w14:paraId="7A94C84B" w14:textId="77777777" w:rsidTr="00E31452">
        <w:tc>
          <w:tcPr>
            <w:tcW w:w="10314" w:type="dxa"/>
            <w:gridSpan w:val="2"/>
            <w:tcBorders>
              <w:top w:val="single" w:sz="6" w:space="0" w:color="auto"/>
              <w:left w:val="single" w:sz="6" w:space="0" w:color="auto"/>
              <w:bottom w:val="single" w:sz="6" w:space="0" w:color="auto"/>
              <w:right w:val="single" w:sz="6" w:space="0" w:color="auto"/>
            </w:tcBorders>
            <w:shd w:val="clear" w:color="auto" w:fill="A8D08D" w:themeFill="accent6" w:themeFillTint="99"/>
            <w:hideMark/>
          </w:tcPr>
          <w:p w14:paraId="12B9BD03" w14:textId="77777777" w:rsidR="008146DF" w:rsidRDefault="008146DF" w:rsidP="00E31452">
            <w:pPr>
              <w:jc w:val="center"/>
              <w:rPr>
                <w:rFonts w:ascii="Tahoma" w:hAnsi="Tahoma"/>
                <w:b/>
                <w:sz w:val="28"/>
              </w:rPr>
            </w:pPr>
            <w:r>
              <w:rPr>
                <w:rFonts w:ascii="Tahoma" w:hAnsi="Tahoma"/>
                <w:b/>
                <w:sz w:val="28"/>
              </w:rPr>
              <w:t>PSYCHOLOGICAL / MENTAL / EMOTIONAL HEALTH</w:t>
            </w:r>
          </w:p>
        </w:tc>
      </w:tr>
      <w:tr w:rsidR="008146DF" w14:paraId="5B6A7367" w14:textId="77777777" w:rsidTr="00E31452">
        <w:tc>
          <w:tcPr>
            <w:tcW w:w="10314" w:type="dxa"/>
            <w:gridSpan w:val="2"/>
            <w:tcBorders>
              <w:top w:val="single" w:sz="6" w:space="0" w:color="auto"/>
              <w:left w:val="single" w:sz="6" w:space="0" w:color="auto"/>
              <w:bottom w:val="single" w:sz="6" w:space="0" w:color="auto"/>
              <w:right w:val="single" w:sz="6" w:space="0" w:color="auto"/>
            </w:tcBorders>
            <w:hideMark/>
          </w:tcPr>
          <w:p w14:paraId="38D4EBE5" w14:textId="77777777" w:rsidR="008146DF" w:rsidRDefault="008146DF" w:rsidP="00E31452">
            <w:pPr>
              <w:rPr>
                <w:rFonts w:ascii="Arial Narrow" w:hAnsi="Arial Narrow"/>
                <w:b/>
                <w:sz w:val="24"/>
              </w:rPr>
            </w:pPr>
            <w:r>
              <w:rPr>
                <w:rFonts w:ascii="Arial Narrow" w:hAnsi="Arial Narrow"/>
                <w:b/>
                <w:sz w:val="24"/>
              </w:rPr>
              <w:t>In order to achieve psychological and emotional health I should consider the following:</w:t>
            </w:r>
          </w:p>
        </w:tc>
      </w:tr>
      <w:tr w:rsidR="008146DF" w14:paraId="07B33C84" w14:textId="77777777" w:rsidTr="00E31452">
        <w:tc>
          <w:tcPr>
            <w:tcW w:w="4786" w:type="dxa"/>
            <w:tcBorders>
              <w:top w:val="single" w:sz="6" w:space="0" w:color="auto"/>
              <w:left w:val="single" w:sz="6" w:space="0" w:color="auto"/>
              <w:bottom w:val="single" w:sz="6" w:space="0" w:color="auto"/>
              <w:right w:val="single" w:sz="6" w:space="0" w:color="auto"/>
            </w:tcBorders>
            <w:hideMark/>
          </w:tcPr>
          <w:p w14:paraId="1DDA0DA3" w14:textId="77777777" w:rsidR="008146DF" w:rsidRDefault="008146DF" w:rsidP="00E31452">
            <w:pPr>
              <w:numPr>
                <w:ilvl w:val="0"/>
                <w:numId w:val="1"/>
              </w:numPr>
              <w:rPr>
                <w:rFonts w:ascii="Arial Narrow" w:hAnsi="Arial Narrow"/>
                <w:sz w:val="24"/>
              </w:rPr>
            </w:pPr>
            <w:r>
              <w:rPr>
                <w:rFonts w:ascii="Arial Narrow" w:hAnsi="Arial Narrow"/>
                <w:sz w:val="24"/>
              </w:rPr>
              <w:t>Time management &amp; organizational skills</w:t>
            </w:r>
          </w:p>
          <w:p w14:paraId="5149EA2D" w14:textId="77777777" w:rsidR="008146DF" w:rsidRDefault="008146DF" w:rsidP="00E31452">
            <w:pPr>
              <w:numPr>
                <w:ilvl w:val="0"/>
                <w:numId w:val="1"/>
              </w:numPr>
              <w:rPr>
                <w:rFonts w:ascii="Arial Narrow" w:hAnsi="Arial Narrow"/>
                <w:sz w:val="24"/>
              </w:rPr>
            </w:pPr>
            <w:r>
              <w:rPr>
                <w:rFonts w:ascii="Arial Narrow" w:hAnsi="Arial Narrow"/>
                <w:sz w:val="24"/>
              </w:rPr>
              <w:t xml:space="preserve">Priorities and decision making </w:t>
            </w:r>
          </w:p>
          <w:p w14:paraId="1BA99086" w14:textId="77777777" w:rsidR="008146DF" w:rsidRDefault="008146DF" w:rsidP="00E31452">
            <w:pPr>
              <w:numPr>
                <w:ilvl w:val="0"/>
                <w:numId w:val="1"/>
              </w:numPr>
              <w:rPr>
                <w:rFonts w:ascii="Arial Narrow" w:hAnsi="Arial Narrow"/>
                <w:sz w:val="24"/>
              </w:rPr>
            </w:pPr>
            <w:r>
              <w:rPr>
                <w:rFonts w:ascii="Arial Narrow" w:hAnsi="Arial Narrow"/>
                <w:sz w:val="24"/>
              </w:rPr>
              <w:t>Relaxation and stress management / coping techniques</w:t>
            </w:r>
          </w:p>
        </w:tc>
        <w:tc>
          <w:tcPr>
            <w:tcW w:w="5528" w:type="dxa"/>
            <w:tcBorders>
              <w:top w:val="single" w:sz="6" w:space="0" w:color="auto"/>
              <w:left w:val="single" w:sz="6" w:space="0" w:color="auto"/>
              <w:bottom w:val="single" w:sz="6" w:space="0" w:color="auto"/>
              <w:right w:val="single" w:sz="6" w:space="0" w:color="auto"/>
            </w:tcBorders>
            <w:hideMark/>
          </w:tcPr>
          <w:p w14:paraId="531A25CB" w14:textId="77777777" w:rsidR="008146DF" w:rsidRDefault="008146DF" w:rsidP="00E31452">
            <w:pPr>
              <w:numPr>
                <w:ilvl w:val="0"/>
                <w:numId w:val="1"/>
              </w:numPr>
              <w:rPr>
                <w:rFonts w:ascii="Arial Narrow" w:hAnsi="Arial Narrow"/>
                <w:sz w:val="24"/>
              </w:rPr>
            </w:pPr>
            <w:r>
              <w:rPr>
                <w:rFonts w:ascii="Arial Narrow" w:hAnsi="Arial Narrow"/>
                <w:sz w:val="24"/>
              </w:rPr>
              <w:t>Personal relationships and support groups</w:t>
            </w:r>
          </w:p>
          <w:p w14:paraId="2D28B0AB" w14:textId="77777777" w:rsidR="008146DF" w:rsidRDefault="008146DF" w:rsidP="00E31452">
            <w:pPr>
              <w:numPr>
                <w:ilvl w:val="0"/>
                <w:numId w:val="1"/>
              </w:numPr>
              <w:rPr>
                <w:rFonts w:ascii="Arial" w:hAnsi="Arial"/>
                <w:sz w:val="24"/>
              </w:rPr>
            </w:pPr>
            <w:r>
              <w:rPr>
                <w:rFonts w:ascii="Arial Narrow" w:hAnsi="Arial Narrow"/>
                <w:sz w:val="24"/>
              </w:rPr>
              <w:t xml:space="preserve">Ability to express emotions and feelings </w:t>
            </w:r>
          </w:p>
          <w:p w14:paraId="0D0E5462" w14:textId="77777777" w:rsidR="008146DF" w:rsidRDefault="008146DF" w:rsidP="00E31452">
            <w:pPr>
              <w:numPr>
                <w:ilvl w:val="0"/>
                <w:numId w:val="1"/>
              </w:numPr>
              <w:rPr>
                <w:rFonts w:ascii="Arial" w:hAnsi="Arial"/>
                <w:sz w:val="24"/>
              </w:rPr>
            </w:pPr>
            <w:r>
              <w:rPr>
                <w:rFonts w:ascii="Arial Narrow" w:hAnsi="Arial Narrow"/>
                <w:sz w:val="24"/>
              </w:rPr>
              <w:t>Self-esteem and acceptance</w:t>
            </w:r>
          </w:p>
          <w:p w14:paraId="79C7F948" w14:textId="77777777" w:rsidR="008146DF" w:rsidRDefault="008146DF" w:rsidP="00E31452">
            <w:pPr>
              <w:numPr>
                <w:ilvl w:val="0"/>
                <w:numId w:val="1"/>
              </w:numPr>
              <w:rPr>
                <w:rFonts w:ascii="Arial" w:hAnsi="Arial"/>
                <w:sz w:val="24"/>
              </w:rPr>
            </w:pPr>
            <w:r>
              <w:rPr>
                <w:rFonts w:ascii="Arial Narrow" w:hAnsi="Arial Narrow"/>
                <w:sz w:val="24"/>
              </w:rPr>
              <w:t xml:space="preserve">Personal stressors </w:t>
            </w:r>
          </w:p>
        </w:tc>
      </w:tr>
      <w:tr w:rsidR="008146DF" w14:paraId="6A8B6022" w14:textId="77777777" w:rsidTr="00E31452">
        <w:tc>
          <w:tcPr>
            <w:tcW w:w="10314" w:type="dxa"/>
            <w:gridSpan w:val="2"/>
            <w:tcBorders>
              <w:top w:val="single" w:sz="6" w:space="0" w:color="auto"/>
              <w:left w:val="single" w:sz="6" w:space="0" w:color="auto"/>
              <w:bottom w:val="single" w:sz="6" w:space="0" w:color="auto"/>
              <w:right w:val="single" w:sz="6" w:space="0" w:color="auto"/>
            </w:tcBorders>
            <w:shd w:val="clear" w:color="auto" w:fill="FFC000" w:themeFill="accent4"/>
            <w:hideMark/>
          </w:tcPr>
          <w:p w14:paraId="02254316" w14:textId="77777777" w:rsidR="008146DF" w:rsidRDefault="008146DF" w:rsidP="00E31452">
            <w:pPr>
              <w:jc w:val="center"/>
              <w:rPr>
                <w:rFonts w:ascii="Tahoma" w:hAnsi="Tahoma"/>
                <w:b/>
                <w:sz w:val="28"/>
              </w:rPr>
            </w:pPr>
            <w:r>
              <w:br w:type="page"/>
            </w:r>
            <w:r w:rsidRPr="00CF1CE1">
              <w:rPr>
                <w:rFonts w:ascii="Tahoma" w:hAnsi="Tahoma"/>
                <w:b/>
                <w:sz w:val="28"/>
                <w:shd w:val="clear" w:color="auto" w:fill="FFC000" w:themeFill="accent4"/>
              </w:rPr>
              <w:t>SOCIAL HEALTH</w:t>
            </w:r>
          </w:p>
        </w:tc>
      </w:tr>
      <w:tr w:rsidR="008146DF" w14:paraId="49157BFE" w14:textId="77777777" w:rsidTr="00E31452">
        <w:tc>
          <w:tcPr>
            <w:tcW w:w="10314" w:type="dxa"/>
            <w:gridSpan w:val="2"/>
            <w:tcBorders>
              <w:top w:val="single" w:sz="6" w:space="0" w:color="auto"/>
              <w:left w:val="single" w:sz="6" w:space="0" w:color="auto"/>
              <w:bottom w:val="single" w:sz="6" w:space="0" w:color="auto"/>
              <w:right w:val="single" w:sz="6" w:space="0" w:color="auto"/>
            </w:tcBorders>
            <w:hideMark/>
          </w:tcPr>
          <w:p w14:paraId="7FF3DA95" w14:textId="77777777" w:rsidR="008146DF" w:rsidRDefault="008146DF" w:rsidP="00E31452">
            <w:pPr>
              <w:rPr>
                <w:rFonts w:ascii="Arial Narrow" w:hAnsi="Arial Narrow"/>
                <w:b/>
                <w:sz w:val="24"/>
              </w:rPr>
            </w:pPr>
            <w:r>
              <w:rPr>
                <w:rFonts w:ascii="Arial Narrow" w:hAnsi="Arial Narrow"/>
                <w:b/>
                <w:sz w:val="24"/>
              </w:rPr>
              <w:t>In order to be ensure social health I should consider my ability to:</w:t>
            </w:r>
          </w:p>
        </w:tc>
      </w:tr>
      <w:tr w:rsidR="008146DF" w14:paraId="37368420" w14:textId="77777777" w:rsidTr="00E31452">
        <w:tc>
          <w:tcPr>
            <w:tcW w:w="4786" w:type="dxa"/>
            <w:tcBorders>
              <w:top w:val="single" w:sz="6" w:space="0" w:color="auto"/>
              <w:left w:val="single" w:sz="6" w:space="0" w:color="auto"/>
              <w:bottom w:val="single" w:sz="6" w:space="0" w:color="auto"/>
              <w:right w:val="single" w:sz="6" w:space="0" w:color="auto"/>
            </w:tcBorders>
            <w:hideMark/>
          </w:tcPr>
          <w:p w14:paraId="58428E79" w14:textId="77777777" w:rsidR="008146DF" w:rsidRDefault="008146DF" w:rsidP="00E31452">
            <w:pPr>
              <w:numPr>
                <w:ilvl w:val="0"/>
                <w:numId w:val="1"/>
              </w:numPr>
              <w:rPr>
                <w:rFonts w:ascii="Arial Narrow" w:hAnsi="Arial Narrow"/>
                <w:sz w:val="24"/>
              </w:rPr>
            </w:pPr>
            <w:r>
              <w:rPr>
                <w:rFonts w:ascii="Arial Narrow" w:hAnsi="Arial Narrow"/>
                <w:sz w:val="24"/>
              </w:rPr>
              <w:t>Interact effectively with other people.</w:t>
            </w:r>
          </w:p>
          <w:p w14:paraId="0C609193" w14:textId="77777777" w:rsidR="008146DF" w:rsidRDefault="008146DF" w:rsidP="00E31452">
            <w:pPr>
              <w:numPr>
                <w:ilvl w:val="0"/>
                <w:numId w:val="1"/>
              </w:numPr>
              <w:rPr>
                <w:rFonts w:ascii="Arial Narrow" w:hAnsi="Arial Narrow"/>
                <w:sz w:val="24"/>
              </w:rPr>
            </w:pPr>
            <w:r>
              <w:rPr>
                <w:rFonts w:ascii="Arial Narrow" w:hAnsi="Arial Narrow"/>
                <w:sz w:val="24"/>
              </w:rPr>
              <w:t>Develop satisfying and fulfilling relationships.</w:t>
            </w:r>
          </w:p>
        </w:tc>
        <w:tc>
          <w:tcPr>
            <w:tcW w:w="5528" w:type="dxa"/>
            <w:tcBorders>
              <w:top w:val="single" w:sz="6" w:space="0" w:color="auto"/>
              <w:left w:val="single" w:sz="6" w:space="0" w:color="auto"/>
              <w:bottom w:val="single" w:sz="6" w:space="0" w:color="auto"/>
              <w:right w:val="single" w:sz="6" w:space="0" w:color="auto"/>
            </w:tcBorders>
            <w:hideMark/>
          </w:tcPr>
          <w:p w14:paraId="6FBD712B" w14:textId="77777777" w:rsidR="008146DF" w:rsidRDefault="008146DF" w:rsidP="00E31452">
            <w:pPr>
              <w:numPr>
                <w:ilvl w:val="0"/>
                <w:numId w:val="1"/>
              </w:numPr>
              <w:rPr>
                <w:rFonts w:ascii="Arial Narrow" w:hAnsi="Arial Narrow"/>
                <w:sz w:val="24"/>
              </w:rPr>
            </w:pPr>
            <w:r>
              <w:rPr>
                <w:rFonts w:ascii="Arial Narrow" w:hAnsi="Arial Narrow"/>
                <w:sz w:val="24"/>
              </w:rPr>
              <w:t>Adapt to different social settings and act appropriately.</w:t>
            </w:r>
          </w:p>
          <w:p w14:paraId="51AB645F" w14:textId="77777777" w:rsidR="008146DF" w:rsidRDefault="008146DF" w:rsidP="00E31452">
            <w:pPr>
              <w:numPr>
                <w:ilvl w:val="0"/>
                <w:numId w:val="1"/>
              </w:numPr>
              <w:rPr>
                <w:rFonts w:ascii="Arial Narrow" w:hAnsi="Arial Narrow"/>
                <w:sz w:val="24"/>
              </w:rPr>
            </w:pPr>
            <w:r>
              <w:rPr>
                <w:rFonts w:ascii="Arial Narrow" w:hAnsi="Arial Narrow"/>
                <w:sz w:val="24"/>
              </w:rPr>
              <w:t>Be involved in my community, school, interest groups</w:t>
            </w:r>
          </w:p>
        </w:tc>
      </w:tr>
      <w:tr w:rsidR="008146DF" w14:paraId="25D6C9EE" w14:textId="77777777" w:rsidTr="00E31452">
        <w:tc>
          <w:tcPr>
            <w:tcW w:w="10314" w:type="dxa"/>
            <w:gridSpan w:val="2"/>
            <w:tcBorders>
              <w:top w:val="single" w:sz="6" w:space="0" w:color="auto"/>
              <w:left w:val="single" w:sz="6" w:space="0" w:color="auto"/>
              <w:bottom w:val="single" w:sz="6" w:space="0" w:color="auto"/>
              <w:right w:val="single" w:sz="6" w:space="0" w:color="auto"/>
            </w:tcBorders>
            <w:shd w:val="clear" w:color="auto" w:fill="92D050"/>
            <w:hideMark/>
          </w:tcPr>
          <w:p w14:paraId="4177A3E1" w14:textId="77777777" w:rsidR="008146DF" w:rsidRDefault="008146DF" w:rsidP="00E31452">
            <w:pPr>
              <w:jc w:val="center"/>
              <w:rPr>
                <w:rFonts w:ascii="Tahoma" w:hAnsi="Tahoma"/>
                <w:b/>
                <w:sz w:val="28"/>
              </w:rPr>
            </w:pPr>
            <w:r>
              <w:rPr>
                <w:rFonts w:ascii="Tahoma" w:hAnsi="Tahoma"/>
                <w:b/>
                <w:sz w:val="28"/>
              </w:rPr>
              <w:t xml:space="preserve">INTELLECTUAL HEALTH </w:t>
            </w:r>
          </w:p>
        </w:tc>
      </w:tr>
      <w:tr w:rsidR="008146DF" w14:paraId="68ECBF1B" w14:textId="77777777" w:rsidTr="00E31452">
        <w:tc>
          <w:tcPr>
            <w:tcW w:w="10314" w:type="dxa"/>
            <w:gridSpan w:val="2"/>
            <w:tcBorders>
              <w:top w:val="single" w:sz="6" w:space="0" w:color="auto"/>
              <w:left w:val="single" w:sz="6" w:space="0" w:color="auto"/>
              <w:bottom w:val="single" w:sz="6" w:space="0" w:color="auto"/>
              <w:right w:val="single" w:sz="6" w:space="0" w:color="auto"/>
            </w:tcBorders>
            <w:hideMark/>
          </w:tcPr>
          <w:p w14:paraId="3C0D651C" w14:textId="77777777" w:rsidR="008146DF" w:rsidRDefault="008146DF" w:rsidP="00E31452">
            <w:pPr>
              <w:rPr>
                <w:rFonts w:ascii="Arial Narrow" w:hAnsi="Arial Narrow"/>
                <w:b/>
                <w:sz w:val="24"/>
              </w:rPr>
            </w:pPr>
            <w:r>
              <w:rPr>
                <w:rFonts w:ascii="Arial Narrow" w:hAnsi="Arial Narrow"/>
                <w:b/>
                <w:sz w:val="24"/>
              </w:rPr>
              <w:t>In order to be intellectually healthy, I should:</w:t>
            </w:r>
          </w:p>
        </w:tc>
      </w:tr>
      <w:tr w:rsidR="008146DF" w14:paraId="35E68580" w14:textId="77777777" w:rsidTr="00E31452">
        <w:tc>
          <w:tcPr>
            <w:tcW w:w="4786" w:type="dxa"/>
            <w:tcBorders>
              <w:top w:val="single" w:sz="6" w:space="0" w:color="auto"/>
              <w:left w:val="single" w:sz="6" w:space="0" w:color="auto"/>
              <w:bottom w:val="single" w:sz="6" w:space="0" w:color="auto"/>
              <w:right w:val="single" w:sz="6" w:space="0" w:color="auto"/>
            </w:tcBorders>
            <w:hideMark/>
          </w:tcPr>
          <w:p w14:paraId="5D6C6A24" w14:textId="77777777" w:rsidR="008146DF" w:rsidRDefault="008146DF" w:rsidP="00E31452">
            <w:pPr>
              <w:numPr>
                <w:ilvl w:val="0"/>
                <w:numId w:val="1"/>
              </w:numPr>
              <w:rPr>
                <w:rFonts w:ascii="Arial Narrow" w:hAnsi="Arial Narrow"/>
                <w:sz w:val="24"/>
              </w:rPr>
            </w:pPr>
            <w:r>
              <w:rPr>
                <w:rFonts w:ascii="Arial Narrow" w:hAnsi="Arial Narrow"/>
                <w:sz w:val="24"/>
              </w:rPr>
              <w:t>Have good self-awareness.</w:t>
            </w:r>
          </w:p>
          <w:p w14:paraId="2330C02C" w14:textId="77777777" w:rsidR="008146DF" w:rsidRDefault="008146DF" w:rsidP="00E31452">
            <w:pPr>
              <w:numPr>
                <w:ilvl w:val="0"/>
                <w:numId w:val="1"/>
              </w:numPr>
              <w:rPr>
                <w:rFonts w:ascii="Arial Narrow" w:hAnsi="Arial Narrow"/>
                <w:sz w:val="24"/>
              </w:rPr>
            </w:pPr>
            <w:r>
              <w:rPr>
                <w:rFonts w:ascii="Arial Narrow" w:hAnsi="Arial Narrow"/>
                <w:sz w:val="24"/>
              </w:rPr>
              <w:t>Be able to process and act on information.</w:t>
            </w:r>
          </w:p>
          <w:p w14:paraId="20490A57" w14:textId="77777777" w:rsidR="008146DF" w:rsidRDefault="008146DF" w:rsidP="00E31452">
            <w:pPr>
              <w:numPr>
                <w:ilvl w:val="0"/>
                <w:numId w:val="1"/>
              </w:numPr>
              <w:rPr>
                <w:rFonts w:ascii="Arial Narrow" w:hAnsi="Arial Narrow"/>
                <w:sz w:val="24"/>
              </w:rPr>
            </w:pPr>
            <w:r>
              <w:rPr>
                <w:rFonts w:ascii="Arial Narrow" w:hAnsi="Arial Narrow"/>
                <w:sz w:val="24"/>
              </w:rPr>
              <w:t>Be able to figure out how to solve a problem or challenge.</w:t>
            </w:r>
          </w:p>
        </w:tc>
        <w:tc>
          <w:tcPr>
            <w:tcW w:w="5528" w:type="dxa"/>
            <w:tcBorders>
              <w:top w:val="single" w:sz="6" w:space="0" w:color="auto"/>
              <w:left w:val="single" w:sz="6" w:space="0" w:color="auto"/>
              <w:bottom w:val="single" w:sz="6" w:space="0" w:color="auto"/>
              <w:right w:val="single" w:sz="6" w:space="0" w:color="auto"/>
            </w:tcBorders>
            <w:hideMark/>
          </w:tcPr>
          <w:p w14:paraId="2D1E617B" w14:textId="77777777" w:rsidR="008146DF" w:rsidRDefault="008146DF" w:rsidP="00E31452">
            <w:pPr>
              <w:numPr>
                <w:ilvl w:val="0"/>
                <w:numId w:val="1"/>
              </w:numPr>
              <w:rPr>
                <w:rFonts w:ascii="Arial Narrow" w:hAnsi="Arial Narrow"/>
                <w:sz w:val="24"/>
              </w:rPr>
            </w:pPr>
            <w:r>
              <w:rPr>
                <w:rFonts w:ascii="Arial Narrow" w:hAnsi="Arial Narrow"/>
                <w:sz w:val="24"/>
              </w:rPr>
              <w:t>Be open to change and new ideas.</w:t>
            </w:r>
          </w:p>
          <w:p w14:paraId="018E762B" w14:textId="77777777" w:rsidR="008146DF" w:rsidRDefault="008146DF" w:rsidP="00E31452">
            <w:pPr>
              <w:numPr>
                <w:ilvl w:val="0"/>
                <w:numId w:val="1"/>
              </w:numPr>
              <w:rPr>
                <w:rFonts w:ascii="Arial Narrow" w:hAnsi="Arial Narrow"/>
                <w:sz w:val="24"/>
              </w:rPr>
            </w:pPr>
            <w:r>
              <w:rPr>
                <w:rFonts w:ascii="Arial Narrow" w:hAnsi="Arial Narrow"/>
                <w:sz w:val="24"/>
              </w:rPr>
              <w:t>Be able to question and evaluate information.</w:t>
            </w:r>
          </w:p>
          <w:p w14:paraId="5157F1DD" w14:textId="77777777" w:rsidR="008146DF" w:rsidRDefault="008146DF" w:rsidP="00E31452">
            <w:pPr>
              <w:numPr>
                <w:ilvl w:val="0"/>
                <w:numId w:val="1"/>
              </w:numPr>
              <w:rPr>
                <w:rFonts w:ascii="Arial" w:hAnsi="Arial"/>
                <w:sz w:val="24"/>
              </w:rPr>
            </w:pPr>
            <w:r>
              <w:rPr>
                <w:rFonts w:ascii="Arial Narrow" w:hAnsi="Arial Narrow"/>
                <w:sz w:val="24"/>
              </w:rPr>
              <w:t>Be able to learn from experience by making changes in my life.</w:t>
            </w:r>
            <w:r>
              <w:rPr>
                <w:rFonts w:ascii="Arial" w:hAnsi="Arial"/>
                <w:sz w:val="24"/>
              </w:rPr>
              <w:t xml:space="preserve"> </w:t>
            </w:r>
          </w:p>
        </w:tc>
      </w:tr>
      <w:tr w:rsidR="008146DF" w14:paraId="741390AA" w14:textId="77777777" w:rsidTr="00E31452">
        <w:tc>
          <w:tcPr>
            <w:tcW w:w="10314" w:type="dxa"/>
            <w:gridSpan w:val="2"/>
            <w:tcBorders>
              <w:top w:val="single" w:sz="6" w:space="0" w:color="auto"/>
              <w:left w:val="single" w:sz="6" w:space="0" w:color="auto"/>
              <w:bottom w:val="single" w:sz="6" w:space="0" w:color="auto"/>
              <w:right w:val="single" w:sz="6" w:space="0" w:color="auto"/>
            </w:tcBorders>
            <w:shd w:val="clear" w:color="auto" w:fill="FFFF00"/>
            <w:hideMark/>
          </w:tcPr>
          <w:p w14:paraId="679C591D" w14:textId="77777777" w:rsidR="008146DF" w:rsidRDefault="008146DF" w:rsidP="00E31452">
            <w:pPr>
              <w:jc w:val="center"/>
              <w:rPr>
                <w:rFonts w:ascii="Tahoma" w:hAnsi="Tahoma"/>
                <w:b/>
                <w:sz w:val="28"/>
              </w:rPr>
            </w:pPr>
            <w:r>
              <w:rPr>
                <w:rFonts w:ascii="Tahoma" w:hAnsi="Tahoma"/>
                <w:b/>
                <w:sz w:val="28"/>
              </w:rPr>
              <w:t xml:space="preserve">ENVIRONMENTAL HEALTH </w:t>
            </w:r>
          </w:p>
        </w:tc>
      </w:tr>
      <w:tr w:rsidR="008146DF" w14:paraId="2ED701D8" w14:textId="77777777" w:rsidTr="00E31452">
        <w:tc>
          <w:tcPr>
            <w:tcW w:w="10314" w:type="dxa"/>
            <w:gridSpan w:val="2"/>
            <w:tcBorders>
              <w:top w:val="single" w:sz="6" w:space="0" w:color="auto"/>
              <w:left w:val="single" w:sz="6" w:space="0" w:color="auto"/>
              <w:bottom w:val="single" w:sz="6" w:space="0" w:color="auto"/>
              <w:right w:val="single" w:sz="6" w:space="0" w:color="auto"/>
            </w:tcBorders>
            <w:hideMark/>
          </w:tcPr>
          <w:p w14:paraId="2DA1AF83" w14:textId="77777777" w:rsidR="008146DF" w:rsidRDefault="008146DF" w:rsidP="00E31452">
            <w:pPr>
              <w:rPr>
                <w:rFonts w:ascii="Arial Narrow" w:hAnsi="Arial Narrow"/>
                <w:sz w:val="24"/>
              </w:rPr>
            </w:pPr>
            <w:r>
              <w:rPr>
                <w:rFonts w:ascii="Arial Narrow" w:hAnsi="Arial Narrow"/>
                <w:b/>
                <w:sz w:val="24"/>
              </w:rPr>
              <w:t>In order to be environmentally healthy, I should:</w:t>
            </w:r>
          </w:p>
        </w:tc>
      </w:tr>
      <w:tr w:rsidR="008146DF" w14:paraId="62B5308F" w14:textId="77777777" w:rsidTr="00E31452">
        <w:tc>
          <w:tcPr>
            <w:tcW w:w="10314" w:type="dxa"/>
            <w:gridSpan w:val="2"/>
            <w:tcBorders>
              <w:top w:val="single" w:sz="6" w:space="0" w:color="auto"/>
              <w:left w:val="single" w:sz="6" w:space="0" w:color="auto"/>
              <w:bottom w:val="single" w:sz="6" w:space="0" w:color="auto"/>
              <w:right w:val="single" w:sz="6" w:space="0" w:color="auto"/>
            </w:tcBorders>
            <w:hideMark/>
          </w:tcPr>
          <w:p w14:paraId="096E795D" w14:textId="77777777" w:rsidR="008146DF" w:rsidRDefault="008146DF" w:rsidP="00E31452">
            <w:pPr>
              <w:numPr>
                <w:ilvl w:val="0"/>
                <w:numId w:val="1"/>
              </w:numPr>
              <w:rPr>
                <w:rFonts w:ascii="Arial Narrow" w:hAnsi="Arial Narrow"/>
                <w:sz w:val="24"/>
              </w:rPr>
            </w:pPr>
            <w:r>
              <w:rPr>
                <w:rFonts w:ascii="Arial Narrow" w:hAnsi="Arial Narrow"/>
                <w:sz w:val="24"/>
              </w:rPr>
              <w:t>Understand the impacts that humans have on the environment.</w:t>
            </w:r>
          </w:p>
          <w:p w14:paraId="6E32999B" w14:textId="77777777" w:rsidR="008146DF" w:rsidRDefault="008146DF" w:rsidP="00E31452">
            <w:pPr>
              <w:numPr>
                <w:ilvl w:val="0"/>
                <w:numId w:val="1"/>
              </w:numPr>
              <w:rPr>
                <w:rFonts w:ascii="Arial Narrow" w:hAnsi="Arial Narrow"/>
                <w:sz w:val="24"/>
              </w:rPr>
            </w:pPr>
            <w:r>
              <w:rPr>
                <w:rFonts w:ascii="Arial Narrow" w:hAnsi="Arial Narrow"/>
                <w:sz w:val="24"/>
              </w:rPr>
              <w:t>Enjoy experience and protect the beauty and benefits of nature.</w:t>
            </w:r>
          </w:p>
          <w:p w14:paraId="263BD1B0" w14:textId="77777777" w:rsidR="008146DF" w:rsidRDefault="008146DF" w:rsidP="00E31452">
            <w:pPr>
              <w:numPr>
                <w:ilvl w:val="0"/>
                <w:numId w:val="1"/>
              </w:numPr>
              <w:rPr>
                <w:rFonts w:ascii="Arial Narrow" w:hAnsi="Arial Narrow"/>
                <w:sz w:val="24"/>
              </w:rPr>
            </w:pPr>
            <w:r>
              <w:rPr>
                <w:rFonts w:ascii="Arial Narrow" w:hAnsi="Arial Narrow"/>
                <w:sz w:val="24"/>
              </w:rPr>
              <w:t>Protect myself and others from the dangers in the air, soil, water and products that I use.</w:t>
            </w:r>
          </w:p>
          <w:p w14:paraId="5FE80282" w14:textId="77777777" w:rsidR="008146DF" w:rsidRDefault="008146DF" w:rsidP="00E31452">
            <w:pPr>
              <w:numPr>
                <w:ilvl w:val="0"/>
                <w:numId w:val="1"/>
              </w:numPr>
              <w:rPr>
                <w:rFonts w:ascii="Arial Narrow" w:hAnsi="Arial Narrow"/>
                <w:sz w:val="24"/>
              </w:rPr>
            </w:pPr>
            <w:r>
              <w:rPr>
                <w:rFonts w:ascii="Arial Narrow" w:hAnsi="Arial Narrow"/>
                <w:sz w:val="24"/>
              </w:rPr>
              <w:t>Be aware of the impact of the products that I use</w:t>
            </w:r>
          </w:p>
        </w:tc>
      </w:tr>
      <w:tr w:rsidR="008146DF" w14:paraId="21BED35A" w14:textId="77777777" w:rsidTr="00E31452">
        <w:tc>
          <w:tcPr>
            <w:tcW w:w="10314" w:type="dxa"/>
            <w:gridSpan w:val="2"/>
            <w:tcBorders>
              <w:top w:val="single" w:sz="6" w:space="0" w:color="auto"/>
              <w:left w:val="single" w:sz="6" w:space="0" w:color="auto"/>
              <w:bottom w:val="single" w:sz="6" w:space="0" w:color="auto"/>
              <w:right w:val="single" w:sz="6" w:space="0" w:color="auto"/>
            </w:tcBorders>
            <w:shd w:val="clear" w:color="auto" w:fill="ED7D31" w:themeFill="accent2"/>
            <w:hideMark/>
          </w:tcPr>
          <w:p w14:paraId="5C14B70A" w14:textId="77777777" w:rsidR="008146DF" w:rsidRDefault="008146DF" w:rsidP="00E31452">
            <w:pPr>
              <w:jc w:val="center"/>
              <w:rPr>
                <w:rFonts w:ascii="Tahoma" w:hAnsi="Tahoma"/>
                <w:b/>
                <w:sz w:val="28"/>
              </w:rPr>
            </w:pPr>
            <w:r>
              <w:rPr>
                <w:rFonts w:ascii="Tahoma" w:hAnsi="Tahoma"/>
                <w:b/>
                <w:sz w:val="28"/>
              </w:rPr>
              <w:t xml:space="preserve">SPIRITUAL HEALTH </w:t>
            </w:r>
          </w:p>
        </w:tc>
      </w:tr>
      <w:tr w:rsidR="008146DF" w14:paraId="24AD8085" w14:textId="77777777" w:rsidTr="00E31452">
        <w:tc>
          <w:tcPr>
            <w:tcW w:w="10314" w:type="dxa"/>
            <w:gridSpan w:val="2"/>
            <w:tcBorders>
              <w:top w:val="single" w:sz="6" w:space="0" w:color="auto"/>
              <w:left w:val="single" w:sz="6" w:space="0" w:color="auto"/>
              <w:bottom w:val="single" w:sz="6" w:space="0" w:color="auto"/>
              <w:right w:val="single" w:sz="6" w:space="0" w:color="auto"/>
            </w:tcBorders>
            <w:hideMark/>
          </w:tcPr>
          <w:p w14:paraId="30BED992" w14:textId="77777777" w:rsidR="008146DF" w:rsidRDefault="008146DF" w:rsidP="00E31452">
            <w:pPr>
              <w:rPr>
                <w:rFonts w:ascii="Arial Narrow" w:hAnsi="Arial Narrow"/>
                <w:b/>
                <w:sz w:val="24"/>
              </w:rPr>
            </w:pPr>
            <w:r>
              <w:rPr>
                <w:rFonts w:ascii="Arial Narrow" w:hAnsi="Arial Narrow"/>
                <w:b/>
                <w:sz w:val="24"/>
              </w:rPr>
              <w:t>In order to be spiritually healthy, I should:</w:t>
            </w:r>
          </w:p>
        </w:tc>
      </w:tr>
      <w:tr w:rsidR="008146DF" w14:paraId="39BDD07C" w14:textId="77777777" w:rsidTr="00E31452">
        <w:tc>
          <w:tcPr>
            <w:tcW w:w="10314" w:type="dxa"/>
            <w:gridSpan w:val="2"/>
            <w:tcBorders>
              <w:top w:val="single" w:sz="6" w:space="0" w:color="auto"/>
              <w:left w:val="single" w:sz="6" w:space="0" w:color="auto"/>
              <w:bottom w:val="single" w:sz="6" w:space="0" w:color="auto"/>
              <w:right w:val="single" w:sz="6" w:space="0" w:color="auto"/>
            </w:tcBorders>
            <w:hideMark/>
          </w:tcPr>
          <w:p w14:paraId="2F2836EC" w14:textId="77777777" w:rsidR="008146DF" w:rsidRDefault="008146DF" w:rsidP="00E31452">
            <w:pPr>
              <w:numPr>
                <w:ilvl w:val="0"/>
                <w:numId w:val="1"/>
              </w:numPr>
              <w:rPr>
                <w:rFonts w:ascii="Arial Narrow" w:hAnsi="Arial Narrow"/>
                <w:sz w:val="24"/>
              </w:rPr>
            </w:pPr>
            <w:r>
              <w:rPr>
                <w:rFonts w:ascii="Arial Narrow" w:hAnsi="Arial Narrow"/>
                <w:sz w:val="24"/>
              </w:rPr>
              <w:t>Believe in some meaning or higher power, that provides significance to my life.</w:t>
            </w:r>
          </w:p>
          <w:p w14:paraId="34CFD5F3" w14:textId="77777777" w:rsidR="008146DF" w:rsidRDefault="008146DF" w:rsidP="00E31452">
            <w:pPr>
              <w:numPr>
                <w:ilvl w:val="0"/>
                <w:numId w:val="1"/>
              </w:numPr>
              <w:rPr>
                <w:rFonts w:ascii="Arial Narrow" w:hAnsi="Arial Narrow"/>
                <w:sz w:val="24"/>
              </w:rPr>
            </w:pPr>
            <w:r>
              <w:rPr>
                <w:rFonts w:ascii="Arial Narrow" w:hAnsi="Arial Narrow"/>
                <w:sz w:val="24"/>
              </w:rPr>
              <w:t>Look beyond myself toward others and be able to give, forgive and attend to others needs.</w:t>
            </w:r>
          </w:p>
          <w:p w14:paraId="244F996E" w14:textId="77777777" w:rsidR="008146DF" w:rsidRDefault="008146DF" w:rsidP="00E31452">
            <w:pPr>
              <w:numPr>
                <w:ilvl w:val="0"/>
                <w:numId w:val="1"/>
              </w:numPr>
              <w:rPr>
                <w:rFonts w:ascii="Arial Narrow" w:hAnsi="Arial Narrow"/>
                <w:sz w:val="24"/>
              </w:rPr>
            </w:pPr>
            <w:r>
              <w:rPr>
                <w:rFonts w:ascii="Arial Narrow" w:hAnsi="Arial Narrow"/>
                <w:sz w:val="24"/>
              </w:rPr>
              <w:t>Be able to identify my own basic purpose in life.</w:t>
            </w:r>
          </w:p>
          <w:p w14:paraId="1CBDD5BF" w14:textId="77777777" w:rsidR="008146DF" w:rsidRDefault="008146DF" w:rsidP="00E31452">
            <w:pPr>
              <w:numPr>
                <w:ilvl w:val="0"/>
                <w:numId w:val="1"/>
              </w:numPr>
              <w:rPr>
                <w:rFonts w:ascii="Arial Narrow" w:hAnsi="Arial Narrow"/>
              </w:rPr>
            </w:pPr>
            <w:r>
              <w:rPr>
                <w:rFonts w:ascii="Arial Narrow" w:hAnsi="Arial Narrow"/>
                <w:sz w:val="24"/>
              </w:rPr>
              <w:t>Learn how to experience love, joy, peace and fulfilment.</w:t>
            </w:r>
          </w:p>
        </w:tc>
      </w:tr>
    </w:tbl>
    <w:p w14:paraId="41F4058E" w14:textId="77777777" w:rsidR="008146DF" w:rsidRDefault="008146DF" w:rsidP="008146DF"/>
    <w:p w14:paraId="4985F0A0" w14:textId="77777777" w:rsidR="008146DF" w:rsidRDefault="008146DF" w:rsidP="008146DF">
      <w:pPr>
        <w:jc w:val="center"/>
        <w:rPr>
          <w:rFonts w:ascii="Tahoma" w:hAnsi="Tahoma"/>
          <w:b/>
          <w:sz w:val="32"/>
        </w:rPr>
      </w:pPr>
      <w:r>
        <w:br w:type="page"/>
      </w:r>
      <w:r>
        <w:rPr>
          <w:rFonts w:ascii="Tahoma" w:hAnsi="Tahoma"/>
          <w:b/>
          <w:sz w:val="32"/>
        </w:rPr>
        <w:lastRenderedPageBreak/>
        <w:t xml:space="preserve">HEALTHY LIFESTYLE HABIT DO’S </w:t>
      </w:r>
    </w:p>
    <w:p w14:paraId="326D1460" w14:textId="77777777" w:rsidR="008146DF" w:rsidRDefault="008146DF" w:rsidP="008146DF">
      <w:pPr>
        <w:jc w:val="center"/>
        <w:rPr>
          <w:rFonts w:ascii="Tahoma" w:hAnsi="Tahoma"/>
          <w:b/>
          <w:sz w:val="24"/>
        </w:rPr>
      </w:pPr>
      <w:r>
        <w:rPr>
          <w:rFonts w:ascii="Tahoma" w:hAnsi="Tahoma"/>
          <w:b/>
          <w:sz w:val="24"/>
        </w:rPr>
        <w:t>It’s never too late!</w:t>
      </w:r>
    </w:p>
    <w:p w14:paraId="1DB37015" w14:textId="77777777" w:rsidR="008146DF" w:rsidRDefault="008146DF" w:rsidP="008146DF"/>
    <w:tbl>
      <w:tblPr>
        <w:tblW w:w="1003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732"/>
        <w:gridCol w:w="54"/>
        <w:gridCol w:w="5245"/>
      </w:tblGrid>
      <w:tr w:rsidR="008146DF" w14:paraId="2844E3D5" w14:textId="77777777" w:rsidTr="00E31452">
        <w:tc>
          <w:tcPr>
            <w:tcW w:w="10031" w:type="dxa"/>
            <w:gridSpan w:val="3"/>
          </w:tcPr>
          <w:p w14:paraId="07DF9ADE" w14:textId="77777777" w:rsidR="008146DF" w:rsidRDefault="008146DF" w:rsidP="00E31452">
            <w:pPr>
              <w:widowControl w:val="0"/>
              <w:spacing w:line="215" w:lineRule="auto"/>
              <w:jc w:val="center"/>
              <w:rPr>
                <w:rFonts w:ascii="Tahoma" w:hAnsi="Tahoma"/>
                <w:b/>
                <w:sz w:val="28"/>
              </w:rPr>
            </w:pPr>
            <w:r>
              <w:rPr>
                <w:rFonts w:ascii="Tahoma" w:hAnsi="Tahoma"/>
                <w:b/>
                <w:sz w:val="28"/>
              </w:rPr>
              <w:t>EXERCISE REGULARLY</w:t>
            </w:r>
          </w:p>
        </w:tc>
      </w:tr>
      <w:tr w:rsidR="008146DF" w14:paraId="049FAC11" w14:textId="77777777" w:rsidTr="00E31452">
        <w:tc>
          <w:tcPr>
            <w:tcW w:w="4786" w:type="dxa"/>
            <w:gridSpan w:val="2"/>
          </w:tcPr>
          <w:p w14:paraId="75E52A28"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 xml:space="preserve">Do 20 - 30 minutes of cardiovascular exercise; 3 - 4 times each week. </w:t>
            </w:r>
          </w:p>
          <w:p w14:paraId="738F412E"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Do stretching exercises after each workout.</w:t>
            </w:r>
          </w:p>
          <w:p w14:paraId="59C47D44"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Perform 30 – 60 minutes of low intensity physical activity each day.</w:t>
            </w:r>
          </w:p>
        </w:tc>
        <w:tc>
          <w:tcPr>
            <w:tcW w:w="5245" w:type="dxa"/>
          </w:tcPr>
          <w:p w14:paraId="620687C5"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Do muscular conditioning exercises for all of the major muscle groups; 2 - 3 days each week.</w:t>
            </w:r>
          </w:p>
          <w:p w14:paraId="2F938A40"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Schedule weekly recreational activities like walking, skiing, and sports.</w:t>
            </w:r>
          </w:p>
          <w:p w14:paraId="4A2B927D" w14:textId="77777777" w:rsidR="008146DF" w:rsidRDefault="008146DF" w:rsidP="00E31452">
            <w:pPr>
              <w:widowControl w:val="0"/>
              <w:spacing w:line="215" w:lineRule="auto"/>
              <w:rPr>
                <w:rFonts w:ascii="Arial Narrow" w:hAnsi="Arial Narrow"/>
                <w:sz w:val="24"/>
              </w:rPr>
            </w:pPr>
          </w:p>
        </w:tc>
      </w:tr>
      <w:tr w:rsidR="008146DF" w14:paraId="0983916E" w14:textId="77777777" w:rsidTr="00E31452">
        <w:tc>
          <w:tcPr>
            <w:tcW w:w="10031" w:type="dxa"/>
            <w:gridSpan w:val="3"/>
          </w:tcPr>
          <w:p w14:paraId="7C98B5CE" w14:textId="77777777" w:rsidR="008146DF" w:rsidRDefault="008146DF" w:rsidP="00E31452">
            <w:pPr>
              <w:widowControl w:val="0"/>
              <w:spacing w:line="215" w:lineRule="auto"/>
              <w:jc w:val="center"/>
              <w:rPr>
                <w:rFonts w:ascii="Tahoma" w:hAnsi="Tahoma"/>
                <w:b/>
                <w:sz w:val="28"/>
              </w:rPr>
            </w:pPr>
            <w:r>
              <w:rPr>
                <w:rFonts w:ascii="Tahoma" w:hAnsi="Tahoma"/>
                <w:b/>
                <w:sz w:val="28"/>
              </w:rPr>
              <w:t>FOLLOW A WELL-BALANCED EATING PLAN</w:t>
            </w:r>
          </w:p>
        </w:tc>
      </w:tr>
      <w:tr w:rsidR="008146DF" w14:paraId="692B50F3" w14:textId="77777777" w:rsidTr="00E31452">
        <w:tc>
          <w:tcPr>
            <w:tcW w:w="4732" w:type="dxa"/>
          </w:tcPr>
          <w:p w14:paraId="176EEA87"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Eat a variety of foods from the 4 food groups.</w:t>
            </w:r>
          </w:p>
          <w:p w14:paraId="1527EE0D"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Choose foods low in fat and saturated fat.</w:t>
            </w:r>
          </w:p>
          <w:p w14:paraId="37E41442"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Choose foods low in cholesterol.</w:t>
            </w:r>
          </w:p>
          <w:p w14:paraId="43E9EFE8"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Avoid processed foods.</w:t>
            </w:r>
          </w:p>
          <w:p w14:paraId="00A57F83"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Use Alcohol in moderation.</w:t>
            </w:r>
          </w:p>
        </w:tc>
        <w:tc>
          <w:tcPr>
            <w:tcW w:w="5299" w:type="dxa"/>
            <w:gridSpan w:val="2"/>
          </w:tcPr>
          <w:p w14:paraId="68196B1A"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Eat plenty of fruits and vegetables.</w:t>
            </w:r>
          </w:p>
          <w:p w14:paraId="322EAC39"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Choose foods high in fibre.</w:t>
            </w:r>
          </w:p>
          <w:p w14:paraId="4391DB9A"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Use salt in moderation.</w:t>
            </w:r>
          </w:p>
          <w:p w14:paraId="4DA27511"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Avoid sugary foods, candy, sodas and drinks.</w:t>
            </w:r>
          </w:p>
          <w:p w14:paraId="6C71EA02"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Drink 8 cups of water each day.</w:t>
            </w:r>
          </w:p>
        </w:tc>
      </w:tr>
      <w:tr w:rsidR="008146DF" w14:paraId="0D202689" w14:textId="77777777" w:rsidTr="00E31452">
        <w:tc>
          <w:tcPr>
            <w:tcW w:w="10031" w:type="dxa"/>
            <w:gridSpan w:val="3"/>
          </w:tcPr>
          <w:p w14:paraId="3DCD6ECB" w14:textId="77777777" w:rsidR="008146DF" w:rsidRDefault="008146DF" w:rsidP="00E31452">
            <w:pPr>
              <w:widowControl w:val="0"/>
              <w:spacing w:line="215" w:lineRule="auto"/>
              <w:jc w:val="center"/>
              <w:rPr>
                <w:rFonts w:ascii="Tahoma" w:hAnsi="Tahoma"/>
                <w:b/>
                <w:sz w:val="28"/>
              </w:rPr>
            </w:pPr>
            <w:r>
              <w:rPr>
                <w:rFonts w:ascii="Tahoma" w:hAnsi="Tahoma"/>
                <w:b/>
                <w:sz w:val="28"/>
              </w:rPr>
              <w:t>MAINTAIN HEALTHY BODY COMPOSITION / BODY WEIGHT</w:t>
            </w:r>
          </w:p>
        </w:tc>
      </w:tr>
      <w:tr w:rsidR="008146DF" w14:paraId="0789CE7F" w14:textId="77777777" w:rsidTr="00E31452">
        <w:tc>
          <w:tcPr>
            <w:tcW w:w="4732" w:type="dxa"/>
          </w:tcPr>
          <w:p w14:paraId="2572FF82"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Balance caloric intake and calorie expenditure.</w:t>
            </w:r>
          </w:p>
          <w:p w14:paraId="47C0D85F"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Follow a regular exercise program.</w:t>
            </w:r>
          </w:p>
          <w:p w14:paraId="4C398C8D"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Lead an active lifestyle by exercising more and sitting less.</w:t>
            </w:r>
          </w:p>
        </w:tc>
        <w:tc>
          <w:tcPr>
            <w:tcW w:w="5299" w:type="dxa"/>
            <w:gridSpan w:val="2"/>
          </w:tcPr>
          <w:p w14:paraId="56D1E778"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Eat a well-balanced diet without consuming excessive calories.</w:t>
            </w:r>
          </w:p>
          <w:p w14:paraId="4DA9D629"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Avoid high calorie, low nutrient foods such as junk foods, candy, and soda.</w:t>
            </w:r>
          </w:p>
        </w:tc>
      </w:tr>
      <w:tr w:rsidR="008146DF" w14:paraId="04C49093" w14:textId="77777777" w:rsidTr="00E31452">
        <w:tc>
          <w:tcPr>
            <w:tcW w:w="10031" w:type="dxa"/>
            <w:gridSpan w:val="3"/>
          </w:tcPr>
          <w:p w14:paraId="4CC38B51" w14:textId="77777777" w:rsidR="008146DF" w:rsidRDefault="008146DF" w:rsidP="00E31452">
            <w:pPr>
              <w:widowControl w:val="0"/>
              <w:spacing w:line="215" w:lineRule="auto"/>
              <w:jc w:val="center"/>
              <w:rPr>
                <w:rFonts w:ascii="Tahoma" w:hAnsi="Tahoma"/>
                <w:b/>
                <w:sz w:val="28"/>
              </w:rPr>
            </w:pPr>
            <w:r>
              <w:rPr>
                <w:rFonts w:ascii="Tahoma" w:hAnsi="Tahoma"/>
                <w:b/>
                <w:sz w:val="28"/>
              </w:rPr>
              <w:t>AVOID DESTRUCTIVE HABITS</w:t>
            </w:r>
          </w:p>
        </w:tc>
      </w:tr>
      <w:tr w:rsidR="008146DF" w14:paraId="771545A3" w14:textId="77777777" w:rsidTr="00E31452">
        <w:tc>
          <w:tcPr>
            <w:tcW w:w="4732" w:type="dxa"/>
          </w:tcPr>
          <w:p w14:paraId="03EB0B55"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Don’t smoke.</w:t>
            </w:r>
          </w:p>
          <w:p w14:paraId="6B1E6AA2"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Avoid exposure to second hand smoke.</w:t>
            </w:r>
          </w:p>
          <w:p w14:paraId="08EDAFE2"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Use alcohol in moderation.</w:t>
            </w:r>
          </w:p>
          <w:p w14:paraId="21811B4A"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Never drink and drive.</w:t>
            </w:r>
          </w:p>
        </w:tc>
        <w:tc>
          <w:tcPr>
            <w:tcW w:w="5299" w:type="dxa"/>
            <w:gridSpan w:val="2"/>
          </w:tcPr>
          <w:p w14:paraId="7100A379"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Don’t abuse drugs - caffeine, prescription drugs, and illicit drugs.</w:t>
            </w:r>
          </w:p>
          <w:p w14:paraId="408C3EA3"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Never share needles or drug paraphernalia.</w:t>
            </w:r>
          </w:p>
          <w:p w14:paraId="5F4BB96C"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Set a limit for social media viewing time</w:t>
            </w:r>
          </w:p>
        </w:tc>
      </w:tr>
      <w:tr w:rsidR="008146DF" w14:paraId="354B17D3" w14:textId="77777777" w:rsidTr="00E31452">
        <w:tc>
          <w:tcPr>
            <w:tcW w:w="10031" w:type="dxa"/>
            <w:gridSpan w:val="3"/>
          </w:tcPr>
          <w:p w14:paraId="061D8384" w14:textId="77777777" w:rsidR="008146DF" w:rsidRDefault="008146DF" w:rsidP="00E31452">
            <w:pPr>
              <w:widowControl w:val="0"/>
              <w:spacing w:line="215" w:lineRule="auto"/>
              <w:jc w:val="center"/>
              <w:rPr>
                <w:rFonts w:ascii="Tahoma" w:hAnsi="Tahoma"/>
                <w:b/>
                <w:sz w:val="28"/>
              </w:rPr>
            </w:pPr>
            <w:r>
              <w:rPr>
                <w:rFonts w:ascii="Tahoma" w:hAnsi="Tahoma"/>
                <w:b/>
                <w:sz w:val="28"/>
              </w:rPr>
              <w:t>GET PLENTY OF REST</w:t>
            </w:r>
          </w:p>
        </w:tc>
      </w:tr>
      <w:tr w:rsidR="008146DF" w14:paraId="4D2B1659" w14:textId="77777777" w:rsidTr="00E31452">
        <w:tc>
          <w:tcPr>
            <w:tcW w:w="4732" w:type="dxa"/>
          </w:tcPr>
          <w:p w14:paraId="1CDDCE53"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Get 7-8 hours of restful sleep each night.</w:t>
            </w:r>
          </w:p>
        </w:tc>
        <w:tc>
          <w:tcPr>
            <w:tcW w:w="5299" w:type="dxa"/>
            <w:gridSpan w:val="2"/>
          </w:tcPr>
          <w:p w14:paraId="0441035F"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Practice time management.</w:t>
            </w:r>
          </w:p>
        </w:tc>
      </w:tr>
      <w:tr w:rsidR="008146DF" w14:paraId="26EB9E1B" w14:textId="77777777" w:rsidTr="00E31452">
        <w:tc>
          <w:tcPr>
            <w:tcW w:w="10031" w:type="dxa"/>
            <w:gridSpan w:val="3"/>
          </w:tcPr>
          <w:p w14:paraId="09052F13" w14:textId="77777777" w:rsidR="008146DF" w:rsidRDefault="008146DF" w:rsidP="00E31452">
            <w:pPr>
              <w:widowControl w:val="0"/>
              <w:spacing w:line="215" w:lineRule="auto"/>
              <w:jc w:val="center"/>
              <w:rPr>
                <w:rFonts w:ascii="Tahoma" w:hAnsi="Tahoma"/>
                <w:b/>
                <w:sz w:val="28"/>
              </w:rPr>
            </w:pPr>
            <w:r>
              <w:rPr>
                <w:rFonts w:ascii="Tahoma" w:hAnsi="Tahoma"/>
                <w:b/>
                <w:sz w:val="28"/>
              </w:rPr>
              <w:t>MANAGE STRESS</w:t>
            </w:r>
          </w:p>
        </w:tc>
      </w:tr>
      <w:tr w:rsidR="008146DF" w14:paraId="14AD4C66" w14:textId="77777777" w:rsidTr="00E31452">
        <w:tc>
          <w:tcPr>
            <w:tcW w:w="4732" w:type="dxa"/>
          </w:tcPr>
          <w:p w14:paraId="381D401C"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Reduce stress and learn to cope with stress.</w:t>
            </w:r>
          </w:p>
          <w:p w14:paraId="553144E4"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Set priorities, personal goals.</w:t>
            </w:r>
          </w:p>
        </w:tc>
        <w:tc>
          <w:tcPr>
            <w:tcW w:w="5299" w:type="dxa"/>
            <w:gridSpan w:val="2"/>
          </w:tcPr>
          <w:p w14:paraId="5E2CCD0C"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Practice time management.</w:t>
            </w:r>
          </w:p>
          <w:p w14:paraId="77C3269D"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Exercise regularly.</w:t>
            </w:r>
          </w:p>
        </w:tc>
      </w:tr>
      <w:tr w:rsidR="008146DF" w14:paraId="7EEB938A" w14:textId="77777777" w:rsidTr="00E31452">
        <w:tc>
          <w:tcPr>
            <w:tcW w:w="10031" w:type="dxa"/>
            <w:gridSpan w:val="3"/>
          </w:tcPr>
          <w:p w14:paraId="5758A62B" w14:textId="77777777" w:rsidR="008146DF" w:rsidRDefault="008146DF" w:rsidP="00E31452">
            <w:pPr>
              <w:widowControl w:val="0"/>
              <w:spacing w:line="215" w:lineRule="auto"/>
              <w:jc w:val="center"/>
              <w:rPr>
                <w:rFonts w:ascii="Tahoma" w:hAnsi="Tahoma"/>
                <w:b/>
                <w:sz w:val="28"/>
              </w:rPr>
            </w:pPr>
            <w:r>
              <w:rPr>
                <w:rFonts w:ascii="Tahoma" w:hAnsi="Tahoma"/>
                <w:b/>
                <w:sz w:val="28"/>
              </w:rPr>
              <w:t>PRACTICE SAFE SEX</w:t>
            </w:r>
          </w:p>
        </w:tc>
      </w:tr>
      <w:tr w:rsidR="008146DF" w14:paraId="521D59D7" w14:textId="77777777" w:rsidTr="00E31452">
        <w:tc>
          <w:tcPr>
            <w:tcW w:w="4732" w:type="dxa"/>
          </w:tcPr>
          <w:p w14:paraId="2E87FFC2"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Abstain from sexual relations or use condoms.</w:t>
            </w:r>
          </w:p>
          <w:p w14:paraId="326B7B3C"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Be prepared.</w:t>
            </w:r>
          </w:p>
        </w:tc>
        <w:tc>
          <w:tcPr>
            <w:tcW w:w="5299" w:type="dxa"/>
            <w:gridSpan w:val="2"/>
          </w:tcPr>
          <w:p w14:paraId="60638AC1"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Avoid alcohol and drug abuse.</w:t>
            </w:r>
          </w:p>
          <w:p w14:paraId="65CF05C6"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Choose safe sex partners - be informed.</w:t>
            </w:r>
          </w:p>
        </w:tc>
      </w:tr>
      <w:tr w:rsidR="008146DF" w14:paraId="372F1411" w14:textId="77777777" w:rsidTr="00E31452">
        <w:tc>
          <w:tcPr>
            <w:tcW w:w="10031" w:type="dxa"/>
            <w:gridSpan w:val="3"/>
          </w:tcPr>
          <w:p w14:paraId="4B0C6FEF" w14:textId="77777777" w:rsidR="008146DF" w:rsidRDefault="008146DF" w:rsidP="00E31452">
            <w:pPr>
              <w:widowControl w:val="0"/>
              <w:spacing w:line="215" w:lineRule="auto"/>
              <w:jc w:val="center"/>
              <w:rPr>
                <w:rFonts w:ascii="Tahoma" w:hAnsi="Tahoma"/>
                <w:b/>
                <w:sz w:val="28"/>
              </w:rPr>
            </w:pPr>
            <w:r>
              <w:rPr>
                <w:rFonts w:ascii="Tahoma" w:hAnsi="Tahoma"/>
                <w:b/>
                <w:sz w:val="28"/>
              </w:rPr>
              <w:t>GET REGULAR MEDICAL CHECK-UPS</w:t>
            </w:r>
          </w:p>
        </w:tc>
      </w:tr>
      <w:tr w:rsidR="008146DF" w14:paraId="0584AC8D" w14:textId="77777777" w:rsidTr="00E31452">
        <w:tc>
          <w:tcPr>
            <w:tcW w:w="4732" w:type="dxa"/>
          </w:tcPr>
          <w:p w14:paraId="2421ADC3"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 xml:space="preserve">Comply with medical advice and prescription medications. </w:t>
            </w:r>
          </w:p>
        </w:tc>
        <w:tc>
          <w:tcPr>
            <w:tcW w:w="5299" w:type="dxa"/>
            <w:gridSpan w:val="2"/>
          </w:tcPr>
          <w:p w14:paraId="3B13E6A9" w14:textId="77777777" w:rsidR="008146DF" w:rsidRDefault="008146DF" w:rsidP="00E31452">
            <w:pPr>
              <w:widowControl w:val="0"/>
              <w:numPr>
                <w:ilvl w:val="0"/>
                <w:numId w:val="1"/>
              </w:numPr>
              <w:spacing w:line="215" w:lineRule="auto"/>
              <w:rPr>
                <w:rFonts w:ascii="Arial Narrow" w:hAnsi="Arial Narrow"/>
                <w:sz w:val="24"/>
              </w:rPr>
            </w:pPr>
            <w:r>
              <w:rPr>
                <w:rFonts w:ascii="Arial Narrow" w:hAnsi="Arial Narrow"/>
                <w:sz w:val="24"/>
              </w:rPr>
              <w:t xml:space="preserve">A yearly medical preventative exam is recommended especially after the age of 40. </w:t>
            </w:r>
          </w:p>
        </w:tc>
      </w:tr>
      <w:tr w:rsidR="008146DF" w14:paraId="1921C86A" w14:textId="77777777" w:rsidTr="00E31452">
        <w:tc>
          <w:tcPr>
            <w:tcW w:w="10031" w:type="dxa"/>
            <w:gridSpan w:val="3"/>
          </w:tcPr>
          <w:p w14:paraId="4DDC57D1" w14:textId="77777777" w:rsidR="008146DF" w:rsidRDefault="008146DF" w:rsidP="00E31452">
            <w:pPr>
              <w:widowControl w:val="0"/>
              <w:spacing w:line="215" w:lineRule="auto"/>
              <w:jc w:val="center"/>
              <w:rPr>
                <w:rFonts w:ascii="Tahoma" w:hAnsi="Tahoma"/>
                <w:b/>
                <w:sz w:val="28"/>
              </w:rPr>
            </w:pPr>
            <w:r>
              <w:rPr>
                <w:rFonts w:ascii="Tahoma" w:hAnsi="Tahoma"/>
                <w:b/>
                <w:sz w:val="28"/>
              </w:rPr>
              <w:t>ADOPT GOOD SAFETY HABITS</w:t>
            </w:r>
          </w:p>
        </w:tc>
      </w:tr>
      <w:tr w:rsidR="008146DF" w14:paraId="12D74C18" w14:textId="77777777" w:rsidTr="00E31452">
        <w:tc>
          <w:tcPr>
            <w:tcW w:w="4732" w:type="dxa"/>
          </w:tcPr>
          <w:p w14:paraId="40125C08" w14:textId="77777777" w:rsidR="008146DF" w:rsidRDefault="008146DF" w:rsidP="00E31452">
            <w:pPr>
              <w:widowControl w:val="0"/>
              <w:numPr>
                <w:ilvl w:val="0"/>
                <w:numId w:val="42"/>
              </w:numPr>
              <w:spacing w:line="215" w:lineRule="auto"/>
              <w:ind w:left="426" w:hanging="426"/>
              <w:rPr>
                <w:rFonts w:ascii="Arial Narrow" w:hAnsi="Arial Narrow"/>
                <w:sz w:val="24"/>
              </w:rPr>
            </w:pPr>
            <w:r>
              <w:rPr>
                <w:rFonts w:ascii="Arial Narrow" w:hAnsi="Arial Narrow"/>
                <w:sz w:val="24"/>
              </w:rPr>
              <w:t xml:space="preserve">Always wear a seat belt. </w:t>
            </w:r>
          </w:p>
          <w:p w14:paraId="1B616A5D" w14:textId="77777777" w:rsidR="008146DF" w:rsidRDefault="008146DF" w:rsidP="00E31452">
            <w:pPr>
              <w:widowControl w:val="0"/>
              <w:numPr>
                <w:ilvl w:val="0"/>
                <w:numId w:val="42"/>
              </w:numPr>
              <w:spacing w:line="215" w:lineRule="auto"/>
              <w:ind w:left="426" w:hanging="426"/>
              <w:rPr>
                <w:rFonts w:ascii="Arial Narrow" w:hAnsi="Arial Narrow"/>
                <w:sz w:val="24"/>
              </w:rPr>
            </w:pPr>
            <w:r w:rsidRPr="00CC5B88">
              <w:rPr>
                <w:rFonts w:ascii="Arial Narrow" w:hAnsi="Arial Narrow"/>
                <w:sz w:val="24"/>
              </w:rPr>
              <w:t>Follow automobile regulations.</w:t>
            </w:r>
            <w:r>
              <w:rPr>
                <w:rFonts w:ascii="Arial Narrow" w:hAnsi="Arial Narrow"/>
                <w:sz w:val="24"/>
              </w:rPr>
              <w:t xml:space="preserve"> </w:t>
            </w:r>
          </w:p>
          <w:p w14:paraId="033A21E5" w14:textId="77777777" w:rsidR="008146DF" w:rsidRDefault="008146DF" w:rsidP="00E31452">
            <w:pPr>
              <w:widowControl w:val="0"/>
              <w:numPr>
                <w:ilvl w:val="0"/>
                <w:numId w:val="42"/>
              </w:numPr>
              <w:spacing w:line="215" w:lineRule="auto"/>
              <w:ind w:left="426" w:hanging="426"/>
              <w:rPr>
                <w:rFonts w:ascii="Arial Narrow" w:hAnsi="Arial Narrow"/>
                <w:sz w:val="24"/>
              </w:rPr>
            </w:pPr>
            <w:r>
              <w:rPr>
                <w:rFonts w:ascii="Arial Narrow" w:hAnsi="Arial Narrow"/>
                <w:sz w:val="24"/>
              </w:rPr>
              <w:t>Ensure your car, bike, motorcycle, boat is properly maintained.</w:t>
            </w:r>
          </w:p>
        </w:tc>
        <w:tc>
          <w:tcPr>
            <w:tcW w:w="5299" w:type="dxa"/>
            <w:gridSpan w:val="2"/>
          </w:tcPr>
          <w:p w14:paraId="6832F2D4" w14:textId="77777777" w:rsidR="008146DF" w:rsidRDefault="008146DF" w:rsidP="00E31452">
            <w:pPr>
              <w:widowControl w:val="0"/>
              <w:numPr>
                <w:ilvl w:val="0"/>
                <w:numId w:val="42"/>
              </w:numPr>
              <w:spacing w:line="215" w:lineRule="auto"/>
              <w:ind w:left="371" w:hanging="371"/>
              <w:rPr>
                <w:rFonts w:ascii="Arial Narrow" w:hAnsi="Arial Narrow"/>
                <w:sz w:val="24"/>
              </w:rPr>
            </w:pPr>
            <w:r>
              <w:rPr>
                <w:rFonts w:ascii="Arial Narrow" w:hAnsi="Arial Narrow"/>
                <w:sz w:val="24"/>
              </w:rPr>
              <w:t>Wear a lifejacket on a boat.</w:t>
            </w:r>
          </w:p>
          <w:p w14:paraId="059AA868" w14:textId="77777777" w:rsidR="008146DF" w:rsidRDefault="008146DF" w:rsidP="00E31452">
            <w:pPr>
              <w:widowControl w:val="0"/>
              <w:numPr>
                <w:ilvl w:val="0"/>
                <w:numId w:val="42"/>
              </w:numPr>
              <w:spacing w:line="215" w:lineRule="auto"/>
              <w:ind w:left="371" w:hanging="371"/>
              <w:rPr>
                <w:rFonts w:ascii="Arial Narrow" w:hAnsi="Arial Narrow"/>
                <w:sz w:val="24"/>
              </w:rPr>
            </w:pPr>
            <w:r w:rsidRPr="00CC5B88">
              <w:rPr>
                <w:rFonts w:ascii="Arial Narrow" w:hAnsi="Arial Narrow"/>
                <w:sz w:val="24"/>
              </w:rPr>
              <w:t xml:space="preserve">Learn CPR. </w:t>
            </w:r>
          </w:p>
          <w:p w14:paraId="193B4BCA" w14:textId="77777777" w:rsidR="008146DF" w:rsidRDefault="008146DF" w:rsidP="00E31452">
            <w:pPr>
              <w:widowControl w:val="0"/>
              <w:numPr>
                <w:ilvl w:val="0"/>
                <w:numId w:val="42"/>
              </w:numPr>
              <w:spacing w:line="215" w:lineRule="auto"/>
              <w:ind w:left="371" w:hanging="371"/>
              <w:rPr>
                <w:rFonts w:ascii="Arial Narrow" w:hAnsi="Arial Narrow"/>
                <w:sz w:val="24"/>
              </w:rPr>
            </w:pPr>
            <w:r>
              <w:rPr>
                <w:rFonts w:ascii="Arial Narrow" w:hAnsi="Arial Narrow"/>
                <w:sz w:val="24"/>
              </w:rPr>
              <w:t>Avoid dangerous situations.</w:t>
            </w:r>
          </w:p>
        </w:tc>
      </w:tr>
    </w:tbl>
    <w:p w14:paraId="688EE1AC" w14:textId="77777777" w:rsidR="008146DF" w:rsidRDefault="008146DF" w:rsidP="008146DF">
      <w:pPr>
        <w:widowControl w:val="0"/>
        <w:spacing w:line="215" w:lineRule="auto"/>
        <w:rPr>
          <w:sz w:val="24"/>
        </w:rPr>
      </w:pPr>
    </w:p>
    <w:p w14:paraId="4C748316" w14:textId="77777777" w:rsidR="008146DF" w:rsidRDefault="008146DF" w:rsidP="008146DF">
      <w:pPr>
        <w:rPr>
          <w:rFonts w:ascii="Copperplate Gothic Bold" w:hAnsi="Copperplate Gothic Bold"/>
          <w:b/>
          <w:sz w:val="40"/>
          <w:szCs w:val="40"/>
        </w:rPr>
      </w:pPr>
      <w:r>
        <w:rPr>
          <w:rFonts w:ascii="Copperplate Gothic Bold" w:hAnsi="Copperplate Gothic Bold"/>
          <w:b/>
          <w:sz w:val="40"/>
          <w:szCs w:val="40"/>
        </w:rPr>
        <w:br w:type="page"/>
      </w:r>
    </w:p>
    <w:tbl>
      <w:tblPr>
        <w:tblW w:w="10882" w:type="dxa"/>
        <w:tblBorders>
          <w:insideH w:val="single" w:sz="6" w:space="0" w:color="auto"/>
          <w:insideV w:val="single" w:sz="6" w:space="0" w:color="auto"/>
        </w:tblBorders>
        <w:tblLayout w:type="fixed"/>
        <w:tblLook w:val="04A0" w:firstRow="1" w:lastRow="0" w:firstColumn="1" w:lastColumn="0" w:noHBand="0" w:noVBand="1"/>
      </w:tblPr>
      <w:tblGrid>
        <w:gridCol w:w="10882"/>
      </w:tblGrid>
      <w:tr w:rsidR="008146DF" w14:paraId="20A592F0" w14:textId="77777777" w:rsidTr="00E31452">
        <w:tc>
          <w:tcPr>
            <w:tcW w:w="10882" w:type="dxa"/>
            <w:tcBorders>
              <w:top w:val="single" w:sz="6" w:space="0" w:color="auto"/>
              <w:left w:val="single" w:sz="6" w:space="0" w:color="auto"/>
              <w:bottom w:val="single" w:sz="6" w:space="0" w:color="auto"/>
              <w:right w:val="single" w:sz="6" w:space="0" w:color="auto"/>
            </w:tcBorders>
            <w:shd w:val="clear" w:color="auto" w:fill="8496B0" w:themeFill="text2" w:themeFillTint="99"/>
            <w:hideMark/>
          </w:tcPr>
          <w:p w14:paraId="2CD5C9A5" w14:textId="77777777" w:rsidR="008146DF" w:rsidRDefault="008146DF" w:rsidP="00E31452">
            <w:pPr>
              <w:pStyle w:val="Heading1"/>
            </w:pPr>
            <w:r>
              <w:lastRenderedPageBreak/>
              <w:t>PHYSICAL HEALTH</w:t>
            </w:r>
          </w:p>
        </w:tc>
      </w:tr>
      <w:tr w:rsidR="008146DF" w14:paraId="1FFCE333" w14:textId="77777777" w:rsidTr="00E31452">
        <w:tc>
          <w:tcPr>
            <w:tcW w:w="10882" w:type="dxa"/>
            <w:tcBorders>
              <w:top w:val="single" w:sz="6" w:space="0" w:color="auto"/>
              <w:left w:val="single" w:sz="6" w:space="0" w:color="auto"/>
              <w:bottom w:val="single" w:sz="6" w:space="0" w:color="auto"/>
              <w:right w:val="single" w:sz="6" w:space="0" w:color="auto"/>
            </w:tcBorders>
            <w:hideMark/>
          </w:tcPr>
          <w:p w14:paraId="0B02CC6B" w14:textId="77777777" w:rsidR="008146DF" w:rsidRDefault="008146DF" w:rsidP="00E31452">
            <w:pPr>
              <w:jc w:val="center"/>
              <w:rPr>
                <w:rFonts w:ascii="Copperplate Gothic Bold" w:hAnsi="Copperplate Gothic Bold"/>
                <w:b/>
                <w:sz w:val="40"/>
                <w:szCs w:val="40"/>
              </w:rPr>
            </w:pPr>
            <w:r w:rsidRPr="006D14E7">
              <w:rPr>
                <w:rFonts w:ascii="Copperplate Gothic Bold" w:hAnsi="Copperplate Gothic Bold"/>
                <w:b/>
                <w:sz w:val="40"/>
                <w:szCs w:val="40"/>
              </w:rPr>
              <w:t>5 COMPONENTS of Fitness</w:t>
            </w:r>
          </w:p>
          <w:p w14:paraId="0568E670" w14:textId="77777777" w:rsidR="008146DF" w:rsidRDefault="008146DF" w:rsidP="00E31452">
            <w:pPr>
              <w:widowControl w:val="0"/>
              <w:jc w:val="center"/>
              <w:rPr>
                <w:rFonts w:ascii="Arial Narrow" w:hAnsi="Arial Narrow"/>
                <w:sz w:val="24"/>
              </w:rPr>
            </w:pPr>
            <w:r>
              <w:rPr>
                <w:rFonts w:ascii="Arial Narrow" w:hAnsi="Arial Narrow"/>
                <w:sz w:val="24"/>
              </w:rPr>
              <w:t>Achieving an optimum level of physical fitness and health involves the development of the 5 components of physical fitness which are:</w:t>
            </w:r>
          </w:p>
          <w:p w14:paraId="245D07B1" w14:textId="77777777" w:rsidR="008146DF" w:rsidRDefault="008146DF" w:rsidP="00E31452">
            <w:pPr>
              <w:jc w:val="center"/>
              <w:rPr>
                <w:rFonts w:ascii="Arial Narrow" w:hAnsi="Arial Narrow"/>
                <w:b/>
                <w:sz w:val="24"/>
              </w:rPr>
            </w:pPr>
          </w:p>
        </w:tc>
      </w:tr>
    </w:tbl>
    <w:p w14:paraId="43A4E375" w14:textId="77777777" w:rsidR="008146DF" w:rsidRDefault="008146DF" w:rsidP="008146DF">
      <w:pPr>
        <w:widowControl w:val="0"/>
        <w:rPr>
          <w:sz w:val="24"/>
        </w:rPr>
      </w:pPr>
      <w:r>
        <w:rPr>
          <w:noProof/>
          <w:sz w:val="24"/>
        </w:rPr>
        <mc:AlternateContent>
          <mc:Choice Requires="wps">
            <w:drawing>
              <wp:anchor distT="0" distB="0" distL="114300" distR="114300" simplePos="0" relativeHeight="251713536" behindDoc="0" locked="0" layoutInCell="1" allowOverlap="1" wp14:anchorId="11E5EED3" wp14:editId="3D07DCCF">
                <wp:simplePos x="0" y="0"/>
                <wp:positionH relativeFrom="column">
                  <wp:posOffset>1550670</wp:posOffset>
                </wp:positionH>
                <wp:positionV relativeFrom="paragraph">
                  <wp:posOffset>161925</wp:posOffset>
                </wp:positionV>
                <wp:extent cx="2974340" cy="331470"/>
                <wp:effectExtent l="7620" t="9525" r="8890" b="11430"/>
                <wp:wrapNone/>
                <wp:docPr id="449"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4340" cy="331470"/>
                        </a:xfrm>
                        <a:prstGeom prst="roundRect">
                          <a:avLst>
                            <a:gd name="adj" fmla="val 16667"/>
                          </a:avLst>
                        </a:prstGeom>
                        <a:solidFill>
                          <a:srgbClr val="FFFFFF"/>
                        </a:solidFill>
                        <a:ln w="9525">
                          <a:solidFill>
                            <a:srgbClr val="000000"/>
                          </a:solidFill>
                          <a:round/>
                          <a:headEnd/>
                          <a:tailEnd/>
                        </a:ln>
                      </wps:spPr>
                      <wps:txbx>
                        <w:txbxContent>
                          <w:p w14:paraId="0623C04C" w14:textId="77777777" w:rsidR="00386ED6" w:rsidRPr="00CF1CE1" w:rsidRDefault="00386ED6" w:rsidP="008146DF">
                            <w:pPr>
                              <w:jc w:val="center"/>
                              <w:rPr>
                                <w:rFonts w:ascii="Arial" w:hAnsi="Arial" w:cs="Arial"/>
                                <w:b/>
                                <w:color w:val="8496B0" w:themeColor="text2" w:themeTint="99"/>
                                <w:sz w:val="28"/>
                                <w:szCs w:val="28"/>
                              </w:rPr>
                            </w:pPr>
                            <w:r w:rsidRPr="00CF1CE1">
                              <w:rPr>
                                <w:rFonts w:ascii="Arial" w:hAnsi="Arial" w:cs="Arial"/>
                                <w:b/>
                                <w:color w:val="8496B0" w:themeColor="text2" w:themeTint="99"/>
                                <w:sz w:val="28"/>
                                <w:szCs w:val="28"/>
                              </w:rPr>
                              <w:t>5 components of Physical Fitness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1E5EED3" id="AutoShape 64" o:spid="_x0000_s1026" style="position:absolute;margin-left:122.1pt;margin-top:12.75pt;width:234.2pt;height:26.1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">
                <v:textbox>
                  <w:txbxContent>
                    <w:p w14:paraId="0623C04C" w14:textId="77777777" w:rsidR="00386ED6" w:rsidRPr="00CF1CE1" w:rsidRDefault="00386ED6" w:rsidP="008146DF">
                      <w:pPr>
                        <w:jc w:val="center"/>
                        <w:rPr>
                          <w:rFonts w:ascii="Arial" w:hAnsi="Arial" w:cs="Arial"/>
                          <w:b/>
                          <w:color w:val="8496B0" w:themeColor="text2" w:themeTint="99"/>
                          <w:sz w:val="28"/>
                          <w:szCs w:val="28"/>
                        </w:rPr>
                      </w:pPr>
                      <w:r w:rsidRPr="00CF1CE1">
                        <w:rPr>
                          <w:rFonts w:ascii="Arial" w:hAnsi="Arial" w:cs="Arial"/>
                          <w:b/>
                          <w:color w:val="8496B0" w:themeColor="text2" w:themeTint="99"/>
                          <w:sz w:val="28"/>
                          <w:szCs w:val="28"/>
                        </w:rPr>
                        <w:t>5 components of Physical Fitness</w:t>
                      </w:r>
                    </w:p>
                  </w:txbxContent>
                </v:textbox>
              </v:roundrect>
            </w:pict>
          </mc:Fallback>
        </mc:AlternateContent>
      </w:r>
    </w:p>
    <w:tbl>
      <w:tblPr>
        <w:tblW w:w="0" w:type="auto"/>
        <w:tblLook w:val="04A0" w:firstRow="1" w:lastRow="0" w:firstColumn="1" w:lastColumn="0" w:noHBand="0" w:noVBand="1"/>
      </w:tblPr>
      <w:tblGrid>
        <w:gridCol w:w="1915"/>
        <w:gridCol w:w="1915"/>
        <w:gridCol w:w="1915"/>
        <w:gridCol w:w="1915"/>
        <w:gridCol w:w="1916"/>
      </w:tblGrid>
      <w:tr w:rsidR="008146DF" w:rsidRPr="005476B0" w14:paraId="778DDF7E" w14:textId="77777777" w:rsidTr="00E31452">
        <w:tc>
          <w:tcPr>
            <w:tcW w:w="1915" w:type="dxa"/>
            <w:shd w:val="clear" w:color="auto" w:fill="auto"/>
          </w:tcPr>
          <w:p w14:paraId="27B6E7BB" w14:textId="77777777" w:rsidR="008146DF" w:rsidRPr="005476B0" w:rsidRDefault="008146DF" w:rsidP="00E31452">
            <w:pPr>
              <w:widowControl w:val="0"/>
              <w:rPr>
                <w:sz w:val="24"/>
              </w:rPr>
            </w:pPr>
            <w:r>
              <w:rPr>
                <w:noProof/>
                <w:sz w:val="24"/>
              </w:rPr>
              <mc:AlternateContent>
                <mc:Choice Requires="wps">
                  <w:drawing>
                    <wp:anchor distT="0" distB="0" distL="114300" distR="114300" simplePos="0" relativeHeight="251719680" behindDoc="0" locked="0" layoutInCell="1" allowOverlap="1" wp14:anchorId="71AEC7F7" wp14:editId="593A359B">
                      <wp:simplePos x="0" y="0"/>
                      <wp:positionH relativeFrom="column">
                        <wp:posOffset>908050</wp:posOffset>
                      </wp:positionH>
                      <wp:positionV relativeFrom="paragraph">
                        <wp:posOffset>318135</wp:posOffset>
                      </wp:positionV>
                      <wp:extent cx="1159510" cy="245110"/>
                      <wp:effectExtent l="31750" t="13335" r="8890" b="55880"/>
                      <wp:wrapNone/>
                      <wp:docPr id="452" name="Auto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59510" cy="2451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CC98FA" id="_x0000_t32" coordsize="21600,21600" o:spt="32" o:oned="t" path="m,l21600,21600e" filled="f">
                      <v:path arrowok="t" fillok="f" o:connecttype="none"/>
                      <o:lock v:ext="edit" shapetype="t"/>
                    </v:shapetype>
                    <v:shape id="AutoShape 70" o:spid="_x0000_s1026" type="#_x0000_t32" style="position:absolute;margin-left:71.5pt;margin-top:25.05pt;width:91.3pt;height:19.3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">
                      <v:stroke endarrow="block"/>
                    </v:shape>
                  </w:pict>
                </mc:Fallback>
              </mc:AlternateContent>
            </w:r>
            <w:r>
              <w:rPr>
                <w:noProof/>
                <w:sz w:val="24"/>
              </w:rPr>
              <mc:AlternateContent>
                <mc:Choice Requires="wps">
                  <w:drawing>
                    <wp:anchor distT="0" distB="0" distL="114300" distR="114300" simplePos="0" relativeHeight="251714560" behindDoc="0" locked="0" layoutInCell="1" allowOverlap="1" wp14:anchorId="29276449" wp14:editId="673F0A5A">
                      <wp:simplePos x="0" y="0"/>
                      <wp:positionH relativeFrom="column">
                        <wp:posOffset>-19685</wp:posOffset>
                      </wp:positionH>
                      <wp:positionV relativeFrom="paragraph">
                        <wp:posOffset>582930</wp:posOffset>
                      </wp:positionV>
                      <wp:extent cx="1278890" cy="490220"/>
                      <wp:effectExtent l="8890" t="11430" r="7620" b="12700"/>
                      <wp:wrapNone/>
                      <wp:docPr id="453" name="AutoShap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8890" cy="490220"/>
                              </a:xfrm>
                              <a:prstGeom prst="roundRect">
                                <a:avLst>
                                  <a:gd name="adj" fmla="val 16667"/>
                                </a:avLst>
                              </a:prstGeom>
                              <a:solidFill>
                                <a:srgbClr val="FFFFFF"/>
                              </a:solidFill>
                              <a:ln w="9525">
                                <a:solidFill>
                                  <a:srgbClr val="000000"/>
                                </a:solidFill>
                                <a:round/>
                                <a:headEnd/>
                                <a:tailEnd/>
                              </a:ln>
                            </wps:spPr>
                            <wps:txbx>
                              <w:txbxContent>
                                <w:p w14:paraId="7A6E76CB" w14:textId="77777777" w:rsidR="00386ED6" w:rsidRPr="00CF1CE1" w:rsidRDefault="00386ED6" w:rsidP="008146DF">
                                  <w:pPr>
                                    <w:widowControl w:val="0"/>
                                    <w:jc w:val="center"/>
                                    <w:rPr>
                                      <w:rFonts w:ascii="Arial" w:hAnsi="Arial" w:cs="Arial"/>
                                      <w:color w:val="FF0000"/>
                                      <w:sz w:val="24"/>
                                    </w:rPr>
                                  </w:pPr>
                                  <w:r w:rsidRPr="00CF1CE1">
                                    <w:rPr>
                                      <w:rFonts w:ascii="Arial" w:hAnsi="Arial" w:cs="Arial"/>
                                      <w:color w:val="FF0000"/>
                                      <w:sz w:val="24"/>
                                    </w:rPr>
                                    <w:t>Cardiovascular</w:t>
                                  </w:r>
                                </w:p>
                                <w:p w14:paraId="7AD04A9F" w14:textId="77777777" w:rsidR="00386ED6" w:rsidRPr="00CF1CE1" w:rsidRDefault="00386ED6" w:rsidP="008146DF">
                                  <w:pPr>
                                    <w:jc w:val="center"/>
                                    <w:rPr>
                                      <w:rFonts w:ascii="Arial" w:hAnsi="Arial" w:cs="Arial"/>
                                      <w:color w:val="FF0000"/>
                                    </w:rPr>
                                  </w:pPr>
                                  <w:r w:rsidRPr="00CF1CE1">
                                    <w:rPr>
                                      <w:rFonts w:ascii="Arial" w:hAnsi="Arial" w:cs="Arial"/>
                                      <w:color w:val="FF0000"/>
                                      <w:sz w:val="24"/>
                                    </w:rPr>
                                    <w:t>Endurance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276449" id="AutoShape 65" o:spid="_x0000_s1027" style="position:absolute;margin-left:-1.55pt;margin-top:45.9pt;width:100.7pt;height:38.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">
                      <v:textbox>
                        <w:txbxContent>
                          <w:p w14:paraId="7A6E76CB" w14:textId="77777777" w:rsidR="00386ED6" w:rsidRPr="00CF1CE1" w:rsidRDefault="00386ED6" w:rsidP="008146DF">
                            <w:pPr>
                              <w:widowControl w:val="0"/>
                              <w:jc w:val="center"/>
                              <w:rPr>
                                <w:rFonts w:ascii="Arial" w:hAnsi="Arial" w:cs="Arial"/>
                                <w:color w:val="FF0000"/>
                                <w:sz w:val="24"/>
                              </w:rPr>
                            </w:pPr>
                            <w:r w:rsidRPr="00CF1CE1">
                              <w:rPr>
                                <w:rFonts w:ascii="Arial" w:hAnsi="Arial" w:cs="Arial"/>
                                <w:color w:val="FF0000"/>
                                <w:sz w:val="24"/>
                              </w:rPr>
                              <w:t>Cardiovascular</w:t>
                            </w:r>
                          </w:p>
                          <w:p w14:paraId="7AD04A9F" w14:textId="77777777" w:rsidR="00386ED6" w:rsidRPr="00CF1CE1" w:rsidRDefault="00386ED6" w:rsidP="008146DF">
                            <w:pPr>
                              <w:jc w:val="center"/>
                              <w:rPr>
                                <w:rFonts w:ascii="Arial" w:hAnsi="Arial" w:cs="Arial"/>
                                <w:color w:val="FF0000"/>
                              </w:rPr>
                            </w:pPr>
                            <w:r w:rsidRPr="00CF1CE1">
                              <w:rPr>
                                <w:rFonts w:ascii="Arial" w:hAnsi="Arial" w:cs="Arial"/>
                                <w:color w:val="FF0000"/>
                                <w:sz w:val="24"/>
                              </w:rPr>
                              <w:t>Endurance</w:t>
                            </w:r>
                          </w:p>
                        </w:txbxContent>
                      </v:textbox>
                    </v:roundrect>
                  </w:pict>
                </mc:Fallback>
              </mc:AlternateContent>
            </w:r>
          </w:p>
        </w:tc>
        <w:tc>
          <w:tcPr>
            <w:tcW w:w="5745" w:type="dxa"/>
            <w:gridSpan w:val="3"/>
            <w:shd w:val="clear" w:color="auto" w:fill="auto"/>
          </w:tcPr>
          <w:p w14:paraId="2EE4BDD0" w14:textId="77777777" w:rsidR="008146DF" w:rsidRPr="005476B0" w:rsidRDefault="008146DF" w:rsidP="00E31452">
            <w:pPr>
              <w:widowControl w:val="0"/>
              <w:jc w:val="center"/>
              <w:rPr>
                <w:sz w:val="24"/>
              </w:rPr>
            </w:pPr>
          </w:p>
          <w:p w14:paraId="185295FA" w14:textId="77777777" w:rsidR="008146DF" w:rsidRPr="005476B0" w:rsidRDefault="008146DF" w:rsidP="00E31452">
            <w:pPr>
              <w:widowControl w:val="0"/>
              <w:jc w:val="center"/>
              <w:rPr>
                <w:sz w:val="24"/>
              </w:rPr>
            </w:pPr>
            <w:r>
              <w:rPr>
                <w:noProof/>
                <w:sz w:val="24"/>
              </w:rPr>
              <mc:AlternateContent>
                <mc:Choice Requires="wps">
                  <w:drawing>
                    <wp:anchor distT="0" distB="0" distL="114300" distR="114300" simplePos="0" relativeHeight="251723776" behindDoc="0" locked="0" layoutInCell="1" allowOverlap="1" wp14:anchorId="787D039F" wp14:editId="6F00DE4C">
                      <wp:simplePos x="0" y="0"/>
                      <wp:positionH relativeFrom="column">
                        <wp:posOffset>3176905</wp:posOffset>
                      </wp:positionH>
                      <wp:positionV relativeFrom="paragraph">
                        <wp:posOffset>142875</wp:posOffset>
                      </wp:positionV>
                      <wp:extent cx="868045" cy="245110"/>
                      <wp:effectExtent l="5080" t="9525" r="31750" b="59690"/>
                      <wp:wrapNone/>
                      <wp:docPr id="454"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8045" cy="2451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E95220" id="AutoShape 74" o:spid="_x0000_s1026" type="#_x0000_t32" style="position:absolute;margin-left:250.15pt;margin-top:11.25pt;width:68.35pt;height:19.3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">
                      <v:stroke endarrow="block"/>
                    </v:shape>
                  </w:pict>
                </mc:Fallback>
              </mc:AlternateContent>
            </w:r>
            <w:r>
              <w:rPr>
                <w:noProof/>
                <w:sz w:val="24"/>
              </w:rPr>
              <mc:AlternateContent>
                <mc:Choice Requires="wps">
                  <w:drawing>
                    <wp:anchor distT="0" distB="0" distL="114300" distR="114300" simplePos="0" relativeHeight="251722752" behindDoc="0" locked="0" layoutInCell="1" allowOverlap="1" wp14:anchorId="0F5D0D69" wp14:editId="7FD83C19">
                      <wp:simplePos x="0" y="0"/>
                      <wp:positionH relativeFrom="column">
                        <wp:posOffset>2561590</wp:posOffset>
                      </wp:positionH>
                      <wp:positionV relativeFrom="paragraph">
                        <wp:posOffset>142875</wp:posOffset>
                      </wp:positionV>
                      <wp:extent cx="396875" cy="245110"/>
                      <wp:effectExtent l="8890" t="9525" r="41910" b="59690"/>
                      <wp:wrapNone/>
                      <wp:docPr id="455"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875" cy="2451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FD4EAF" id="AutoShape 73" o:spid="_x0000_s1026" type="#_x0000_t32" style="position:absolute;margin-left:201.7pt;margin-top:11.25pt;width:31.25pt;height:19.3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">
                      <v:stroke endarrow="block"/>
                    </v:shape>
                  </w:pict>
                </mc:Fallback>
              </mc:AlternateContent>
            </w:r>
            <w:r>
              <w:rPr>
                <w:noProof/>
                <w:sz w:val="24"/>
              </w:rPr>
              <mc:AlternateContent>
                <mc:Choice Requires="wps">
                  <w:drawing>
                    <wp:anchor distT="0" distB="0" distL="114300" distR="114300" simplePos="0" relativeHeight="251721728" behindDoc="0" locked="0" layoutInCell="1" allowOverlap="1" wp14:anchorId="25868BD0" wp14:editId="35AE6070">
                      <wp:simplePos x="0" y="0"/>
                      <wp:positionH relativeFrom="column">
                        <wp:posOffset>1931670</wp:posOffset>
                      </wp:positionH>
                      <wp:positionV relativeFrom="paragraph">
                        <wp:posOffset>142875</wp:posOffset>
                      </wp:positionV>
                      <wp:extent cx="0" cy="245110"/>
                      <wp:effectExtent l="55245" t="9525" r="59055" b="21590"/>
                      <wp:wrapNone/>
                      <wp:docPr id="460"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51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011552" id="AutoShape 72" o:spid="_x0000_s1026" type="#_x0000_t32" style="position:absolute;margin-left:152.1pt;margin-top:11.25pt;width:0;height:19.3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">
                      <v:stroke endarrow="block"/>
                    </v:shape>
                  </w:pict>
                </mc:Fallback>
              </mc:AlternateContent>
            </w:r>
            <w:r>
              <w:rPr>
                <w:noProof/>
                <w:sz w:val="24"/>
              </w:rPr>
              <mc:AlternateContent>
                <mc:Choice Requires="wps">
                  <w:drawing>
                    <wp:anchor distT="0" distB="0" distL="114300" distR="114300" simplePos="0" relativeHeight="251720704" behindDoc="0" locked="0" layoutInCell="1" allowOverlap="1" wp14:anchorId="7DB6732A" wp14:editId="5B6D013A">
                      <wp:simplePos x="0" y="0"/>
                      <wp:positionH relativeFrom="column">
                        <wp:posOffset>1056640</wp:posOffset>
                      </wp:positionH>
                      <wp:positionV relativeFrom="paragraph">
                        <wp:posOffset>142875</wp:posOffset>
                      </wp:positionV>
                      <wp:extent cx="212090" cy="245110"/>
                      <wp:effectExtent l="56515" t="9525" r="7620" b="50165"/>
                      <wp:wrapNone/>
                      <wp:docPr id="461"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2090" cy="2451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DB97D8" id="AutoShape 71" o:spid="_x0000_s1026" type="#_x0000_t32" style="position:absolute;margin-left:83.2pt;margin-top:11.25pt;width:16.7pt;height:19.3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">
                      <v:stroke endarrow="block"/>
                    </v:shape>
                  </w:pict>
                </mc:Fallback>
              </mc:AlternateContent>
            </w:r>
          </w:p>
          <w:p w14:paraId="33506140" w14:textId="77777777" w:rsidR="008146DF" w:rsidRPr="005476B0" w:rsidRDefault="008146DF" w:rsidP="00E31452">
            <w:pPr>
              <w:widowControl w:val="0"/>
              <w:jc w:val="center"/>
              <w:rPr>
                <w:sz w:val="24"/>
              </w:rPr>
            </w:pPr>
          </w:p>
          <w:p w14:paraId="2DAFAE64" w14:textId="77777777" w:rsidR="008146DF" w:rsidRPr="005476B0" w:rsidRDefault="008146DF" w:rsidP="00E31452">
            <w:pPr>
              <w:widowControl w:val="0"/>
              <w:jc w:val="center"/>
              <w:rPr>
                <w:sz w:val="24"/>
              </w:rPr>
            </w:pPr>
            <w:r>
              <w:rPr>
                <w:noProof/>
                <w:sz w:val="24"/>
              </w:rPr>
              <mc:AlternateContent>
                <mc:Choice Requires="wps">
                  <w:drawing>
                    <wp:anchor distT="0" distB="0" distL="114300" distR="114300" simplePos="0" relativeHeight="251717632" behindDoc="0" locked="0" layoutInCell="1" allowOverlap="1" wp14:anchorId="7FD4E85B" wp14:editId="25E2E68B">
                      <wp:simplePos x="0" y="0"/>
                      <wp:positionH relativeFrom="column">
                        <wp:posOffset>2561590</wp:posOffset>
                      </wp:positionH>
                      <wp:positionV relativeFrom="paragraph">
                        <wp:posOffset>37465</wp:posOffset>
                      </wp:positionV>
                      <wp:extent cx="958850" cy="542925"/>
                      <wp:effectExtent l="8890" t="8890" r="13335" b="10160"/>
                      <wp:wrapNone/>
                      <wp:docPr id="463"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8850" cy="542925"/>
                              </a:xfrm>
                              <a:prstGeom prst="roundRect">
                                <a:avLst>
                                  <a:gd name="adj" fmla="val 16667"/>
                                </a:avLst>
                              </a:prstGeom>
                              <a:solidFill>
                                <a:srgbClr val="FFFFFF"/>
                              </a:solidFill>
                              <a:ln w="9525">
                                <a:solidFill>
                                  <a:srgbClr val="000000"/>
                                </a:solidFill>
                                <a:round/>
                                <a:headEnd/>
                                <a:tailEnd/>
                              </a:ln>
                            </wps:spPr>
                            <wps:txbx>
                              <w:txbxContent>
                                <w:p w14:paraId="55BDBCC2" w14:textId="77777777" w:rsidR="00386ED6" w:rsidRPr="00CF1CE1" w:rsidRDefault="00386ED6" w:rsidP="008146DF">
                                  <w:pPr>
                                    <w:jc w:val="center"/>
                                    <w:rPr>
                                      <w:rFonts w:ascii="Arial" w:hAnsi="Arial" w:cs="Arial"/>
                                      <w:color w:val="7030A0"/>
                                    </w:rPr>
                                  </w:pPr>
                                  <w:r w:rsidRPr="00CF1CE1">
                                    <w:rPr>
                                      <w:rFonts w:ascii="Arial" w:hAnsi="Arial" w:cs="Arial"/>
                                      <w:color w:val="7030A0"/>
                                      <w:sz w:val="24"/>
                                    </w:rPr>
                                    <w:t>Flexibility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D4E85B" id="AutoShape 68" o:spid="_x0000_s1028" style="position:absolute;left:0;text-align:left;margin-left:201.7pt;margin-top:2.95pt;width:75.5pt;height:42.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">
                      <v:textbox>
                        <w:txbxContent>
                          <w:p w14:paraId="55BDBCC2" w14:textId="77777777" w:rsidR="00386ED6" w:rsidRPr="00CF1CE1" w:rsidRDefault="00386ED6" w:rsidP="008146DF">
                            <w:pPr>
                              <w:jc w:val="center"/>
                              <w:rPr>
                                <w:rFonts w:ascii="Arial" w:hAnsi="Arial" w:cs="Arial"/>
                                <w:color w:val="7030A0"/>
                              </w:rPr>
                            </w:pPr>
                            <w:r w:rsidRPr="00CF1CE1">
                              <w:rPr>
                                <w:rFonts w:ascii="Arial" w:hAnsi="Arial" w:cs="Arial"/>
                                <w:color w:val="7030A0"/>
                                <w:sz w:val="24"/>
                              </w:rPr>
                              <w:t>Flexibility</w:t>
                            </w:r>
                          </w:p>
                        </w:txbxContent>
                      </v:textbox>
                    </v:roundrect>
                  </w:pict>
                </mc:Fallback>
              </mc:AlternateContent>
            </w:r>
            <w:r>
              <w:rPr>
                <w:noProof/>
                <w:sz w:val="24"/>
              </w:rPr>
              <mc:AlternateContent>
                <mc:Choice Requires="wps">
                  <w:drawing>
                    <wp:anchor distT="0" distB="0" distL="114300" distR="114300" simplePos="0" relativeHeight="251715584" behindDoc="0" locked="0" layoutInCell="1" allowOverlap="1" wp14:anchorId="0CB3232A" wp14:editId="4F58AC5E">
                      <wp:simplePos x="0" y="0"/>
                      <wp:positionH relativeFrom="column">
                        <wp:posOffset>168275</wp:posOffset>
                      </wp:positionH>
                      <wp:positionV relativeFrom="paragraph">
                        <wp:posOffset>57150</wp:posOffset>
                      </wp:positionV>
                      <wp:extent cx="1100455" cy="497205"/>
                      <wp:effectExtent l="6350" t="9525" r="7620" b="7620"/>
                      <wp:wrapNone/>
                      <wp:docPr id="464"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0455" cy="497205"/>
                              </a:xfrm>
                              <a:prstGeom prst="roundRect">
                                <a:avLst>
                                  <a:gd name="adj" fmla="val 16667"/>
                                </a:avLst>
                              </a:prstGeom>
                              <a:solidFill>
                                <a:srgbClr val="FFFFFF"/>
                              </a:solidFill>
                              <a:ln w="9525">
                                <a:solidFill>
                                  <a:srgbClr val="000000"/>
                                </a:solidFill>
                                <a:round/>
                                <a:headEnd/>
                                <a:tailEnd/>
                              </a:ln>
                            </wps:spPr>
                            <wps:txbx>
                              <w:txbxContent>
                                <w:p w14:paraId="5BEF6F4B" w14:textId="77777777" w:rsidR="00386ED6" w:rsidRPr="00CF1CE1" w:rsidRDefault="00386ED6" w:rsidP="008146DF">
                                  <w:pPr>
                                    <w:jc w:val="center"/>
                                    <w:rPr>
                                      <w:rFonts w:ascii="Arial" w:hAnsi="Arial" w:cs="Arial"/>
                                      <w:color w:val="00B050"/>
                                    </w:rPr>
                                  </w:pPr>
                                  <w:r w:rsidRPr="00CF1CE1">
                                    <w:rPr>
                                      <w:rFonts w:ascii="Arial" w:hAnsi="Arial" w:cs="Arial"/>
                                      <w:color w:val="00B050"/>
                                      <w:sz w:val="24"/>
                                    </w:rPr>
                                    <w:t>Muscular Strength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B3232A" id="AutoShape 66" o:spid="_x0000_s1029" style="position:absolute;left:0;text-align:left;margin-left:13.25pt;margin-top:4.5pt;width:86.65pt;height:39.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">
                      <v:textbox>
                        <w:txbxContent>
                          <w:p w14:paraId="5BEF6F4B" w14:textId="77777777" w:rsidR="00386ED6" w:rsidRPr="00CF1CE1" w:rsidRDefault="00386ED6" w:rsidP="008146DF">
                            <w:pPr>
                              <w:jc w:val="center"/>
                              <w:rPr>
                                <w:rFonts w:ascii="Arial" w:hAnsi="Arial" w:cs="Arial"/>
                                <w:color w:val="00B050"/>
                              </w:rPr>
                            </w:pPr>
                            <w:r w:rsidRPr="00CF1CE1">
                              <w:rPr>
                                <w:rFonts w:ascii="Arial" w:hAnsi="Arial" w:cs="Arial"/>
                                <w:color w:val="00B050"/>
                                <w:sz w:val="24"/>
                              </w:rPr>
                              <w:t>Muscular Strength</w:t>
                            </w:r>
                          </w:p>
                        </w:txbxContent>
                      </v:textbox>
                    </v:roundrect>
                  </w:pict>
                </mc:Fallback>
              </mc:AlternateContent>
            </w:r>
            <w:r>
              <w:rPr>
                <w:noProof/>
                <w:sz w:val="24"/>
              </w:rPr>
              <mc:AlternateContent>
                <mc:Choice Requires="wps">
                  <w:drawing>
                    <wp:anchor distT="0" distB="0" distL="114300" distR="114300" simplePos="0" relativeHeight="251716608" behindDoc="0" locked="0" layoutInCell="1" allowOverlap="1" wp14:anchorId="17D96F23" wp14:editId="0B895527">
                      <wp:simplePos x="0" y="0"/>
                      <wp:positionH relativeFrom="column">
                        <wp:posOffset>1447800</wp:posOffset>
                      </wp:positionH>
                      <wp:positionV relativeFrom="paragraph">
                        <wp:posOffset>37465</wp:posOffset>
                      </wp:positionV>
                      <wp:extent cx="1014730" cy="516890"/>
                      <wp:effectExtent l="9525" t="8890" r="13970" b="7620"/>
                      <wp:wrapNone/>
                      <wp:docPr id="465"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4730" cy="516890"/>
                              </a:xfrm>
                              <a:prstGeom prst="roundRect">
                                <a:avLst>
                                  <a:gd name="adj" fmla="val 16667"/>
                                </a:avLst>
                              </a:prstGeom>
                              <a:solidFill>
                                <a:srgbClr val="FFFFFF"/>
                              </a:solidFill>
                              <a:ln w="9525">
                                <a:solidFill>
                                  <a:srgbClr val="000000"/>
                                </a:solidFill>
                                <a:round/>
                                <a:headEnd/>
                                <a:tailEnd/>
                              </a:ln>
                            </wps:spPr>
                            <wps:txbx>
                              <w:txbxContent>
                                <w:p w14:paraId="4FDD299B" w14:textId="77777777" w:rsidR="00386ED6" w:rsidRPr="00CF1CE1" w:rsidRDefault="00386ED6" w:rsidP="008146DF">
                                  <w:pPr>
                                    <w:jc w:val="center"/>
                                    <w:rPr>
                                      <w:rFonts w:ascii="Arial" w:hAnsi="Arial" w:cs="Arial"/>
                                      <w:color w:val="538135" w:themeColor="accent6" w:themeShade="BF"/>
                                    </w:rPr>
                                  </w:pPr>
                                  <w:r w:rsidRPr="00CF1CE1">
                                    <w:rPr>
                                      <w:rFonts w:ascii="Arial" w:hAnsi="Arial" w:cs="Arial"/>
                                      <w:color w:val="538135" w:themeColor="accent6" w:themeShade="BF"/>
                                      <w:sz w:val="24"/>
                                    </w:rPr>
                                    <w:t>Muscular Endurance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D96F23" id="AutoShape 67" o:spid="_x0000_s1030" style="position:absolute;left:0;text-align:left;margin-left:114pt;margin-top:2.95pt;width:79.9pt;height:40.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">
                      <v:textbox>
                        <w:txbxContent>
                          <w:p w14:paraId="4FDD299B" w14:textId="77777777" w:rsidR="00386ED6" w:rsidRPr="00CF1CE1" w:rsidRDefault="00386ED6" w:rsidP="008146DF">
                            <w:pPr>
                              <w:jc w:val="center"/>
                              <w:rPr>
                                <w:rFonts w:ascii="Arial" w:hAnsi="Arial" w:cs="Arial"/>
                                <w:color w:val="538135" w:themeColor="accent6" w:themeShade="BF"/>
                              </w:rPr>
                            </w:pPr>
                            <w:r w:rsidRPr="00CF1CE1">
                              <w:rPr>
                                <w:rFonts w:ascii="Arial" w:hAnsi="Arial" w:cs="Arial"/>
                                <w:color w:val="538135" w:themeColor="accent6" w:themeShade="BF"/>
                                <w:sz w:val="24"/>
                              </w:rPr>
                              <w:t>Muscular Endurance</w:t>
                            </w:r>
                          </w:p>
                        </w:txbxContent>
                      </v:textbox>
                    </v:roundrect>
                  </w:pict>
                </mc:Fallback>
              </mc:AlternateContent>
            </w:r>
          </w:p>
        </w:tc>
        <w:tc>
          <w:tcPr>
            <w:tcW w:w="1916" w:type="dxa"/>
            <w:shd w:val="clear" w:color="auto" w:fill="auto"/>
          </w:tcPr>
          <w:p w14:paraId="47C1F983" w14:textId="77777777" w:rsidR="008146DF" w:rsidRPr="005476B0" w:rsidRDefault="008146DF" w:rsidP="00E31452">
            <w:pPr>
              <w:widowControl w:val="0"/>
              <w:rPr>
                <w:sz w:val="24"/>
              </w:rPr>
            </w:pPr>
            <w:r>
              <w:rPr>
                <w:b/>
                <w:noProof/>
                <w:sz w:val="24"/>
              </w:rPr>
              <mc:AlternateContent>
                <mc:Choice Requires="wps">
                  <w:drawing>
                    <wp:anchor distT="0" distB="0" distL="114300" distR="114300" simplePos="0" relativeHeight="251718656" behindDoc="0" locked="0" layoutInCell="1" allowOverlap="1" wp14:anchorId="2E947EED" wp14:editId="11D62810">
                      <wp:simplePos x="0" y="0"/>
                      <wp:positionH relativeFrom="column">
                        <wp:posOffset>-62230</wp:posOffset>
                      </wp:positionH>
                      <wp:positionV relativeFrom="paragraph">
                        <wp:posOffset>563245</wp:posOffset>
                      </wp:positionV>
                      <wp:extent cx="1652270" cy="542925"/>
                      <wp:effectExtent l="13970" t="10795" r="10160" b="8255"/>
                      <wp:wrapNone/>
                      <wp:docPr id="466"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2270" cy="542925"/>
                              </a:xfrm>
                              <a:prstGeom prst="roundRect">
                                <a:avLst>
                                  <a:gd name="adj" fmla="val 16667"/>
                                </a:avLst>
                              </a:prstGeom>
                              <a:solidFill>
                                <a:srgbClr val="FFFFFF"/>
                              </a:solidFill>
                              <a:ln w="9525">
                                <a:solidFill>
                                  <a:srgbClr val="000000"/>
                                </a:solidFill>
                                <a:round/>
                                <a:headEnd/>
                                <a:tailEnd/>
                              </a:ln>
                            </wps:spPr>
                            <wps:txbx>
                              <w:txbxContent>
                                <w:p w14:paraId="658E72C9" w14:textId="77777777" w:rsidR="00386ED6" w:rsidRPr="00815422" w:rsidRDefault="00386ED6" w:rsidP="008146DF">
                                  <w:pPr>
                                    <w:jc w:val="center"/>
                                    <w:rPr>
                                      <w:rFonts w:ascii="Arial" w:hAnsi="Arial" w:cs="Arial"/>
                                      <w:color w:val="C45911" w:themeColor="accent2" w:themeShade="BF"/>
                                    </w:rPr>
                                  </w:pPr>
                                  <w:r w:rsidRPr="00815422">
                                    <w:rPr>
                                      <w:rFonts w:ascii="Arial" w:hAnsi="Arial" w:cs="Arial"/>
                                      <w:color w:val="C45911" w:themeColor="accent2" w:themeShade="BF"/>
                                      <w:sz w:val="24"/>
                                    </w:rPr>
                                    <w:t>Body Composition</w:t>
                                  </w:r>
                                  <w:r>
                                    <w:rPr>
                                      <w:rFonts w:ascii="Arial" w:hAnsi="Arial" w:cs="Arial"/>
                                      <w:color w:val="C45911" w:themeColor="accent2" w:themeShade="BF"/>
                                      <w:sz w:val="24"/>
                                    </w:rPr>
                                    <w:t xml:space="preserve"> </w:t>
                                  </w:r>
                                  <w:r w:rsidRPr="00815422">
                                    <w:rPr>
                                      <w:rFonts w:ascii="Arial" w:hAnsi="Arial" w:cs="Arial"/>
                                      <w:color w:val="C45911" w:themeColor="accent2" w:themeShade="BF"/>
                                      <w:sz w:val="24"/>
                                    </w:rPr>
                                    <w:t xml:space="preserve">&amp; Weight Management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947EED" id="AutoShape 69" o:spid="_x0000_s1031" style="position:absolute;margin-left:-4.9pt;margin-top:44.35pt;width:130.1pt;height:42.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">
                      <v:textbox>
                        <w:txbxContent>
                          <w:p w14:paraId="658E72C9" w14:textId="77777777" w:rsidR="00386ED6" w:rsidRPr="00815422" w:rsidRDefault="00386ED6" w:rsidP="008146DF">
                            <w:pPr>
                              <w:jc w:val="center"/>
                              <w:rPr>
                                <w:rFonts w:ascii="Arial" w:hAnsi="Arial" w:cs="Arial"/>
                                <w:color w:val="C45911" w:themeColor="accent2" w:themeShade="BF"/>
                              </w:rPr>
                            </w:pPr>
                            <w:r w:rsidRPr="00815422">
                              <w:rPr>
                                <w:rFonts w:ascii="Arial" w:hAnsi="Arial" w:cs="Arial"/>
                                <w:color w:val="C45911" w:themeColor="accent2" w:themeShade="BF"/>
                                <w:sz w:val="24"/>
                              </w:rPr>
                              <w:t>Body Composition</w:t>
                            </w:r>
                            <w:r>
                              <w:rPr>
                                <w:rFonts w:ascii="Arial" w:hAnsi="Arial" w:cs="Arial"/>
                                <w:color w:val="C45911" w:themeColor="accent2" w:themeShade="BF"/>
                                <w:sz w:val="24"/>
                              </w:rPr>
                              <w:t xml:space="preserve"> </w:t>
                            </w:r>
                            <w:r w:rsidRPr="00815422">
                              <w:rPr>
                                <w:rFonts w:ascii="Arial" w:hAnsi="Arial" w:cs="Arial"/>
                                <w:color w:val="C45911" w:themeColor="accent2" w:themeShade="BF"/>
                                <w:sz w:val="24"/>
                              </w:rPr>
                              <w:t xml:space="preserve">&amp; Weight Management </w:t>
                            </w:r>
                          </w:p>
                        </w:txbxContent>
                      </v:textbox>
                    </v:roundrect>
                  </w:pict>
                </mc:Fallback>
              </mc:AlternateContent>
            </w:r>
          </w:p>
        </w:tc>
      </w:tr>
      <w:tr w:rsidR="008146DF" w:rsidRPr="005476B0" w14:paraId="14E01FF4" w14:textId="77777777" w:rsidTr="00E31452">
        <w:tc>
          <w:tcPr>
            <w:tcW w:w="1915" w:type="dxa"/>
            <w:shd w:val="clear" w:color="auto" w:fill="auto"/>
          </w:tcPr>
          <w:p w14:paraId="18C3DADD" w14:textId="77777777" w:rsidR="008146DF" w:rsidRPr="005476B0" w:rsidRDefault="008146DF" w:rsidP="00E31452">
            <w:pPr>
              <w:widowControl w:val="0"/>
              <w:rPr>
                <w:b/>
                <w:sz w:val="24"/>
              </w:rPr>
            </w:pPr>
          </w:p>
        </w:tc>
        <w:tc>
          <w:tcPr>
            <w:tcW w:w="1915" w:type="dxa"/>
            <w:shd w:val="clear" w:color="auto" w:fill="auto"/>
          </w:tcPr>
          <w:p w14:paraId="2CB00DF4" w14:textId="77777777" w:rsidR="008146DF" w:rsidRPr="005476B0" w:rsidRDefault="008146DF" w:rsidP="00E31452">
            <w:pPr>
              <w:widowControl w:val="0"/>
              <w:rPr>
                <w:b/>
                <w:sz w:val="24"/>
              </w:rPr>
            </w:pPr>
          </w:p>
        </w:tc>
        <w:tc>
          <w:tcPr>
            <w:tcW w:w="1915" w:type="dxa"/>
            <w:shd w:val="clear" w:color="auto" w:fill="auto"/>
          </w:tcPr>
          <w:p w14:paraId="79140FEC" w14:textId="77777777" w:rsidR="008146DF" w:rsidRPr="005476B0" w:rsidRDefault="008146DF" w:rsidP="00E31452">
            <w:pPr>
              <w:widowControl w:val="0"/>
              <w:rPr>
                <w:b/>
                <w:sz w:val="24"/>
              </w:rPr>
            </w:pPr>
          </w:p>
        </w:tc>
        <w:tc>
          <w:tcPr>
            <w:tcW w:w="1915" w:type="dxa"/>
            <w:shd w:val="clear" w:color="auto" w:fill="auto"/>
          </w:tcPr>
          <w:p w14:paraId="11B3B91D" w14:textId="77777777" w:rsidR="008146DF" w:rsidRPr="005476B0" w:rsidRDefault="008146DF" w:rsidP="00E31452">
            <w:pPr>
              <w:widowControl w:val="0"/>
              <w:rPr>
                <w:b/>
                <w:sz w:val="24"/>
              </w:rPr>
            </w:pPr>
          </w:p>
        </w:tc>
        <w:tc>
          <w:tcPr>
            <w:tcW w:w="1916" w:type="dxa"/>
            <w:shd w:val="clear" w:color="auto" w:fill="auto"/>
          </w:tcPr>
          <w:p w14:paraId="36D14210" w14:textId="77777777" w:rsidR="008146DF" w:rsidRPr="005476B0" w:rsidRDefault="008146DF" w:rsidP="00E31452">
            <w:pPr>
              <w:widowControl w:val="0"/>
              <w:rPr>
                <w:b/>
                <w:sz w:val="24"/>
              </w:rPr>
            </w:pPr>
          </w:p>
        </w:tc>
      </w:tr>
      <w:tr w:rsidR="008146DF" w:rsidRPr="005476B0" w14:paraId="0A1E84FC" w14:textId="77777777" w:rsidTr="00E31452">
        <w:tc>
          <w:tcPr>
            <w:tcW w:w="1915" w:type="dxa"/>
            <w:shd w:val="clear" w:color="auto" w:fill="auto"/>
          </w:tcPr>
          <w:p w14:paraId="753699B2" w14:textId="77777777" w:rsidR="008146DF" w:rsidRPr="005476B0" w:rsidRDefault="008146DF" w:rsidP="00E31452">
            <w:pPr>
              <w:widowControl w:val="0"/>
              <w:jc w:val="center"/>
              <w:rPr>
                <w:b/>
                <w:sz w:val="24"/>
              </w:rPr>
            </w:pPr>
          </w:p>
        </w:tc>
        <w:tc>
          <w:tcPr>
            <w:tcW w:w="1915" w:type="dxa"/>
            <w:shd w:val="clear" w:color="auto" w:fill="auto"/>
          </w:tcPr>
          <w:p w14:paraId="4AB33B7F" w14:textId="77777777" w:rsidR="008146DF" w:rsidRPr="005476B0" w:rsidRDefault="008146DF" w:rsidP="00E31452">
            <w:pPr>
              <w:widowControl w:val="0"/>
              <w:jc w:val="center"/>
              <w:rPr>
                <w:b/>
                <w:sz w:val="24"/>
              </w:rPr>
            </w:pPr>
          </w:p>
        </w:tc>
        <w:tc>
          <w:tcPr>
            <w:tcW w:w="1915" w:type="dxa"/>
            <w:shd w:val="clear" w:color="auto" w:fill="auto"/>
          </w:tcPr>
          <w:p w14:paraId="58FE5E76" w14:textId="77777777" w:rsidR="008146DF" w:rsidRPr="005476B0" w:rsidRDefault="008146DF" w:rsidP="00E31452">
            <w:pPr>
              <w:widowControl w:val="0"/>
              <w:jc w:val="center"/>
              <w:rPr>
                <w:b/>
                <w:sz w:val="24"/>
              </w:rPr>
            </w:pPr>
          </w:p>
        </w:tc>
        <w:tc>
          <w:tcPr>
            <w:tcW w:w="1915" w:type="dxa"/>
            <w:shd w:val="clear" w:color="auto" w:fill="auto"/>
          </w:tcPr>
          <w:p w14:paraId="317AC137" w14:textId="77777777" w:rsidR="008146DF" w:rsidRPr="005476B0" w:rsidRDefault="008146DF" w:rsidP="00E31452">
            <w:pPr>
              <w:widowControl w:val="0"/>
              <w:jc w:val="center"/>
              <w:rPr>
                <w:b/>
                <w:sz w:val="24"/>
              </w:rPr>
            </w:pPr>
          </w:p>
        </w:tc>
        <w:tc>
          <w:tcPr>
            <w:tcW w:w="1916" w:type="dxa"/>
            <w:shd w:val="clear" w:color="auto" w:fill="auto"/>
          </w:tcPr>
          <w:p w14:paraId="4D53277B" w14:textId="77777777" w:rsidR="008146DF" w:rsidRPr="005476B0" w:rsidRDefault="008146DF" w:rsidP="00E31452">
            <w:pPr>
              <w:widowControl w:val="0"/>
              <w:jc w:val="center"/>
              <w:rPr>
                <w:b/>
                <w:sz w:val="24"/>
              </w:rPr>
            </w:pPr>
          </w:p>
        </w:tc>
      </w:tr>
    </w:tbl>
    <w:p w14:paraId="4FE06F38" w14:textId="77777777" w:rsidR="008146DF" w:rsidRPr="00300139" w:rsidRDefault="008146DF" w:rsidP="008146DF">
      <w:pPr>
        <w:widowControl w:val="0"/>
        <w:rPr>
          <w:b/>
          <w:sz w:val="24"/>
        </w:rPr>
      </w:pPr>
    </w:p>
    <w:tbl>
      <w:tblPr>
        <w:tblW w:w="11057" w:type="dxa"/>
        <w:tblInd w:w="-1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98"/>
        <w:gridCol w:w="1440"/>
        <w:gridCol w:w="2880"/>
        <w:gridCol w:w="3150"/>
        <w:gridCol w:w="1889"/>
      </w:tblGrid>
      <w:tr w:rsidR="008146DF" w:rsidRPr="005B06AA" w14:paraId="52ED2C76" w14:textId="77777777" w:rsidTr="00E31452">
        <w:tc>
          <w:tcPr>
            <w:tcW w:w="11057" w:type="dxa"/>
            <w:gridSpan w:val="5"/>
            <w:shd w:val="pct10" w:color="auto" w:fill="auto"/>
          </w:tcPr>
          <w:p w14:paraId="70178F9B" w14:textId="77777777" w:rsidR="008146DF" w:rsidRPr="005B06AA" w:rsidRDefault="008146DF" w:rsidP="00E31452">
            <w:pPr>
              <w:jc w:val="center"/>
              <w:rPr>
                <w:rFonts w:ascii="Arial Narrow" w:hAnsi="Arial Narrow"/>
                <w:b/>
              </w:rPr>
            </w:pPr>
            <w:r>
              <w:rPr>
                <w:rFonts w:ascii="Tahoma" w:hAnsi="Tahoma"/>
                <w:b/>
                <w:sz w:val="28"/>
              </w:rPr>
              <w:t>FITT TABLE FOR THE COMPONENTS OF FITNESS</w:t>
            </w:r>
          </w:p>
        </w:tc>
      </w:tr>
      <w:tr w:rsidR="008146DF" w:rsidRPr="005B06AA" w14:paraId="7529A161" w14:textId="77777777" w:rsidTr="00E31452">
        <w:tc>
          <w:tcPr>
            <w:tcW w:w="1698" w:type="dxa"/>
            <w:shd w:val="pct10" w:color="auto" w:fill="auto"/>
          </w:tcPr>
          <w:p w14:paraId="6FCF8E25" w14:textId="77777777" w:rsidR="008146DF" w:rsidRPr="005B06AA" w:rsidRDefault="008146DF" w:rsidP="00E31452">
            <w:pPr>
              <w:jc w:val="center"/>
              <w:rPr>
                <w:rFonts w:ascii="Arial Narrow" w:hAnsi="Arial Narrow"/>
                <w:b/>
              </w:rPr>
            </w:pPr>
            <w:r w:rsidRPr="005B06AA">
              <w:rPr>
                <w:rFonts w:ascii="Arial Narrow" w:hAnsi="Arial Narrow"/>
                <w:b/>
              </w:rPr>
              <w:t>Fitness Component</w:t>
            </w:r>
          </w:p>
        </w:tc>
        <w:tc>
          <w:tcPr>
            <w:tcW w:w="1440" w:type="dxa"/>
            <w:shd w:val="pct10" w:color="auto" w:fill="auto"/>
          </w:tcPr>
          <w:p w14:paraId="088D1522" w14:textId="77777777" w:rsidR="008146DF" w:rsidRPr="005B06AA" w:rsidRDefault="008146DF" w:rsidP="00E31452">
            <w:pPr>
              <w:jc w:val="center"/>
              <w:rPr>
                <w:rFonts w:ascii="Arial Narrow" w:hAnsi="Arial Narrow"/>
                <w:b/>
              </w:rPr>
            </w:pPr>
            <w:r w:rsidRPr="005B06AA">
              <w:rPr>
                <w:rFonts w:ascii="Arial Narrow" w:hAnsi="Arial Narrow"/>
                <w:b/>
              </w:rPr>
              <w:t>Frequency</w:t>
            </w:r>
          </w:p>
        </w:tc>
        <w:tc>
          <w:tcPr>
            <w:tcW w:w="2880" w:type="dxa"/>
            <w:shd w:val="pct10" w:color="auto" w:fill="auto"/>
          </w:tcPr>
          <w:p w14:paraId="27707E36" w14:textId="77777777" w:rsidR="008146DF" w:rsidRPr="005B06AA" w:rsidRDefault="008146DF" w:rsidP="00E31452">
            <w:pPr>
              <w:jc w:val="center"/>
              <w:rPr>
                <w:rFonts w:ascii="Arial Narrow" w:hAnsi="Arial Narrow"/>
                <w:b/>
              </w:rPr>
            </w:pPr>
            <w:r w:rsidRPr="005B06AA">
              <w:rPr>
                <w:rFonts w:ascii="Arial Narrow" w:hAnsi="Arial Narrow"/>
                <w:b/>
              </w:rPr>
              <w:t>Intensity</w:t>
            </w:r>
          </w:p>
        </w:tc>
        <w:tc>
          <w:tcPr>
            <w:tcW w:w="3150" w:type="dxa"/>
            <w:shd w:val="pct10" w:color="auto" w:fill="auto"/>
          </w:tcPr>
          <w:p w14:paraId="21A6B4B0" w14:textId="77777777" w:rsidR="008146DF" w:rsidRPr="005B06AA" w:rsidRDefault="008146DF" w:rsidP="00E31452">
            <w:pPr>
              <w:jc w:val="center"/>
              <w:rPr>
                <w:rFonts w:ascii="Arial Narrow" w:hAnsi="Arial Narrow"/>
                <w:b/>
              </w:rPr>
            </w:pPr>
            <w:r w:rsidRPr="005B06AA">
              <w:rPr>
                <w:rFonts w:ascii="Arial Narrow" w:hAnsi="Arial Narrow"/>
                <w:b/>
              </w:rPr>
              <w:t xml:space="preserve">Time </w:t>
            </w:r>
          </w:p>
          <w:p w14:paraId="136E79F7" w14:textId="77777777" w:rsidR="008146DF" w:rsidRPr="005B06AA" w:rsidRDefault="008146DF" w:rsidP="00E31452">
            <w:pPr>
              <w:jc w:val="center"/>
              <w:rPr>
                <w:rFonts w:ascii="Arial Narrow" w:hAnsi="Arial Narrow"/>
                <w:b/>
              </w:rPr>
            </w:pPr>
            <w:r w:rsidRPr="005B06AA">
              <w:rPr>
                <w:rFonts w:ascii="Arial Narrow" w:hAnsi="Arial Narrow"/>
                <w:b/>
              </w:rPr>
              <w:t>(duration of workout)</w:t>
            </w:r>
          </w:p>
        </w:tc>
        <w:tc>
          <w:tcPr>
            <w:tcW w:w="1889" w:type="dxa"/>
            <w:shd w:val="pct10" w:color="auto" w:fill="auto"/>
          </w:tcPr>
          <w:p w14:paraId="1049AAC9" w14:textId="77777777" w:rsidR="008146DF" w:rsidRPr="005B06AA" w:rsidRDefault="008146DF" w:rsidP="00E31452">
            <w:pPr>
              <w:jc w:val="center"/>
              <w:rPr>
                <w:rFonts w:ascii="Arial Narrow" w:hAnsi="Arial Narrow"/>
                <w:b/>
              </w:rPr>
            </w:pPr>
            <w:r w:rsidRPr="005B06AA">
              <w:rPr>
                <w:rFonts w:ascii="Arial Narrow" w:hAnsi="Arial Narrow"/>
                <w:b/>
              </w:rPr>
              <w:t>Type</w:t>
            </w:r>
          </w:p>
        </w:tc>
      </w:tr>
      <w:tr w:rsidR="008146DF" w:rsidRPr="005B06AA" w14:paraId="7EB177E3" w14:textId="77777777" w:rsidTr="00E31452">
        <w:tc>
          <w:tcPr>
            <w:tcW w:w="1698" w:type="dxa"/>
          </w:tcPr>
          <w:p w14:paraId="59210790" w14:textId="77777777" w:rsidR="008146DF" w:rsidRDefault="008146DF" w:rsidP="00E31452">
            <w:pPr>
              <w:jc w:val="center"/>
              <w:rPr>
                <w:rFonts w:ascii="Arial Narrow" w:hAnsi="Arial Narrow"/>
                <w:b/>
                <w:color w:val="FF0000"/>
              </w:rPr>
            </w:pPr>
            <w:r w:rsidRPr="005B06AA">
              <w:rPr>
                <w:rFonts w:ascii="Arial Narrow" w:hAnsi="Arial Narrow"/>
                <w:b/>
                <w:color w:val="FF0000"/>
              </w:rPr>
              <w:t>Cardiovascular Endurance</w:t>
            </w:r>
          </w:p>
          <w:p w14:paraId="632C0CEE" w14:textId="77777777" w:rsidR="008146DF" w:rsidRPr="00341EBC" w:rsidRDefault="008146DF" w:rsidP="00E31452">
            <w:pPr>
              <w:jc w:val="center"/>
              <w:rPr>
                <w:rFonts w:ascii="Arial Narrow" w:hAnsi="Arial Narrow"/>
                <w:b/>
              </w:rPr>
            </w:pPr>
            <w:r>
              <w:rPr>
                <w:rFonts w:ascii="Arial Narrow" w:hAnsi="Arial Narrow"/>
                <w:b/>
              </w:rPr>
              <w:t>Guidelines</w:t>
            </w:r>
          </w:p>
        </w:tc>
        <w:tc>
          <w:tcPr>
            <w:tcW w:w="1440" w:type="dxa"/>
          </w:tcPr>
          <w:p w14:paraId="2BF8FCB3" w14:textId="77777777" w:rsidR="008146DF" w:rsidRPr="005B06AA" w:rsidRDefault="008146DF" w:rsidP="00E31452">
            <w:pPr>
              <w:jc w:val="center"/>
              <w:rPr>
                <w:rFonts w:ascii="Arial Narrow" w:hAnsi="Arial Narrow"/>
              </w:rPr>
            </w:pPr>
            <w:r w:rsidRPr="005B06AA">
              <w:rPr>
                <w:rFonts w:ascii="Arial Narrow" w:hAnsi="Arial Narrow"/>
              </w:rPr>
              <w:t xml:space="preserve">3 - 5 </w:t>
            </w:r>
          </w:p>
          <w:p w14:paraId="0A032AA2" w14:textId="77777777" w:rsidR="008146DF" w:rsidRPr="005B06AA" w:rsidRDefault="008146DF" w:rsidP="00E31452">
            <w:pPr>
              <w:jc w:val="center"/>
              <w:rPr>
                <w:rFonts w:ascii="Arial Narrow" w:hAnsi="Arial Narrow"/>
              </w:rPr>
            </w:pPr>
            <w:r w:rsidRPr="005B06AA">
              <w:rPr>
                <w:rFonts w:ascii="Arial Narrow" w:hAnsi="Arial Narrow"/>
              </w:rPr>
              <w:t>times / week</w:t>
            </w:r>
          </w:p>
          <w:p w14:paraId="368746E5" w14:textId="77777777" w:rsidR="008146DF" w:rsidRPr="005B06AA" w:rsidRDefault="008146DF" w:rsidP="00E31452">
            <w:pPr>
              <w:jc w:val="center"/>
              <w:rPr>
                <w:rFonts w:ascii="Arial Narrow" w:hAnsi="Arial Narrow"/>
              </w:rPr>
            </w:pPr>
          </w:p>
          <w:p w14:paraId="7EB781F3" w14:textId="77777777" w:rsidR="008146DF" w:rsidRPr="005B06AA" w:rsidRDefault="008146DF" w:rsidP="00E31452">
            <w:pPr>
              <w:jc w:val="center"/>
              <w:rPr>
                <w:rFonts w:ascii="Arial Narrow" w:hAnsi="Arial Narrow"/>
              </w:rPr>
            </w:pPr>
            <w:r w:rsidRPr="005B06AA">
              <w:rPr>
                <w:rFonts w:ascii="Arial Narrow" w:hAnsi="Arial Narrow"/>
              </w:rPr>
              <w:t xml:space="preserve">2 x / week for maintenance </w:t>
            </w:r>
          </w:p>
        </w:tc>
        <w:tc>
          <w:tcPr>
            <w:tcW w:w="2880" w:type="dxa"/>
          </w:tcPr>
          <w:p w14:paraId="61014169" w14:textId="77777777" w:rsidR="008146DF" w:rsidRPr="005B06AA" w:rsidRDefault="008146DF" w:rsidP="00E31452">
            <w:pPr>
              <w:jc w:val="center"/>
              <w:rPr>
                <w:rFonts w:ascii="Arial Narrow" w:hAnsi="Arial Narrow"/>
              </w:rPr>
            </w:pPr>
            <w:r w:rsidRPr="005B06AA">
              <w:rPr>
                <w:rFonts w:ascii="Arial Narrow" w:hAnsi="Arial Narrow"/>
              </w:rPr>
              <w:t>60-85% of Max HR</w:t>
            </w:r>
          </w:p>
          <w:p w14:paraId="083735FC" w14:textId="77777777" w:rsidR="008146DF" w:rsidRPr="005B06AA" w:rsidRDefault="008146DF" w:rsidP="00E31452">
            <w:pPr>
              <w:jc w:val="center"/>
              <w:rPr>
                <w:rFonts w:ascii="Arial Narrow" w:hAnsi="Arial Narrow"/>
              </w:rPr>
            </w:pPr>
            <w:r w:rsidRPr="005B06AA">
              <w:rPr>
                <w:rFonts w:ascii="Arial Narrow" w:hAnsi="Arial Narrow"/>
              </w:rPr>
              <w:t>RPE: 2-4</w:t>
            </w:r>
          </w:p>
          <w:p w14:paraId="491EBA0C" w14:textId="77777777" w:rsidR="008146DF" w:rsidRPr="005B06AA" w:rsidRDefault="008146DF" w:rsidP="00E31452">
            <w:pPr>
              <w:jc w:val="center"/>
              <w:rPr>
                <w:rFonts w:ascii="Arial Narrow" w:hAnsi="Arial Narrow"/>
              </w:rPr>
            </w:pPr>
            <w:r w:rsidRPr="005B06AA">
              <w:rPr>
                <w:rFonts w:ascii="Arial Narrow" w:hAnsi="Arial Narrow"/>
              </w:rPr>
              <w:t>comfortable to moderately hard</w:t>
            </w:r>
          </w:p>
        </w:tc>
        <w:tc>
          <w:tcPr>
            <w:tcW w:w="3150" w:type="dxa"/>
          </w:tcPr>
          <w:p w14:paraId="3AD42C5C" w14:textId="77777777" w:rsidR="008146DF" w:rsidRDefault="008146DF" w:rsidP="00E31452">
            <w:pPr>
              <w:jc w:val="center"/>
              <w:rPr>
                <w:rFonts w:ascii="Arial Narrow" w:hAnsi="Arial Narrow"/>
              </w:rPr>
            </w:pPr>
            <w:r w:rsidRPr="005B06AA">
              <w:rPr>
                <w:rFonts w:ascii="Arial Narrow" w:hAnsi="Arial Narrow"/>
              </w:rPr>
              <w:t>20 - 60 minutes of continuous activity</w:t>
            </w:r>
            <w:r>
              <w:rPr>
                <w:rFonts w:ascii="Arial Narrow" w:hAnsi="Arial Narrow"/>
              </w:rPr>
              <w:t xml:space="preserve"> or</w:t>
            </w:r>
          </w:p>
          <w:p w14:paraId="78B6A2A1" w14:textId="77777777" w:rsidR="008146DF" w:rsidRPr="005B06AA" w:rsidRDefault="008146DF" w:rsidP="00E31452">
            <w:pPr>
              <w:jc w:val="center"/>
              <w:rPr>
                <w:rFonts w:ascii="Arial Narrow" w:hAnsi="Arial Narrow"/>
              </w:rPr>
            </w:pPr>
            <w:r w:rsidRPr="005B06AA">
              <w:rPr>
                <w:rFonts w:ascii="Arial Narrow" w:hAnsi="Arial Narrow"/>
              </w:rPr>
              <w:t>1-2 minutes of high intensity intervals (for at least 10 minutes) between muscle conditioning exercises can also be effective.</w:t>
            </w:r>
          </w:p>
        </w:tc>
        <w:tc>
          <w:tcPr>
            <w:tcW w:w="1889" w:type="dxa"/>
          </w:tcPr>
          <w:p w14:paraId="1189F932" w14:textId="77777777" w:rsidR="008146DF" w:rsidRPr="005B06AA" w:rsidRDefault="008146DF" w:rsidP="00E31452">
            <w:pPr>
              <w:jc w:val="center"/>
              <w:rPr>
                <w:rFonts w:ascii="Arial Narrow" w:hAnsi="Arial Narrow"/>
              </w:rPr>
            </w:pPr>
            <w:r w:rsidRPr="005B06AA">
              <w:rPr>
                <w:rFonts w:ascii="Arial Narrow" w:hAnsi="Arial Narrow"/>
              </w:rPr>
              <w:t xml:space="preserve">walk, jog, bike, swim, </w:t>
            </w:r>
          </w:p>
          <w:p w14:paraId="7529ACA2" w14:textId="77777777" w:rsidR="008146DF" w:rsidRPr="005B06AA" w:rsidRDefault="008146DF" w:rsidP="00E31452">
            <w:pPr>
              <w:jc w:val="center"/>
              <w:rPr>
                <w:rFonts w:ascii="Arial Narrow" w:hAnsi="Arial Narrow"/>
              </w:rPr>
            </w:pPr>
            <w:r w:rsidRPr="005B06AA">
              <w:rPr>
                <w:rFonts w:ascii="Arial Narrow" w:hAnsi="Arial Narrow"/>
              </w:rPr>
              <w:t xml:space="preserve">soccer, basketball, </w:t>
            </w:r>
          </w:p>
          <w:p w14:paraId="5AD0A8E7" w14:textId="77777777" w:rsidR="008146DF" w:rsidRPr="005B06AA" w:rsidRDefault="008146DF" w:rsidP="00E31452">
            <w:pPr>
              <w:jc w:val="center"/>
              <w:rPr>
                <w:rFonts w:ascii="Arial Narrow" w:hAnsi="Arial Narrow"/>
              </w:rPr>
            </w:pPr>
            <w:r w:rsidRPr="005B06AA">
              <w:rPr>
                <w:rFonts w:ascii="Arial Narrow" w:hAnsi="Arial Narrow"/>
              </w:rPr>
              <w:t>elliptical, spinning,</w:t>
            </w:r>
          </w:p>
          <w:p w14:paraId="11EC8F0C" w14:textId="77777777" w:rsidR="008146DF" w:rsidRPr="005B06AA" w:rsidRDefault="008146DF" w:rsidP="00E31452">
            <w:pPr>
              <w:jc w:val="center"/>
              <w:rPr>
                <w:rFonts w:ascii="Arial Narrow" w:hAnsi="Arial Narrow"/>
              </w:rPr>
            </w:pPr>
            <w:r w:rsidRPr="005B06AA">
              <w:rPr>
                <w:rFonts w:ascii="Arial Narrow" w:hAnsi="Arial Narrow"/>
              </w:rPr>
              <w:t xml:space="preserve"> group fitness, box fit</w:t>
            </w:r>
          </w:p>
          <w:p w14:paraId="3B386CC4" w14:textId="77777777" w:rsidR="008146DF" w:rsidRPr="005B06AA" w:rsidRDefault="008146DF" w:rsidP="00E31452">
            <w:pPr>
              <w:jc w:val="center"/>
              <w:rPr>
                <w:rFonts w:ascii="Arial Narrow" w:hAnsi="Arial Narrow"/>
              </w:rPr>
            </w:pPr>
            <w:r w:rsidRPr="005B06AA">
              <w:rPr>
                <w:rFonts w:ascii="Arial Narrow" w:hAnsi="Arial Narrow"/>
              </w:rPr>
              <w:t xml:space="preserve"> body weight exercises</w:t>
            </w:r>
          </w:p>
        </w:tc>
      </w:tr>
      <w:tr w:rsidR="008146DF" w:rsidRPr="005B06AA" w14:paraId="3B3B495B" w14:textId="77777777" w:rsidTr="00E31452">
        <w:trPr>
          <w:cantSplit/>
        </w:trPr>
        <w:tc>
          <w:tcPr>
            <w:tcW w:w="11057" w:type="dxa"/>
            <w:gridSpan w:val="5"/>
          </w:tcPr>
          <w:p w14:paraId="795133C0" w14:textId="77777777" w:rsidR="008146DF" w:rsidRPr="005B06AA" w:rsidRDefault="008146DF" w:rsidP="00E31452">
            <w:pPr>
              <w:pStyle w:val="Heading1"/>
              <w:jc w:val="left"/>
              <w:rPr>
                <w:rFonts w:ascii="Arial Narrow" w:hAnsi="Arial Narrow"/>
                <w:sz w:val="20"/>
              </w:rPr>
            </w:pPr>
            <w:r w:rsidRPr="006F6B9A">
              <w:rPr>
                <w:rFonts w:ascii="Arial Narrow" w:hAnsi="Arial Narrow"/>
                <w:color w:val="00B050"/>
                <w:sz w:val="20"/>
              </w:rPr>
              <w:t xml:space="preserve">Muscular Strength </w:t>
            </w:r>
            <w:r w:rsidRPr="005B06AA">
              <w:rPr>
                <w:rFonts w:ascii="Arial Narrow" w:hAnsi="Arial Narrow"/>
                <w:sz w:val="20"/>
              </w:rPr>
              <w:t xml:space="preserve">&amp; </w:t>
            </w:r>
            <w:r w:rsidRPr="006F6B9A">
              <w:rPr>
                <w:rFonts w:ascii="Arial Narrow" w:hAnsi="Arial Narrow"/>
                <w:color w:val="70AD47" w:themeColor="accent6"/>
                <w:sz w:val="20"/>
              </w:rPr>
              <w:t xml:space="preserve">Muscular Endurance </w:t>
            </w:r>
            <w:r w:rsidRPr="005B06AA">
              <w:rPr>
                <w:rFonts w:ascii="Arial Narrow" w:hAnsi="Arial Narrow"/>
                <w:sz w:val="20"/>
              </w:rPr>
              <w:t>Guidelines</w:t>
            </w:r>
          </w:p>
        </w:tc>
      </w:tr>
      <w:tr w:rsidR="008146DF" w:rsidRPr="005B06AA" w14:paraId="75652CC3" w14:textId="77777777" w:rsidTr="00E31452">
        <w:tc>
          <w:tcPr>
            <w:tcW w:w="1698" w:type="dxa"/>
            <w:shd w:val="clear" w:color="auto" w:fill="D9D9D9" w:themeFill="background1" w:themeFillShade="D9"/>
          </w:tcPr>
          <w:p w14:paraId="6C7A0498" w14:textId="77777777" w:rsidR="008146DF" w:rsidRPr="005B06AA" w:rsidRDefault="008146DF" w:rsidP="00E31452">
            <w:pPr>
              <w:jc w:val="center"/>
              <w:rPr>
                <w:rFonts w:ascii="Arial Narrow" w:hAnsi="Arial Narrow"/>
                <w:b/>
              </w:rPr>
            </w:pPr>
            <w:r w:rsidRPr="005B06AA">
              <w:rPr>
                <w:rFonts w:ascii="Arial Narrow" w:hAnsi="Arial Narrow"/>
                <w:b/>
              </w:rPr>
              <w:t>Training Goal:</w:t>
            </w:r>
          </w:p>
          <w:p w14:paraId="200F2193" w14:textId="77777777" w:rsidR="008146DF" w:rsidRPr="005B06AA" w:rsidRDefault="008146DF" w:rsidP="00E31452">
            <w:pPr>
              <w:jc w:val="center"/>
              <w:rPr>
                <w:rFonts w:ascii="Arial Narrow" w:hAnsi="Arial Narrow"/>
                <w:b/>
              </w:rPr>
            </w:pPr>
            <w:r w:rsidRPr="005B06AA">
              <w:rPr>
                <w:rFonts w:ascii="Arial Narrow" w:hAnsi="Arial Narrow"/>
                <w:b/>
              </w:rPr>
              <w:t>↓</w:t>
            </w:r>
          </w:p>
          <w:p w14:paraId="7F87BCAC" w14:textId="77777777" w:rsidR="008146DF" w:rsidRPr="005B06AA" w:rsidRDefault="008146DF" w:rsidP="00E31452">
            <w:pPr>
              <w:jc w:val="center"/>
              <w:rPr>
                <w:rFonts w:ascii="Arial Narrow" w:hAnsi="Arial Narrow"/>
                <w:b/>
              </w:rPr>
            </w:pPr>
            <w:r w:rsidRPr="005B06AA">
              <w:rPr>
                <w:rFonts w:ascii="Arial Narrow" w:hAnsi="Arial Narrow"/>
                <w:b/>
              </w:rPr>
              <w:t>Select your program goal.</w:t>
            </w:r>
          </w:p>
        </w:tc>
        <w:tc>
          <w:tcPr>
            <w:tcW w:w="1440" w:type="dxa"/>
            <w:shd w:val="clear" w:color="auto" w:fill="D9D9D9" w:themeFill="background1" w:themeFillShade="D9"/>
          </w:tcPr>
          <w:p w14:paraId="155DFC23" w14:textId="77777777" w:rsidR="008146DF" w:rsidRPr="005B06AA" w:rsidRDefault="008146DF" w:rsidP="00E31452">
            <w:pPr>
              <w:pStyle w:val="Heading1"/>
              <w:rPr>
                <w:rFonts w:ascii="Arial Narrow" w:hAnsi="Arial Narrow"/>
                <w:sz w:val="20"/>
              </w:rPr>
            </w:pPr>
            <w:r w:rsidRPr="005B06AA">
              <w:rPr>
                <w:rFonts w:ascii="Arial Narrow" w:hAnsi="Arial Narrow"/>
                <w:sz w:val="20"/>
              </w:rPr>
              <w:t>Frequency</w:t>
            </w:r>
          </w:p>
          <w:p w14:paraId="519E82AF" w14:textId="77777777" w:rsidR="008146DF" w:rsidRPr="005B06AA" w:rsidRDefault="008146DF" w:rsidP="00E31452">
            <w:pPr>
              <w:jc w:val="center"/>
              <w:rPr>
                <w:rFonts w:ascii="Arial Narrow" w:hAnsi="Arial Narrow"/>
              </w:rPr>
            </w:pPr>
          </w:p>
        </w:tc>
        <w:tc>
          <w:tcPr>
            <w:tcW w:w="2880" w:type="dxa"/>
            <w:shd w:val="clear" w:color="auto" w:fill="D9D9D9" w:themeFill="background1" w:themeFillShade="D9"/>
          </w:tcPr>
          <w:p w14:paraId="490867B6" w14:textId="77777777" w:rsidR="008146DF" w:rsidRPr="005B06AA" w:rsidRDefault="008146DF" w:rsidP="00E31452">
            <w:pPr>
              <w:pStyle w:val="Heading1"/>
              <w:rPr>
                <w:rFonts w:ascii="Arial Narrow" w:hAnsi="Arial Narrow"/>
                <w:sz w:val="20"/>
              </w:rPr>
            </w:pPr>
            <w:r w:rsidRPr="005B06AA">
              <w:rPr>
                <w:rFonts w:ascii="Arial Narrow" w:hAnsi="Arial Narrow"/>
                <w:sz w:val="20"/>
              </w:rPr>
              <w:t>Intensity</w:t>
            </w:r>
          </w:p>
          <w:p w14:paraId="627F9FC9" w14:textId="77777777" w:rsidR="008146DF" w:rsidRPr="005B06AA" w:rsidRDefault="008146DF" w:rsidP="00E31452">
            <w:pPr>
              <w:jc w:val="center"/>
              <w:rPr>
                <w:rFonts w:ascii="Arial Narrow" w:hAnsi="Arial Narrow"/>
              </w:rPr>
            </w:pPr>
            <w:r w:rsidRPr="005B06AA">
              <w:rPr>
                <w:rFonts w:ascii="Arial Narrow" w:hAnsi="Arial Narrow"/>
              </w:rPr>
              <w:t># of sets /</w:t>
            </w:r>
          </w:p>
          <w:p w14:paraId="5521C6B9" w14:textId="77777777" w:rsidR="008146DF" w:rsidRPr="005B06AA" w:rsidRDefault="008146DF" w:rsidP="00E31452">
            <w:pPr>
              <w:jc w:val="center"/>
              <w:rPr>
                <w:rFonts w:ascii="Arial Narrow" w:hAnsi="Arial Narrow"/>
              </w:rPr>
            </w:pPr>
            <w:r w:rsidRPr="005B06AA">
              <w:rPr>
                <w:rFonts w:ascii="Arial Narrow" w:hAnsi="Arial Narrow"/>
              </w:rPr>
              <w:t># or reps (RM)</w:t>
            </w:r>
          </w:p>
          <w:p w14:paraId="0BD185D8" w14:textId="77777777" w:rsidR="008146DF" w:rsidRPr="005B06AA" w:rsidRDefault="008146DF" w:rsidP="00E31452">
            <w:pPr>
              <w:jc w:val="center"/>
              <w:rPr>
                <w:rFonts w:ascii="Arial Narrow" w:hAnsi="Arial Narrow"/>
              </w:rPr>
            </w:pPr>
            <w:r w:rsidRPr="005B06AA">
              <w:rPr>
                <w:rFonts w:ascii="Arial Narrow" w:hAnsi="Arial Narrow"/>
              </w:rPr>
              <w:t>Reps Maximum</w:t>
            </w:r>
          </w:p>
        </w:tc>
        <w:tc>
          <w:tcPr>
            <w:tcW w:w="3150" w:type="dxa"/>
            <w:shd w:val="clear" w:color="auto" w:fill="D9D9D9" w:themeFill="background1" w:themeFillShade="D9"/>
          </w:tcPr>
          <w:p w14:paraId="000872C2" w14:textId="77777777" w:rsidR="008146DF" w:rsidRPr="005B06AA" w:rsidRDefault="008146DF" w:rsidP="00E31452">
            <w:pPr>
              <w:pStyle w:val="Heading1"/>
              <w:rPr>
                <w:rFonts w:ascii="Arial Narrow" w:hAnsi="Arial Narrow"/>
                <w:sz w:val="20"/>
              </w:rPr>
            </w:pPr>
            <w:r w:rsidRPr="005B06AA">
              <w:rPr>
                <w:rFonts w:ascii="Arial Narrow" w:hAnsi="Arial Narrow"/>
                <w:sz w:val="20"/>
              </w:rPr>
              <w:t xml:space="preserve">Time </w:t>
            </w:r>
          </w:p>
          <w:p w14:paraId="5F27344C" w14:textId="77777777" w:rsidR="008146DF" w:rsidRPr="005B06AA" w:rsidRDefault="008146DF" w:rsidP="00E31452">
            <w:pPr>
              <w:jc w:val="center"/>
              <w:rPr>
                <w:rFonts w:ascii="Arial Narrow" w:hAnsi="Arial Narrow"/>
              </w:rPr>
            </w:pPr>
            <w:r w:rsidRPr="005B06AA">
              <w:rPr>
                <w:rFonts w:ascii="Arial Narrow" w:hAnsi="Arial Narrow"/>
              </w:rPr>
              <w:t xml:space="preserve">10 – 60 minutes </w:t>
            </w:r>
          </w:p>
          <w:p w14:paraId="7E0E2DCF" w14:textId="77777777" w:rsidR="008146DF" w:rsidRPr="005B06AA" w:rsidRDefault="008146DF" w:rsidP="00E31452">
            <w:pPr>
              <w:jc w:val="center"/>
              <w:rPr>
                <w:rFonts w:ascii="Arial Narrow" w:hAnsi="Arial Narrow"/>
              </w:rPr>
            </w:pPr>
            <w:r w:rsidRPr="005B06AA">
              <w:rPr>
                <w:rFonts w:ascii="Arial Narrow" w:hAnsi="Arial Narrow"/>
              </w:rPr>
              <w:t xml:space="preserve">Depends on the # of exercises, sets and reps you will be doing. </w:t>
            </w:r>
          </w:p>
        </w:tc>
        <w:tc>
          <w:tcPr>
            <w:tcW w:w="1889" w:type="dxa"/>
            <w:tcBorders>
              <w:bottom w:val="nil"/>
            </w:tcBorders>
            <w:shd w:val="clear" w:color="auto" w:fill="D9D9D9" w:themeFill="background1" w:themeFillShade="D9"/>
          </w:tcPr>
          <w:p w14:paraId="010062C0" w14:textId="77777777" w:rsidR="008146DF" w:rsidRPr="005B06AA" w:rsidRDefault="008146DF" w:rsidP="00E31452">
            <w:pPr>
              <w:jc w:val="center"/>
              <w:rPr>
                <w:rFonts w:ascii="Arial Narrow" w:hAnsi="Arial Narrow"/>
              </w:rPr>
            </w:pPr>
            <w:r w:rsidRPr="005B06AA">
              <w:rPr>
                <w:rFonts w:ascii="Arial Narrow" w:hAnsi="Arial Narrow"/>
                <w:b/>
              </w:rPr>
              <w:t>Type</w:t>
            </w:r>
            <w:r w:rsidRPr="005B06AA">
              <w:rPr>
                <w:rFonts w:ascii="Arial Narrow" w:hAnsi="Arial Narrow"/>
              </w:rPr>
              <w:t xml:space="preserve"> </w:t>
            </w:r>
          </w:p>
          <w:p w14:paraId="06D91FAB" w14:textId="77777777" w:rsidR="008146DF" w:rsidRPr="005B06AA" w:rsidRDefault="008146DF" w:rsidP="00E31452">
            <w:pPr>
              <w:jc w:val="center"/>
              <w:rPr>
                <w:rFonts w:ascii="Arial Narrow" w:hAnsi="Arial Narrow"/>
              </w:rPr>
            </w:pPr>
            <w:r w:rsidRPr="005B06AA">
              <w:rPr>
                <w:rFonts w:ascii="Arial Narrow" w:hAnsi="Arial Narrow"/>
              </w:rPr>
              <w:t>A variety of equipment</w:t>
            </w:r>
          </w:p>
          <w:p w14:paraId="52A09446" w14:textId="77777777" w:rsidR="008146DF" w:rsidRPr="005B06AA" w:rsidRDefault="008146DF" w:rsidP="00E31452">
            <w:pPr>
              <w:pStyle w:val="Heading1"/>
              <w:rPr>
                <w:rFonts w:ascii="Arial Narrow" w:hAnsi="Arial Narrow"/>
                <w:b w:val="0"/>
                <w:sz w:val="20"/>
              </w:rPr>
            </w:pPr>
            <w:r w:rsidRPr="005B06AA">
              <w:rPr>
                <w:rFonts w:ascii="Arial Narrow" w:hAnsi="Arial Narrow"/>
                <w:b w:val="0"/>
                <w:sz w:val="20"/>
              </w:rPr>
              <w:t>can be used</w:t>
            </w:r>
          </w:p>
        </w:tc>
      </w:tr>
      <w:tr w:rsidR="008146DF" w:rsidRPr="005B06AA" w14:paraId="480E7CDF" w14:textId="77777777" w:rsidTr="00E31452">
        <w:tc>
          <w:tcPr>
            <w:tcW w:w="1698" w:type="dxa"/>
          </w:tcPr>
          <w:p w14:paraId="45732994" w14:textId="77777777" w:rsidR="008146DF" w:rsidRPr="005B06AA" w:rsidRDefault="008146DF" w:rsidP="00E31452">
            <w:pPr>
              <w:jc w:val="center"/>
              <w:rPr>
                <w:rFonts w:ascii="Arial Narrow" w:hAnsi="Arial Narrow"/>
                <w:b/>
              </w:rPr>
            </w:pPr>
            <w:r w:rsidRPr="005B06AA">
              <w:rPr>
                <w:rFonts w:ascii="Arial Narrow" w:hAnsi="Arial Narrow"/>
                <w:b/>
              </w:rPr>
              <w:t>General Fitness</w:t>
            </w:r>
          </w:p>
          <w:p w14:paraId="6E0EEC9A" w14:textId="77777777" w:rsidR="008146DF" w:rsidRPr="005B06AA" w:rsidRDefault="008146DF" w:rsidP="00E31452">
            <w:pPr>
              <w:jc w:val="center"/>
              <w:rPr>
                <w:rFonts w:ascii="Arial Narrow" w:hAnsi="Arial Narrow"/>
              </w:rPr>
            </w:pPr>
            <w:r w:rsidRPr="005B06AA">
              <w:rPr>
                <w:rFonts w:ascii="Arial Narrow" w:hAnsi="Arial Narrow"/>
              </w:rPr>
              <w:t xml:space="preserve">Strength &amp; Endurance </w:t>
            </w:r>
          </w:p>
          <w:p w14:paraId="4D97C7FB" w14:textId="77777777" w:rsidR="008146DF" w:rsidRPr="005B06AA" w:rsidRDefault="008146DF" w:rsidP="00E31452">
            <w:pPr>
              <w:jc w:val="center"/>
              <w:rPr>
                <w:rFonts w:ascii="Arial Narrow" w:hAnsi="Arial Narrow"/>
                <w:b/>
              </w:rPr>
            </w:pPr>
            <w:r w:rsidRPr="005B06AA">
              <w:rPr>
                <w:rFonts w:ascii="Arial Narrow" w:hAnsi="Arial Narrow"/>
              </w:rPr>
              <w:t>Development</w:t>
            </w:r>
          </w:p>
        </w:tc>
        <w:tc>
          <w:tcPr>
            <w:tcW w:w="1440" w:type="dxa"/>
          </w:tcPr>
          <w:p w14:paraId="52DFC1B9" w14:textId="77777777" w:rsidR="008146DF" w:rsidRPr="005B06AA" w:rsidRDefault="008146DF" w:rsidP="00E31452">
            <w:pPr>
              <w:jc w:val="center"/>
              <w:rPr>
                <w:rFonts w:ascii="Arial Narrow" w:hAnsi="Arial Narrow"/>
              </w:rPr>
            </w:pPr>
            <w:r w:rsidRPr="005B06AA">
              <w:rPr>
                <w:rFonts w:ascii="Arial Narrow" w:hAnsi="Arial Narrow"/>
              </w:rPr>
              <w:t>2 - 3 x’s / week / muscle group</w:t>
            </w:r>
          </w:p>
        </w:tc>
        <w:tc>
          <w:tcPr>
            <w:tcW w:w="2880" w:type="dxa"/>
          </w:tcPr>
          <w:p w14:paraId="6D17B25E" w14:textId="77777777" w:rsidR="008146DF" w:rsidRPr="005521E2" w:rsidRDefault="008146DF" w:rsidP="00E31452">
            <w:pPr>
              <w:jc w:val="center"/>
              <w:rPr>
                <w:rFonts w:ascii="Arial Narrow" w:hAnsi="Arial Narrow"/>
                <w:lang w:val="en-US"/>
              </w:rPr>
            </w:pPr>
            <w:r w:rsidRPr="005521E2">
              <w:rPr>
                <w:rFonts w:ascii="Arial Narrow" w:hAnsi="Arial Narrow"/>
                <w:lang w:val="en-US"/>
              </w:rPr>
              <w:t>2 - 3 sets / exercise</w:t>
            </w:r>
          </w:p>
          <w:p w14:paraId="4122AA06" w14:textId="77777777" w:rsidR="008146DF" w:rsidRPr="005521E2" w:rsidRDefault="008146DF" w:rsidP="00E31452">
            <w:pPr>
              <w:widowControl w:val="0"/>
              <w:jc w:val="center"/>
              <w:rPr>
                <w:rFonts w:ascii="Arial Narrow" w:hAnsi="Arial Narrow"/>
                <w:lang w:val="en-US"/>
              </w:rPr>
            </w:pPr>
            <w:r w:rsidRPr="005521E2">
              <w:rPr>
                <w:rFonts w:ascii="Arial Narrow" w:hAnsi="Arial Narrow"/>
                <w:lang w:val="en-US"/>
              </w:rPr>
              <w:t xml:space="preserve">Reach Fatigue by 10 - 15 RM </w:t>
            </w:r>
          </w:p>
          <w:p w14:paraId="69E174FB" w14:textId="77777777" w:rsidR="008146DF" w:rsidRPr="005B06AA" w:rsidRDefault="008146DF" w:rsidP="00E31452">
            <w:pPr>
              <w:jc w:val="center"/>
              <w:rPr>
                <w:rFonts w:ascii="Arial Narrow" w:hAnsi="Arial Narrow"/>
                <w:lang w:val="fr-CA"/>
              </w:rPr>
            </w:pPr>
            <w:r w:rsidRPr="005B06AA">
              <w:rPr>
                <w:rFonts w:ascii="Arial Narrow" w:hAnsi="Arial Narrow"/>
                <w:lang w:val="fr-CA"/>
              </w:rPr>
              <w:t xml:space="preserve">1-2 </w:t>
            </w:r>
            <w:r w:rsidRPr="00933D54">
              <w:rPr>
                <w:rFonts w:ascii="Arial Narrow" w:hAnsi="Arial Narrow"/>
              </w:rPr>
              <w:t>exercises</w:t>
            </w:r>
            <w:r w:rsidRPr="005B06AA">
              <w:rPr>
                <w:rFonts w:ascii="Arial Narrow" w:hAnsi="Arial Narrow"/>
                <w:lang w:val="fr-CA"/>
              </w:rPr>
              <w:t xml:space="preserve"> / </w:t>
            </w:r>
          </w:p>
          <w:p w14:paraId="0951A1FF" w14:textId="77777777" w:rsidR="008146DF" w:rsidRPr="005B06AA" w:rsidRDefault="008146DF" w:rsidP="00E31452">
            <w:pPr>
              <w:widowControl w:val="0"/>
              <w:jc w:val="center"/>
              <w:rPr>
                <w:rFonts w:ascii="Arial Narrow" w:hAnsi="Arial Narrow"/>
              </w:rPr>
            </w:pPr>
            <w:r w:rsidRPr="005B06AA">
              <w:rPr>
                <w:rFonts w:ascii="Arial Narrow" w:hAnsi="Arial Narrow"/>
              </w:rPr>
              <w:t>major muscle group</w:t>
            </w:r>
          </w:p>
        </w:tc>
        <w:tc>
          <w:tcPr>
            <w:tcW w:w="3150" w:type="dxa"/>
            <w:vMerge w:val="restart"/>
          </w:tcPr>
          <w:p w14:paraId="1BC05AD4" w14:textId="77777777" w:rsidR="008146DF" w:rsidRPr="005B06AA" w:rsidRDefault="008146DF" w:rsidP="00E31452">
            <w:pPr>
              <w:numPr>
                <w:ilvl w:val="0"/>
                <w:numId w:val="87"/>
              </w:numPr>
              <w:jc w:val="center"/>
              <w:rPr>
                <w:rFonts w:ascii="Arial Narrow" w:hAnsi="Arial Narrow"/>
              </w:rPr>
            </w:pPr>
            <w:r w:rsidRPr="005B06AA">
              <w:rPr>
                <w:rFonts w:ascii="Arial Narrow" w:hAnsi="Arial Narrow"/>
              </w:rPr>
              <w:t>All major muscle groups should be trained weekly = Full Body Training.</w:t>
            </w:r>
          </w:p>
          <w:p w14:paraId="3D692A6B" w14:textId="77777777" w:rsidR="008146DF" w:rsidRPr="005B06AA" w:rsidRDefault="008146DF" w:rsidP="00E31452">
            <w:pPr>
              <w:jc w:val="center"/>
              <w:rPr>
                <w:rFonts w:ascii="Arial Narrow" w:hAnsi="Arial Narrow"/>
              </w:rPr>
            </w:pPr>
          </w:p>
          <w:p w14:paraId="068D1594" w14:textId="77777777" w:rsidR="008146DF" w:rsidRPr="005B06AA" w:rsidRDefault="008146DF" w:rsidP="00E31452">
            <w:pPr>
              <w:numPr>
                <w:ilvl w:val="0"/>
                <w:numId w:val="87"/>
              </w:numPr>
              <w:jc w:val="center"/>
              <w:rPr>
                <w:rFonts w:ascii="Arial Narrow" w:hAnsi="Arial Narrow"/>
              </w:rPr>
            </w:pPr>
            <w:r w:rsidRPr="005B06AA">
              <w:rPr>
                <w:rFonts w:ascii="Arial Narrow" w:hAnsi="Arial Narrow"/>
              </w:rPr>
              <w:t>A Muscle conditioning workout should last no longer than 45 – 60 minutes.</w:t>
            </w:r>
          </w:p>
          <w:p w14:paraId="6D8185E9" w14:textId="77777777" w:rsidR="008146DF" w:rsidRPr="005B06AA" w:rsidRDefault="008146DF" w:rsidP="00E31452">
            <w:pPr>
              <w:jc w:val="center"/>
              <w:rPr>
                <w:rFonts w:ascii="Arial Narrow" w:hAnsi="Arial Narrow"/>
              </w:rPr>
            </w:pPr>
            <w:r w:rsidRPr="005B06AA">
              <w:rPr>
                <w:rFonts w:ascii="Arial Narrow" w:hAnsi="Arial Narrow"/>
              </w:rPr>
              <w:t xml:space="preserve">  </w:t>
            </w:r>
          </w:p>
          <w:p w14:paraId="1CFB2FDC" w14:textId="77777777" w:rsidR="008146DF" w:rsidRPr="005B06AA" w:rsidRDefault="008146DF" w:rsidP="00E31452">
            <w:pPr>
              <w:numPr>
                <w:ilvl w:val="0"/>
                <w:numId w:val="87"/>
              </w:numPr>
              <w:jc w:val="center"/>
              <w:rPr>
                <w:rFonts w:ascii="Arial Narrow" w:hAnsi="Arial Narrow"/>
              </w:rPr>
            </w:pPr>
            <w:r w:rsidRPr="005B06AA">
              <w:rPr>
                <w:rFonts w:ascii="Arial Narrow" w:hAnsi="Arial Narrow"/>
              </w:rPr>
              <w:t xml:space="preserve">If your workout takes longer than 60 minutes it is recommended to split your program into 2 or 3 days </w:t>
            </w:r>
          </w:p>
          <w:p w14:paraId="6B67DA45" w14:textId="77777777" w:rsidR="008146DF" w:rsidRPr="005B06AA" w:rsidRDefault="008146DF" w:rsidP="00E31452">
            <w:pPr>
              <w:jc w:val="center"/>
              <w:rPr>
                <w:rFonts w:ascii="Arial Narrow" w:hAnsi="Arial Narrow"/>
              </w:rPr>
            </w:pPr>
            <w:r w:rsidRPr="005B06AA">
              <w:rPr>
                <w:rFonts w:ascii="Arial Narrow" w:hAnsi="Arial Narrow"/>
              </w:rPr>
              <w:t xml:space="preserve">For example </w:t>
            </w:r>
          </w:p>
          <w:p w14:paraId="0A2D709F" w14:textId="77777777" w:rsidR="008146DF" w:rsidRPr="005B06AA" w:rsidRDefault="008146DF" w:rsidP="00E31452">
            <w:pPr>
              <w:jc w:val="center"/>
              <w:rPr>
                <w:rFonts w:ascii="Arial Narrow" w:hAnsi="Arial Narrow"/>
              </w:rPr>
            </w:pPr>
            <w:r w:rsidRPr="005B06AA">
              <w:rPr>
                <w:rFonts w:ascii="Arial Narrow" w:hAnsi="Arial Narrow"/>
              </w:rPr>
              <w:t xml:space="preserve">Day 1- Upper Body </w:t>
            </w:r>
          </w:p>
          <w:p w14:paraId="0C463871" w14:textId="77777777" w:rsidR="008146DF" w:rsidRPr="005B06AA" w:rsidRDefault="008146DF" w:rsidP="00E31452">
            <w:pPr>
              <w:jc w:val="center"/>
              <w:rPr>
                <w:rFonts w:ascii="Arial Narrow" w:hAnsi="Arial Narrow"/>
              </w:rPr>
            </w:pPr>
            <w:r w:rsidRPr="005B06AA">
              <w:rPr>
                <w:rFonts w:ascii="Arial Narrow" w:hAnsi="Arial Narrow"/>
              </w:rPr>
              <w:t xml:space="preserve">(Mon. + Thu.) </w:t>
            </w:r>
          </w:p>
          <w:p w14:paraId="7CEFEEC2" w14:textId="77777777" w:rsidR="008146DF" w:rsidRPr="005B06AA" w:rsidRDefault="008146DF" w:rsidP="00E31452">
            <w:pPr>
              <w:jc w:val="center"/>
              <w:rPr>
                <w:rFonts w:ascii="Arial Narrow" w:hAnsi="Arial Narrow"/>
              </w:rPr>
            </w:pPr>
            <w:r w:rsidRPr="005B06AA">
              <w:rPr>
                <w:rFonts w:ascii="Arial Narrow" w:hAnsi="Arial Narrow"/>
              </w:rPr>
              <w:t>Day 2 – Lower Body + Trunk</w:t>
            </w:r>
          </w:p>
          <w:p w14:paraId="1BA79306" w14:textId="77777777" w:rsidR="008146DF" w:rsidRPr="005B06AA" w:rsidRDefault="008146DF" w:rsidP="00E31452">
            <w:pPr>
              <w:jc w:val="center"/>
              <w:rPr>
                <w:rFonts w:ascii="Arial Narrow" w:hAnsi="Arial Narrow"/>
              </w:rPr>
            </w:pPr>
            <w:r w:rsidRPr="005B06AA">
              <w:rPr>
                <w:rFonts w:ascii="Arial Narrow" w:hAnsi="Arial Narrow"/>
              </w:rPr>
              <w:t>(Tue + Fri.)</w:t>
            </w:r>
          </w:p>
        </w:tc>
        <w:tc>
          <w:tcPr>
            <w:tcW w:w="1889" w:type="dxa"/>
            <w:tcBorders>
              <w:bottom w:val="nil"/>
            </w:tcBorders>
          </w:tcPr>
          <w:p w14:paraId="06BFFB1D" w14:textId="77777777" w:rsidR="008146DF" w:rsidRPr="005B06AA" w:rsidRDefault="008146DF" w:rsidP="00E31452">
            <w:pPr>
              <w:jc w:val="center"/>
              <w:rPr>
                <w:rFonts w:ascii="Arial Narrow" w:hAnsi="Arial Narrow"/>
              </w:rPr>
            </w:pPr>
            <w:r w:rsidRPr="005B06AA">
              <w:rPr>
                <w:rFonts w:ascii="Arial Narrow" w:hAnsi="Arial Narrow"/>
              </w:rPr>
              <w:t xml:space="preserve">Machines, </w:t>
            </w:r>
          </w:p>
          <w:p w14:paraId="0E114847" w14:textId="77777777" w:rsidR="008146DF" w:rsidRPr="005B06AA" w:rsidRDefault="008146DF" w:rsidP="00E31452">
            <w:pPr>
              <w:jc w:val="center"/>
              <w:rPr>
                <w:rFonts w:ascii="Arial Narrow" w:hAnsi="Arial Narrow"/>
              </w:rPr>
            </w:pPr>
            <w:r w:rsidRPr="005B06AA">
              <w:rPr>
                <w:rFonts w:ascii="Arial Narrow" w:hAnsi="Arial Narrow"/>
              </w:rPr>
              <w:t>Cables,</w:t>
            </w:r>
          </w:p>
        </w:tc>
      </w:tr>
      <w:tr w:rsidR="008146DF" w:rsidRPr="005B06AA" w14:paraId="65905B22" w14:textId="77777777" w:rsidTr="00E31452">
        <w:trPr>
          <w:trHeight w:val="603"/>
        </w:trPr>
        <w:tc>
          <w:tcPr>
            <w:tcW w:w="1698" w:type="dxa"/>
          </w:tcPr>
          <w:p w14:paraId="6ED94FE0" w14:textId="77777777" w:rsidR="008146DF" w:rsidRPr="005B06AA" w:rsidRDefault="008146DF" w:rsidP="00E31452">
            <w:pPr>
              <w:jc w:val="center"/>
              <w:rPr>
                <w:rFonts w:ascii="Arial Narrow" w:hAnsi="Arial Narrow"/>
                <w:b/>
              </w:rPr>
            </w:pPr>
            <w:r w:rsidRPr="005B06AA">
              <w:rPr>
                <w:rFonts w:ascii="Arial Narrow" w:hAnsi="Arial Narrow"/>
                <w:b/>
              </w:rPr>
              <w:t xml:space="preserve">Muscle </w:t>
            </w:r>
          </w:p>
          <w:p w14:paraId="21DA2E8D" w14:textId="77777777" w:rsidR="008146DF" w:rsidRPr="005B06AA" w:rsidRDefault="008146DF" w:rsidP="00E31452">
            <w:pPr>
              <w:jc w:val="center"/>
              <w:rPr>
                <w:rFonts w:ascii="Arial Narrow" w:hAnsi="Arial Narrow"/>
                <w:b/>
              </w:rPr>
            </w:pPr>
            <w:r w:rsidRPr="005B06AA">
              <w:rPr>
                <w:rFonts w:ascii="Arial Narrow" w:hAnsi="Arial Narrow"/>
                <w:b/>
              </w:rPr>
              <w:t>Endurance</w:t>
            </w:r>
          </w:p>
          <w:p w14:paraId="4A389989" w14:textId="77777777" w:rsidR="008146DF" w:rsidRPr="005B06AA" w:rsidRDefault="008146DF" w:rsidP="00E31452">
            <w:pPr>
              <w:jc w:val="center"/>
              <w:rPr>
                <w:rFonts w:ascii="Arial Narrow" w:hAnsi="Arial Narrow"/>
              </w:rPr>
            </w:pPr>
            <w:r w:rsidRPr="005B06AA">
              <w:rPr>
                <w:rFonts w:ascii="Arial Narrow" w:hAnsi="Arial Narrow"/>
              </w:rPr>
              <w:t xml:space="preserve">(limited muscle strength gains) </w:t>
            </w:r>
          </w:p>
        </w:tc>
        <w:tc>
          <w:tcPr>
            <w:tcW w:w="1440" w:type="dxa"/>
          </w:tcPr>
          <w:p w14:paraId="7866ED17" w14:textId="77777777" w:rsidR="008146DF" w:rsidRPr="005B06AA" w:rsidRDefault="008146DF" w:rsidP="00E31452">
            <w:pPr>
              <w:jc w:val="center"/>
              <w:rPr>
                <w:rFonts w:ascii="Arial Narrow" w:hAnsi="Arial Narrow"/>
              </w:rPr>
            </w:pPr>
            <w:r w:rsidRPr="005B06AA">
              <w:rPr>
                <w:rFonts w:ascii="Arial Narrow" w:hAnsi="Arial Narrow"/>
              </w:rPr>
              <w:t xml:space="preserve">2 - 3 x’s / week / muscle group </w:t>
            </w:r>
          </w:p>
        </w:tc>
        <w:tc>
          <w:tcPr>
            <w:tcW w:w="2880" w:type="dxa"/>
          </w:tcPr>
          <w:p w14:paraId="1FA280C5" w14:textId="77777777" w:rsidR="008146DF" w:rsidRPr="005521E2" w:rsidRDefault="008146DF" w:rsidP="00E31452">
            <w:pPr>
              <w:jc w:val="center"/>
              <w:rPr>
                <w:rFonts w:ascii="Arial Narrow" w:hAnsi="Arial Narrow"/>
                <w:lang w:val="en-US"/>
              </w:rPr>
            </w:pPr>
            <w:r w:rsidRPr="005521E2">
              <w:rPr>
                <w:rFonts w:ascii="Arial Narrow" w:hAnsi="Arial Narrow"/>
                <w:lang w:val="en-US"/>
              </w:rPr>
              <w:t>1 - 3 sets / exercise</w:t>
            </w:r>
          </w:p>
          <w:p w14:paraId="3832D152" w14:textId="77777777" w:rsidR="008146DF" w:rsidRPr="005521E2" w:rsidRDefault="008146DF" w:rsidP="00E31452">
            <w:pPr>
              <w:widowControl w:val="0"/>
              <w:jc w:val="center"/>
              <w:rPr>
                <w:rFonts w:ascii="Arial Narrow" w:hAnsi="Arial Narrow"/>
                <w:lang w:val="en-US"/>
              </w:rPr>
            </w:pPr>
            <w:r w:rsidRPr="005521E2">
              <w:rPr>
                <w:rFonts w:ascii="Arial Narrow" w:hAnsi="Arial Narrow"/>
                <w:lang w:val="en-US"/>
              </w:rPr>
              <w:t>Reach Fatigue by 15 – 25+ RM</w:t>
            </w:r>
          </w:p>
          <w:p w14:paraId="109502C5" w14:textId="77777777" w:rsidR="008146DF" w:rsidRPr="005B06AA" w:rsidRDefault="008146DF" w:rsidP="00E31452">
            <w:pPr>
              <w:jc w:val="center"/>
              <w:rPr>
                <w:rFonts w:ascii="Arial Narrow" w:hAnsi="Arial Narrow"/>
                <w:lang w:val="fr-CA"/>
              </w:rPr>
            </w:pPr>
            <w:r w:rsidRPr="005B06AA">
              <w:rPr>
                <w:rFonts w:ascii="Arial Narrow" w:hAnsi="Arial Narrow"/>
                <w:lang w:val="fr-CA"/>
              </w:rPr>
              <w:t xml:space="preserve">2-3 exercises / </w:t>
            </w:r>
          </w:p>
          <w:p w14:paraId="3F97FA16" w14:textId="77777777" w:rsidR="008146DF" w:rsidRPr="005B06AA" w:rsidRDefault="008146DF" w:rsidP="00E31452">
            <w:pPr>
              <w:widowControl w:val="0"/>
              <w:jc w:val="center"/>
              <w:rPr>
                <w:rFonts w:ascii="Arial Narrow" w:hAnsi="Arial Narrow"/>
              </w:rPr>
            </w:pPr>
            <w:r w:rsidRPr="005B06AA">
              <w:rPr>
                <w:rFonts w:ascii="Arial Narrow" w:hAnsi="Arial Narrow"/>
              </w:rPr>
              <w:t>major muscle group</w:t>
            </w:r>
          </w:p>
        </w:tc>
        <w:tc>
          <w:tcPr>
            <w:tcW w:w="3150" w:type="dxa"/>
            <w:vMerge/>
          </w:tcPr>
          <w:p w14:paraId="4461F283" w14:textId="77777777" w:rsidR="008146DF" w:rsidRPr="005B06AA" w:rsidRDefault="008146DF" w:rsidP="00E31452">
            <w:pPr>
              <w:jc w:val="center"/>
              <w:rPr>
                <w:rFonts w:ascii="Arial Narrow" w:hAnsi="Arial Narrow"/>
              </w:rPr>
            </w:pPr>
          </w:p>
        </w:tc>
        <w:tc>
          <w:tcPr>
            <w:tcW w:w="1889" w:type="dxa"/>
            <w:tcBorders>
              <w:top w:val="nil"/>
              <w:bottom w:val="nil"/>
            </w:tcBorders>
          </w:tcPr>
          <w:p w14:paraId="7CA1613B" w14:textId="77777777" w:rsidR="008146DF" w:rsidRPr="005B06AA" w:rsidRDefault="008146DF" w:rsidP="00E31452">
            <w:pPr>
              <w:jc w:val="center"/>
              <w:rPr>
                <w:rFonts w:ascii="Arial Narrow" w:hAnsi="Arial Narrow"/>
              </w:rPr>
            </w:pPr>
            <w:r w:rsidRPr="005B06AA">
              <w:rPr>
                <w:rFonts w:ascii="Arial Narrow" w:hAnsi="Arial Narrow"/>
              </w:rPr>
              <w:t>free weights,</w:t>
            </w:r>
          </w:p>
          <w:p w14:paraId="561C05E0" w14:textId="77777777" w:rsidR="008146DF" w:rsidRPr="005B06AA" w:rsidRDefault="008146DF" w:rsidP="00E31452">
            <w:pPr>
              <w:jc w:val="center"/>
              <w:rPr>
                <w:rFonts w:ascii="Arial Narrow" w:hAnsi="Arial Narrow"/>
              </w:rPr>
            </w:pPr>
            <w:r w:rsidRPr="005B06AA">
              <w:rPr>
                <w:rFonts w:ascii="Arial Narrow" w:hAnsi="Arial Narrow"/>
              </w:rPr>
              <w:t xml:space="preserve">dumbbells, </w:t>
            </w:r>
          </w:p>
          <w:p w14:paraId="0C1A3C84" w14:textId="77777777" w:rsidR="008146DF" w:rsidRPr="005B06AA" w:rsidRDefault="008146DF" w:rsidP="00E31452">
            <w:pPr>
              <w:jc w:val="center"/>
              <w:rPr>
                <w:rFonts w:ascii="Arial Narrow" w:hAnsi="Arial Narrow"/>
              </w:rPr>
            </w:pPr>
            <w:r w:rsidRPr="005B06AA">
              <w:rPr>
                <w:rFonts w:ascii="Arial Narrow" w:hAnsi="Arial Narrow"/>
              </w:rPr>
              <w:t>barbells</w:t>
            </w:r>
          </w:p>
        </w:tc>
      </w:tr>
      <w:tr w:rsidR="008146DF" w:rsidRPr="005B06AA" w14:paraId="24F704C3" w14:textId="77777777" w:rsidTr="00E31452">
        <w:tc>
          <w:tcPr>
            <w:tcW w:w="1698" w:type="dxa"/>
          </w:tcPr>
          <w:p w14:paraId="6E05169E" w14:textId="77777777" w:rsidR="008146DF" w:rsidRPr="005B06AA" w:rsidRDefault="008146DF" w:rsidP="00E31452">
            <w:pPr>
              <w:jc w:val="center"/>
              <w:rPr>
                <w:rFonts w:ascii="Arial Narrow" w:hAnsi="Arial Narrow"/>
                <w:b/>
              </w:rPr>
            </w:pPr>
            <w:r w:rsidRPr="005B06AA">
              <w:rPr>
                <w:rFonts w:ascii="Arial Narrow" w:hAnsi="Arial Narrow"/>
                <w:b/>
              </w:rPr>
              <w:t>Muscle Strength</w:t>
            </w:r>
          </w:p>
          <w:p w14:paraId="5441A17C" w14:textId="77777777" w:rsidR="008146DF" w:rsidRPr="005B06AA" w:rsidRDefault="008146DF" w:rsidP="00E31452">
            <w:pPr>
              <w:jc w:val="center"/>
              <w:rPr>
                <w:rFonts w:ascii="Arial Narrow" w:hAnsi="Arial Narrow"/>
                <w:b/>
              </w:rPr>
            </w:pPr>
            <w:r w:rsidRPr="005B06AA">
              <w:rPr>
                <w:rFonts w:ascii="Arial Narrow" w:hAnsi="Arial Narrow"/>
                <w:b/>
              </w:rPr>
              <w:t xml:space="preserve">Advanced </w:t>
            </w:r>
          </w:p>
          <w:p w14:paraId="74DCF613" w14:textId="77777777" w:rsidR="008146DF" w:rsidRPr="005B06AA" w:rsidRDefault="008146DF" w:rsidP="00E31452">
            <w:pPr>
              <w:jc w:val="center"/>
              <w:rPr>
                <w:rFonts w:ascii="Arial Narrow" w:hAnsi="Arial Narrow"/>
              </w:rPr>
            </w:pPr>
            <w:r w:rsidRPr="005B06AA">
              <w:rPr>
                <w:rFonts w:ascii="Arial Narrow" w:hAnsi="Arial Narrow"/>
              </w:rPr>
              <w:t>(limited muscle endurance gains)</w:t>
            </w:r>
          </w:p>
        </w:tc>
        <w:tc>
          <w:tcPr>
            <w:tcW w:w="1440" w:type="dxa"/>
          </w:tcPr>
          <w:p w14:paraId="5BD9238C" w14:textId="77777777" w:rsidR="008146DF" w:rsidRPr="005B06AA" w:rsidRDefault="008146DF" w:rsidP="00E31452">
            <w:pPr>
              <w:jc w:val="center"/>
              <w:rPr>
                <w:rFonts w:ascii="Arial Narrow" w:hAnsi="Arial Narrow"/>
              </w:rPr>
            </w:pPr>
            <w:r w:rsidRPr="005B06AA">
              <w:rPr>
                <w:rFonts w:ascii="Arial Narrow" w:hAnsi="Arial Narrow"/>
              </w:rPr>
              <w:t>1 - 2 x’s / week / muscle group</w:t>
            </w:r>
          </w:p>
        </w:tc>
        <w:tc>
          <w:tcPr>
            <w:tcW w:w="2880" w:type="dxa"/>
          </w:tcPr>
          <w:p w14:paraId="34359A63" w14:textId="77777777" w:rsidR="008146DF" w:rsidRPr="005521E2" w:rsidRDefault="008146DF" w:rsidP="00E31452">
            <w:pPr>
              <w:jc w:val="center"/>
              <w:rPr>
                <w:rFonts w:ascii="Arial Narrow" w:hAnsi="Arial Narrow"/>
                <w:lang w:val="en-US"/>
              </w:rPr>
            </w:pPr>
            <w:r w:rsidRPr="005521E2">
              <w:rPr>
                <w:rFonts w:ascii="Arial Narrow" w:hAnsi="Arial Narrow"/>
                <w:lang w:val="en-US"/>
              </w:rPr>
              <w:t>2 - 5 sets / exercise</w:t>
            </w:r>
          </w:p>
          <w:p w14:paraId="07708A5B" w14:textId="77777777" w:rsidR="008146DF" w:rsidRPr="005521E2" w:rsidRDefault="008146DF" w:rsidP="00E31452">
            <w:pPr>
              <w:widowControl w:val="0"/>
              <w:jc w:val="center"/>
              <w:rPr>
                <w:rFonts w:ascii="Arial Narrow" w:hAnsi="Arial Narrow"/>
                <w:lang w:val="en-US"/>
              </w:rPr>
            </w:pPr>
            <w:r w:rsidRPr="005521E2">
              <w:rPr>
                <w:rFonts w:ascii="Arial Narrow" w:hAnsi="Arial Narrow"/>
                <w:lang w:val="en-US"/>
              </w:rPr>
              <w:t xml:space="preserve">Reach Fatigue by 5 - 10 RM  </w:t>
            </w:r>
          </w:p>
          <w:p w14:paraId="037875FE" w14:textId="77777777" w:rsidR="008146DF" w:rsidRPr="005B06AA" w:rsidRDefault="008146DF" w:rsidP="00E31452">
            <w:pPr>
              <w:jc w:val="center"/>
              <w:rPr>
                <w:rFonts w:ascii="Arial Narrow" w:hAnsi="Arial Narrow"/>
                <w:lang w:val="fr-CA"/>
              </w:rPr>
            </w:pPr>
            <w:r w:rsidRPr="005B06AA">
              <w:rPr>
                <w:rFonts w:ascii="Arial Narrow" w:hAnsi="Arial Narrow"/>
                <w:lang w:val="fr-CA"/>
              </w:rPr>
              <w:t xml:space="preserve">2 - 5 exercises / </w:t>
            </w:r>
          </w:p>
          <w:p w14:paraId="3F5335D7" w14:textId="77777777" w:rsidR="008146DF" w:rsidRPr="005B06AA" w:rsidRDefault="008146DF" w:rsidP="00E31452">
            <w:pPr>
              <w:jc w:val="center"/>
              <w:rPr>
                <w:rFonts w:ascii="Arial Narrow" w:hAnsi="Arial Narrow"/>
                <w:lang w:val="fr-CA"/>
              </w:rPr>
            </w:pPr>
            <w:r w:rsidRPr="005B06AA">
              <w:rPr>
                <w:rFonts w:ascii="Arial Narrow" w:hAnsi="Arial Narrow"/>
              </w:rPr>
              <w:t>major muscle group</w:t>
            </w:r>
          </w:p>
        </w:tc>
        <w:tc>
          <w:tcPr>
            <w:tcW w:w="3150" w:type="dxa"/>
            <w:vMerge/>
          </w:tcPr>
          <w:p w14:paraId="76454528" w14:textId="77777777" w:rsidR="008146DF" w:rsidRPr="005B06AA" w:rsidRDefault="008146DF" w:rsidP="00E31452">
            <w:pPr>
              <w:jc w:val="center"/>
              <w:rPr>
                <w:rFonts w:ascii="Arial Narrow" w:hAnsi="Arial Narrow"/>
                <w:lang w:val="fr-CA"/>
              </w:rPr>
            </w:pPr>
          </w:p>
        </w:tc>
        <w:tc>
          <w:tcPr>
            <w:tcW w:w="1889" w:type="dxa"/>
            <w:tcBorders>
              <w:top w:val="nil"/>
              <w:bottom w:val="nil"/>
            </w:tcBorders>
          </w:tcPr>
          <w:p w14:paraId="5A7AF761" w14:textId="77777777" w:rsidR="008146DF" w:rsidRPr="005B06AA" w:rsidRDefault="008146DF" w:rsidP="00E31452">
            <w:pPr>
              <w:jc w:val="center"/>
              <w:rPr>
                <w:rFonts w:ascii="Arial Narrow" w:hAnsi="Arial Narrow"/>
              </w:rPr>
            </w:pPr>
            <w:r w:rsidRPr="005B06AA">
              <w:rPr>
                <w:rFonts w:ascii="Arial Narrow" w:hAnsi="Arial Narrow"/>
              </w:rPr>
              <w:t>body weight,</w:t>
            </w:r>
          </w:p>
          <w:p w14:paraId="3A713B26" w14:textId="77777777" w:rsidR="008146DF" w:rsidRPr="005B06AA" w:rsidRDefault="008146DF" w:rsidP="00E31452">
            <w:pPr>
              <w:jc w:val="center"/>
              <w:rPr>
                <w:rFonts w:ascii="Arial Narrow" w:hAnsi="Arial Narrow"/>
              </w:rPr>
            </w:pPr>
            <w:r w:rsidRPr="005B06AA">
              <w:rPr>
                <w:rFonts w:ascii="Arial Narrow" w:hAnsi="Arial Narrow"/>
              </w:rPr>
              <w:t>tubing / elastics</w:t>
            </w:r>
          </w:p>
        </w:tc>
      </w:tr>
      <w:tr w:rsidR="008146DF" w:rsidRPr="005B06AA" w14:paraId="163B71D0" w14:textId="77777777" w:rsidTr="00E31452">
        <w:tc>
          <w:tcPr>
            <w:tcW w:w="1698" w:type="dxa"/>
          </w:tcPr>
          <w:p w14:paraId="337E6C28" w14:textId="77777777" w:rsidR="008146DF" w:rsidRPr="005B06AA" w:rsidRDefault="008146DF" w:rsidP="00E31452">
            <w:pPr>
              <w:jc w:val="center"/>
              <w:rPr>
                <w:rFonts w:ascii="Arial Narrow" w:hAnsi="Arial Narrow"/>
                <w:b/>
              </w:rPr>
            </w:pPr>
            <w:r w:rsidRPr="005B06AA">
              <w:rPr>
                <w:rFonts w:ascii="Arial Narrow" w:hAnsi="Arial Narrow"/>
                <w:b/>
              </w:rPr>
              <w:t>Body Building</w:t>
            </w:r>
          </w:p>
          <w:p w14:paraId="140800AB" w14:textId="77777777" w:rsidR="008146DF" w:rsidRPr="005B06AA" w:rsidRDefault="008146DF" w:rsidP="00E31452">
            <w:pPr>
              <w:jc w:val="center"/>
              <w:rPr>
                <w:rFonts w:ascii="Arial Narrow" w:hAnsi="Arial Narrow"/>
                <w:b/>
              </w:rPr>
            </w:pPr>
            <w:r w:rsidRPr="005B06AA">
              <w:rPr>
                <w:rFonts w:ascii="Arial Narrow" w:hAnsi="Arial Narrow"/>
                <w:b/>
              </w:rPr>
              <w:t>Advanced Lifters</w:t>
            </w:r>
          </w:p>
          <w:p w14:paraId="120E5433" w14:textId="77777777" w:rsidR="008146DF" w:rsidRPr="005B06AA" w:rsidRDefault="008146DF" w:rsidP="00E31452">
            <w:pPr>
              <w:jc w:val="center"/>
              <w:rPr>
                <w:rFonts w:ascii="Arial Narrow" w:hAnsi="Arial Narrow"/>
                <w:b/>
              </w:rPr>
            </w:pPr>
            <w:r w:rsidRPr="005B06AA">
              <w:rPr>
                <w:rFonts w:ascii="Arial Narrow" w:hAnsi="Arial Narrow"/>
                <w:b/>
              </w:rPr>
              <w:t>VOLUME is KEY</w:t>
            </w:r>
          </w:p>
        </w:tc>
        <w:tc>
          <w:tcPr>
            <w:tcW w:w="1440" w:type="dxa"/>
          </w:tcPr>
          <w:p w14:paraId="4AC0E538" w14:textId="77777777" w:rsidR="008146DF" w:rsidRPr="005B06AA" w:rsidRDefault="008146DF" w:rsidP="00E31452">
            <w:pPr>
              <w:jc w:val="center"/>
              <w:rPr>
                <w:rFonts w:ascii="Arial Narrow" w:hAnsi="Arial Narrow"/>
              </w:rPr>
            </w:pPr>
            <w:r w:rsidRPr="005B06AA">
              <w:rPr>
                <w:rFonts w:ascii="Arial Narrow" w:hAnsi="Arial Narrow"/>
              </w:rPr>
              <w:t>1 - 2 x’s / week / muscle group</w:t>
            </w:r>
          </w:p>
        </w:tc>
        <w:tc>
          <w:tcPr>
            <w:tcW w:w="2880" w:type="dxa"/>
          </w:tcPr>
          <w:p w14:paraId="65267420" w14:textId="77777777" w:rsidR="008146DF" w:rsidRPr="00CC50E1" w:rsidRDefault="008146DF" w:rsidP="00E31452">
            <w:pPr>
              <w:jc w:val="center"/>
              <w:rPr>
                <w:rFonts w:ascii="Arial Narrow" w:hAnsi="Arial Narrow"/>
                <w:lang w:val="en-US"/>
              </w:rPr>
            </w:pPr>
            <w:r w:rsidRPr="00CC50E1">
              <w:rPr>
                <w:rFonts w:ascii="Arial Narrow" w:hAnsi="Arial Narrow"/>
                <w:lang w:val="en-US"/>
              </w:rPr>
              <w:t>3 - 6 sets / exercise</w:t>
            </w:r>
          </w:p>
          <w:p w14:paraId="0F41E737" w14:textId="77777777" w:rsidR="008146DF" w:rsidRPr="00CC50E1" w:rsidRDefault="008146DF" w:rsidP="00E31452">
            <w:pPr>
              <w:widowControl w:val="0"/>
              <w:jc w:val="center"/>
              <w:rPr>
                <w:rFonts w:ascii="Arial Narrow" w:hAnsi="Arial Narrow"/>
                <w:lang w:val="en-US"/>
              </w:rPr>
            </w:pPr>
            <w:r w:rsidRPr="00CC50E1">
              <w:rPr>
                <w:rFonts w:ascii="Arial Narrow" w:hAnsi="Arial Narrow"/>
                <w:lang w:val="en-US"/>
              </w:rPr>
              <w:t>Reach Fatigue by 8 - 20 RM</w:t>
            </w:r>
          </w:p>
          <w:p w14:paraId="6E4FD88F" w14:textId="77777777" w:rsidR="008146DF" w:rsidRPr="00CC50E1" w:rsidRDefault="008146DF" w:rsidP="00E31452">
            <w:pPr>
              <w:widowControl w:val="0"/>
              <w:jc w:val="center"/>
              <w:rPr>
                <w:rFonts w:ascii="Arial Narrow" w:hAnsi="Arial Narrow"/>
                <w:lang w:val="en-US"/>
              </w:rPr>
            </w:pPr>
            <w:r w:rsidRPr="00CC50E1">
              <w:rPr>
                <w:rFonts w:ascii="Arial Narrow" w:hAnsi="Arial Narrow"/>
                <w:lang w:val="en-US"/>
              </w:rPr>
              <w:t xml:space="preserve">3 - 5 exercises / </w:t>
            </w:r>
            <w:r w:rsidRPr="005B06AA">
              <w:rPr>
                <w:rFonts w:ascii="Arial Narrow" w:hAnsi="Arial Narrow"/>
              </w:rPr>
              <w:t>major muscle</w:t>
            </w:r>
          </w:p>
        </w:tc>
        <w:tc>
          <w:tcPr>
            <w:tcW w:w="3150" w:type="dxa"/>
            <w:vMerge/>
          </w:tcPr>
          <w:p w14:paraId="0833CCE8" w14:textId="77777777" w:rsidR="008146DF" w:rsidRPr="00CC50E1" w:rsidRDefault="008146DF" w:rsidP="00E31452">
            <w:pPr>
              <w:jc w:val="center"/>
              <w:rPr>
                <w:rFonts w:ascii="Arial Narrow" w:hAnsi="Arial Narrow"/>
                <w:lang w:val="en-US"/>
              </w:rPr>
            </w:pPr>
          </w:p>
        </w:tc>
        <w:tc>
          <w:tcPr>
            <w:tcW w:w="1889" w:type="dxa"/>
            <w:tcBorders>
              <w:top w:val="nil"/>
            </w:tcBorders>
          </w:tcPr>
          <w:p w14:paraId="46488393" w14:textId="77777777" w:rsidR="008146DF" w:rsidRPr="005B06AA" w:rsidRDefault="008146DF" w:rsidP="00E31452">
            <w:pPr>
              <w:jc w:val="center"/>
              <w:rPr>
                <w:rFonts w:ascii="Arial Narrow" w:hAnsi="Arial Narrow"/>
              </w:rPr>
            </w:pPr>
            <w:r w:rsidRPr="005B06AA">
              <w:rPr>
                <w:rFonts w:ascii="Arial Narrow" w:hAnsi="Arial Narrow"/>
              </w:rPr>
              <w:t>Callisthenics</w:t>
            </w:r>
          </w:p>
          <w:p w14:paraId="66EC6715" w14:textId="77777777" w:rsidR="008146DF" w:rsidRPr="005B06AA" w:rsidRDefault="008146DF" w:rsidP="00E31452">
            <w:pPr>
              <w:jc w:val="center"/>
              <w:rPr>
                <w:rFonts w:ascii="Arial Narrow" w:hAnsi="Arial Narrow"/>
              </w:rPr>
            </w:pPr>
          </w:p>
        </w:tc>
      </w:tr>
      <w:tr w:rsidR="008146DF" w:rsidRPr="005B06AA" w14:paraId="26924661" w14:textId="77777777" w:rsidTr="00E31452">
        <w:trPr>
          <w:cantSplit/>
        </w:trPr>
        <w:tc>
          <w:tcPr>
            <w:tcW w:w="11057" w:type="dxa"/>
            <w:gridSpan w:val="5"/>
            <w:shd w:val="clear" w:color="auto" w:fill="000000"/>
          </w:tcPr>
          <w:p w14:paraId="018A0299" w14:textId="77777777" w:rsidR="008146DF" w:rsidRPr="005B06AA" w:rsidRDefault="008146DF" w:rsidP="00E31452">
            <w:pPr>
              <w:jc w:val="center"/>
              <w:rPr>
                <w:rFonts w:ascii="Arial Narrow" w:hAnsi="Arial Narrow"/>
              </w:rPr>
            </w:pPr>
          </w:p>
        </w:tc>
      </w:tr>
      <w:tr w:rsidR="008146DF" w:rsidRPr="005B06AA" w14:paraId="1D30F23C" w14:textId="77777777" w:rsidTr="00E31452">
        <w:tc>
          <w:tcPr>
            <w:tcW w:w="1698" w:type="dxa"/>
          </w:tcPr>
          <w:p w14:paraId="54A2C3D1" w14:textId="77777777" w:rsidR="008146DF" w:rsidRDefault="008146DF" w:rsidP="00E31452">
            <w:pPr>
              <w:pStyle w:val="Heading1"/>
              <w:rPr>
                <w:rFonts w:ascii="Arial Narrow" w:hAnsi="Arial Narrow" w:cs="Arial"/>
                <w:color w:val="7030A0"/>
                <w:sz w:val="20"/>
              </w:rPr>
            </w:pPr>
            <w:r w:rsidRPr="00CC50E1">
              <w:rPr>
                <w:rFonts w:ascii="Arial Narrow" w:hAnsi="Arial Narrow" w:cs="Arial"/>
                <w:color w:val="7030A0"/>
                <w:sz w:val="20"/>
              </w:rPr>
              <w:t>Flexibility</w:t>
            </w:r>
          </w:p>
          <w:p w14:paraId="033F0055" w14:textId="77777777" w:rsidR="008146DF" w:rsidRPr="00F61C4D" w:rsidRDefault="008146DF" w:rsidP="00E31452">
            <w:pPr>
              <w:jc w:val="center"/>
              <w:rPr>
                <w:rFonts w:ascii="Arial Narrow" w:hAnsi="Arial Narrow"/>
                <w:bCs/>
              </w:rPr>
            </w:pPr>
            <w:r w:rsidRPr="006F6B9A">
              <w:rPr>
                <w:rFonts w:ascii="Arial Narrow" w:hAnsi="Arial Narrow"/>
                <w:b/>
                <w:bCs/>
              </w:rPr>
              <w:t>Guidelines</w:t>
            </w:r>
          </w:p>
        </w:tc>
        <w:tc>
          <w:tcPr>
            <w:tcW w:w="1440" w:type="dxa"/>
          </w:tcPr>
          <w:p w14:paraId="22FC7F1E" w14:textId="77777777" w:rsidR="008146DF" w:rsidRPr="005B06AA" w:rsidRDefault="008146DF" w:rsidP="00E31452">
            <w:pPr>
              <w:jc w:val="center"/>
              <w:rPr>
                <w:rFonts w:ascii="Arial Narrow" w:hAnsi="Arial Narrow"/>
              </w:rPr>
            </w:pPr>
            <w:r w:rsidRPr="005B06AA">
              <w:rPr>
                <w:rFonts w:ascii="Arial Narrow" w:hAnsi="Arial Narrow"/>
              </w:rPr>
              <w:t xml:space="preserve">3 - 5 days / weeks and/or </w:t>
            </w:r>
          </w:p>
          <w:p w14:paraId="4BA56B41" w14:textId="77777777" w:rsidR="008146DF" w:rsidRPr="005B06AA" w:rsidRDefault="008146DF" w:rsidP="00E31452">
            <w:pPr>
              <w:jc w:val="center"/>
              <w:rPr>
                <w:rFonts w:ascii="Arial Narrow" w:hAnsi="Arial Narrow"/>
              </w:rPr>
            </w:pPr>
            <w:r w:rsidRPr="005B06AA">
              <w:rPr>
                <w:rFonts w:ascii="Arial Narrow" w:hAnsi="Arial Narrow"/>
              </w:rPr>
              <w:t>after each workout</w:t>
            </w:r>
          </w:p>
        </w:tc>
        <w:tc>
          <w:tcPr>
            <w:tcW w:w="2880" w:type="dxa"/>
          </w:tcPr>
          <w:p w14:paraId="241086CA" w14:textId="77777777" w:rsidR="008146DF" w:rsidRPr="005B06AA" w:rsidRDefault="008146DF" w:rsidP="00E31452">
            <w:pPr>
              <w:jc w:val="center"/>
              <w:rPr>
                <w:rFonts w:ascii="Arial Narrow" w:hAnsi="Arial Narrow"/>
              </w:rPr>
            </w:pPr>
            <w:r w:rsidRPr="005B06AA">
              <w:rPr>
                <w:rFonts w:ascii="Arial Narrow" w:hAnsi="Arial Narrow"/>
              </w:rPr>
              <w:t>hold the stretch (static stretches) at the point of tension</w:t>
            </w:r>
          </w:p>
          <w:p w14:paraId="290FB59F" w14:textId="77777777" w:rsidR="008146DF" w:rsidRPr="005B06AA" w:rsidRDefault="008146DF" w:rsidP="00E31452">
            <w:pPr>
              <w:jc w:val="center"/>
              <w:rPr>
                <w:rFonts w:ascii="Arial Narrow" w:hAnsi="Arial Narrow"/>
              </w:rPr>
            </w:pPr>
          </w:p>
        </w:tc>
        <w:tc>
          <w:tcPr>
            <w:tcW w:w="3150" w:type="dxa"/>
          </w:tcPr>
          <w:p w14:paraId="5AB75E1D" w14:textId="77777777" w:rsidR="008146DF" w:rsidRPr="005B06AA" w:rsidRDefault="008146DF" w:rsidP="00E31452">
            <w:pPr>
              <w:jc w:val="center"/>
              <w:rPr>
                <w:rFonts w:ascii="Arial Narrow" w:hAnsi="Arial Narrow"/>
              </w:rPr>
            </w:pPr>
            <w:r w:rsidRPr="005B06AA">
              <w:rPr>
                <w:rFonts w:ascii="Arial Narrow" w:hAnsi="Arial Narrow"/>
              </w:rPr>
              <w:t xml:space="preserve">Static Stretches should be </w:t>
            </w:r>
          </w:p>
          <w:p w14:paraId="47A27812" w14:textId="77777777" w:rsidR="008146DF" w:rsidRPr="005B06AA" w:rsidRDefault="008146DF" w:rsidP="00E31452">
            <w:pPr>
              <w:jc w:val="center"/>
              <w:rPr>
                <w:rFonts w:ascii="Arial Narrow" w:hAnsi="Arial Narrow"/>
              </w:rPr>
            </w:pPr>
            <w:r w:rsidRPr="005B06AA">
              <w:rPr>
                <w:rFonts w:ascii="Arial Narrow" w:hAnsi="Arial Narrow"/>
              </w:rPr>
              <w:t>held for 20 - 30 sec.</w:t>
            </w:r>
          </w:p>
          <w:p w14:paraId="3EE515D8" w14:textId="77777777" w:rsidR="008146DF" w:rsidRPr="005B06AA" w:rsidRDefault="008146DF" w:rsidP="00E31452">
            <w:pPr>
              <w:jc w:val="center"/>
              <w:rPr>
                <w:rFonts w:ascii="Arial Narrow" w:hAnsi="Arial Narrow"/>
              </w:rPr>
            </w:pPr>
            <w:r w:rsidRPr="005B06AA">
              <w:rPr>
                <w:rFonts w:ascii="Arial Narrow" w:hAnsi="Arial Narrow"/>
              </w:rPr>
              <w:t xml:space="preserve"> Repeat each stretch 2-3 times for flexibility gains. </w:t>
            </w:r>
          </w:p>
        </w:tc>
        <w:tc>
          <w:tcPr>
            <w:tcW w:w="1889" w:type="dxa"/>
          </w:tcPr>
          <w:p w14:paraId="7583C7FF" w14:textId="77777777" w:rsidR="008146DF" w:rsidRPr="005B06AA" w:rsidRDefault="008146DF" w:rsidP="00E31452">
            <w:pPr>
              <w:jc w:val="center"/>
              <w:rPr>
                <w:rFonts w:ascii="Arial Narrow" w:hAnsi="Arial Narrow"/>
              </w:rPr>
            </w:pPr>
            <w:r w:rsidRPr="005B06AA">
              <w:rPr>
                <w:rFonts w:ascii="Arial Narrow" w:hAnsi="Arial Narrow"/>
              </w:rPr>
              <w:t xml:space="preserve">Static stretches </w:t>
            </w:r>
            <w:r w:rsidRPr="005B06AA">
              <w:rPr>
                <w:rFonts w:ascii="Arial Narrow" w:hAnsi="Arial Narrow"/>
                <w:b/>
                <w:u w:val="single"/>
              </w:rPr>
              <w:t>after</w:t>
            </w:r>
            <w:r w:rsidRPr="005B06AA">
              <w:rPr>
                <w:rFonts w:ascii="Arial Narrow" w:hAnsi="Arial Narrow"/>
              </w:rPr>
              <w:t xml:space="preserve"> workouts.</w:t>
            </w:r>
          </w:p>
          <w:p w14:paraId="5B9C7B3E" w14:textId="77777777" w:rsidR="008146DF" w:rsidRPr="005B06AA" w:rsidRDefault="008146DF" w:rsidP="00E31452">
            <w:pPr>
              <w:jc w:val="center"/>
              <w:rPr>
                <w:rFonts w:ascii="Arial Narrow" w:hAnsi="Arial Narrow"/>
              </w:rPr>
            </w:pPr>
            <w:r w:rsidRPr="005B06AA">
              <w:rPr>
                <w:rFonts w:ascii="Arial Narrow" w:hAnsi="Arial Narrow"/>
              </w:rPr>
              <w:t xml:space="preserve">Dynamic stretches </w:t>
            </w:r>
            <w:r w:rsidRPr="005B06AA">
              <w:rPr>
                <w:rFonts w:ascii="Arial Narrow" w:hAnsi="Arial Narrow"/>
                <w:b/>
                <w:u w:val="single"/>
              </w:rPr>
              <w:t>before</w:t>
            </w:r>
            <w:r w:rsidRPr="005B06AA">
              <w:rPr>
                <w:rFonts w:ascii="Arial Narrow" w:hAnsi="Arial Narrow"/>
              </w:rPr>
              <w:t xml:space="preserve"> workouts.</w:t>
            </w:r>
          </w:p>
        </w:tc>
      </w:tr>
      <w:tr w:rsidR="008146DF" w:rsidRPr="005B06AA" w14:paraId="49EB94D9" w14:textId="77777777" w:rsidTr="00E31452">
        <w:trPr>
          <w:cantSplit/>
        </w:trPr>
        <w:tc>
          <w:tcPr>
            <w:tcW w:w="11057" w:type="dxa"/>
            <w:gridSpan w:val="5"/>
            <w:shd w:val="clear" w:color="auto" w:fill="000000"/>
          </w:tcPr>
          <w:p w14:paraId="79C9B32C" w14:textId="77777777" w:rsidR="008146DF" w:rsidRPr="005B06AA" w:rsidRDefault="008146DF" w:rsidP="00E31452">
            <w:pPr>
              <w:jc w:val="center"/>
              <w:rPr>
                <w:rFonts w:ascii="Arial Narrow" w:hAnsi="Arial Narrow"/>
              </w:rPr>
            </w:pPr>
          </w:p>
        </w:tc>
      </w:tr>
      <w:tr w:rsidR="008146DF" w:rsidRPr="005B06AA" w14:paraId="1B1CF5F6" w14:textId="77777777" w:rsidTr="00E31452">
        <w:tc>
          <w:tcPr>
            <w:tcW w:w="1698" w:type="dxa"/>
          </w:tcPr>
          <w:p w14:paraId="6DBA1807" w14:textId="77777777" w:rsidR="008146DF" w:rsidRPr="00CC50E1" w:rsidRDefault="008146DF" w:rsidP="00E31452">
            <w:pPr>
              <w:pStyle w:val="BodyText"/>
              <w:jc w:val="center"/>
              <w:rPr>
                <w:b/>
                <w:color w:val="C00000"/>
                <w:sz w:val="20"/>
              </w:rPr>
            </w:pPr>
            <w:r w:rsidRPr="00CC50E1">
              <w:rPr>
                <w:b/>
                <w:color w:val="C00000"/>
                <w:sz w:val="20"/>
              </w:rPr>
              <w:t xml:space="preserve">Body Composition </w:t>
            </w:r>
          </w:p>
          <w:p w14:paraId="1738C486" w14:textId="77777777" w:rsidR="008146DF" w:rsidRDefault="008146DF" w:rsidP="00E31452">
            <w:pPr>
              <w:pStyle w:val="BodyText"/>
              <w:jc w:val="center"/>
              <w:rPr>
                <w:b/>
                <w:color w:val="C00000"/>
                <w:sz w:val="20"/>
              </w:rPr>
            </w:pPr>
            <w:r w:rsidRPr="00CC50E1">
              <w:rPr>
                <w:b/>
                <w:color w:val="C00000"/>
                <w:sz w:val="20"/>
              </w:rPr>
              <w:t>W</w:t>
            </w:r>
            <w:r>
              <w:rPr>
                <w:b/>
                <w:color w:val="C00000"/>
                <w:sz w:val="20"/>
              </w:rPr>
              <w:t>eigh</w:t>
            </w:r>
            <w:r w:rsidRPr="00CC50E1">
              <w:rPr>
                <w:b/>
                <w:color w:val="C00000"/>
                <w:sz w:val="20"/>
              </w:rPr>
              <w:t>t. Management</w:t>
            </w:r>
          </w:p>
          <w:p w14:paraId="77D80572" w14:textId="77777777" w:rsidR="008146DF" w:rsidRPr="006F6B9A" w:rsidRDefault="008146DF" w:rsidP="00E31452">
            <w:pPr>
              <w:pStyle w:val="BodyText"/>
              <w:jc w:val="center"/>
              <w:rPr>
                <w:b/>
                <w:color w:val="C00000"/>
                <w:sz w:val="20"/>
              </w:rPr>
            </w:pPr>
            <w:r>
              <w:rPr>
                <w:b/>
                <w:sz w:val="20"/>
              </w:rPr>
              <w:t>Guidelines</w:t>
            </w:r>
          </w:p>
          <w:p w14:paraId="3555CC2B" w14:textId="77777777" w:rsidR="008146DF" w:rsidRPr="005B06AA" w:rsidRDefault="008146DF" w:rsidP="00E31452">
            <w:pPr>
              <w:jc w:val="center"/>
              <w:rPr>
                <w:rFonts w:ascii="Arial Narrow" w:hAnsi="Arial Narrow"/>
              </w:rPr>
            </w:pPr>
            <w:r w:rsidRPr="005B06AA">
              <w:rPr>
                <w:rFonts w:ascii="Arial Narrow" w:hAnsi="Arial Narrow"/>
              </w:rPr>
              <w:t xml:space="preserve">Key = </w:t>
            </w:r>
            <w:r>
              <w:rPr>
                <w:rFonts w:ascii="Arial Narrow" w:hAnsi="Arial Narrow"/>
              </w:rPr>
              <w:t>is to balance</w:t>
            </w:r>
            <w:r w:rsidRPr="005B06AA">
              <w:rPr>
                <w:rFonts w:ascii="Arial Narrow" w:hAnsi="Arial Narrow"/>
              </w:rPr>
              <w:t xml:space="preserve"> </w:t>
            </w:r>
          </w:p>
          <w:p w14:paraId="37865ADF" w14:textId="77777777" w:rsidR="008146DF" w:rsidRPr="005B06AA" w:rsidRDefault="008146DF" w:rsidP="00E31452">
            <w:pPr>
              <w:jc w:val="center"/>
              <w:rPr>
                <w:rFonts w:ascii="Arial Narrow" w:hAnsi="Arial Narrow"/>
              </w:rPr>
            </w:pPr>
            <w:r w:rsidRPr="005B06AA">
              <w:rPr>
                <w:rFonts w:ascii="Arial Narrow" w:hAnsi="Arial Narrow"/>
              </w:rPr>
              <w:t>Energy In vs</w:t>
            </w:r>
            <w:r>
              <w:rPr>
                <w:rFonts w:ascii="Arial Narrow" w:hAnsi="Arial Narrow"/>
              </w:rPr>
              <w:t xml:space="preserve"> out</w:t>
            </w:r>
          </w:p>
        </w:tc>
        <w:tc>
          <w:tcPr>
            <w:tcW w:w="1440" w:type="dxa"/>
          </w:tcPr>
          <w:p w14:paraId="38590144" w14:textId="77777777" w:rsidR="008146DF" w:rsidRPr="005B06AA" w:rsidRDefault="008146DF" w:rsidP="00E31452">
            <w:pPr>
              <w:jc w:val="center"/>
              <w:rPr>
                <w:rFonts w:ascii="Arial Narrow" w:hAnsi="Arial Narrow"/>
              </w:rPr>
            </w:pPr>
            <w:r w:rsidRPr="005B06AA">
              <w:rPr>
                <w:rFonts w:ascii="Arial Narrow" w:hAnsi="Arial Narrow"/>
              </w:rPr>
              <w:t>Do Cardio FITT</w:t>
            </w:r>
          </w:p>
          <w:p w14:paraId="499268E4" w14:textId="77777777" w:rsidR="008146DF" w:rsidRPr="005B06AA" w:rsidRDefault="008146DF" w:rsidP="00E31452">
            <w:pPr>
              <w:jc w:val="center"/>
              <w:rPr>
                <w:rFonts w:ascii="Arial Narrow" w:hAnsi="Arial Narrow"/>
              </w:rPr>
            </w:pPr>
            <w:r w:rsidRPr="005B06AA">
              <w:rPr>
                <w:rFonts w:ascii="Arial Narrow" w:hAnsi="Arial Narrow"/>
              </w:rPr>
              <w:t>Goal: To burn as many calories as you can each workout</w:t>
            </w:r>
          </w:p>
        </w:tc>
        <w:tc>
          <w:tcPr>
            <w:tcW w:w="2880" w:type="dxa"/>
          </w:tcPr>
          <w:p w14:paraId="10CECED8" w14:textId="77777777" w:rsidR="008146DF" w:rsidRPr="005B06AA" w:rsidRDefault="008146DF" w:rsidP="00E31452">
            <w:pPr>
              <w:jc w:val="center"/>
              <w:rPr>
                <w:rFonts w:ascii="Arial Narrow" w:hAnsi="Arial Narrow"/>
              </w:rPr>
            </w:pPr>
            <w:r w:rsidRPr="005B06AA">
              <w:rPr>
                <w:rFonts w:ascii="Arial Narrow" w:hAnsi="Arial Narrow"/>
              </w:rPr>
              <w:t xml:space="preserve">Do Muscle FITT </w:t>
            </w:r>
          </w:p>
          <w:p w14:paraId="68E1EA0A" w14:textId="77777777" w:rsidR="008146DF" w:rsidRPr="005B06AA" w:rsidRDefault="008146DF" w:rsidP="00E31452">
            <w:pPr>
              <w:jc w:val="center"/>
              <w:rPr>
                <w:rFonts w:ascii="Arial Narrow" w:hAnsi="Arial Narrow"/>
              </w:rPr>
            </w:pPr>
            <w:r w:rsidRPr="005B06AA">
              <w:rPr>
                <w:rFonts w:ascii="Arial Narrow" w:hAnsi="Arial Narrow"/>
              </w:rPr>
              <w:t xml:space="preserve">Goals: </w:t>
            </w:r>
          </w:p>
          <w:p w14:paraId="3DDC7CF7" w14:textId="77777777" w:rsidR="008146DF" w:rsidRPr="005B06AA" w:rsidRDefault="008146DF" w:rsidP="00E31452">
            <w:pPr>
              <w:jc w:val="center"/>
              <w:rPr>
                <w:rFonts w:ascii="Arial Narrow" w:hAnsi="Arial Narrow"/>
              </w:rPr>
            </w:pPr>
            <w:r w:rsidRPr="005B06AA">
              <w:rPr>
                <w:rFonts w:ascii="Arial Narrow" w:hAnsi="Arial Narrow"/>
              </w:rPr>
              <w:t>To burn calories.</w:t>
            </w:r>
          </w:p>
          <w:p w14:paraId="4EB2E8D2" w14:textId="77777777" w:rsidR="008146DF" w:rsidRPr="005B06AA" w:rsidRDefault="008146DF" w:rsidP="00E31452">
            <w:pPr>
              <w:jc w:val="center"/>
              <w:rPr>
                <w:rFonts w:ascii="Arial Narrow" w:hAnsi="Arial Narrow"/>
              </w:rPr>
            </w:pPr>
            <w:r w:rsidRPr="005B06AA">
              <w:rPr>
                <w:rFonts w:ascii="Arial Narrow" w:hAnsi="Arial Narrow"/>
              </w:rPr>
              <w:t>To ↑ muscle mass. To ↑ metabolism.</w:t>
            </w:r>
          </w:p>
        </w:tc>
        <w:tc>
          <w:tcPr>
            <w:tcW w:w="3150" w:type="dxa"/>
          </w:tcPr>
          <w:p w14:paraId="409A9901" w14:textId="77777777" w:rsidR="008146DF" w:rsidRPr="005B06AA" w:rsidRDefault="008146DF" w:rsidP="00E31452">
            <w:pPr>
              <w:jc w:val="center"/>
              <w:rPr>
                <w:rFonts w:ascii="Arial Narrow" w:hAnsi="Arial Narrow"/>
              </w:rPr>
            </w:pPr>
            <w:r w:rsidRPr="005B06AA">
              <w:rPr>
                <w:rFonts w:ascii="Arial Narrow" w:hAnsi="Arial Narrow"/>
              </w:rPr>
              <w:t>Follow the Canada Food Guide for healthy eating. Goals:</w:t>
            </w:r>
          </w:p>
          <w:p w14:paraId="05EC979B" w14:textId="77777777" w:rsidR="008146DF" w:rsidRPr="005B06AA" w:rsidRDefault="008146DF" w:rsidP="00E31452">
            <w:pPr>
              <w:jc w:val="center"/>
              <w:rPr>
                <w:rFonts w:ascii="Arial Narrow" w:hAnsi="Arial Narrow"/>
              </w:rPr>
            </w:pPr>
            <w:r w:rsidRPr="005B06AA">
              <w:rPr>
                <w:rFonts w:ascii="Arial Narrow" w:hAnsi="Arial Narrow"/>
              </w:rPr>
              <w:t>To balance caloric intake with caloric expenditure.</w:t>
            </w:r>
          </w:p>
          <w:p w14:paraId="6080B96C" w14:textId="77777777" w:rsidR="008146DF" w:rsidRPr="005B06AA" w:rsidRDefault="008146DF" w:rsidP="00E31452">
            <w:pPr>
              <w:jc w:val="center"/>
              <w:rPr>
                <w:rFonts w:ascii="Arial Narrow" w:hAnsi="Arial Narrow"/>
              </w:rPr>
            </w:pPr>
            <w:r w:rsidRPr="005B06AA">
              <w:rPr>
                <w:rFonts w:ascii="Arial Narrow" w:hAnsi="Arial Narrow"/>
              </w:rPr>
              <w:t>Eat high nutrient, less processed food. Portion control.</w:t>
            </w:r>
          </w:p>
        </w:tc>
        <w:tc>
          <w:tcPr>
            <w:tcW w:w="1889" w:type="dxa"/>
          </w:tcPr>
          <w:p w14:paraId="45565334" w14:textId="77777777" w:rsidR="008146DF" w:rsidRPr="005B06AA" w:rsidRDefault="008146DF" w:rsidP="00E31452">
            <w:pPr>
              <w:jc w:val="center"/>
              <w:rPr>
                <w:rFonts w:ascii="Arial Narrow" w:hAnsi="Arial Narrow"/>
              </w:rPr>
            </w:pPr>
            <w:r w:rsidRPr="005B06AA">
              <w:rPr>
                <w:rFonts w:ascii="Arial Narrow" w:hAnsi="Arial Narrow"/>
              </w:rPr>
              <w:t xml:space="preserve">Follow an active lifestyle outside of scheduled physical activity = </w:t>
            </w:r>
          </w:p>
          <w:p w14:paraId="1BC2CC1B" w14:textId="77777777" w:rsidR="008146DF" w:rsidRPr="005B06AA" w:rsidRDefault="008146DF" w:rsidP="00E31452">
            <w:pPr>
              <w:jc w:val="center"/>
              <w:rPr>
                <w:rFonts w:ascii="Arial Narrow" w:hAnsi="Arial Narrow"/>
              </w:rPr>
            </w:pPr>
            <w:r w:rsidRPr="005B06AA">
              <w:rPr>
                <w:rFonts w:ascii="Arial Narrow" w:hAnsi="Arial Narrow"/>
              </w:rPr>
              <w:t>Increase in caloric expenditure</w:t>
            </w:r>
          </w:p>
        </w:tc>
      </w:tr>
    </w:tbl>
    <w:p w14:paraId="4114A327" w14:textId="77777777" w:rsidR="008146DF" w:rsidRDefault="008146DF" w:rsidP="008146DF">
      <w:pPr>
        <w:widowControl w:val="0"/>
        <w:rPr>
          <w:rFonts w:ascii="Tahoma" w:hAnsi="Tahoma"/>
          <w:b/>
          <w:sz w:val="24"/>
        </w:rPr>
      </w:pPr>
      <w:r>
        <w:rPr>
          <w:sz w:val="24"/>
        </w:rPr>
        <w:br w:type="page"/>
      </w:r>
    </w:p>
    <w:p w14:paraId="4FC3DF44" w14:textId="77777777" w:rsidR="008146DF" w:rsidRDefault="008146DF" w:rsidP="008146DF">
      <w:pPr>
        <w:widowControl w:val="0"/>
        <w:rPr>
          <w:rFonts w:ascii="Tahoma" w:hAnsi="Tahoma"/>
          <w:sz w:val="24"/>
        </w:rPr>
      </w:pPr>
      <w:r>
        <w:rPr>
          <w:rFonts w:ascii="Tahoma" w:hAnsi="Tahoma"/>
          <w:b/>
          <w:sz w:val="24"/>
        </w:rPr>
        <w:lastRenderedPageBreak/>
        <w:t>1.  CARDIOVASCULAR ENDURANCE /</w:t>
      </w:r>
      <w:r w:rsidRPr="00646C5D">
        <w:rPr>
          <w:rFonts w:ascii="Tahoma" w:hAnsi="Tahoma"/>
          <w:b/>
          <w:sz w:val="24"/>
        </w:rPr>
        <w:t xml:space="preserve"> </w:t>
      </w:r>
      <w:r>
        <w:rPr>
          <w:rFonts w:ascii="Tahoma" w:hAnsi="Tahoma"/>
          <w:b/>
          <w:sz w:val="24"/>
        </w:rPr>
        <w:t>AEROBIC EXERCISE</w:t>
      </w:r>
    </w:p>
    <w:p w14:paraId="28591436" w14:textId="77777777" w:rsidR="008146DF" w:rsidRDefault="008146DF" w:rsidP="008146DF">
      <w:pPr>
        <w:widowControl w:val="0"/>
        <w:numPr>
          <w:ilvl w:val="0"/>
          <w:numId w:val="1"/>
        </w:numPr>
        <w:rPr>
          <w:rFonts w:ascii="Arial Narrow" w:hAnsi="Arial Narrow"/>
          <w:sz w:val="24"/>
        </w:rPr>
      </w:pPr>
      <w:r>
        <w:rPr>
          <w:rFonts w:ascii="Arial Narrow" w:hAnsi="Arial Narrow"/>
          <w:sz w:val="24"/>
        </w:rPr>
        <w:t>Cardiovascular endurance is defined as the ability of the heart, lungs and blood vessels to deliver adequate supplies of oxygen to the working muscles during continuous aerobic exercise.</w:t>
      </w:r>
      <w:r>
        <w:rPr>
          <w:rFonts w:ascii="Arial Narrow" w:hAnsi="Arial Narrow"/>
          <w:b/>
          <w:sz w:val="24"/>
        </w:rPr>
        <w:t xml:space="preserve"> </w:t>
      </w:r>
    </w:p>
    <w:p w14:paraId="7C6933A8" w14:textId="77777777" w:rsidR="008146DF" w:rsidRDefault="008146DF" w:rsidP="008146DF">
      <w:pPr>
        <w:widowControl w:val="0"/>
        <w:numPr>
          <w:ilvl w:val="0"/>
          <w:numId w:val="1"/>
        </w:numPr>
        <w:rPr>
          <w:rFonts w:ascii="Arial Narrow" w:hAnsi="Arial Narrow"/>
          <w:sz w:val="24"/>
        </w:rPr>
      </w:pPr>
      <w:r>
        <w:rPr>
          <w:rFonts w:ascii="Arial Narrow" w:hAnsi="Arial Narrow"/>
          <w:sz w:val="24"/>
        </w:rPr>
        <w:t>Aerobic activity is characterized as being continuous, non-stop movement; uses the large muscle groups such as the legs; and is performed at an intensity level that can be maintained for extended periods of time i.e. 5 - 60 minutes.  Examples include: brisk walking, jogging, swimming, cycling, group fitness, Stairmaster, x-country skiing and a variety of sports which involve running like soccer, basketball.</w:t>
      </w:r>
    </w:p>
    <w:p w14:paraId="6AEF9E47" w14:textId="77777777" w:rsidR="008146DF" w:rsidRDefault="008146DF" w:rsidP="008146DF">
      <w:pPr>
        <w:widowControl w:val="0"/>
        <w:spacing w:line="215" w:lineRule="auto"/>
        <w:rPr>
          <w:b/>
          <w:sz w:val="24"/>
        </w:rPr>
      </w:pPr>
    </w:p>
    <w:p w14:paraId="0597F984" w14:textId="77777777" w:rsidR="008146DF" w:rsidRDefault="008146DF" w:rsidP="008146DF">
      <w:pPr>
        <w:widowControl w:val="0"/>
        <w:spacing w:line="215" w:lineRule="auto"/>
        <w:rPr>
          <w:rFonts w:ascii="Tahoma" w:hAnsi="Tahoma"/>
          <w:b/>
          <w:sz w:val="24"/>
        </w:rPr>
      </w:pPr>
      <w:r>
        <w:rPr>
          <w:rFonts w:ascii="Tahoma" w:hAnsi="Tahoma"/>
          <w:b/>
          <w:sz w:val="24"/>
        </w:rPr>
        <w:t>The Benefits of Cardiovascular Exercise:</w:t>
      </w:r>
    </w:p>
    <w:p w14:paraId="324BE9D6" w14:textId="77777777" w:rsidR="008146DF" w:rsidRDefault="008146DF" w:rsidP="008146DF">
      <w:pPr>
        <w:widowControl w:val="0"/>
        <w:spacing w:line="215" w:lineRule="auto"/>
        <w:rPr>
          <w:rFonts w:ascii="Tahoma" w:hAnsi="Tahoma"/>
          <w:b/>
          <w:sz w:val="24"/>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8"/>
        <w:gridCol w:w="8175"/>
      </w:tblGrid>
      <w:tr w:rsidR="008146DF" w:rsidRPr="004E31BD" w14:paraId="70F96732" w14:textId="77777777" w:rsidTr="00E31452">
        <w:tc>
          <w:tcPr>
            <w:tcW w:w="1998" w:type="dxa"/>
          </w:tcPr>
          <w:p w14:paraId="25568904" w14:textId="77777777" w:rsidR="008146DF" w:rsidRPr="004E31BD" w:rsidRDefault="008146DF" w:rsidP="00E31452">
            <w:pPr>
              <w:widowControl w:val="0"/>
              <w:spacing w:line="215" w:lineRule="auto"/>
              <w:rPr>
                <w:rFonts w:ascii="Arial" w:hAnsi="Arial" w:cs="Arial"/>
                <w:b/>
                <w:sz w:val="24"/>
              </w:rPr>
            </w:pPr>
            <w:r w:rsidRPr="004E31BD">
              <w:rPr>
                <w:rFonts w:ascii="Arial" w:hAnsi="Arial" w:cs="Arial"/>
                <w:b/>
                <w:sz w:val="24"/>
              </w:rPr>
              <w:t>Health Benefits</w:t>
            </w:r>
          </w:p>
        </w:tc>
        <w:tc>
          <w:tcPr>
            <w:tcW w:w="8175" w:type="dxa"/>
          </w:tcPr>
          <w:p w14:paraId="03D322DE" w14:textId="77777777" w:rsidR="008146DF" w:rsidRPr="004E31BD" w:rsidRDefault="008146DF" w:rsidP="00E31452">
            <w:pPr>
              <w:widowControl w:val="0"/>
              <w:numPr>
                <w:ilvl w:val="0"/>
                <w:numId w:val="1"/>
              </w:numPr>
              <w:spacing w:line="215" w:lineRule="auto"/>
              <w:rPr>
                <w:rFonts w:ascii="Arial Narrow" w:hAnsi="Arial Narrow" w:cs="Arial"/>
                <w:sz w:val="24"/>
              </w:rPr>
            </w:pPr>
            <w:r w:rsidRPr="004E31BD">
              <w:rPr>
                <w:rFonts w:ascii="Arial Narrow" w:hAnsi="Arial Narrow" w:cs="Arial"/>
                <w:sz w:val="24"/>
              </w:rPr>
              <w:t>↓ Disease risk – heart attacks, stroke, some cancers, high blood pressure, high cholesterol, diabetes, obesity.</w:t>
            </w:r>
          </w:p>
          <w:p w14:paraId="55ED4BE7" w14:textId="77777777" w:rsidR="008146DF" w:rsidRPr="004E31BD" w:rsidRDefault="008146DF" w:rsidP="00E31452">
            <w:pPr>
              <w:widowControl w:val="0"/>
              <w:numPr>
                <w:ilvl w:val="0"/>
                <w:numId w:val="1"/>
              </w:numPr>
              <w:spacing w:line="215" w:lineRule="auto"/>
              <w:rPr>
                <w:rFonts w:ascii="Arial Narrow" w:hAnsi="Arial Narrow" w:cs="Arial"/>
                <w:sz w:val="24"/>
              </w:rPr>
            </w:pPr>
            <w:r w:rsidRPr="004E31BD">
              <w:rPr>
                <w:rFonts w:ascii="Arial Narrow" w:hAnsi="Arial Narrow" w:cs="Arial"/>
                <w:sz w:val="24"/>
              </w:rPr>
              <w:t>Improves the efficiency of the heart and lungs.</w:t>
            </w:r>
          </w:p>
          <w:p w14:paraId="0B85D209" w14:textId="77777777" w:rsidR="008146DF" w:rsidRPr="004E31BD" w:rsidRDefault="008146DF" w:rsidP="00E31452">
            <w:pPr>
              <w:widowControl w:val="0"/>
              <w:numPr>
                <w:ilvl w:val="0"/>
                <w:numId w:val="1"/>
              </w:numPr>
              <w:spacing w:line="215" w:lineRule="auto"/>
              <w:rPr>
                <w:rFonts w:ascii="Arial Narrow" w:hAnsi="Arial Narrow" w:cs="Arial"/>
                <w:sz w:val="24"/>
              </w:rPr>
            </w:pPr>
            <w:r w:rsidRPr="004E31BD">
              <w:rPr>
                <w:rFonts w:ascii="Arial Narrow" w:hAnsi="Arial Narrow" w:cs="Arial"/>
                <w:sz w:val="24"/>
              </w:rPr>
              <w:t>Strengthens the immune system – less sicknesses</w:t>
            </w:r>
          </w:p>
          <w:p w14:paraId="27D75313" w14:textId="77777777" w:rsidR="008146DF" w:rsidRPr="004E31BD" w:rsidRDefault="008146DF" w:rsidP="00E31452">
            <w:pPr>
              <w:widowControl w:val="0"/>
              <w:numPr>
                <w:ilvl w:val="0"/>
                <w:numId w:val="1"/>
              </w:numPr>
              <w:spacing w:line="215" w:lineRule="auto"/>
              <w:rPr>
                <w:rFonts w:ascii="Arial Narrow" w:hAnsi="Arial Narrow" w:cs="Arial"/>
                <w:b/>
                <w:sz w:val="24"/>
              </w:rPr>
            </w:pPr>
            <w:r w:rsidRPr="004E31BD">
              <w:rPr>
                <w:rFonts w:ascii="Arial Narrow" w:hAnsi="Arial Narrow" w:cs="Arial"/>
                <w:sz w:val="24"/>
              </w:rPr>
              <w:t>Increases bone density - aids in the prevention of osteoporosis.</w:t>
            </w:r>
          </w:p>
          <w:p w14:paraId="0A9AD566" w14:textId="77777777" w:rsidR="008146DF" w:rsidRPr="004E31BD" w:rsidRDefault="008146DF" w:rsidP="00E31452">
            <w:pPr>
              <w:widowControl w:val="0"/>
              <w:numPr>
                <w:ilvl w:val="0"/>
                <w:numId w:val="1"/>
              </w:numPr>
              <w:spacing w:line="215" w:lineRule="auto"/>
              <w:rPr>
                <w:rFonts w:ascii="Arial Narrow" w:hAnsi="Arial Narrow" w:cs="Arial"/>
                <w:b/>
                <w:sz w:val="24"/>
              </w:rPr>
            </w:pPr>
            <w:r w:rsidRPr="004E31BD">
              <w:rPr>
                <w:rFonts w:ascii="Arial Narrow" w:hAnsi="Arial Narrow" w:cs="Arial"/>
                <w:sz w:val="24"/>
              </w:rPr>
              <w:t>Improves digestion and regularity – helps prevent constipation.</w:t>
            </w:r>
          </w:p>
        </w:tc>
      </w:tr>
      <w:tr w:rsidR="008146DF" w:rsidRPr="004E31BD" w14:paraId="2E2B731F" w14:textId="77777777" w:rsidTr="00E31452">
        <w:tc>
          <w:tcPr>
            <w:tcW w:w="1998" w:type="dxa"/>
          </w:tcPr>
          <w:p w14:paraId="2AF8CB66" w14:textId="77777777" w:rsidR="008146DF" w:rsidRPr="004E31BD" w:rsidRDefault="008146DF" w:rsidP="00E31452">
            <w:pPr>
              <w:widowControl w:val="0"/>
              <w:spacing w:line="215" w:lineRule="auto"/>
              <w:rPr>
                <w:rFonts w:ascii="Arial" w:hAnsi="Arial" w:cs="Arial"/>
                <w:b/>
                <w:sz w:val="24"/>
              </w:rPr>
            </w:pPr>
            <w:r w:rsidRPr="004E31BD">
              <w:rPr>
                <w:rFonts w:ascii="Arial" w:hAnsi="Arial" w:cs="Arial"/>
                <w:b/>
                <w:sz w:val="24"/>
              </w:rPr>
              <w:t>Changes in Body Composition</w:t>
            </w:r>
          </w:p>
        </w:tc>
        <w:tc>
          <w:tcPr>
            <w:tcW w:w="8175" w:type="dxa"/>
          </w:tcPr>
          <w:p w14:paraId="259FC0A1" w14:textId="77777777" w:rsidR="008146DF" w:rsidRPr="004E31BD" w:rsidRDefault="008146DF" w:rsidP="00E31452">
            <w:pPr>
              <w:widowControl w:val="0"/>
              <w:numPr>
                <w:ilvl w:val="0"/>
                <w:numId w:val="1"/>
              </w:numPr>
              <w:spacing w:line="215" w:lineRule="auto"/>
              <w:rPr>
                <w:rFonts w:ascii="Arial Narrow" w:hAnsi="Arial Narrow" w:cs="Arial"/>
                <w:sz w:val="24"/>
              </w:rPr>
            </w:pPr>
            <w:r w:rsidRPr="004E31BD">
              <w:rPr>
                <w:rFonts w:ascii="Arial Narrow" w:hAnsi="Arial Narrow" w:cs="Arial"/>
                <w:sz w:val="24"/>
              </w:rPr>
              <w:t>In co-operation with healthy eating habits, aerobic exercise can assist in weight loss and weight maintenance and thus aid in the prevention of obesity.</w:t>
            </w:r>
          </w:p>
          <w:p w14:paraId="7CAD9948" w14:textId="77777777" w:rsidR="008146DF" w:rsidRPr="004E31BD" w:rsidRDefault="008146DF" w:rsidP="00E31452">
            <w:pPr>
              <w:widowControl w:val="0"/>
              <w:numPr>
                <w:ilvl w:val="0"/>
                <w:numId w:val="1"/>
              </w:numPr>
              <w:spacing w:line="215" w:lineRule="auto"/>
              <w:rPr>
                <w:rFonts w:ascii="Arial Narrow" w:hAnsi="Arial Narrow" w:cs="Arial"/>
                <w:sz w:val="24"/>
              </w:rPr>
            </w:pPr>
            <w:r w:rsidRPr="004E31BD">
              <w:rPr>
                <w:rFonts w:ascii="Arial Narrow" w:hAnsi="Arial Narrow" w:cs="Arial"/>
                <w:sz w:val="24"/>
              </w:rPr>
              <w:t>Increase in caloric expenditure – the more intense the activity, the more calories you will burn.</w:t>
            </w:r>
          </w:p>
          <w:p w14:paraId="2ADE5339" w14:textId="77777777" w:rsidR="008146DF" w:rsidRPr="004E31BD" w:rsidRDefault="008146DF" w:rsidP="00E31452">
            <w:pPr>
              <w:widowControl w:val="0"/>
              <w:numPr>
                <w:ilvl w:val="0"/>
                <w:numId w:val="1"/>
              </w:numPr>
              <w:spacing w:line="215" w:lineRule="auto"/>
              <w:rPr>
                <w:rFonts w:ascii="Arial Narrow" w:hAnsi="Arial Narrow" w:cs="Arial"/>
                <w:b/>
                <w:sz w:val="24"/>
              </w:rPr>
            </w:pPr>
            <w:r w:rsidRPr="004E31BD">
              <w:rPr>
                <w:rFonts w:ascii="Arial Narrow" w:hAnsi="Arial Narrow" w:cs="Arial"/>
                <w:sz w:val="24"/>
              </w:rPr>
              <w:t>Increases metabolism</w:t>
            </w:r>
          </w:p>
        </w:tc>
      </w:tr>
      <w:tr w:rsidR="008146DF" w:rsidRPr="004E31BD" w14:paraId="2F9C9EF6" w14:textId="77777777" w:rsidTr="00E31452">
        <w:tc>
          <w:tcPr>
            <w:tcW w:w="1998" w:type="dxa"/>
          </w:tcPr>
          <w:p w14:paraId="53EC35B1" w14:textId="77777777" w:rsidR="008146DF" w:rsidRPr="004E31BD" w:rsidRDefault="008146DF" w:rsidP="00E31452">
            <w:pPr>
              <w:widowControl w:val="0"/>
              <w:spacing w:line="215" w:lineRule="auto"/>
              <w:rPr>
                <w:rFonts w:ascii="Arial" w:hAnsi="Arial" w:cs="Arial"/>
                <w:b/>
                <w:sz w:val="24"/>
              </w:rPr>
            </w:pPr>
            <w:r w:rsidRPr="004E31BD">
              <w:rPr>
                <w:rFonts w:ascii="Arial" w:hAnsi="Arial" w:cs="Arial"/>
                <w:b/>
                <w:sz w:val="24"/>
              </w:rPr>
              <w:t>Psychological Benefits</w:t>
            </w:r>
          </w:p>
        </w:tc>
        <w:tc>
          <w:tcPr>
            <w:tcW w:w="8175" w:type="dxa"/>
          </w:tcPr>
          <w:p w14:paraId="27D4A171" w14:textId="77777777" w:rsidR="008146DF" w:rsidRPr="004E31BD" w:rsidRDefault="008146DF" w:rsidP="00E31452">
            <w:pPr>
              <w:widowControl w:val="0"/>
              <w:numPr>
                <w:ilvl w:val="0"/>
                <w:numId w:val="1"/>
              </w:numPr>
              <w:spacing w:line="215" w:lineRule="auto"/>
              <w:rPr>
                <w:rFonts w:ascii="Arial Narrow" w:hAnsi="Arial Narrow" w:cs="Arial"/>
                <w:sz w:val="24"/>
              </w:rPr>
            </w:pPr>
            <w:r w:rsidRPr="004E31BD">
              <w:rPr>
                <w:rFonts w:ascii="Arial Narrow" w:hAnsi="Arial Narrow" w:cs="Arial"/>
                <w:sz w:val="24"/>
              </w:rPr>
              <w:t>Reduces stress levels.</w:t>
            </w:r>
          </w:p>
          <w:p w14:paraId="2342333C" w14:textId="77777777" w:rsidR="008146DF" w:rsidRPr="004E31BD" w:rsidRDefault="008146DF" w:rsidP="00E31452">
            <w:pPr>
              <w:widowControl w:val="0"/>
              <w:numPr>
                <w:ilvl w:val="0"/>
                <w:numId w:val="1"/>
              </w:numPr>
              <w:spacing w:line="215" w:lineRule="auto"/>
              <w:rPr>
                <w:rFonts w:ascii="Arial Narrow" w:hAnsi="Arial Narrow" w:cs="Arial"/>
                <w:sz w:val="24"/>
              </w:rPr>
            </w:pPr>
            <w:r w:rsidRPr="004E31BD">
              <w:rPr>
                <w:rFonts w:ascii="Arial Narrow" w:hAnsi="Arial Narrow" w:cs="Arial"/>
                <w:sz w:val="24"/>
              </w:rPr>
              <w:t>Improves sleep habits - more restful sleep</w:t>
            </w:r>
          </w:p>
          <w:p w14:paraId="3DB44DB4" w14:textId="77777777" w:rsidR="008146DF" w:rsidRPr="004E31BD" w:rsidRDefault="008146DF" w:rsidP="00E31452">
            <w:pPr>
              <w:widowControl w:val="0"/>
              <w:numPr>
                <w:ilvl w:val="0"/>
                <w:numId w:val="1"/>
              </w:numPr>
              <w:spacing w:line="215" w:lineRule="auto"/>
              <w:rPr>
                <w:rFonts w:ascii="Arial Narrow" w:hAnsi="Arial Narrow" w:cs="Arial"/>
                <w:sz w:val="24"/>
              </w:rPr>
            </w:pPr>
            <w:r w:rsidRPr="004E31BD">
              <w:rPr>
                <w:rFonts w:ascii="Arial Narrow" w:hAnsi="Arial Narrow" w:cs="Arial"/>
                <w:sz w:val="24"/>
              </w:rPr>
              <w:t>Promotes a positive attitude, self-esteem, overall sense of well-being.</w:t>
            </w:r>
          </w:p>
          <w:p w14:paraId="4915C21D" w14:textId="77777777" w:rsidR="008146DF" w:rsidRPr="004E31BD" w:rsidRDefault="008146DF" w:rsidP="00E31452">
            <w:pPr>
              <w:widowControl w:val="0"/>
              <w:numPr>
                <w:ilvl w:val="0"/>
                <w:numId w:val="1"/>
              </w:numPr>
              <w:spacing w:line="215" w:lineRule="auto"/>
              <w:rPr>
                <w:rFonts w:ascii="Arial Narrow" w:hAnsi="Arial Narrow" w:cs="Arial"/>
                <w:sz w:val="24"/>
              </w:rPr>
            </w:pPr>
            <w:r w:rsidRPr="004E31BD">
              <w:rPr>
                <w:rFonts w:ascii="Arial Narrow" w:hAnsi="Arial Narrow" w:cs="Arial"/>
                <w:sz w:val="24"/>
              </w:rPr>
              <w:t xml:space="preserve">Improves concentration, focus </w:t>
            </w:r>
          </w:p>
          <w:p w14:paraId="62C4B690" w14:textId="77777777" w:rsidR="008146DF" w:rsidRPr="004E31BD" w:rsidRDefault="008146DF" w:rsidP="00E31452">
            <w:pPr>
              <w:widowControl w:val="0"/>
              <w:numPr>
                <w:ilvl w:val="0"/>
                <w:numId w:val="1"/>
              </w:numPr>
              <w:spacing w:line="215" w:lineRule="auto"/>
              <w:rPr>
                <w:rFonts w:ascii="Arial Narrow" w:hAnsi="Arial Narrow" w:cs="Arial"/>
                <w:b/>
                <w:sz w:val="24"/>
              </w:rPr>
            </w:pPr>
            <w:r w:rsidRPr="004E31BD">
              <w:rPr>
                <w:rFonts w:ascii="Arial Narrow" w:hAnsi="Arial Narrow" w:cs="Arial"/>
                <w:sz w:val="24"/>
              </w:rPr>
              <w:t xml:space="preserve">Decreases depression and improves mood </w:t>
            </w:r>
          </w:p>
        </w:tc>
      </w:tr>
      <w:tr w:rsidR="008146DF" w:rsidRPr="004E31BD" w14:paraId="1597CED3" w14:textId="77777777" w:rsidTr="00E31452">
        <w:tc>
          <w:tcPr>
            <w:tcW w:w="1998" w:type="dxa"/>
          </w:tcPr>
          <w:p w14:paraId="268B0562" w14:textId="77777777" w:rsidR="008146DF" w:rsidRPr="004E31BD" w:rsidRDefault="008146DF" w:rsidP="00E31452">
            <w:pPr>
              <w:widowControl w:val="0"/>
              <w:spacing w:line="215" w:lineRule="auto"/>
              <w:rPr>
                <w:rFonts w:ascii="Arial" w:hAnsi="Arial" w:cs="Arial"/>
                <w:b/>
                <w:sz w:val="24"/>
              </w:rPr>
            </w:pPr>
            <w:r w:rsidRPr="004E31BD">
              <w:rPr>
                <w:rFonts w:ascii="Arial" w:hAnsi="Arial" w:cs="Arial"/>
                <w:b/>
                <w:sz w:val="24"/>
              </w:rPr>
              <w:t>Quality of Life</w:t>
            </w:r>
          </w:p>
        </w:tc>
        <w:tc>
          <w:tcPr>
            <w:tcW w:w="8175" w:type="dxa"/>
          </w:tcPr>
          <w:p w14:paraId="3E5A350D" w14:textId="77777777" w:rsidR="008146DF" w:rsidRPr="004E31BD" w:rsidRDefault="008146DF" w:rsidP="00E31452">
            <w:pPr>
              <w:widowControl w:val="0"/>
              <w:numPr>
                <w:ilvl w:val="0"/>
                <w:numId w:val="1"/>
              </w:numPr>
              <w:spacing w:line="215" w:lineRule="auto"/>
              <w:rPr>
                <w:rFonts w:ascii="Arial Narrow" w:hAnsi="Arial Narrow" w:cs="Arial"/>
                <w:sz w:val="24"/>
              </w:rPr>
            </w:pPr>
            <w:r w:rsidRPr="004E31BD">
              <w:rPr>
                <w:rFonts w:ascii="Arial Narrow" w:hAnsi="Arial Narrow" w:cs="Arial"/>
                <w:sz w:val="24"/>
              </w:rPr>
              <w:t>Increases energy levels</w:t>
            </w:r>
          </w:p>
          <w:p w14:paraId="25B21342" w14:textId="77777777" w:rsidR="008146DF" w:rsidRPr="004E31BD" w:rsidRDefault="008146DF" w:rsidP="00E31452">
            <w:pPr>
              <w:widowControl w:val="0"/>
              <w:numPr>
                <w:ilvl w:val="0"/>
                <w:numId w:val="1"/>
              </w:numPr>
              <w:spacing w:line="215" w:lineRule="auto"/>
              <w:rPr>
                <w:rFonts w:ascii="Arial Narrow" w:hAnsi="Arial Narrow" w:cs="Arial"/>
                <w:sz w:val="24"/>
              </w:rPr>
            </w:pPr>
            <w:r w:rsidRPr="004E31BD">
              <w:rPr>
                <w:rFonts w:ascii="Arial Narrow" w:hAnsi="Arial Narrow" w:cs="Arial"/>
                <w:sz w:val="24"/>
              </w:rPr>
              <w:t>Fun</w:t>
            </w:r>
          </w:p>
          <w:p w14:paraId="3B999528" w14:textId="77777777" w:rsidR="008146DF" w:rsidRPr="004E31BD" w:rsidRDefault="008146DF" w:rsidP="00E31452">
            <w:pPr>
              <w:widowControl w:val="0"/>
              <w:numPr>
                <w:ilvl w:val="0"/>
                <w:numId w:val="1"/>
              </w:numPr>
              <w:spacing w:line="215" w:lineRule="auto"/>
              <w:rPr>
                <w:rFonts w:ascii="Arial Narrow" w:hAnsi="Arial Narrow" w:cs="Arial"/>
                <w:sz w:val="24"/>
              </w:rPr>
            </w:pPr>
            <w:r w:rsidRPr="004E31BD">
              <w:rPr>
                <w:rFonts w:ascii="Arial Narrow" w:hAnsi="Arial Narrow" w:cs="Arial"/>
                <w:sz w:val="24"/>
              </w:rPr>
              <w:t>Provides avenue for social interaction</w:t>
            </w:r>
          </w:p>
          <w:p w14:paraId="0DFBF2A1" w14:textId="77777777" w:rsidR="008146DF" w:rsidRPr="004E31BD" w:rsidRDefault="008146DF" w:rsidP="00E31452">
            <w:pPr>
              <w:widowControl w:val="0"/>
              <w:numPr>
                <w:ilvl w:val="0"/>
                <w:numId w:val="1"/>
              </w:numPr>
              <w:spacing w:line="215" w:lineRule="auto"/>
              <w:rPr>
                <w:rFonts w:ascii="Arial Narrow" w:hAnsi="Arial Narrow" w:cs="Arial"/>
                <w:b/>
                <w:sz w:val="24"/>
              </w:rPr>
            </w:pPr>
            <w:r w:rsidRPr="004E31BD">
              <w:rPr>
                <w:rFonts w:ascii="Arial Narrow" w:hAnsi="Arial Narrow" w:cs="Arial"/>
                <w:sz w:val="24"/>
              </w:rPr>
              <w:t xml:space="preserve">Improved sex life </w:t>
            </w:r>
          </w:p>
        </w:tc>
      </w:tr>
    </w:tbl>
    <w:p w14:paraId="7BE6414D" w14:textId="77777777" w:rsidR="008146DF" w:rsidRDefault="008146DF" w:rsidP="008146DF">
      <w:pPr>
        <w:widowControl w:val="0"/>
        <w:rPr>
          <w:rFonts w:ascii="Tahoma" w:hAnsi="Tahoma"/>
          <w:sz w:val="24"/>
        </w:rPr>
      </w:pPr>
      <w:r>
        <w:rPr>
          <w:rFonts w:ascii="Tahoma" w:hAnsi="Tahoma"/>
          <w:b/>
          <w:sz w:val="24"/>
        </w:rPr>
        <w:br w:type="page"/>
      </w:r>
      <w:r>
        <w:rPr>
          <w:rFonts w:ascii="Tahoma" w:hAnsi="Tahoma"/>
          <w:b/>
          <w:sz w:val="24"/>
        </w:rPr>
        <w:lastRenderedPageBreak/>
        <w:t>2 &amp; 3.  MUSCULAR STRENGTH &amp; MUSCULAR ENDURANCE:</w:t>
      </w:r>
    </w:p>
    <w:p w14:paraId="4B642035" w14:textId="77777777" w:rsidR="008146DF" w:rsidRPr="00531611" w:rsidRDefault="008146DF" w:rsidP="008146DF">
      <w:pPr>
        <w:widowControl w:val="0"/>
        <w:rPr>
          <w:i/>
          <w:sz w:val="16"/>
        </w:rPr>
      </w:pPr>
    </w:p>
    <w:p w14:paraId="5B346732" w14:textId="77777777" w:rsidR="008146DF" w:rsidRDefault="008146DF" w:rsidP="008146DF">
      <w:pPr>
        <w:widowControl w:val="0"/>
        <w:rPr>
          <w:rFonts w:ascii="Arial Narrow" w:hAnsi="Arial Narrow"/>
          <w:sz w:val="24"/>
        </w:rPr>
      </w:pPr>
      <w:r>
        <w:rPr>
          <w:rFonts w:ascii="Arial Narrow" w:hAnsi="Arial Narrow"/>
          <w:sz w:val="24"/>
        </w:rPr>
        <w:t xml:space="preserve">Muscular </w:t>
      </w:r>
      <w:r w:rsidRPr="00646C5D">
        <w:rPr>
          <w:rFonts w:ascii="Arial Narrow" w:hAnsi="Arial Narrow"/>
          <w:b/>
          <w:sz w:val="24"/>
          <w:u w:val="single"/>
        </w:rPr>
        <w:t>strength</w:t>
      </w:r>
      <w:r>
        <w:rPr>
          <w:rFonts w:ascii="Arial Narrow" w:hAnsi="Arial Narrow"/>
          <w:sz w:val="24"/>
        </w:rPr>
        <w:t xml:space="preserve"> is defined as the maximum amount of force that a muscle or muscle group can exert in a single muscular contraction</w:t>
      </w:r>
      <w:r>
        <w:rPr>
          <w:rFonts w:ascii="Arial Narrow" w:hAnsi="Arial Narrow"/>
          <w:i/>
          <w:sz w:val="24"/>
        </w:rPr>
        <w:t>.</w:t>
      </w:r>
      <w:r>
        <w:rPr>
          <w:rFonts w:ascii="Arial Narrow" w:hAnsi="Arial Narrow"/>
          <w:sz w:val="24"/>
        </w:rPr>
        <w:t xml:space="preserve"> The strength of a muscle is determined by the maximum weight that can be lifted in one contraction. This is referred to as the One Repetition Maximum </w:t>
      </w:r>
      <w:r>
        <w:rPr>
          <w:rFonts w:ascii="Arial Narrow" w:hAnsi="Arial Narrow"/>
          <w:b/>
          <w:sz w:val="24"/>
        </w:rPr>
        <w:t>(1RM).</w:t>
      </w:r>
      <w:r>
        <w:rPr>
          <w:rFonts w:ascii="Arial Narrow" w:hAnsi="Arial Narrow"/>
          <w:sz w:val="24"/>
        </w:rPr>
        <w:t xml:space="preserve">  If you can lift more weight than you could when you started training, your muscles are getting stronger. </w:t>
      </w:r>
    </w:p>
    <w:p w14:paraId="0467D01F" w14:textId="77777777" w:rsidR="008146DF" w:rsidRPr="00531611" w:rsidRDefault="008146DF" w:rsidP="008146DF">
      <w:pPr>
        <w:widowControl w:val="0"/>
        <w:rPr>
          <w:i/>
          <w:sz w:val="16"/>
        </w:rPr>
      </w:pPr>
    </w:p>
    <w:p w14:paraId="1DA7D868" w14:textId="77777777" w:rsidR="008146DF" w:rsidRDefault="008146DF" w:rsidP="008146DF">
      <w:pPr>
        <w:widowControl w:val="0"/>
        <w:rPr>
          <w:sz w:val="24"/>
        </w:rPr>
      </w:pPr>
      <w:r>
        <w:rPr>
          <w:rFonts w:ascii="Arial Narrow" w:hAnsi="Arial Narrow"/>
          <w:sz w:val="24"/>
        </w:rPr>
        <w:t xml:space="preserve">Muscular </w:t>
      </w:r>
      <w:r w:rsidRPr="00646C5D">
        <w:rPr>
          <w:rFonts w:ascii="Arial Narrow" w:hAnsi="Arial Narrow"/>
          <w:b/>
          <w:sz w:val="24"/>
          <w:u w:val="single"/>
        </w:rPr>
        <w:t>endurance</w:t>
      </w:r>
      <w:r>
        <w:rPr>
          <w:rFonts w:ascii="Arial Narrow" w:hAnsi="Arial Narrow"/>
          <w:sz w:val="24"/>
        </w:rPr>
        <w:t xml:space="preserve"> is defined as the number of repetitions or length of time that a muscle or muscle group can continue to apply force or contract against a resistance before reaching the point of fatigue</w:t>
      </w:r>
      <w:r>
        <w:rPr>
          <w:rFonts w:ascii="Arial Narrow" w:hAnsi="Arial Narrow"/>
          <w:b/>
          <w:sz w:val="24"/>
        </w:rPr>
        <w:t>.</w:t>
      </w:r>
      <w:r>
        <w:rPr>
          <w:rFonts w:ascii="Arial Narrow" w:hAnsi="Arial Narrow"/>
          <w:i/>
          <w:sz w:val="24"/>
        </w:rPr>
        <w:t xml:space="preserve"> </w:t>
      </w:r>
      <w:r>
        <w:rPr>
          <w:rFonts w:ascii="Arial Narrow" w:hAnsi="Arial Narrow"/>
          <w:sz w:val="24"/>
        </w:rPr>
        <w:t>The more repetitions that can be performed, the more endurance the muscle has. If you can do more repetitions of an exercise from when you started training, your muscle endurance is improving.</w:t>
      </w:r>
    </w:p>
    <w:p w14:paraId="4B25C886" w14:textId="77777777" w:rsidR="008146DF" w:rsidRPr="00531611" w:rsidRDefault="008146DF" w:rsidP="008146DF">
      <w:pPr>
        <w:widowControl w:val="0"/>
        <w:rPr>
          <w:sz w:val="16"/>
        </w:rPr>
      </w:pPr>
    </w:p>
    <w:p w14:paraId="038AA61C" w14:textId="77777777" w:rsidR="008146DF" w:rsidRDefault="008146DF" w:rsidP="008146DF">
      <w:pPr>
        <w:widowControl w:val="0"/>
        <w:rPr>
          <w:rFonts w:ascii="Arial Narrow" w:hAnsi="Arial Narrow" w:cs="Arial"/>
          <w:sz w:val="24"/>
        </w:rPr>
      </w:pPr>
      <w:r w:rsidRPr="008D5E85">
        <w:rPr>
          <w:rFonts w:ascii="Arial Narrow" w:hAnsi="Arial Narrow" w:cs="Arial"/>
          <w:sz w:val="24"/>
        </w:rPr>
        <w:t xml:space="preserve">All weight training exercises will help you to improve </w:t>
      </w:r>
      <w:r w:rsidRPr="00077CDB">
        <w:rPr>
          <w:rFonts w:ascii="Arial Narrow" w:hAnsi="Arial Narrow" w:cs="Arial"/>
          <w:b/>
          <w:sz w:val="24"/>
          <w:u w:val="single"/>
        </w:rPr>
        <w:t>both</w:t>
      </w:r>
      <w:r w:rsidRPr="008D5E85">
        <w:rPr>
          <w:rFonts w:ascii="Arial Narrow" w:hAnsi="Arial Narrow" w:cs="Arial"/>
          <w:sz w:val="24"/>
        </w:rPr>
        <w:t xml:space="preserve"> muscular strength and endurance. </w:t>
      </w:r>
      <w:r>
        <w:rPr>
          <w:rFonts w:ascii="Arial Narrow" w:hAnsi="Arial Narrow" w:cs="Arial"/>
          <w:sz w:val="24"/>
        </w:rPr>
        <w:t xml:space="preserve">The extent which each component is developed </w:t>
      </w:r>
      <w:r w:rsidRPr="008D5E85">
        <w:rPr>
          <w:rFonts w:ascii="Arial Narrow" w:hAnsi="Arial Narrow" w:cs="Arial"/>
          <w:sz w:val="24"/>
        </w:rPr>
        <w:t xml:space="preserve">depends on </w:t>
      </w:r>
      <w:r>
        <w:rPr>
          <w:rFonts w:ascii="Arial Narrow" w:hAnsi="Arial Narrow" w:cs="Arial"/>
          <w:sz w:val="24"/>
        </w:rPr>
        <w:t>the intensity of the workout</w:t>
      </w:r>
      <w:r w:rsidRPr="008D5E85">
        <w:rPr>
          <w:rFonts w:ascii="Arial Narrow" w:hAnsi="Arial Narrow" w:cs="Arial"/>
          <w:sz w:val="24"/>
        </w:rPr>
        <w:t>.</w:t>
      </w:r>
      <w:r>
        <w:rPr>
          <w:rFonts w:ascii="Arial Narrow" w:hAnsi="Arial Narrow" w:cs="Arial"/>
          <w:sz w:val="24"/>
        </w:rPr>
        <w:t xml:space="preserve"> The intensity is determined by the # of sets, repetitions and volume of exercises that you are doing.</w:t>
      </w:r>
    </w:p>
    <w:p w14:paraId="79132316" w14:textId="77777777" w:rsidR="008146DF" w:rsidRDefault="008146DF" w:rsidP="008146DF">
      <w:pPr>
        <w:widowControl w:val="0"/>
        <w:rPr>
          <w:rFonts w:ascii="Arial Narrow" w:hAnsi="Arial Narrow" w:cs="Arial"/>
          <w:sz w:val="24"/>
        </w:rPr>
      </w:pPr>
      <w:r>
        <w:rPr>
          <w:rFonts w:ascii="Arial Narrow" w:hAnsi="Arial Narrow" w:cs="Arial"/>
          <w:sz w:val="24"/>
        </w:rPr>
        <w:t>For example:</w:t>
      </w:r>
    </w:p>
    <w:p w14:paraId="6E35F58E" w14:textId="77777777" w:rsidR="008146DF" w:rsidRDefault="008146DF" w:rsidP="008146DF">
      <w:pPr>
        <w:widowControl w:val="0"/>
        <w:numPr>
          <w:ilvl w:val="0"/>
          <w:numId w:val="57"/>
        </w:numPr>
        <w:rPr>
          <w:rFonts w:ascii="Arial Narrow" w:hAnsi="Arial Narrow" w:cs="Arial"/>
          <w:sz w:val="24"/>
        </w:rPr>
      </w:pPr>
      <w:r>
        <w:rPr>
          <w:rFonts w:ascii="Arial Narrow" w:hAnsi="Arial Narrow" w:cs="Arial"/>
          <w:sz w:val="24"/>
        </w:rPr>
        <w:t xml:space="preserve">A program that involves 1-2 exercises per body part with 2-3 sets of 20 repetitions maximum </w:t>
      </w:r>
      <w:r w:rsidRPr="008D5E85">
        <w:rPr>
          <w:rFonts w:ascii="Arial Narrow" w:hAnsi="Arial Narrow" w:cs="Arial"/>
          <w:sz w:val="24"/>
        </w:rPr>
        <w:t xml:space="preserve">will </w:t>
      </w:r>
      <w:r>
        <w:rPr>
          <w:rFonts w:ascii="Arial Narrow" w:hAnsi="Arial Narrow" w:cs="Arial"/>
          <w:sz w:val="24"/>
        </w:rPr>
        <w:t>develop more</w:t>
      </w:r>
      <w:r w:rsidRPr="008D5E85">
        <w:rPr>
          <w:rFonts w:ascii="Arial Narrow" w:hAnsi="Arial Narrow" w:cs="Arial"/>
          <w:sz w:val="24"/>
        </w:rPr>
        <w:t xml:space="preserve"> muscle endurance. </w:t>
      </w:r>
    </w:p>
    <w:p w14:paraId="271A3E73" w14:textId="77777777" w:rsidR="008146DF" w:rsidRDefault="008146DF" w:rsidP="008146DF">
      <w:pPr>
        <w:widowControl w:val="0"/>
        <w:numPr>
          <w:ilvl w:val="0"/>
          <w:numId w:val="57"/>
        </w:numPr>
        <w:rPr>
          <w:rFonts w:ascii="Arial Narrow" w:hAnsi="Arial Narrow" w:cs="Arial"/>
          <w:sz w:val="24"/>
        </w:rPr>
      </w:pPr>
      <w:r>
        <w:rPr>
          <w:rFonts w:ascii="Arial Narrow" w:hAnsi="Arial Narrow" w:cs="Arial"/>
          <w:sz w:val="24"/>
        </w:rPr>
        <w:t xml:space="preserve">A program that involves 4-5 exercises per body part with 2-3 sets of 5-8 repetitions maximum </w:t>
      </w:r>
      <w:r w:rsidRPr="008D5E85">
        <w:rPr>
          <w:rFonts w:ascii="Arial Narrow" w:hAnsi="Arial Narrow" w:cs="Arial"/>
          <w:sz w:val="24"/>
        </w:rPr>
        <w:t xml:space="preserve">will </w:t>
      </w:r>
      <w:r>
        <w:rPr>
          <w:rFonts w:ascii="Arial Narrow" w:hAnsi="Arial Narrow" w:cs="Arial"/>
          <w:sz w:val="24"/>
        </w:rPr>
        <w:t>develop more muscular s</w:t>
      </w:r>
      <w:r w:rsidRPr="008D5E85">
        <w:rPr>
          <w:rFonts w:ascii="Arial Narrow" w:hAnsi="Arial Narrow" w:cs="Arial"/>
          <w:sz w:val="24"/>
        </w:rPr>
        <w:t xml:space="preserve">trength. </w:t>
      </w:r>
    </w:p>
    <w:p w14:paraId="34DA90FA" w14:textId="77777777" w:rsidR="008146DF" w:rsidRPr="008D5E85" w:rsidRDefault="008146DF" w:rsidP="008146DF">
      <w:pPr>
        <w:widowControl w:val="0"/>
        <w:numPr>
          <w:ilvl w:val="0"/>
          <w:numId w:val="57"/>
        </w:numPr>
        <w:rPr>
          <w:rFonts w:ascii="Arial Narrow" w:hAnsi="Arial Narrow" w:cs="Arial"/>
          <w:sz w:val="24"/>
        </w:rPr>
      </w:pPr>
      <w:r>
        <w:rPr>
          <w:rFonts w:ascii="Arial Narrow" w:hAnsi="Arial Narrow" w:cs="Arial"/>
          <w:sz w:val="24"/>
        </w:rPr>
        <w:t xml:space="preserve">A program that involves 2-3 exercises per body part with 2-3 sets of 10-15 reps maximum will develop </w:t>
      </w:r>
      <w:r w:rsidRPr="008D5E85">
        <w:rPr>
          <w:rFonts w:ascii="Arial Narrow" w:hAnsi="Arial Narrow" w:cs="Arial"/>
          <w:sz w:val="24"/>
        </w:rPr>
        <w:t>both strength and endurance</w:t>
      </w:r>
      <w:r>
        <w:rPr>
          <w:rFonts w:ascii="Arial Narrow" w:hAnsi="Arial Narrow" w:cs="Arial"/>
          <w:sz w:val="24"/>
        </w:rPr>
        <w:t xml:space="preserve"> otherwise referred to as general fitness</w:t>
      </w:r>
      <w:r w:rsidRPr="008D5E85">
        <w:rPr>
          <w:rFonts w:ascii="Arial Narrow" w:hAnsi="Arial Narrow" w:cs="Arial"/>
          <w:sz w:val="24"/>
        </w:rPr>
        <w:t>.</w:t>
      </w:r>
    </w:p>
    <w:p w14:paraId="3FF8A06F" w14:textId="77777777" w:rsidR="008146DF" w:rsidRDefault="008146DF" w:rsidP="008146DF">
      <w:pPr>
        <w:widowControl w:val="0"/>
        <w:rPr>
          <w:rFonts w:ascii="Tahoma" w:hAnsi="Tahoma"/>
          <w:b/>
          <w:sz w:val="24"/>
        </w:rPr>
      </w:pPr>
    </w:p>
    <w:p w14:paraId="402FA574" w14:textId="77777777" w:rsidR="008146DF" w:rsidRDefault="008146DF" w:rsidP="008146DF">
      <w:pPr>
        <w:widowControl w:val="0"/>
        <w:tabs>
          <w:tab w:val="center" w:pos="4816"/>
        </w:tabs>
        <w:rPr>
          <w:rFonts w:ascii="Tahoma" w:hAnsi="Tahoma"/>
          <w:b/>
          <w:sz w:val="24"/>
        </w:rPr>
      </w:pPr>
      <w:r>
        <w:rPr>
          <w:rFonts w:ascii="Tahoma" w:hAnsi="Tahoma"/>
          <w:b/>
          <w:sz w:val="24"/>
        </w:rPr>
        <w:t>The Benefits of Muscular Strength and Endurance Exercise / Weight Training</w:t>
      </w:r>
    </w:p>
    <w:p w14:paraId="7EEB38E4" w14:textId="77777777" w:rsidR="008146DF" w:rsidRDefault="008146DF" w:rsidP="008146DF">
      <w:pPr>
        <w:widowControl w:val="0"/>
        <w:jc w:val="center"/>
        <w:rPr>
          <w:rFonts w:ascii="Tahoma" w:hAnsi="Tahoma"/>
          <w:b/>
          <w:sz w:val="24"/>
        </w:rPr>
      </w:pPr>
    </w:p>
    <w:tbl>
      <w:tblPr>
        <w:tblW w:w="10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8"/>
        <w:gridCol w:w="7717"/>
      </w:tblGrid>
      <w:tr w:rsidR="008146DF" w:rsidRPr="004E31BD" w14:paraId="563CA07E" w14:textId="77777777" w:rsidTr="00E31452">
        <w:tc>
          <w:tcPr>
            <w:tcW w:w="2988" w:type="dxa"/>
          </w:tcPr>
          <w:p w14:paraId="20F2764B" w14:textId="77777777" w:rsidR="008146DF" w:rsidRPr="004E31BD" w:rsidRDefault="008146DF" w:rsidP="00E31452">
            <w:pPr>
              <w:widowControl w:val="0"/>
              <w:spacing w:line="215" w:lineRule="auto"/>
              <w:rPr>
                <w:rFonts w:ascii="Arial" w:hAnsi="Arial" w:cs="Arial"/>
                <w:b/>
                <w:sz w:val="24"/>
              </w:rPr>
            </w:pPr>
            <w:r w:rsidRPr="004E31BD">
              <w:rPr>
                <w:rFonts w:ascii="Arial" w:hAnsi="Arial" w:cs="Arial"/>
                <w:b/>
                <w:sz w:val="24"/>
              </w:rPr>
              <w:t>Health Benefits</w:t>
            </w:r>
          </w:p>
        </w:tc>
        <w:tc>
          <w:tcPr>
            <w:tcW w:w="7717" w:type="dxa"/>
          </w:tcPr>
          <w:p w14:paraId="10B0F1A4" w14:textId="77777777" w:rsidR="008146DF" w:rsidRPr="004E31BD" w:rsidRDefault="008146DF" w:rsidP="00E31452">
            <w:pPr>
              <w:widowControl w:val="0"/>
              <w:numPr>
                <w:ilvl w:val="0"/>
                <w:numId w:val="1"/>
              </w:numPr>
              <w:spacing w:line="215" w:lineRule="auto"/>
              <w:rPr>
                <w:rFonts w:ascii="Arial Narrow" w:hAnsi="Arial Narrow" w:cs="Arial"/>
                <w:sz w:val="24"/>
              </w:rPr>
            </w:pPr>
            <w:r w:rsidRPr="004E31BD">
              <w:rPr>
                <w:rFonts w:ascii="Arial Narrow" w:hAnsi="Arial Narrow" w:cs="Arial"/>
                <w:sz w:val="24"/>
              </w:rPr>
              <w:t>↓ disease risk – heart attacks, stroke, some cancers, high blood pressure, high cholesterol, diabetes, obesity.</w:t>
            </w:r>
          </w:p>
          <w:p w14:paraId="6F32E49C" w14:textId="77777777" w:rsidR="008146DF" w:rsidRPr="004E31BD" w:rsidRDefault="008146DF" w:rsidP="00E31452">
            <w:pPr>
              <w:widowControl w:val="0"/>
              <w:numPr>
                <w:ilvl w:val="0"/>
                <w:numId w:val="1"/>
              </w:numPr>
              <w:spacing w:line="215" w:lineRule="auto"/>
              <w:rPr>
                <w:rFonts w:ascii="Arial Narrow" w:hAnsi="Arial Narrow" w:cs="Arial"/>
                <w:sz w:val="24"/>
              </w:rPr>
            </w:pPr>
            <w:r w:rsidRPr="004E31BD">
              <w:rPr>
                <w:rFonts w:ascii="Arial Narrow" w:hAnsi="Arial Narrow" w:cs="Arial"/>
                <w:sz w:val="24"/>
              </w:rPr>
              <w:t>Improves the efficiency of the heart and lungs.</w:t>
            </w:r>
          </w:p>
          <w:p w14:paraId="0E79322E" w14:textId="77777777" w:rsidR="008146DF" w:rsidRPr="004E31BD" w:rsidRDefault="008146DF" w:rsidP="00E31452">
            <w:pPr>
              <w:widowControl w:val="0"/>
              <w:numPr>
                <w:ilvl w:val="0"/>
                <w:numId w:val="1"/>
              </w:numPr>
              <w:spacing w:line="215" w:lineRule="auto"/>
              <w:rPr>
                <w:rFonts w:ascii="Arial Narrow" w:hAnsi="Arial Narrow" w:cs="Arial"/>
                <w:sz w:val="24"/>
              </w:rPr>
            </w:pPr>
            <w:r w:rsidRPr="004E31BD">
              <w:rPr>
                <w:rFonts w:ascii="Arial Narrow" w:hAnsi="Arial Narrow" w:cs="Arial"/>
                <w:sz w:val="24"/>
              </w:rPr>
              <w:t>Strengthens the immune system – less sicknesses</w:t>
            </w:r>
          </w:p>
          <w:p w14:paraId="5A86CBC7" w14:textId="77777777" w:rsidR="008146DF" w:rsidRPr="004E31BD" w:rsidRDefault="008146DF" w:rsidP="00E31452">
            <w:pPr>
              <w:widowControl w:val="0"/>
              <w:numPr>
                <w:ilvl w:val="0"/>
                <w:numId w:val="1"/>
              </w:numPr>
              <w:spacing w:line="215" w:lineRule="auto"/>
              <w:rPr>
                <w:rFonts w:ascii="Arial Narrow" w:hAnsi="Arial Narrow" w:cs="Arial"/>
                <w:b/>
                <w:sz w:val="24"/>
              </w:rPr>
            </w:pPr>
            <w:r w:rsidRPr="004E31BD">
              <w:rPr>
                <w:rFonts w:ascii="Arial Narrow" w:hAnsi="Arial Narrow" w:cs="Arial"/>
                <w:sz w:val="24"/>
              </w:rPr>
              <w:t>Increases bone density thereby it aids in the prevention of osteoporosis.</w:t>
            </w:r>
          </w:p>
          <w:p w14:paraId="00446C8F" w14:textId="77777777" w:rsidR="008146DF" w:rsidRPr="004E31BD" w:rsidRDefault="008146DF" w:rsidP="00E31452">
            <w:pPr>
              <w:widowControl w:val="0"/>
              <w:numPr>
                <w:ilvl w:val="0"/>
                <w:numId w:val="1"/>
              </w:numPr>
              <w:rPr>
                <w:rFonts w:ascii="Arial Narrow" w:hAnsi="Arial Narrow"/>
                <w:b/>
                <w:sz w:val="24"/>
              </w:rPr>
            </w:pPr>
            <w:r w:rsidRPr="004E31BD">
              <w:rPr>
                <w:rFonts w:ascii="Arial Narrow" w:hAnsi="Arial Narrow" w:cs="Arial"/>
                <w:sz w:val="24"/>
              </w:rPr>
              <w:t>Improves digestion and regularity – helps prevent constipation.</w:t>
            </w:r>
          </w:p>
          <w:p w14:paraId="5C056691" w14:textId="77777777" w:rsidR="008146DF" w:rsidRPr="004E31BD" w:rsidRDefault="008146DF" w:rsidP="00E31452">
            <w:pPr>
              <w:widowControl w:val="0"/>
              <w:numPr>
                <w:ilvl w:val="0"/>
                <w:numId w:val="1"/>
              </w:numPr>
              <w:rPr>
                <w:rFonts w:ascii="Tahoma" w:hAnsi="Tahoma"/>
                <w:b/>
                <w:sz w:val="24"/>
              </w:rPr>
            </w:pPr>
            <w:r w:rsidRPr="004E31BD">
              <w:rPr>
                <w:rFonts w:ascii="Arial Narrow" w:hAnsi="Arial Narrow"/>
                <w:sz w:val="24"/>
              </w:rPr>
              <w:t>Strengthens the immune system.</w:t>
            </w:r>
          </w:p>
        </w:tc>
      </w:tr>
      <w:tr w:rsidR="008146DF" w:rsidRPr="004E31BD" w14:paraId="5278B168" w14:textId="77777777" w:rsidTr="00E31452">
        <w:tc>
          <w:tcPr>
            <w:tcW w:w="2988" w:type="dxa"/>
          </w:tcPr>
          <w:p w14:paraId="6EE5E580" w14:textId="77777777" w:rsidR="008146DF" w:rsidRPr="004E31BD" w:rsidRDefault="008146DF" w:rsidP="00E31452">
            <w:pPr>
              <w:widowControl w:val="0"/>
              <w:spacing w:line="215" w:lineRule="auto"/>
              <w:rPr>
                <w:rFonts w:ascii="Arial" w:hAnsi="Arial" w:cs="Arial"/>
                <w:b/>
                <w:sz w:val="24"/>
              </w:rPr>
            </w:pPr>
            <w:r w:rsidRPr="004E31BD">
              <w:rPr>
                <w:rFonts w:ascii="Arial" w:hAnsi="Arial" w:cs="Arial"/>
                <w:b/>
                <w:sz w:val="24"/>
              </w:rPr>
              <w:t>Weight Management / Body Composition</w:t>
            </w:r>
          </w:p>
        </w:tc>
        <w:tc>
          <w:tcPr>
            <w:tcW w:w="7717" w:type="dxa"/>
          </w:tcPr>
          <w:p w14:paraId="04A256A4" w14:textId="77777777" w:rsidR="008146DF" w:rsidRPr="004E31BD" w:rsidRDefault="008146DF" w:rsidP="00E31452">
            <w:pPr>
              <w:widowControl w:val="0"/>
              <w:numPr>
                <w:ilvl w:val="0"/>
                <w:numId w:val="1"/>
              </w:numPr>
              <w:rPr>
                <w:rFonts w:ascii="Arial Narrow" w:hAnsi="Arial Narrow"/>
                <w:sz w:val="24"/>
              </w:rPr>
            </w:pPr>
            <w:r w:rsidRPr="004E31BD">
              <w:rPr>
                <w:rFonts w:ascii="Arial Narrow" w:hAnsi="Arial Narrow"/>
                <w:sz w:val="24"/>
              </w:rPr>
              <w:t xml:space="preserve">↑ muscle mass, metabolism, caloric expenditure </w:t>
            </w:r>
          </w:p>
          <w:p w14:paraId="62E27DDC" w14:textId="77777777" w:rsidR="008146DF" w:rsidRPr="004E31BD" w:rsidRDefault="008146DF" w:rsidP="00E31452">
            <w:pPr>
              <w:widowControl w:val="0"/>
              <w:numPr>
                <w:ilvl w:val="0"/>
                <w:numId w:val="1"/>
              </w:numPr>
              <w:rPr>
                <w:rFonts w:ascii="Arial Narrow" w:hAnsi="Arial Narrow"/>
                <w:sz w:val="24"/>
              </w:rPr>
            </w:pPr>
            <w:r w:rsidRPr="004E31BD">
              <w:rPr>
                <w:rFonts w:ascii="Arial Narrow" w:hAnsi="Arial Narrow"/>
                <w:sz w:val="24"/>
              </w:rPr>
              <w:t>↓ body fat.</w:t>
            </w:r>
          </w:p>
          <w:p w14:paraId="2603482D" w14:textId="77777777" w:rsidR="008146DF" w:rsidRPr="004E31BD" w:rsidRDefault="008146DF" w:rsidP="00E31452">
            <w:pPr>
              <w:widowControl w:val="0"/>
              <w:numPr>
                <w:ilvl w:val="0"/>
                <w:numId w:val="1"/>
              </w:numPr>
              <w:rPr>
                <w:rFonts w:ascii="Arial Narrow" w:hAnsi="Arial Narrow"/>
                <w:sz w:val="24"/>
              </w:rPr>
            </w:pPr>
            <w:r w:rsidRPr="004E31BD">
              <w:rPr>
                <w:rFonts w:ascii="Arial Narrow" w:hAnsi="Arial Narrow"/>
                <w:sz w:val="24"/>
              </w:rPr>
              <w:t>↑ muscle → ↑ metabolism → ↓ body fat</w:t>
            </w:r>
          </w:p>
          <w:p w14:paraId="66F4A55C" w14:textId="77777777" w:rsidR="008146DF" w:rsidRPr="004E31BD" w:rsidRDefault="008146DF" w:rsidP="00E31452">
            <w:pPr>
              <w:widowControl w:val="0"/>
              <w:numPr>
                <w:ilvl w:val="0"/>
                <w:numId w:val="1"/>
              </w:numPr>
              <w:rPr>
                <w:rFonts w:ascii="Tahoma" w:hAnsi="Tahoma"/>
                <w:b/>
                <w:sz w:val="24"/>
              </w:rPr>
            </w:pPr>
            <w:r w:rsidRPr="004E31BD">
              <w:rPr>
                <w:rFonts w:ascii="Arial Narrow" w:hAnsi="Arial Narrow"/>
                <w:sz w:val="24"/>
              </w:rPr>
              <w:t>Increases muscle tone, firmness, definition</w:t>
            </w:r>
          </w:p>
        </w:tc>
      </w:tr>
      <w:tr w:rsidR="008146DF" w:rsidRPr="004E31BD" w14:paraId="4DE601C2" w14:textId="77777777" w:rsidTr="00E31452">
        <w:tc>
          <w:tcPr>
            <w:tcW w:w="2988" w:type="dxa"/>
          </w:tcPr>
          <w:p w14:paraId="7B3ACDB3" w14:textId="77777777" w:rsidR="008146DF" w:rsidRPr="004E31BD" w:rsidRDefault="008146DF" w:rsidP="00E31452">
            <w:pPr>
              <w:widowControl w:val="0"/>
              <w:spacing w:line="215" w:lineRule="auto"/>
              <w:rPr>
                <w:rFonts w:ascii="Arial" w:hAnsi="Arial" w:cs="Arial"/>
                <w:b/>
                <w:sz w:val="24"/>
              </w:rPr>
            </w:pPr>
            <w:r w:rsidRPr="004E31BD">
              <w:rPr>
                <w:rFonts w:ascii="Arial" w:hAnsi="Arial" w:cs="Arial"/>
                <w:b/>
                <w:sz w:val="24"/>
              </w:rPr>
              <w:t>Psychological Benefits</w:t>
            </w:r>
          </w:p>
        </w:tc>
        <w:tc>
          <w:tcPr>
            <w:tcW w:w="7717" w:type="dxa"/>
          </w:tcPr>
          <w:p w14:paraId="19F253F3" w14:textId="77777777" w:rsidR="008146DF" w:rsidRPr="004E31BD" w:rsidRDefault="008146DF" w:rsidP="00E31452">
            <w:pPr>
              <w:widowControl w:val="0"/>
              <w:numPr>
                <w:ilvl w:val="0"/>
                <w:numId w:val="1"/>
              </w:numPr>
              <w:spacing w:line="215" w:lineRule="auto"/>
              <w:rPr>
                <w:rFonts w:ascii="Arial Narrow" w:hAnsi="Arial Narrow" w:cs="Arial"/>
                <w:sz w:val="24"/>
              </w:rPr>
            </w:pPr>
            <w:r w:rsidRPr="004E31BD">
              <w:rPr>
                <w:rFonts w:ascii="Arial Narrow" w:hAnsi="Arial Narrow" w:cs="Arial"/>
                <w:sz w:val="24"/>
              </w:rPr>
              <w:t>Reduces stress levels.</w:t>
            </w:r>
          </w:p>
          <w:p w14:paraId="008B57F0" w14:textId="77777777" w:rsidR="008146DF" w:rsidRPr="004E31BD" w:rsidRDefault="008146DF" w:rsidP="00E31452">
            <w:pPr>
              <w:widowControl w:val="0"/>
              <w:numPr>
                <w:ilvl w:val="0"/>
                <w:numId w:val="1"/>
              </w:numPr>
              <w:spacing w:line="215" w:lineRule="auto"/>
              <w:rPr>
                <w:rFonts w:ascii="Arial Narrow" w:hAnsi="Arial Narrow" w:cs="Arial"/>
                <w:sz w:val="24"/>
              </w:rPr>
            </w:pPr>
            <w:r w:rsidRPr="004E31BD">
              <w:rPr>
                <w:rFonts w:ascii="Arial Narrow" w:hAnsi="Arial Narrow" w:cs="Arial"/>
                <w:sz w:val="24"/>
              </w:rPr>
              <w:t>Improves sleep habits - more restful sleep</w:t>
            </w:r>
          </w:p>
          <w:p w14:paraId="7CB950AD" w14:textId="77777777" w:rsidR="008146DF" w:rsidRPr="004E31BD" w:rsidRDefault="008146DF" w:rsidP="00E31452">
            <w:pPr>
              <w:widowControl w:val="0"/>
              <w:numPr>
                <w:ilvl w:val="0"/>
                <w:numId w:val="1"/>
              </w:numPr>
              <w:spacing w:line="215" w:lineRule="auto"/>
              <w:rPr>
                <w:rFonts w:ascii="Arial Narrow" w:hAnsi="Arial Narrow" w:cs="Arial"/>
                <w:sz w:val="24"/>
              </w:rPr>
            </w:pPr>
            <w:r w:rsidRPr="004E31BD">
              <w:rPr>
                <w:rFonts w:ascii="Arial Narrow" w:hAnsi="Arial Narrow" w:cs="Arial"/>
                <w:sz w:val="24"/>
              </w:rPr>
              <w:t>Promotes a positive attitude, self-esteem, overall sense of well-being.</w:t>
            </w:r>
          </w:p>
          <w:p w14:paraId="6C58E96B" w14:textId="77777777" w:rsidR="008146DF" w:rsidRPr="004E31BD" w:rsidRDefault="008146DF" w:rsidP="00E31452">
            <w:pPr>
              <w:widowControl w:val="0"/>
              <w:numPr>
                <w:ilvl w:val="0"/>
                <w:numId w:val="1"/>
              </w:numPr>
              <w:spacing w:line="215" w:lineRule="auto"/>
              <w:rPr>
                <w:rFonts w:ascii="Arial Narrow" w:hAnsi="Arial Narrow" w:cs="Arial"/>
                <w:sz w:val="24"/>
              </w:rPr>
            </w:pPr>
            <w:r w:rsidRPr="004E31BD">
              <w:rPr>
                <w:rFonts w:ascii="Arial Narrow" w:hAnsi="Arial Narrow" w:cs="Arial"/>
                <w:sz w:val="24"/>
              </w:rPr>
              <w:t>Improves concentration, focus</w:t>
            </w:r>
          </w:p>
          <w:p w14:paraId="29FF9AE5" w14:textId="77777777" w:rsidR="008146DF" w:rsidRPr="004E31BD" w:rsidRDefault="008146DF" w:rsidP="00E31452">
            <w:pPr>
              <w:widowControl w:val="0"/>
              <w:numPr>
                <w:ilvl w:val="0"/>
                <w:numId w:val="1"/>
              </w:numPr>
              <w:spacing w:line="215" w:lineRule="auto"/>
              <w:rPr>
                <w:rFonts w:ascii="Arial Narrow" w:hAnsi="Arial Narrow"/>
                <w:b/>
                <w:sz w:val="24"/>
              </w:rPr>
            </w:pPr>
            <w:r w:rsidRPr="004E31BD">
              <w:rPr>
                <w:rFonts w:ascii="Arial Narrow" w:hAnsi="Arial Narrow" w:cs="Arial"/>
                <w:sz w:val="24"/>
              </w:rPr>
              <w:t>Decreases depression and improves mood</w:t>
            </w:r>
          </w:p>
        </w:tc>
      </w:tr>
      <w:tr w:rsidR="008146DF" w:rsidRPr="004E31BD" w14:paraId="527C270D" w14:textId="77777777" w:rsidTr="00E31452">
        <w:tc>
          <w:tcPr>
            <w:tcW w:w="2988" w:type="dxa"/>
          </w:tcPr>
          <w:p w14:paraId="0BDE3CA8" w14:textId="77777777" w:rsidR="008146DF" w:rsidRPr="004E31BD" w:rsidRDefault="008146DF" w:rsidP="00E31452">
            <w:pPr>
              <w:widowControl w:val="0"/>
              <w:spacing w:line="215" w:lineRule="auto"/>
              <w:rPr>
                <w:rFonts w:ascii="Arial" w:hAnsi="Arial" w:cs="Arial"/>
                <w:b/>
                <w:sz w:val="24"/>
              </w:rPr>
            </w:pPr>
            <w:r w:rsidRPr="004E31BD">
              <w:rPr>
                <w:rFonts w:ascii="Arial" w:hAnsi="Arial" w:cs="Arial"/>
                <w:b/>
                <w:sz w:val="24"/>
              </w:rPr>
              <w:t>Quality of Life</w:t>
            </w:r>
          </w:p>
        </w:tc>
        <w:tc>
          <w:tcPr>
            <w:tcW w:w="7717" w:type="dxa"/>
          </w:tcPr>
          <w:p w14:paraId="67C9AFF4" w14:textId="77777777" w:rsidR="008146DF" w:rsidRPr="004E31BD" w:rsidRDefault="008146DF" w:rsidP="00E31452">
            <w:pPr>
              <w:widowControl w:val="0"/>
              <w:numPr>
                <w:ilvl w:val="0"/>
                <w:numId w:val="1"/>
              </w:numPr>
              <w:rPr>
                <w:rFonts w:ascii="Arial Narrow" w:hAnsi="Arial Narrow"/>
                <w:sz w:val="24"/>
              </w:rPr>
            </w:pPr>
            <w:r w:rsidRPr="004E31BD">
              <w:rPr>
                <w:rFonts w:ascii="Arial Narrow" w:hAnsi="Arial Narrow"/>
                <w:sz w:val="24"/>
              </w:rPr>
              <w:t>Increases energy levels.</w:t>
            </w:r>
          </w:p>
          <w:p w14:paraId="3F7002F3" w14:textId="77777777" w:rsidR="008146DF" w:rsidRPr="004E31BD" w:rsidRDefault="008146DF" w:rsidP="00E31452">
            <w:pPr>
              <w:widowControl w:val="0"/>
              <w:numPr>
                <w:ilvl w:val="0"/>
                <w:numId w:val="1"/>
              </w:numPr>
              <w:rPr>
                <w:rFonts w:ascii="Arial Narrow" w:hAnsi="Arial Narrow"/>
                <w:sz w:val="24"/>
              </w:rPr>
            </w:pPr>
            <w:r w:rsidRPr="004E31BD">
              <w:rPr>
                <w:rFonts w:ascii="Arial Narrow" w:hAnsi="Arial Narrow"/>
                <w:sz w:val="24"/>
              </w:rPr>
              <w:t>Strengthens muscles, ligaments, and tendons thereby decreasing the risks of injury.</w:t>
            </w:r>
          </w:p>
          <w:p w14:paraId="472DFFEA" w14:textId="77777777" w:rsidR="008146DF" w:rsidRPr="004E31BD" w:rsidRDefault="008146DF" w:rsidP="00E31452">
            <w:pPr>
              <w:widowControl w:val="0"/>
              <w:numPr>
                <w:ilvl w:val="0"/>
                <w:numId w:val="1"/>
              </w:numPr>
              <w:rPr>
                <w:rFonts w:ascii="Tahoma" w:hAnsi="Tahoma"/>
                <w:b/>
                <w:sz w:val="24"/>
              </w:rPr>
            </w:pPr>
            <w:r w:rsidRPr="004E31BD">
              <w:rPr>
                <w:rFonts w:ascii="Arial Narrow" w:hAnsi="Arial Narrow"/>
                <w:sz w:val="24"/>
              </w:rPr>
              <w:t>Improves posture, balance, stability and co-ordination</w:t>
            </w:r>
          </w:p>
          <w:p w14:paraId="4ABF9377" w14:textId="77777777" w:rsidR="008146DF" w:rsidRPr="004E31BD" w:rsidRDefault="008146DF" w:rsidP="00E31452">
            <w:pPr>
              <w:widowControl w:val="0"/>
              <w:numPr>
                <w:ilvl w:val="0"/>
                <w:numId w:val="1"/>
              </w:numPr>
              <w:rPr>
                <w:rFonts w:ascii="Tahoma" w:hAnsi="Tahoma"/>
                <w:b/>
                <w:sz w:val="24"/>
              </w:rPr>
            </w:pPr>
            <w:r w:rsidRPr="004E31BD">
              <w:rPr>
                <w:rFonts w:ascii="Arial Narrow" w:hAnsi="Arial Narrow"/>
                <w:sz w:val="24"/>
              </w:rPr>
              <w:t>Improves athletic performance</w:t>
            </w:r>
          </w:p>
          <w:p w14:paraId="328925CE" w14:textId="77777777" w:rsidR="008146DF" w:rsidRPr="004E31BD" w:rsidRDefault="008146DF" w:rsidP="00E31452">
            <w:pPr>
              <w:widowControl w:val="0"/>
              <w:numPr>
                <w:ilvl w:val="0"/>
                <w:numId w:val="1"/>
              </w:numPr>
              <w:rPr>
                <w:rFonts w:ascii="Tahoma" w:hAnsi="Tahoma"/>
                <w:b/>
                <w:sz w:val="24"/>
              </w:rPr>
            </w:pPr>
            <w:r w:rsidRPr="004E31BD">
              <w:rPr>
                <w:rFonts w:ascii="Arial Narrow" w:hAnsi="Arial Narrow"/>
                <w:sz w:val="24"/>
              </w:rPr>
              <w:t>Personal protection</w:t>
            </w:r>
          </w:p>
        </w:tc>
      </w:tr>
    </w:tbl>
    <w:p w14:paraId="7FF3080B" w14:textId="77777777" w:rsidR="008146DF" w:rsidRDefault="008146DF" w:rsidP="008146DF">
      <w:pPr>
        <w:rPr>
          <w:rFonts w:ascii="Tahoma" w:hAnsi="Tahoma"/>
          <w:sz w:val="24"/>
        </w:rPr>
      </w:pPr>
      <w:r>
        <w:br w:type="page"/>
      </w:r>
      <w:r>
        <w:rPr>
          <w:rFonts w:ascii="Tahoma" w:hAnsi="Tahoma"/>
          <w:b/>
          <w:sz w:val="24"/>
        </w:rPr>
        <w:lastRenderedPageBreak/>
        <w:t>4.   FLEXIBILITY</w:t>
      </w:r>
    </w:p>
    <w:p w14:paraId="29888489" w14:textId="77777777" w:rsidR="008146DF" w:rsidRDefault="008146DF" w:rsidP="008146DF">
      <w:pPr>
        <w:widowControl w:val="0"/>
        <w:rPr>
          <w:i/>
          <w:sz w:val="24"/>
        </w:rPr>
      </w:pPr>
    </w:p>
    <w:p w14:paraId="75513D07" w14:textId="77777777" w:rsidR="008146DF" w:rsidRDefault="008146DF" w:rsidP="008146DF">
      <w:pPr>
        <w:widowControl w:val="0"/>
        <w:rPr>
          <w:rFonts w:ascii="Arial Narrow" w:hAnsi="Arial Narrow"/>
          <w:sz w:val="24"/>
        </w:rPr>
      </w:pPr>
      <w:r>
        <w:rPr>
          <w:rFonts w:ascii="Arial Narrow" w:hAnsi="Arial Narrow"/>
          <w:sz w:val="24"/>
        </w:rPr>
        <w:t xml:space="preserve">Flexibility is defined as the </w:t>
      </w:r>
      <w:r>
        <w:rPr>
          <w:rFonts w:ascii="Arial Narrow" w:hAnsi="Arial Narrow"/>
          <w:b/>
          <w:sz w:val="24"/>
        </w:rPr>
        <w:t>Range of Motion</w:t>
      </w:r>
      <w:r>
        <w:rPr>
          <w:rFonts w:ascii="Arial Narrow" w:hAnsi="Arial Narrow"/>
          <w:sz w:val="24"/>
        </w:rPr>
        <w:t xml:space="preserve"> (ROM) possible around a joint or group of joint. The ability to move freely about a joint is dependent on the joint structure as well as the elasticity of the surrounding tissues - muscles, tendons and ligaments. Maintaining good flexibility by performing stretching exercises on a regular basis is a key element of fitness that can help to minimize the risks of injury and improve performance.</w:t>
      </w:r>
    </w:p>
    <w:p w14:paraId="489F3DC3" w14:textId="77777777" w:rsidR="008146DF" w:rsidRDefault="008146DF" w:rsidP="008146DF">
      <w:pPr>
        <w:widowControl w:val="0"/>
        <w:rPr>
          <w:rFonts w:ascii="Arial Narrow" w:hAnsi="Arial Narrow"/>
          <w:sz w:val="24"/>
        </w:rPr>
      </w:pPr>
    </w:p>
    <w:p w14:paraId="2011445F" w14:textId="77777777" w:rsidR="008146DF" w:rsidRDefault="008146DF" w:rsidP="008146DF">
      <w:pPr>
        <w:widowControl w:val="0"/>
        <w:rPr>
          <w:rFonts w:ascii="Tahoma" w:hAnsi="Tahoma"/>
          <w:b/>
          <w:sz w:val="24"/>
        </w:rPr>
      </w:pPr>
      <w:r>
        <w:rPr>
          <w:rFonts w:ascii="Tahoma" w:hAnsi="Tahoma"/>
          <w:b/>
          <w:sz w:val="24"/>
        </w:rPr>
        <w:t>The Benefits of Flexibility Exercises:</w:t>
      </w:r>
    </w:p>
    <w:p w14:paraId="5178C4E1" w14:textId="77777777" w:rsidR="008146DF" w:rsidRDefault="008146DF" w:rsidP="008146DF">
      <w:pPr>
        <w:widowControl w:val="0"/>
        <w:rPr>
          <w:sz w:val="24"/>
        </w:rPr>
      </w:pPr>
    </w:p>
    <w:p w14:paraId="2125D9CF" w14:textId="77777777" w:rsidR="008146DF" w:rsidRDefault="008146DF" w:rsidP="008146DF">
      <w:pPr>
        <w:widowControl w:val="0"/>
        <w:numPr>
          <w:ilvl w:val="0"/>
          <w:numId w:val="1"/>
        </w:numPr>
        <w:rPr>
          <w:rFonts w:ascii="Arial Narrow" w:hAnsi="Arial Narrow"/>
          <w:sz w:val="24"/>
        </w:rPr>
      </w:pPr>
      <w:r>
        <w:rPr>
          <w:rFonts w:ascii="Arial Narrow" w:hAnsi="Arial Narrow"/>
          <w:sz w:val="24"/>
        </w:rPr>
        <w:t>Good flexibility will contribute to the overall reduction of muscle tension.</w:t>
      </w:r>
    </w:p>
    <w:p w14:paraId="4421AD85" w14:textId="77777777" w:rsidR="008146DF" w:rsidRDefault="008146DF" w:rsidP="008146DF">
      <w:pPr>
        <w:widowControl w:val="0"/>
        <w:numPr>
          <w:ilvl w:val="0"/>
          <w:numId w:val="1"/>
        </w:numPr>
        <w:rPr>
          <w:rFonts w:ascii="Arial Narrow" w:hAnsi="Arial Narrow"/>
          <w:sz w:val="24"/>
        </w:rPr>
      </w:pPr>
      <w:r>
        <w:rPr>
          <w:rFonts w:ascii="Arial Narrow" w:hAnsi="Arial Narrow"/>
          <w:sz w:val="24"/>
        </w:rPr>
        <w:t xml:space="preserve">Helps prevent joint injury </w:t>
      </w:r>
    </w:p>
    <w:p w14:paraId="5B0AA08E" w14:textId="77777777" w:rsidR="008146DF" w:rsidRDefault="008146DF" w:rsidP="008146DF">
      <w:pPr>
        <w:widowControl w:val="0"/>
        <w:numPr>
          <w:ilvl w:val="0"/>
          <w:numId w:val="1"/>
        </w:numPr>
        <w:rPr>
          <w:rFonts w:ascii="Arial Narrow" w:hAnsi="Arial Narrow"/>
          <w:sz w:val="24"/>
        </w:rPr>
      </w:pPr>
      <w:r>
        <w:rPr>
          <w:rFonts w:ascii="Arial Narrow" w:hAnsi="Arial Narrow"/>
          <w:sz w:val="24"/>
        </w:rPr>
        <w:t xml:space="preserve">Helps prevent muscle pain prior to, or following exercise. </w:t>
      </w:r>
    </w:p>
    <w:p w14:paraId="41BE4E3D" w14:textId="77777777" w:rsidR="008146DF" w:rsidRDefault="008146DF" w:rsidP="008146DF">
      <w:pPr>
        <w:widowControl w:val="0"/>
        <w:numPr>
          <w:ilvl w:val="0"/>
          <w:numId w:val="1"/>
        </w:numPr>
        <w:rPr>
          <w:rFonts w:ascii="Arial Narrow" w:hAnsi="Arial Narrow"/>
          <w:sz w:val="24"/>
        </w:rPr>
      </w:pPr>
      <w:r>
        <w:rPr>
          <w:rFonts w:ascii="Arial Narrow" w:hAnsi="Arial Narrow"/>
          <w:sz w:val="24"/>
        </w:rPr>
        <w:t xml:space="preserve">Assists in the development and maintenance of good posture. </w:t>
      </w:r>
    </w:p>
    <w:p w14:paraId="3CCC4E28" w14:textId="77777777" w:rsidR="008146DF" w:rsidRDefault="008146DF" w:rsidP="008146DF">
      <w:pPr>
        <w:widowControl w:val="0"/>
        <w:numPr>
          <w:ilvl w:val="0"/>
          <w:numId w:val="1"/>
        </w:numPr>
        <w:tabs>
          <w:tab w:val="left" w:pos="-1440"/>
        </w:tabs>
        <w:rPr>
          <w:rFonts w:ascii="Arial Narrow" w:hAnsi="Arial Narrow"/>
          <w:sz w:val="24"/>
        </w:rPr>
      </w:pPr>
      <w:r>
        <w:rPr>
          <w:rFonts w:ascii="Arial Narrow" w:hAnsi="Arial Narrow"/>
          <w:sz w:val="24"/>
        </w:rPr>
        <w:t>Can decrease the severity of arthritis.</w:t>
      </w:r>
    </w:p>
    <w:p w14:paraId="04DF1FC3" w14:textId="77777777" w:rsidR="008146DF" w:rsidRDefault="008146DF" w:rsidP="008146DF">
      <w:pPr>
        <w:widowControl w:val="0"/>
        <w:numPr>
          <w:ilvl w:val="0"/>
          <w:numId w:val="1"/>
        </w:numPr>
        <w:tabs>
          <w:tab w:val="left" w:pos="-1440"/>
        </w:tabs>
        <w:rPr>
          <w:rFonts w:ascii="Arial Narrow" w:hAnsi="Arial Narrow"/>
          <w:sz w:val="24"/>
        </w:rPr>
      </w:pPr>
      <w:r>
        <w:rPr>
          <w:rFonts w:ascii="Arial Narrow" w:hAnsi="Arial Narrow"/>
          <w:sz w:val="24"/>
        </w:rPr>
        <w:t>Enhances athletic performance.</w:t>
      </w:r>
    </w:p>
    <w:p w14:paraId="7ED23D66" w14:textId="77777777" w:rsidR="008146DF" w:rsidRDefault="008146DF" w:rsidP="008146DF">
      <w:pPr>
        <w:widowControl w:val="0"/>
        <w:numPr>
          <w:ilvl w:val="0"/>
          <w:numId w:val="1"/>
        </w:numPr>
        <w:tabs>
          <w:tab w:val="left" w:pos="-1440"/>
        </w:tabs>
        <w:rPr>
          <w:rFonts w:ascii="Arial Narrow" w:hAnsi="Arial Narrow"/>
          <w:sz w:val="24"/>
        </w:rPr>
      </w:pPr>
      <w:r>
        <w:rPr>
          <w:rFonts w:ascii="Arial Narrow" w:hAnsi="Arial Narrow"/>
          <w:sz w:val="24"/>
        </w:rPr>
        <w:t>Can decrease post exercise soreness.</w:t>
      </w:r>
    </w:p>
    <w:p w14:paraId="628A6FC8" w14:textId="77777777" w:rsidR="008146DF" w:rsidRDefault="008146DF" w:rsidP="008146DF">
      <w:pPr>
        <w:widowControl w:val="0"/>
        <w:numPr>
          <w:ilvl w:val="0"/>
          <w:numId w:val="1"/>
        </w:numPr>
        <w:rPr>
          <w:rFonts w:ascii="Arial Narrow" w:hAnsi="Arial Narrow"/>
          <w:sz w:val="24"/>
        </w:rPr>
      </w:pPr>
      <w:r>
        <w:rPr>
          <w:rFonts w:ascii="Arial Narrow" w:hAnsi="Arial Narrow"/>
          <w:sz w:val="24"/>
        </w:rPr>
        <w:t>A proper balance between strength and flexibility can help prevent injury to muscles, tendons and ligaments in all areas of the body.</w:t>
      </w:r>
    </w:p>
    <w:p w14:paraId="73EF4410" w14:textId="77777777" w:rsidR="008146DF" w:rsidRDefault="008146DF" w:rsidP="008146DF">
      <w:pPr>
        <w:widowControl w:val="0"/>
        <w:rPr>
          <w:rFonts w:ascii="Arial Narrow" w:hAnsi="Arial Narrow"/>
          <w:sz w:val="24"/>
        </w:rPr>
      </w:pPr>
    </w:p>
    <w:p w14:paraId="3D13160B" w14:textId="77777777" w:rsidR="008146DF" w:rsidRDefault="008146DF" w:rsidP="008146DF">
      <w:pPr>
        <w:widowControl w:val="0"/>
        <w:ind w:left="1440" w:hanging="1440"/>
        <w:rPr>
          <w:rFonts w:ascii="Arial Narrow" w:hAnsi="Arial Narrow"/>
          <w:sz w:val="24"/>
        </w:rPr>
      </w:pPr>
      <w:r>
        <w:rPr>
          <w:rFonts w:ascii="Arial Narrow" w:hAnsi="Arial Narrow"/>
          <w:b/>
          <w:sz w:val="24"/>
        </w:rPr>
        <w:t>Example:</w:t>
      </w:r>
      <w:r>
        <w:rPr>
          <w:rFonts w:ascii="Arial Narrow" w:hAnsi="Arial Narrow"/>
          <w:sz w:val="24"/>
        </w:rPr>
        <w:t xml:space="preserve"> </w:t>
      </w:r>
      <w:r>
        <w:rPr>
          <w:rFonts w:ascii="Arial Narrow" w:hAnsi="Arial Narrow"/>
          <w:sz w:val="24"/>
        </w:rPr>
        <w:tab/>
        <w:t xml:space="preserve">Tight hamstrings and hip flexors (caused by sitting all day long) can cause the pelvis to tilt to far forward and can contribute to pain in the lower back region. </w:t>
      </w:r>
    </w:p>
    <w:p w14:paraId="20418422" w14:textId="77777777" w:rsidR="008146DF" w:rsidRDefault="008146DF" w:rsidP="008146DF">
      <w:pPr>
        <w:widowControl w:val="0"/>
        <w:rPr>
          <w:sz w:val="24"/>
        </w:rPr>
      </w:pPr>
    </w:p>
    <w:p w14:paraId="0C76C18E" w14:textId="77777777" w:rsidR="008146DF" w:rsidRDefault="008146DF" w:rsidP="008146DF">
      <w:pPr>
        <w:widowControl w:val="0"/>
        <w:spacing w:line="215" w:lineRule="auto"/>
        <w:rPr>
          <w:rFonts w:ascii="Tahoma" w:hAnsi="Tahoma"/>
          <w:sz w:val="24"/>
        </w:rPr>
      </w:pPr>
      <w:r>
        <w:rPr>
          <w:rFonts w:ascii="Tahoma" w:hAnsi="Tahoma"/>
          <w:b/>
          <w:sz w:val="24"/>
        </w:rPr>
        <w:t>5.   BODY COMPOSITION / WEIGHT MANAGEMENT</w:t>
      </w:r>
    </w:p>
    <w:p w14:paraId="42EC16B7" w14:textId="77777777" w:rsidR="008146DF" w:rsidRDefault="008146DF" w:rsidP="008146DF">
      <w:pPr>
        <w:widowControl w:val="0"/>
        <w:spacing w:line="215" w:lineRule="auto"/>
        <w:rPr>
          <w:i/>
          <w:sz w:val="24"/>
        </w:rPr>
      </w:pPr>
    </w:p>
    <w:p w14:paraId="763031CF" w14:textId="77777777" w:rsidR="008146DF" w:rsidRDefault="008146DF" w:rsidP="008146DF">
      <w:pPr>
        <w:widowControl w:val="0"/>
        <w:spacing w:line="215" w:lineRule="auto"/>
        <w:rPr>
          <w:rFonts w:ascii="Arial Narrow" w:hAnsi="Arial Narrow"/>
          <w:sz w:val="24"/>
        </w:rPr>
      </w:pPr>
      <w:r>
        <w:rPr>
          <w:rFonts w:ascii="Arial Narrow" w:hAnsi="Arial Narrow"/>
          <w:sz w:val="24"/>
        </w:rPr>
        <w:t xml:space="preserve">Body composition is the make-up of the body determined by the proportion of body fat and lean body mass. </w:t>
      </w:r>
      <w:r>
        <w:rPr>
          <w:rFonts w:ascii="Arial Narrow" w:hAnsi="Arial Narrow"/>
          <w:b/>
          <w:sz w:val="24"/>
        </w:rPr>
        <w:t>Lean body mass</w:t>
      </w:r>
      <w:r>
        <w:rPr>
          <w:rFonts w:ascii="Arial Narrow" w:hAnsi="Arial Narrow"/>
          <w:sz w:val="24"/>
        </w:rPr>
        <w:t xml:space="preserve"> is the weight of muscles, bones, tissues, organs and skin which are metabolically active and contribute to energy expenditure. </w:t>
      </w:r>
      <w:r>
        <w:rPr>
          <w:rFonts w:ascii="Arial Narrow" w:hAnsi="Arial Narrow"/>
          <w:b/>
          <w:sz w:val="24"/>
        </w:rPr>
        <w:t xml:space="preserve">Body fat </w:t>
      </w:r>
      <w:r>
        <w:rPr>
          <w:rFonts w:ascii="Arial Narrow" w:hAnsi="Arial Narrow"/>
          <w:sz w:val="24"/>
        </w:rPr>
        <w:t xml:space="preserve">or adipose tissue represents body tissues that store energy for use during daily activity and some forms of exercise, namely aerobic exercise.  Fat cells are stored just under the skin (subcutaneous fat cells), around the organs, and between muscle fibres. Body weight as measured by a scale reflects the overall body mass without differentiating between body fat weight and lean body mass. </w:t>
      </w:r>
      <w:r>
        <w:rPr>
          <w:rFonts w:ascii="Arial Narrow" w:hAnsi="Arial Narrow"/>
          <w:b/>
          <w:sz w:val="24"/>
        </w:rPr>
        <w:t xml:space="preserve">Ideal body weight </w:t>
      </w:r>
      <w:r>
        <w:rPr>
          <w:rFonts w:ascii="Arial Narrow" w:hAnsi="Arial Narrow"/>
          <w:sz w:val="24"/>
        </w:rPr>
        <w:t xml:space="preserve">on the other hand, represents body weight that includes an analysis of total body fat percentage and total lean body mass. </w:t>
      </w:r>
    </w:p>
    <w:p w14:paraId="31F3CF68" w14:textId="77777777" w:rsidR="008146DF" w:rsidRDefault="008146DF" w:rsidP="008146DF">
      <w:pPr>
        <w:widowControl w:val="0"/>
        <w:spacing w:line="215" w:lineRule="auto"/>
        <w:rPr>
          <w:rFonts w:ascii="Arial" w:hAnsi="Arial" w:cs="Arial"/>
          <w:sz w:val="22"/>
          <w:szCs w:val="22"/>
        </w:rPr>
      </w:pPr>
    </w:p>
    <w:p w14:paraId="71689056" w14:textId="77777777" w:rsidR="008146DF" w:rsidRDefault="008146DF" w:rsidP="008146DF">
      <w:pPr>
        <w:widowControl w:val="0"/>
        <w:spacing w:line="215" w:lineRule="auto"/>
        <w:rPr>
          <w:rFonts w:ascii="Arial Narrow" w:hAnsi="Arial Narrow"/>
          <w:sz w:val="24"/>
        </w:rPr>
      </w:pPr>
      <w:r>
        <w:rPr>
          <w:rFonts w:ascii="Arial" w:hAnsi="Arial" w:cs="Arial"/>
          <w:sz w:val="22"/>
          <w:szCs w:val="22"/>
        </w:rPr>
        <w:t xml:space="preserve">To calculate Your Body Fat % Online Go to: </w:t>
      </w:r>
      <w:r w:rsidRPr="0074499C">
        <w:rPr>
          <w:rFonts w:ascii="Arial" w:hAnsi="Arial" w:cs="Arial"/>
          <w:sz w:val="22"/>
          <w:szCs w:val="22"/>
        </w:rPr>
        <w:t xml:space="preserve"> </w:t>
      </w:r>
      <w:hyperlink r:id="rId9" w:history="1">
        <w:r w:rsidRPr="000F557C">
          <w:rPr>
            <w:rStyle w:val="Hyperlink"/>
            <w:b/>
            <w:sz w:val="22"/>
            <w:szCs w:val="22"/>
          </w:rPr>
          <w:t>www.bmi-calculator.net/body-fat-calculator</w:t>
        </w:r>
      </w:hyperlink>
    </w:p>
    <w:p w14:paraId="53761EFD" w14:textId="77777777" w:rsidR="008146DF" w:rsidRDefault="008146DF" w:rsidP="008146DF">
      <w:pPr>
        <w:widowControl w:val="0"/>
        <w:numPr>
          <w:ilvl w:val="12"/>
          <w:numId w:val="0"/>
        </w:numPr>
        <w:spacing w:line="215" w:lineRule="auto"/>
        <w:jc w:val="center"/>
        <w:rPr>
          <w:rFonts w:ascii="Arial" w:hAnsi="Arial" w:cs="Arial"/>
          <w:b/>
          <w:sz w:val="24"/>
        </w:rPr>
      </w:pPr>
    </w:p>
    <w:p w14:paraId="758FB18A" w14:textId="77777777" w:rsidR="008146DF" w:rsidRDefault="008146DF" w:rsidP="008146DF">
      <w:pPr>
        <w:widowControl w:val="0"/>
        <w:numPr>
          <w:ilvl w:val="12"/>
          <w:numId w:val="0"/>
        </w:numPr>
        <w:spacing w:line="215" w:lineRule="auto"/>
        <w:jc w:val="center"/>
        <w:rPr>
          <w:rFonts w:ascii="Arial" w:hAnsi="Arial" w:cs="Arial"/>
          <w:b/>
          <w:sz w:val="24"/>
        </w:rPr>
      </w:pPr>
      <w:r>
        <w:rPr>
          <w:rFonts w:ascii="Arial" w:hAnsi="Arial" w:cs="Arial"/>
          <w:b/>
          <w:sz w:val="24"/>
        </w:rPr>
        <w:t xml:space="preserve">General </w:t>
      </w:r>
      <w:r w:rsidRPr="00993883">
        <w:rPr>
          <w:rFonts w:ascii="Arial" w:hAnsi="Arial" w:cs="Arial"/>
          <w:b/>
          <w:sz w:val="24"/>
        </w:rPr>
        <w:t>Body Fat Guidelines for M</w:t>
      </w:r>
      <w:r>
        <w:rPr>
          <w:rFonts w:ascii="Arial" w:hAnsi="Arial" w:cs="Arial"/>
          <w:b/>
          <w:sz w:val="24"/>
        </w:rPr>
        <w:t>ales</w:t>
      </w:r>
      <w:r w:rsidRPr="00993883">
        <w:rPr>
          <w:rFonts w:ascii="Arial" w:hAnsi="Arial" w:cs="Arial"/>
          <w:b/>
          <w:sz w:val="24"/>
        </w:rPr>
        <w:t xml:space="preserve"> and </w:t>
      </w:r>
      <w:r>
        <w:rPr>
          <w:rFonts w:ascii="Arial" w:hAnsi="Arial" w:cs="Arial"/>
          <w:b/>
          <w:sz w:val="24"/>
        </w:rPr>
        <w:t>Females</w:t>
      </w:r>
    </w:p>
    <w:p w14:paraId="249AEEF9" w14:textId="77777777" w:rsidR="008146DF" w:rsidRDefault="008146DF" w:rsidP="008146DF">
      <w:pPr>
        <w:widowControl w:val="0"/>
        <w:numPr>
          <w:ilvl w:val="12"/>
          <w:numId w:val="0"/>
        </w:numPr>
        <w:spacing w:line="215" w:lineRule="auto"/>
        <w:rPr>
          <w:rFonts w:ascii="Arial Narrow" w:hAnsi="Arial Narrow"/>
          <w:sz w:val="24"/>
        </w:rPr>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801"/>
        <w:gridCol w:w="3802"/>
      </w:tblGrid>
      <w:tr w:rsidR="008146DF" w:rsidRPr="00EF5B47" w14:paraId="44A8EA6E" w14:textId="77777777" w:rsidTr="00E31452">
        <w:tc>
          <w:tcPr>
            <w:tcW w:w="3192" w:type="dxa"/>
            <w:shd w:val="clear" w:color="auto" w:fill="auto"/>
          </w:tcPr>
          <w:p w14:paraId="66CE9967" w14:textId="77777777" w:rsidR="008146DF" w:rsidRPr="00993883" w:rsidRDefault="008146DF" w:rsidP="00E31452">
            <w:pPr>
              <w:widowControl w:val="0"/>
              <w:numPr>
                <w:ilvl w:val="12"/>
                <w:numId w:val="0"/>
              </w:numPr>
              <w:spacing w:line="215" w:lineRule="auto"/>
              <w:rPr>
                <w:rFonts w:ascii="Arial" w:hAnsi="Arial" w:cs="Arial"/>
                <w:b/>
                <w:sz w:val="24"/>
              </w:rPr>
            </w:pPr>
            <w:r w:rsidRPr="00993883">
              <w:rPr>
                <w:rFonts w:ascii="Arial" w:hAnsi="Arial" w:cs="Arial"/>
                <w:b/>
                <w:sz w:val="24"/>
              </w:rPr>
              <w:t xml:space="preserve">Group </w:t>
            </w:r>
          </w:p>
        </w:tc>
        <w:tc>
          <w:tcPr>
            <w:tcW w:w="3801" w:type="dxa"/>
            <w:shd w:val="clear" w:color="auto" w:fill="auto"/>
          </w:tcPr>
          <w:p w14:paraId="1EDFE12E" w14:textId="77777777" w:rsidR="008146DF" w:rsidRPr="00993883" w:rsidRDefault="008146DF" w:rsidP="00E31452">
            <w:pPr>
              <w:widowControl w:val="0"/>
              <w:numPr>
                <w:ilvl w:val="12"/>
                <w:numId w:val="0"/>
              </w:numPr>
              <w:spacing w:line="215" w:lineRule="auto"/>
              <w:jc w:val="center"/>
              <w:rPr>
                <w:rFonts w:ascii="Arial" w:hAnsi="Arial" w:cs="Arial"/>
                <w:b/>
                <w:sz w:val="24"/>
              </w:rPr>
            </w:pPr>
            <w:r w:rsidRPr="00993883">
              <w:rPr>
                <w:rFonts w:ascii="Arial" w:hAnsi="Arial" w:cs="Arial"/>
                <w:b/>
                <w:sz w:val="24"/>
              </w:rPr>
              <w:t>M</w:t>
            </w:r>
            <w:r>
              <w:rPr>
                <w:rFonts w:ascii="Arial" w:hAnsi="Arial" w:cs="Arial"/>
                <w:b/>
                <w:sz w:val="24"/>
              </w:rPr>
              <w:t>ales</w:t>
            </w:r>
          </w:p>
        </w:tc>
        <w:tc>
          <w:tcPr>
            <w:tcW w:w="3802" w:type="dxa"/>
            <w:shd w:val="clear" w:color="auto" w:fill="auto"/>
          </w:tcPr>
          <w:p w14:paraId="0DCE769C" w14:textId="77777777" w:rsidR="008146DF" w:rsidRPr="00993883" w:rsidRDefault="008146DF" w:rsidP="00E31452">
            <w:pPr>
              <w:widowControl w:val="0"/>
              <w:numPr>
                <w:ilvl w:val="12"/>
                <w:numId w:val="0"/>
              </w:numPr>
              <w:spacing w:line="215" w:lineRule="auto"/>
              <w:jc w:val="center"/>
              <w:rPr>
                <w:rFonts w:ascii="Arial" w:hAnsi="Arial" w:cs="Arial"/>
                <w:b/>
                <w:sz w:val="24"/>
              </w:rPr>
            </w:pPr>
            <w:r>
              <w:rPr>
                <w:rFonts w:ascii="Arial" w:hAnsi="Arial" w:cs="Arial"/>
                <w:b/>
                <w:sz w:val="24"/>
              </w:rPr>
              <w:t>Females</w:t>
            </w:r>
          </w:p>
        </w:tc>
      </w:tr>
      <w:tr w:rsidR="008146DF" w:rsidRPr="00EF5B47" w14:paraId="64B8A2B7" w14:textId="77777777" w:rsidTr="00E31452">
        <w:tc>
          <w:tcPr>
            <w:tcW w:w="3192" w:type="dxa"/>
            <w:shd w:val="clear" w:color="auto" w:fill="auto"/>
          </w:tcPr>
          <w:p w14:paraId="1F365ACD" w14:textId="77777777" w:rsidR="008146DF" w:rsidRPr="00EF5B47" w:rsidRDefault="008146DF" w:rsidP="00E31452">
            <w:pPr>
              <w:widowControl w:val="0"/>
              <w:numPr>
                <w:ilvl w:val="12"/>
                <w:numId w:val="0"/>
              </w:numPr>
              <w:spacing w:line="215" w:lineRule="auto"/>
              <w:rPr>
                <w:rFonts w:ascii="Arial Narrow" w:hAnsi="Arial Narrow"/>
                <w:sz w:val="24"/>
              </w:rPr>
            </w:pPr>
            <w:r w:rsidRPr="00EF5B47">
              <w:rPr>
                <w:rFonts w:ascii="Arial Narrow" w:hAnsi="Arial Narrow"/>
                <w:sz w:val="24"/>
              </w:rPr>
              <w:t xml:space="preserve">Essential Fat </w:t>
            </w:r>
          </w:p>
        </w:tc>
        <w:tc>
          <w:tcPr>
            <w:tcW w:w="3801" w:type="dxa"/>
            <w:shd w:val="clear" w:color="auto" w:fill="auto"/>
          </w:tcPr>
          <w:p w14:paraId="03461FFA" w14:textId="77777777" w:rsidR="008146DF" w:rsidRPr="00EF5B47" w:rsidRDefault="008146DF" w:rsidP="00E31452">
            <w:pPr>
              <w:widowControl w:val="0"/>
              <w:numPr>
                <w:ilvl w:val="12"/>
                <w:numId w:val="0"/>
              </w:numPr>
              <w:spacing w:line="215" w:lineRule="auto"/>
              <w:jc w:val="center"/>
              <w:rPr>
                <w:rFonts w:ascii="Arial Narrow" w:hAnsi="Arial Narrow"/>
                <w:sz w:val="24"/>
              </w:rPr>
            </w:pPr>
            <w:r w:rsidRPr="00EF5B47">
              <w:rPr>
                <w:rFonts w:ascii="Arial Narrow" w:hAnsi="Arial Narrow"/>
                <w:sz w:val="24"/>
              </w:rPr>
              <w:t>2 - 5 %</w:t>
            </w:r>
          </w:p>
        </w:tc>
        <w:tc>
          <w:tcPr>
            <w:tcW w:w="3802" w:type="dxa"/>
            <w:shd w:val="clear" w:color="auto" w:fill="auto"/>
          </w:tcPr>
          <w:p w14:paraId="34456175" w14:textId="77777777" w:rsidR="008146DF" w:rsidRPr="00EF5B47" w:rsidRDefault="008146DF" w:rsidP="00E31452">
            <w:pPr>
              <w:widowControl w:val="0"/>
              <w:numPr>
                <w:ilvl w:val="12"/>
                <w:numId w:val="0"/>
              </w:numPr>
              <w:spacing w:line="215" w:lineRule="auto"/>
              <w:jc w:val="center"/>
              <w:rPr>
                <w:rFonts w:ascii="Arial Narrow" w:hAnsi="Arial Narrow"/>
                <w:sz w:val="24"/>
              </w:rPr>
            </w:pPr>
            <w:r w:rsidRPr="00EF5B47">
              <w:rPr>
                <w:rFonts w:ascii="Arial Narrow" w:hAnsi="Arial Narrow"/>
                <w:sz w:val="24"/>
              </w:rPr>
              <w:t>10 - 13 %</w:t>
            </w:r>
          </w:p>
        </w:tc>
      </w:tr>
      <w:tr w:rsidR="008146DF" w:rsidRPr="00EF5B47" w14:paraId="18F4D766" w14:textId="77777777" w:rsidTr="00E31452">
        <w:tc>
          <w:tcPr>
            <w:tcW w:w="3192" w:type="dxa"/>
            <w:shd w:val="clear" w:color="auto" w:fill="auto"/>
          </w:tcPr>
          <w:p w14:paraId="1A4735D4" w14:textId="77777777" w:rsidR="008146DF" w:rsidRPr="00EF5B47" w:rsidRDefault="008146DF" w:rsidP="00E31452">
            <w:pPr>
              <w:widowControl w:val="0"/>
              <w:numPr>
                <w:ilvl w:val="12"/>
                <w:numId w:val="0"/>
              </w:numPr>
              <w:spacing w:line="215" w:lineRule="auto"/>
              <w:rPr>
                <w:rFonts w:ascii="Arial Narrow" w:hAnsi="Arial Narrow"/>
                <w:sz w:val="24"/>
              </w:rPr>
            </w:pPr>
            <w:r>
              <w:rPr>
                <w:rFonts w:ascii="Arial Narrow" w:hAnsi="Arial Narrow"/>
                <w:sz w:val="24"/>
              </w:rPr>
              <w:t xml:space="preserve">Elite </w:t>
            </w:r>
            <w:r w:rsidRPr="00EF5B47">
              <w:rPr>
                <w:rFonts w:ascii="Arial Narrow" w:hAnsi="Arial Narrow"/>
                <w:sz w:val="24"/>
              </w:rPr>
              <w:t>Athlete</w:t>
            </w:r>
            <w:r>
              <w:rPr>
                <w:rFonts w:ascii="Arial Narrow" w:hAnsi="Arial Narrow"/>
                <w:sz w:val="24"/>
              </w:rPr>
              <w:t xml:space="preserve"> (depends on sport) </w:t>
            </w:r>
          </w:p>
        </w:tc>
        <w:tc>
          <w:tcPr>
            <w:tcW w:w="3801" w:type="dxa"/>
            <w:shd w:val="clear" w:color="auto" w:fill="auto"/>
          </w:tcPr>
          <w:p w14:paraId="38E8B658" w14:textId="77777777" w:rsidR="008146DF" w:rsidRPr="00EF5B47" w:rsidRDefault="008146DF" w:rsidP="00E31452">
            <w:pPr>
              <w:widowControl w:val="0"/>
              <w:numPr>
                <w:ilvl w:val="12"/>
                <w:numId w:val="0"/>
              </w:numPr>
              <w:spacing w:line="215" w:lineRule="auto"/>
              <w:jc w:val="center"/>
              <w:rPr>
                <w:rFonts w:ascii="Arial Narrow" w:hAnsi="Arial Narrow"/>
                <w:sz w:val="24"/>
              </w:rPr>
            </w:pPr>
            <w:r w:rsidRPr="00EF5B47">
              <w:rPr>
                <w:rFonts w:ascii="Arial Narrow" w:hAnsi="Arial Narrow"/>
                <w:sz w:val="24"/>
              </w:rPr>
              <w:t>6 – 13 %</w:t>
            </w:r>
          </w:p>
        </w:tc>
        <w:tc>
          <w:tcPr>
            <w:tcW w:w="3802" w:type="dxa"/>
            <w:shd w:val="clear" w:color="auto" w:fill="auto"/>
          </w:tcPr>
          <w:p w14:paraId="52A82DE0" w14:textId="77777777" w:rsidR="008146DF" w:rsidRPr="00EF5B47" w:rsidRDefault="008146DF" w:rsidP="00E31452">
            <w:pPr>
              <w:widowControl w:val="0"/>
              <w:numPr>
                <w:ilvl w:val="12"/>
                <w:numId w:val="0"/>
              </w:numPr>
              <w:spacing w:line="215" w:lineRule="auto"/>
              <w:jc w:val="center"/>
              <w:rPr>
                <w:rFonts w:ascii="Arial Narrow" w:hAnsi="Arial Narrow"/>
                <w:sz w:val="24"/>
              </w:rPr>
            </w:pPr>
            <w:r w:rsidRPr="00EF5B47">
              <w:rPr>
                <w:rFonts w:ascii="Arial Narrow" w:hAnsi="Arial Narrow"/>
                <w:sz w:val="24"/>
              </w:rPr>
              <w:t>14 – 20 %</w:t>
            </w:r>
          </w:p>
        </w:tc>
      </w:tr>
      <w:tr w:rsidR="008146DF" w:rsidRPr="00EF5B47" w14:paraId="6651FF10" w14:textId="77777777" w:rsidTr="00E31452">
        <w:tc>
          <w:tcPr>
            <w:tcW w:w="3192" w:type="dxa"/>
            <w:shd w:val="clear" w:color="auto" w:fill="auto"/>
          </w:tcPr>
          <w:p w14:paraId="03F8228D" w14:textId="77777777" w:rsidR="008146DF" w:rsidRPr="00EF5B47" w:rsidRDefault="008146DF" w:rsidP="00E31452">
            <w:pPr>
              <w:widowControl w:val="0"/>
              <w:numPr>
                <w:ilvl w:val="12"/>
                <w:numId w:val="0"/>
              </w:numPr>
              <w:spacing w:line="215" w:lineRule="auto"/>
              <w:rPr>
                <w:rFonts w:ascii="Arial Narrow" w:hAnsi="Arial Narrow"/>
                <w:sz w:val="24"/>
              </w:rPr>
            </w:pPr>
            <w:r>
              <w:rPr>
                <w:rFonts w:ascii="Arial Narrow" w:hAnsi="Arial Narrow"/>
                <w:sz w:val="24"/>
              </w:rPr>
              <w:t xml:space="preserve">Healthy </w:t>
            </w:r>
          </w:p>
        </w:tc>
        <w:tc>
          <w:tcPr>
            <w:tcW w:w="3801" w:type="dxa"/>
            <w:shd w:val="clear" w:color="auto" w:fill="auto"/>
          </w:tcPr>
          <w:p w14:paraId="61521B11" w14:textId="77777777" w:rsidR="008146DF" w:rsidRPr="00EF5B47" w:rsidRDefault="008146DF" w:rsidP="00E31452">
            <w:pPr>
              <w:widowControl w:val="0"/>
              <w:numPr>
                <w:ilvl w:val="12"/>
                <w:numId w:val="0"/>
              </w:numPr>
              <w:spacing w:line="215" w:lineRule="auto"/>
              <w:jc w:val="center"/>
              <w:rPr>
                <w:rFonts w:ascii="Arial Narrow" w:hAnsi="Arial Narrow"/>
                <w:sz w:val="24"/>
              </w:rPr>
            </w:pPr>
            <w:r w:rsidRPr="00EF5B47">
              <w:rPr>
                <w:rFonts w:ascii="Arial Narrow" w:hAnsi="Arial Narrow"/>
                <w:sz w:val="24"/>
              </w:rPr>
              <w:t>1</w:t>
            </w:r>
            <w:r>
              <w:rPr>
                <w:rFonts w:ascii="Arial Narrow" w:hAnsi="Arial Narrow"/>
                <w:sz w:val="24"/>
              </w:rPr>
              <w:t>0</w:t>
            </w:r>
            <w:r w:rsidRPr="00EF5B47">
              <w:rPr>
                <w:rFonts w:ascii="Arial Narrow" w:hAnsi="Arial Narrow"/>
                <w:sz w:val="24"/>
              </w:rPr>
              <w:t xml:space="preserve"> – 1</w:t>
            </w:r>
            <w:r>
              <w:rPr>
                <w:rFonts w:ascii="Arial Narrow" w:hAnsi="Arial Narrow"/>
                <w:sz w:val="24"/>
              </w:rPr>
              <w:t>5</w:t>
            </w:r>
            <w:r w:rsidRPr="00EF5B47">
              <w:rPr>
                <w:rFonts w:ascii="Arial Narrow" w:hAnsi="Arial Narrow"/>
                <w:sz w:val="24"/>
              </w:rPr>
              <w:t xml:space="preserve"> %</w:t>
            </w:r>
          </w:p>
        </w:tc>
        <w:tc>
          <w:tcPr>
            <w:tcW w:w="3802" w:type="dxa"/>
            <w:shd w:val="clear" w:color="auto" w:fill="auto"/>
          </w:tcPr>
          <w:p w14:paraId="25E53C96" w14:textId="77777777" w:rsidR="008146DF" w:rsidRPr="00EF5B47" w:rsidRDefault="008146DF" w:rsidP="00E31452">
            <w:pPr>
              <w:widowControl w:val="0"/>
              <w:numPr>
                <w:ilvl w:val="12"/>
                <w:numId w:val="0"/>
              </w:numPr>
              <w:spacing w:line="215" w:lineRule="auto"/>
              <w:jc w:val="center"/>
              <w:rPr>
                <w:rFonts w:ascii="Arial Narrow" w:hAnsi="Arial Narrow"/>
                <w:sz w:val="24"/>
              </w:rPr>
            </w:pPr>
            <w:r>
              <w:rPr>
                <w:rFonts w:ascii="Arial Narrow" w:hAnsi="Arial Narrow"/>
                <w:sz w:val="24"/>
              </w:rPr>
              <w:t>18</w:t>
            </w:r>
            <w:r w:rsidRPr="00EF5B47">
              <w:rPr>
                <w:rFonts w:ascii="Arial Narrow" w:hAnsi="Arial Narrow"/>
                <w:sz w:val="24"/>
              </w:rPr>
              <w:t xml:space="preserve"> – 2</w:t>
            </w:r>
            <w:r>
              <w:rPr>
                <w:rFonts w:ascii="Arial Narrow" w:hAnsi="Arial Narrow"/>
                <w:sz w:val="24"/>
              </w:rPr>
              <w:t>5</w:t>
            </w:r>
            <w:r w:rsidRPr="00EF5B47">
              <w:rPr>
                <w:rFonts w:ascii="Arial Narrow" w:hAnsi="Arial Narrow"/>
                <w:sz w:val="24"/>
              </w:rPr>
              <w:t>%</w:t>
            </w:r>
          </w:p>
        </w:tc>
      </w:tr>
      <w:tr w:rsidR="008146DF" w:rsidRPr="00EF5B47" w14:paraId="62903F21" w14:textId="77777777" w:rsidTr="00E31452">
        <w:tc>
          <w:tcPr>
            <w:tcW w:w="3192" w:type="dxa"/>
            <w:shd w:val="clear" w:color="auto" w:fill="auto"/>
          </w:tcPr>
          <w:p w14:paraId="72B2E7F8" w14:textId="77777777" w:rsidR="008146DF" w:rsidRPr="00EF5B47" w:rsidRDefault="008146DF" w:rsidP="00E31452">
            <w:pPr>
              <w:widowControl w:val="0"/>
              <w:numPr>
                <w:ilvl w:val="12"/>
                <w:numId w:val="0"/>
              </w:numPr>
              <w:spacing w:line="215" w:lineRule="auto"/>
              <w:rPr>
                <w:rFonts w:ascii="Arial Narrow" w:hAnsi="Arial Narrow"/>
                <w:sz w:val="24"/>
              </w:rPr>
            </w:pPr>
            <w:r w:rsidRPr="00EF5B47">
              <w:rPr>
                <w:rFonts w:ascii="Arial Narrow" w:hAnsi="Arial Narrow"/>
                <w:sz w:val="24"/>
              </w:rPr>
              <w:t xml:space="preserve">Average </w:t>
            </w:r>
            <w:r>
              <w:rPr>
                <w:rFonts w:ascii="Arial Narrow" w:hAnsi="Arial Narrow"/>
                <w:sz w:val="24"/>
              </w:rPr>
              <w:t>Population</w:t>
            </w:r>
          </w:p>
        </w:tc>
        <w:tc>
          <w:tcPr>
            <w:tcW w:w="3801" w:type="dxa"/>
            <w:shd w:val="clear" w:color="auto" w:fill="auto"/>
          </w:tcPr>
          <w:p w14:paraId="547A0928" w14:textId="77777777" w:rsidR="008146DF" w:rsidRPr="00EF5B47" w:rsidRDefault="008146DF" w:rsidP="00E31452">
            <w:pPr>
              <w:widowControl w:val="0"/>
              <w:numPr>
                <w:ilvl w:val="12"/>
                <w:numId w:val="0"/>
              </w:numPr>
              <w:spacing w:line="215" w:lineRule="auto"/>
              <w:jc w:val="center"/>
              <w:rPr>
                <w:rFonts w:ascii="Arial Narrow" w:hAnsi="Arial Narrow"/>
                <w:sz w:val="24"/>
              </w:rPr>
            </w:pPr>
            <w:r w:rsidRPr="00EF5B47">
              <w:rPr>
                <w:rFonts w:ascii="Arial Narrow" w:hAnsi="Arial Narrow"/>
                <w:sz w:val="24"/>
              </w:rPr>
              <w:t>1</w:t>
            </w:r>
            <w:r>
              <w:rPr>
                <w:rFonts w:ascii="Arial Narrow" w:hAnsi="Arial Narrow"/>
                <w:sz w:val="24"/>
              </w:rPr>
              <w:t>6</w:t>
            </w:r>
            <w:r w:rsidRPr="00EF5B47">
              <w:rPr>
                <w:rFonts w:ascii="Arial Narrow" w:hAnsi="Arial Narrow"/>
                <w:sz w:val="24"/>
              </w:rPr>
              <w:t xml:space="preserve"> – 24 %</w:t>
            </w:r>
          </w:p>
        </w:tc>
        <w:tc>
          <w:tcPr>
            <w:tcW w:w="3802" w:type="dxa"/>
            <w:shd w:val="clear" w:color="auto" w:fill="auto"/>
          </w:tcPr>
          <w:p w14:paraId="68BE2B4E" w14:textId="77777777" w:rsidR="008146DF" w:rsidRPr="00EF5B47" w:rsidRDefault="008146DF" w:rsidP="00E31452">
            <w:pPr>
              <w:widowControl w:val="0"/>
              <w:numPr>
                <w:ilvl w:val="12"/>
                <w:numId w:val="0"/>
              </w:numPr>
              <w:spacing w:line="215" w:lineRule="auto"/>
              <w:jc w:val="center"/>
              <w:rPr>
                <w:rFonts w:ascii="Arial Narrow" w:hAnsi="Arial Narrow"/>
                <w:sz w:val="24"/>
              </w:rPr>
            </w:pPr>
            <w:r w:rsidRPr="00EF5B47">
              <w:rPr>
                <w:rFonts w:ascii="Arial Narrow" w:hAnsi="Arial Narrow"/>
                <w:sz w:val="24"/>
              </w:rPr>
              <w:t>25 – 31 %</w:t>
            </w:r>
          </w:p>
        </w:tc>
      </w:tr>
      <w:tr w:rsidR="008146DF" w:rsidRPr="00EF5B47" w14:paraId="22CD86A1" w14:textId="77777777" w:rsidTr="00E31452">
        <w:tc>
          <w:tcPr>
            <w:tcW w:w="3192" w:type="dxa"/>
            <w:shd w:val="clear" w:color="auto" w:fill="auto"/>
          </w:tcPr>
          <w:p w14:paraId="52D2AF20" w14:textId="77777777" w:rsidR="008146DF" w:rsidRPr="00EF5B47" w:rsidRDefault="008146DF" w:rsidP="00E31452">
            <w:pPr>
              <w:widowControl w:val="0"/>
              <w:numPr>
                <w:ilvl w:val="12"/>
                <w:numId w:val="0"/>
              </w:numPr>
              <w:spacing w:line="215" w:lineRule="auto"/>
              <w:rPr>
                <w:rFonts w:ascii="Arial Narrow" w:hAnsi="Arial Narrow"/>
                <w:sz w:val="24"/>
              </w:rPr>
            </w:pPr>
            <w:r w:rsidRPr="00EF5B47">
              <w:rPr>
                <w:rFonts w:ascii="Arial Narrow" w:hAnsi="Arial Narrow"/>
                <w:sz w:val="24"/>
              </w:rPr>
              <w:t>Obese</w:t>
            </w:r>
            <w:r>
              <w:rPr>
                <w:rFonts w:ascii="Arial Narrow" w:hAnsi="Arial Narrow"/>
                <w:sz w:val="24"/>
              </w:rPr>
              <w:t xml:space="preserve"> (</w:t>
            </w:r>
            <w:r w:rsidRPr="006F6B9A">
              <w:rPr>
                <w:rFonts w:ascii="Arial Narrow" w:hAnsi="Arial Narrow"/>
                <w:i/>
                <w:iCs/>
                <w:sz w:val="24"/>
              </w:rPr>
              <w:t>medical terminology</w:t>
            </w:r>
            <w:r>
              <w:rPr>
                <w:rFonts w:ascii="Arial Narrow" w:hAnsi="Arial Narrow"/>
                <w:sz w:val="24"/>
              </w:rPr>
              <w:t>)</w:t>
            </w:r>
          </w:p>
        </w:tc>
        <w:tc>
          <w:tcPr>
            <w:tcW w:w="3801" w:type="dxa"/>
            <w:shd w:val="clear" w:color="auto" w:fill="auto"/>
          </w:tcPr>
          <w:p w14:paraId="77954C2B" w14:textId="77777777" w:rsidR="008146DF" w:rsidRPr="00EF5B47" w:rsidRDefault="008146DF" w:rsidP="00E31452">
            <w:pPr>
              <w:widowControl w:val="0"/>
              <w:numPr>
                <w:ilvl w:val="12"/>
                <w:numId w:val="0"/>
              </w:numPr>
              <w:spacing w:line="215" w:lineRule="auto"/>
              <w:jc w:val="center"/>
              <w:rPr>
                <w:rFonts w:ascii="Arial Narrow" w:hAnsi="Arial Narrow"/>
                <w:sz w:val="24"/>
              </w:rPr>
            </w:pPr>
            <w:r w:rsidRPr="00EF5B47">
              <w:rPr>
                <w:rFonts w:ascii="Arial Narrow" w:hAnsi="Arial Narrow"/>
                <w:sz w:val="24"/>
              </w:rPr>
              <w:t xml:space="preserve">&gt; 25 % </w:t>
            </w:r>
          </w:p>
        </w:tc>
        <w:tc>
          <w:tcPr>
            <w:tcW w:w="3802" w:type="dxa"/>
            <w:shd w:val="clear" w:color="auto" w:fill="auto"/>
          </w:tcPr>
          <w:p w14:paraId="3597FCE4" w14:textId="77777777" w:rsidR="008146DF" w:rsidRPr="00EF5B47" w:rsidRDefault="008146DF" w:rsidP="00E31452">
            <w:pPr>
              <w:widowControl w:val="0"/>
              <w:numPr>
                <w:ilvl w:val="12"/>
                <w:numId w:val="0"/>
              </w:numPr>
              <w:spacing w:line="215" w:lineRule="auto"/>
              <w:jc w:val="center"/>
              <w:rPr>
                <w:rFonts w:ascii="Arial Narrow" w:hAnsi="Arial Narrow"/>
                <w:sz w:val="24"/>
              </w:rPr>
            </w:pPr>
            <w:r w:rsidRPr="00EF5B47">
              <w:rPr>
                <w:rFonts w:ascii="Arial Narrow" w:hAnsi="Arial Narrow"/>
                <w:sz w:val="24"/>
              </w:rPr>
              <w:t>&gt; 32 %</w:t>
            </w:r>
          </w:p>
        </w:tc>
      </w:tr>
    </w:tbl>
    <w:p w14:paraId="41B2931F" w14:textId="77777777" w:rsidR="008146DF" w:rsidRPr="00EF5B47" w:rsidRDefault="008146DF" w:rsidP="008146DF">
      <w:pPr>
        <w:rPr>
          <w:vanish/>
        </w:rPr>
      </w:pPr>
    </w:p>
    <w:p w14:paraId="7AC2F4C9" w14:textId="77777777" w:rsidR="008146DF" w:rsidRDefault="008146DF" w:rsidP="008146DF">
      <w:pPr>
        <w:widowControl w:val="0"/>
        <w:numPr>
          <w:ilvl w:val="12"/>
          <w:numId w:val="0"/>
        </w:numPr>
        <w:spacing w:line="215" w:lineRule="auto"/>
        <w:rPr>
          <w:rFonts w:ascii="Arial Narrow" w:hAnsi="Arial Narrow"/>
          <w:sz w:val="24"/>
        </w:rPr>
      </w:pPr>
    </w:p>
    <w:p w14:paraId="2435ABC5" w14:textId="77777777" w:rsidR="008146DF" w:rsidRDefault="008146DF" w:rsidP="008146DF">
      <w:r>
        <w:br w:type="page"/>
      </w:r>
    </w:p>
    <w:tbl>
      <w:tblPr>
        <w:tblW w:w="1059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299"/>
        <w:gridCol w:w="5299"/>
      </w:tblGrid>
      <w:tr w:rsidR="008146DF" w14:paraId="65A13197" w14:textId="77777777" w:rsidTr="00E31452">
        <w:tc>
          <w:tcPr>
            <w:tcW w:w="10598" w:type="dxa"/>
            <w:gridSpan w:val="2"/>
            <w:tcBorders>
              <w:top w:val="single" w:sz="6" w:space="0" w:color="auto"/>
              <w:bottom w:val="single" w:sz="6" w:space="0" w:color="auto"/>
            </w:tcBorders>
            <w:shd w:val="solid" w:color="auto" w:fill="auto"/>
          </w:tcPr>
          <w:p w14:paraId="3A0B7C02" w14:textId="77777777" w:rsidR="008146DF" w:rsidRDefault="008146DF" w:rsidP="00E31452">
            <w:pPr>
              <w:jc w:val="center"/>
              <w:rPr>
                <w:rFonts w:ascii="Tahoma" w:hAnsi="Tahoma"/>
                <w:b/>
                <w:sz w:val="28"/>
              </w:rPr>
            </w:pPr>
            <w:r>
              <w:rPr>
                <w:rFonts w:ascii="Arial" w:hAnsi="Arial" w:cs="Arial"/>
                <w:sz w:val="22"/>
                <w:szCs w:val="22"/>
              </w:rPr>
              <w:lastRenderedPageBreak/>
              <w:br w:type="page"/>
            </w:r>
            <w:r>
              <w:rPr>
                <w:rFonts w:ascii="Tahoma" w:hAnsi="Tahoma"/>
                <w:sz w:val="28"/>
              </w:rPr>
              <w:br w:type="page"/>
            </w:r>
            <w:r>
              <w:rPr>
                <w:rFonts w:ascii="Tahoma" w:hAnsi="Tahoma"/>
                <w:b/>
                <w:sz w:val="28"/>
              </w:rPr>
              <w:t>THE BENEFITS OF PHYSICAL FITNESS ON HEALTH DOMAINS</w:t>
            </w:r>
          </w:p>
        </w:tc>
      </w:tr>
      <w:tr w:rsidR="008146DF" w14:paraId="1955ED25" w14:textId="77777777" w:rsidTr="00E31452">
        <w:tc>
          <w:tcPr>
            <w:tcW w:w="10598" w:type="dxa"/>
            <w:gridSpan w:val="2"/>
            <w:tcBorders>
              <w:top w:val="single" w:sz="6" w:space="0" w:color="auto"/>
              <w:bottom w:val="single" w:sz="6" w:space="0" w:color="auto"/>
            </w:tcBorders>
          </w:tcPr>
          <w:p w14:paraId="73F85807" w14:textId="77777777" w:rsidR="008146DF" w:rsidRDefault="008146DF" w:rsidP="00E31452">
            <w:pPr>
              <w:jc w:val="center"/>
              <w:rPr>
                <w:rFonts w:ascii="Tahoma" w:hAnsi="Tahoma"/>
                <w:sz w:val="28"/>
              </w:rPr>
            </w:pPr>
            <w:r>
              <w:rPr>
                <w:rFonts w:ascii="Arial" w:hAnsi="Arial"/>
                <w:sz w:val="24"/>
              </w:rPr>
              <w:t xml:space="preserve">If you were to become more physically fit through regular participation in exercise, the following are some of the many benefits that you could achieve. </w:t>
            </w:r>
          </w:p>
        </w:tc>
      </w:tr>
      <w:tr w:rsidR="008146DF" w14:paraId="50BBFE47" w14:textId="77777777" w:rsidTr="00E31452">
        <w:tc>
          <w:tcPr>
            <w:tcW w:w="10598" w:type="dxa"/>
            <w:gridSpan w:val="2"/>
            <w:tcBorders>
              <w:top w:val="single" w:sz="6" w:space="0" w:color="auto"/>
              <w:bottom w:val="single" w:sz="6" w:space="0" w:color="auto"/>
            </w:tcBorders>
            <w:shd w:val="clear" w:color="auto" w:fill="4472C4" w:themeFill="accent1"/>
          </w:tcPr>
          <w:p w14:paraId="10776DCD" w14:textId="77777777" w:rsidR="008146DF" w:rsidRDefault="008146DF" w:rsidP="00E31452">
            <w:pPr>
              <w:jc w:val="center"/>
              <w:rPr>
                <w:rFonts w:ascii="Tahoma" w:hAnsi="Tahoma"/>
                <w:b/>
                <w:sz w:val="28"/>
              </w:rPr>
            </w:pPr>
            <w:r>
              <w:rPr>
                <w:rFonts w:ascii="Tahoma" w:hAnsi="Tahoma"/>
                <w:b/>
                <w:sz w:val="28"/>
              </w:rPr>
              <w:t xml:space="preserve">PHYSICAL BENEFITS </w:t>
            </w:r>
          </w:p>
        </w:tc>
      </w:tr>
      <w:tr w:rsidR="008146DF" w14:paraId="5F2EAADD" w14:textId="77777777" w:rsidTr="00E31452">
        <w:tc>
          <w:tcPr>
            <w:tcW w:w="5299" w:type="dxa"/>
            <w:tcBorders>
              <w:top w:val="single" w:sz="6" w:space="0" w:color="auto"/>
              <w:bottom w:val="single" w:sz="6" w:space="0" w:color="auto"/>
            </w:tcBorders>
          </w:tcPr>
          <w:p w14:paraId="5716DB75" w14:textId="77777777" w:rsidR="008146DF" w:rsidRDefault="008146DF" w:rsidP="00E31452">
            <w:pPr>
              <w:rPr>
                <w:rFonts w:ascii="Arial Narrow" w:hAnsi="Arial Narrow"/>
                <w:b/>
                <w:sz w:val="12"/>
              </w:rPr>
            </w:pPr>
          </w:p>
          <w:p w14:paraId="22EE0666" w14:textId="77777777" w:rsidR="008146DF" w:rsidRDefault="008146DF" w:rsidP="00E31452">
            <w:pPr>
              <w:numPr>
                <w:ilvl w:val="0"/>
                <w:numId w:val="1"/>
              </w:numPr>
              <w:rPr>
                <w:rFonts w:ascii="Arial Narrow" w:hAnsi="Arial Narrow"/>
                <w:sz w:val="24"/>
              </w:rPr>
            </w:pPr>
            <w:r>
              <w:rPr>
                <w:rFonts w:ascii="Arial Narrow" w:hAnsi="Arial Narrow"/>
                <w:sz w:val="24"/>
              </w:rPr>
              <w:t>Increase in energy levels</w:t>
            </w:r>
          </w:p>
          <w:p w14:paraId="20784A4D" w14:textId="77777777" w:rsidR="008146DF" w:rsidRDefault="008146DF" w:rsidP="00E31452">
            <w:pPr>
              <w:numPr>
                <w:ilvl w:val="0"/>
                <w:numId w:val="1"/>
              </w:numPr>
              <w:rPr>
                <w:rFonts w:ascii="Arial Narrow" w:hAnsi="Arial Narrow"/>
                <w:sz w:val="24"/>
              </w:rPr>
            </w:pPr>
            <w:r>
              <w:rPr>
                <w:rFonts w:ascii="Arial Narrow" w:hAnsi="Arial Narrow"/>
                <w:sz w:val="24"/>
              </w:rPr>
              <w:t>Improved posture and physical appearance</w:t>
            </w:r>
          </w:p>
          <w:p w14:paraId="41C73E3E" w14:textId="77777777" w:rsidR="008146DF" w:rsidRDefault="008146DF" w:rsidP="00E31452">
            <w:pPr>
              <w:numPr>
                <w:ilvl w:val="0"/>
                <w:numId w:val="1"/>
              </w:numPr>
              <w:rPr>
                <w:rFonts w:ascii="Arial Narrow" w:hAnsi="Arial Narrow"/>
                <w:sz w:val="24"/>
              </w:rPr>
            </w:pPr>
            <w:r>
              <w:rPr>
                <w:rFonts w:ascii="Arial Narrow" w:hAnsi="Arial Narrow"/>
                <w:sz w:val="24"/>
              </w:rPr>
              <w:t xml:space="preserve">Decreased % of body fat </w:t>
            </w:r>
          </w:p>
          <w:p w14:paraId="13ABBB4D" w14:textId="77777777" w:rsidR="008146DF" w:rsidRDefault="008146DF" w:rsidP="00E31452">
            <w:pPr>
              <w:numPr>
                <w:ilvl w:val="0"/>
                <w:numId w:val="1"/>
              </w:numPr>
              <w:rPr>
                <w:rFonts w:ascii="Arial Narrow" w:hAnsi="Arial Narrow"/>
                <w:sz w:val="24"/>
              </w:rPr>
            </w:pPr>
            <w:r>
              <w:rPr>
                <w:rFonts w:ascii="Arial Narrow" w:hAnsi="Arial Narrow"/>
                <w:sz w:val="24"/>
              </w:rPr>
              <w:t>Increase in lean body weight (muscle mass), which leads to an increase in metabolic rate and thus helps in weight control.</w:t>
            </w:r>
          </w:p>
          <w:p w14:paraId="3E3D263B" w14:textId="77777777" w:rsidR="008146DF" w:rsidRPr="007A1AEF" w:rsidRDefault="008146DF" w:rsidP="00E31452">
            <w:pPr>
              <w:numPr>
                <w:ilvl w:val="0"/>
                <w:numId w:val="1"/>
              </w:numPr>
              <w:rPr>
                <w:rFonts w:ascii="Arial Narrow" w:hAnsi="Arial Narrow"/>
                <w:b/>
                <w:sz w:val="24"/>
              </w:rPr>
            </w:pPr>
            <w:r>
              <w:rPr>
                <w:rFonts w:ascii="Arial Narrow" w:hAnsi="Arial Narrow"/>
                <w:sz w:val="24"/>
              </w:rPr>
              <w:t>Improved cardiovascular endurance by increasing the body’s efficiency for using O</w:t>
            </w:r>
            <w:r>
              <w:rPr>
                <w:rFonts w:ascii="Arial Narrow" w:hAnsi="Arial Narrow"/>
                <w:sz w:val="16"/>
              </w:rPr>
              <w:t>2</w:t>
            </w:r>
            <w:r>
              <w:rPr>
                <w:rFonts w:ascii="Arial Narrow" w:hAnsi="Arial Narrow"/>
                <w:sz w:val="24"/>
              </w:rPr>
              <w:t xml:space="preserve"> which allows the heart to perform more work with less beats.</w:t>
            </w:r>
          </w:p>
          <w:p w14:paraId="4AF0742F" w14:textId="77777777" w:rsidR="008146DF" w:rsidRPr="007A1AEF" w:rsidRDefault="008146DF" w:rsidP="00E31452">
            <w:pPr>
              <w:numPr>
                <w:ilvl w:val="0"/>
                <w:numId w:val="1"/>
              </w:numPr>
              <w:rPr>
                <w:rFonts w:ascii="Arial Narrow" w:hAnsi="Arial Narrow"/>
                <w:sz w:val="24"/>
              </w:rPr>
            </w:pPr>
            <w:r w:rsidRPr="007A1AEF">
              <w:rPr>
                <w:rFonts w:ascii="Arial Narrow" w:hAnsi="Arial Narrow"/>
                <w:sz w:val="24"/>
              </w:rPr>
              <w:t>Improves sleep</w:t>
            </w:r>
          </w:p>
        </w:tc>
        <w:tc>
          <w:tcPr>
            <w:tcW w:w="5299" w:type="dxa"/>
            <w:tcBorders>
              <w:top w:val="single" w:sz="6" w:space="0" w:color="auto"/>
              <w:bottom w:val="single" w:sz="6" w:space="0" w:color="auto"/>
            </w:tcBorders>
          </w:tcPr>
          <w:p w14:paraId="05A6053F" w14:textId="77777777" w:rsidR="008146DF" w:rsidRDefault="008146DF" w:rsidP="00E31452">
            <w:pPr>
              <w:numPr>
                <w:ilvl w:val="12"/>
                <w:numId w:val="0"/>
              </w:numPr>
              <w:rPr>
                <w:rFonts w:ascii="Arial Narrow" w:hAnsi="Arial Narrow"/>
                <w:sz w:val="12"/>
              </w:rPr>
            </w:pPr>
          </w:p>
          <w:p w14:paraId="4D23F104" w14:textId="77777777" w:rsidR="008146DF" w:rsidRDefault="008146DF" w:rsidP="00E31452">
            <w:pPr>
              <w:numPr>
                <w:ilvl w:val="0"/>
                <w:numId w:val="1"/>
              </w:numPr>
              <w:rPr>
                <w:rFonts w:ascii="Arial Narrow" w:hAnsi="Arial Narrow"/>
                <w:sz w:val="24"/>
              </w:rPr>
            </w:pPr>
            <w:r>
              <w:rPr>
                <w:rFonts w:ascii="Arial Narrow" w:hAnsi="Arial Narrow"/>
                <w:sz w:val="24"/>
              </w:rPr>
              <w:t>Improved muscular strength &amp; endurance.</w:t>
            </w:r>
          </w:p>
          <w:p w14:paraId="76E209F4" w14:textId="77777777" w:rsidR="008146DF" w:rsidRDefault="008146DF" w:rsidP="00E31452">
            <w:pPr>
              <w:numPr>
                <w:ilvl w:val="0"/>
                <w:numId w:val="1"/>
              </w:numPr>
              <w:rPr>
                <w:rFonts w:ascii="Arial Narrow" w:hAnsi="Arial Narrow"/>
                <w:sz w:val="24"/>
              </w:rPr>
            </w:pPr>
            <w:r>
              <w:rPr>
                <w:rFonts w:ascii="Arial Narrow" w:hAnsi="Arial Narrow"/>
                <w:sz w:val="24"/>
              </w:rPr>
              <w:t xml:space="preserve">Improved flexibility, posture and range of motion. </w:t>
            </w:r>
          </w:p>
          <w:p w14:paraId="58A4DE3C" w14:textId="77777777" w:rsidR="008146DF" w:rsidRDefault="008146DF" w:rsidP="00E31452">
            <w:pPr>
              <w:numPr>
                <w:ilvl w:val="0"/>
                <w:numId w:val="1"/>
              </w:numPr>
              <w:rPr>
                <w:rFonts w:ascii="Arial Narrow" w:hAnsi="Arial Narrow"/>
                <w:sz w:val="24"/>
              </w:rPr>
            </w:pPr>
            <w:r>
              <w:rPr>
                <w:rFonts w:ascii="Arial Narrow" w:hAnsi="Arial Narrow"/>
                <w:sz w:val="24"/>
              </w:rPr>
              <w:t xml:space="preserve">Weight bearing activity strengthens bones which reduces the risk of developing osteoporosis </w:t>
            </w:r>
          </w:p>
          <w:p w14:paraId="47EE82BB" w14:textId="77777777" w:rsidR="008146DF" w:rsidRDefault="008146DF" w:rsidP="00E31452">
            <w:pPr>
              <w:numPr>
                <w:ilvl w:val="0"/>
                <w:numId w:val="1"/>
              </w:numPr>
              <w:rPr>
                <w:rFonts w:ascii="Arial Narrow" w:hAnsi="Arial Narrow"/>
                <w:b/>
                <w:sz w:val="24"/>
              </w:rPr>
            </w:pPr>
            <w:r>
              <w:rPr>
                <w:rFonts w:ascii="Arial Narrow" w:hAnsi="Arial Narrow"/>
                <w:sz w:val="24"/>
              </w:rPr>
              <w:t xml:space="preserve">Increase in the heart healthy HDL cholesterol which acts as an arterial cleanser and helps to decrease LDL cholesterol levels. </w:t>
            </w:r>
          </w:p>
          <w:p w14:paraId="241A1F18" w14:textId="77777777" w:rsidR="008146DF" w:rsidRDefault="008146DF" w:rsidP="00E31452">
            <w:pPr>
              <w:numPr>
                <w:ilvl w:val="0"/>
                <w:numId w:val="1"/>
              </w:numPr>
              <w:rPr>
                <w:rFonts w:ascii="Arial Narrow" w:hAnsi="Arial Narrow"/>
                <w:b/>
                <w:sz w:val="24"/>
              </w:rPr>
            </w:pPr>
            <w:r>
              <w:rPr>
                <w:rFonts w:ascii="Arial Narrow" w:hAnsi="Arial Narrow"/>
                <w:sz w:val="24"/>
              </w:rPr>
              <w:t>Reduces the risks for coronary heart disease.</w:t>
            </w:r>
          </w:p>
          <w:p w14:paraId="1927A96C" w14:textId="77777777" w:rsidR="008146DF" w:rsidRPr="007A1AEF" w:rsidRDefault="008146DF" w:rsidP="00E31452">
            <w:pPr>
              <w:numPr>
                <w:ilvl w:val="0"/>
                <w:numId w:val="1"/>
              </w:numPr>
              <w:rPr>
                <w:rFonts w:ascii="Arial Narrow" w:hAnsi="Arial Narrow"/>
                <w:b/>
                <w:sz w:val="24"/>
              </w:rPr>
            </w:pPr>
            <w:r>
              <w:rPr>
                <w:rFonts w:ascii="Arial Narrow" w:hAnsi="Arial Narrow"/>
                <w:sz w:val="24"/>
              </w:rPr>
              <w:t>Slows down the ageing process</w:t>
            </w:r>
          </w:p>
          <w:p w14:paraId="219B5593" w14:textId="77777777" w:rsidR="008146DF" w:rsidRPr="007A1AEF" w:rsidRDefault="008146DF" w:rsidP="00E31452">
            <w:pPr>
              <w:numPr>
                <w:ilvl w:val="0"/>
                <w:numId w:val="1"/>
              </w:numPr>
              <w:rPr>
                <w:rFonts w:ascii="Arial Narrow" w:hAnsi="Arial Narrow"/>
                <w:sz w:val="24"/>
              </w:rPr>
            </w:pPr>
            <w:r w:rsidRPr="007A1AEF">
              <w:rPr>
                <w:rFonts w:ascii="Arial Narrow" w:hAnsi="Arial Narrow"/>
                <w:sz w:val="24"/>
              </w:rPr>
              <w:t>Improves posture and mobility</w:t>
            </w:r>
          </w:p>
        </w:tc>
      </w:tr>
      <w:tr w:rsidR="008146DF" w14:paraId="5363C7AA" w14:textId="77777777" w:rsidTr="00E31452">
        <w:tc>
          <w:tcPr>
            <w:tcW w:w="10598" w:type="dxa"/>
            <w:gridSpan w:val="2"/>
            <w:tcBorders>
              <w:top w:val="single" w:sz="6" w:space="0" w:color="auto"/>
              <w:bottom w:val="single" w:sz="6" w:space="0" w:color="auto"/>
            </w:tcBorders>
            <w:shd w:val="clear" w:color="auto" w:fill="C5E0B3" w:themeFill="accent6" w:themeFillTint="66"/>
          </w:tcPr>
          <w:p w14:paraId="1C5DBE8C" w14:textId="77777777" w:rsidR="008146DF" w:rsidRDefault="008146DF" w:rsidP="00E31452">
            <w:pPr>
              <w:numPr>
                <w:ilvl w:val="12"/>
                <w:numId w:val="0"/>
              </w:numPr>
              <w:jc w:val="center"/>
              <w:rPr>
                <w:rFonts w:ascii="Tahoma" w:hAnsi="Tahoma"/>
                <w:b/>
                <w:sz w:val="28"/>
              </w:rPr>
            </w:pPr>
            <w:r>
              <w:rPr>
                <w:rFonts w:ascii="Tahoma" w:hAnsi="Tahoma"/>
                <w:b/>
                <w:sz w:val="28"/>
              </w:rPr>
              <w:t>PSYCHOLOGICAL / MENTAL / EMOTIONAL HEALTH BENEFITS</w:t>
            </w:r>
          </w:p>
        </w:tc>
      </w:tr>
      <w:tr w:rsidR="008146DF" w14:paraId="771959A2" w14:textId="77777777" w:rsidTr="00E31452">
        <w:tc>
          <w:tcPr>
            <w:tcW w:w="5299" w:type="dxa"/>
            <w:tcBorders>
              <w:top w:val="single" w:sz="6" w:space="0" w:color="auto"/>
              <w:bottom w:val="single" w:sz="6" w:space="0" w:color="auto"/>
            </w:tcBorders>
          </w:tcPr>
          <w:p w14:paraId="35EFB78D" w14:textId="77777777" w:rsidR="008146DF" w:rsidRDefault="008146DF" w:rsidP="00E31452">
            <w:pPr>
              <w:numPr>
                <w:ilvl w:val="12"/>
                <w:numId w:val="0"/>
              </w:numPr>
              <w:rPr>
                <w:rFonts w:ascii="Arial Narrow" w:hAnsi="Arial Narrow"/>
                <w:b/>
                <w:sz w:val="12"/>
              </w:rPr>
            </w:pPr>
          </w:p>
          <w:p w14:paraId="48615A30" w14:textId="77777777" w:rsidR="008146DF" w:rsidRDefault="008146DF" w:rsidP="00E31452">
            <w:pPr>
              <w:numPr>
                <w:ilvl w:val="0"/>
                <w:numId w:val="1"/>
              </w:numPr>
              <w:rPr>
                <w:rFonts w:ascii="Arial Narrow" w:hAnsi="Arial Narrow"/>
                <w:sz w:val="24"/>
              </w:rPr>
            </w:pPr>
            <w:r>
              <w:rPr>
                <w:rFonts w:ascii="Arial Narrow" w:hAnsi="Arial Narrow"/>
                <w:sz w:val="24"/>
              </w:rPr>
              <w:t>Relieves tension and stress.</w:t>
            </w:r>
          </w:p>
          <w:p w14:paraId="59CDC598" w14:textId="77777777" w:rsidR="008146DF" w:rsidRPr="007A1AEF" w:rsidRDefault="008146DF" w:rsidP="00E31452">
            <w:pPr>
              <w:numPr>
                <w:ilvl w:val="0"/>
                <w:numId w:val="1"/>
              </w:numPr>
              <w:rPr>
                <w:rFonts w:ascii="Arial Narrow" w:hAnsi="Arial Narrow"/>
                <w:b/>
                <w:sz w:val="24"/>
              </w:rPr>
            </w:pPr>
            <w:r>
              <w:rPr>
                <w:rFonts w:ascii="Arial Narrow" w:hAnsi="Arial Narrow"/>
                <w:sz w:val="24"/>
              </w:rPr>
              <w:t xml:space="preserve">Aids in stress management as the hormone beta-endorphin is released into the blood and acts as a natural tranquilizer – the feel-good hormone. </w:t>
            </w:r>
          </w:p>
          <w:p w14:paraId="4622301C" w14:textId="77777777" w:rsidR="008146DF" w:rsidRPr="007A1AEF" w:rsidRDefault="008146DF" w:rsidP="00E31452">
            <w:pPr>
              <w:numPr>
                <w:ilvl w:val="0"/>
                <w:numId w:val="1"/>
              </w:numPr>
              <w:rPr>
                <w:rFonts w:ascii="Arial Narrow" w:hAnsi="Arial Narrow"/>
                <w:sz w:val="24"/>
              </w:rPr>
            </w:pPr>
            <w:r w:rsidRPr="007A1AEF">
              <w:rPr>
                <w:rFonts w:ascii="Arial Narrow" w:hAnsi="Arial Narrow"/>
                <w:sz w:val="24"/>
              </w:rPr>
              <w:t>Restores mental fatigue</w:t>
            </w:r>
          </w:p>
        </w:tc>
        <w:tc>
          <w:tcPr>
            <w:tcW w:w="5299" w:type="dxa"/>
            <w:tcBorders>
              <w:top w:val="single" w:sz="6" w:space="0" w:color="auto"/>
              <w:bottom w:val="single" w:sz="6" w:space="0" w:color="auto"/>
            </w:tcBorders>
          </w:tcPr>
          <w:p w14:paraId="289C7E7C" w14:textId="77777777" w:rsidR="008146DF" w:rsidRDefault="008146DF" w:rsidP="00E31452">
            <w:pPr>
              <w:numPr>
                <w:ilvl w:val="12"/>
                <w:numId w:val="0"/>
              </w:numPr>
              <w:rPr>
                <w:rFonts w:ascii="Arial Narrow" w:hAnsi="Arial Narrow"/>
                <w:b/>
                <w:sz w:val="12"/>
              </w:rPr>
            </w:pPr>
          </w:p>
          <w:p w14:paraId="16AD2C7F" w14:textId="77777777" w:rsidR="008146DF" w:rsidRDefault="008146DF" w:rsidP="00E31452">
            <w:pPr>
              <w:numPr>
                <w:ilvl w:val="0"/>
                <w:numId w:val="1"/>
              </w:numPr>
              <w:rPr>
                <w:rFonts w:ascii="Arial Narrow" w:hAnsi="Arial Narrow"/>
                <w:sz w:val="24"/>
              </w:rPr>
            </w:pPr>
            <w:r>
              <w:rPr>
                <w:rFonts w:ascii="Arial Narrow" w:hAnsi="Arial Narrow"/>
                <w:sz w:val="24"/>
              </w:rPr>
              <w:t>Decreases mood swings and irritability</w:t>
            </w:r>
          </w:p>
          <w:p w14:paraId="0C90C8A0" w14:textId="77777777" w:rsidR="008146DF" w:rsidRDefault="008146DF" w:rsidP="00E31452">
            <w:pPr>
              <w:numPr>
                <w:ilvl w:val="0"/>
                <w:numId w:val="1"/>
              </w:numPr>
              <w:rPr>
                <w:rFonts w:ascii="Arial Narrow" w:hAnsi="Arial Narrow"/>
                <w:sz w:val="24"/>
              </w:rPr>
            </w:pPr>
            <w:r>
              <w:rPr>
                <w:rFonts w:ascii="Arial Narrow" w:hAnsi="Arial Narrow"/>
                <w:sz w:val="24"/>
              </w:rPr>
              <w:t>Improves sleep habits</w:t>
            </w:r>
          </w:p>
          <w:p w14:paraId="296D565A" w14:textId="77777777" w:rsidR="008146DF" w:rsidRDefault="008146DF" w:rsidP="00E31452">
            <w:pPr>
              <w:numPr>
                <w:ilvl w:val="0"/>
                <w:numId w:val="1"/>
              </w:numPr>
              <w:rPr>
                <w:rFonts w:ascii="Arial Narrow" w:hAnsi="Arial Narrow"/>
                <w:sz w:val="24"/>
              </w:rPr>
            </w:pPr>
            <w:r>
              <w:rPr>
                <w:rFonts w:ascii="Arial Narrow" w:hAnsi="Arial Narrow"/>
                <w:sz w:val="24"/>
              </w:rPr>
              <w:t>Provides time for adult play and enjoyment</w:t>
            </w:r>
          </w:p>
          <w:p w14:paraId="62968552" w14:textId="77777777" w:rsidR="008146DF" w:rsidRPr="007A1AEF" w:rsidRDefault="008146DF" w:rsidP="00E31452">
            <w:pPr>
              <w:numPr>
                <w:ilvl w:val="0"/>
                <w:numId w:val="1"/>
              </w:numPr>
              <w:rPr>
                <w:rFonts w:ascii="Arial Narrow" w:hAnsi="Arial Narrow"/>
                <w:b/>
                <w:sz w:val="24"/>
              </w:rPr>
            </w:pPr>
            <w:r>
              <w:rPr>
                <w:rFonts w:ascii="Arial Narrow" w:hAnsi="Arial Narrow"/>
                <w:sz w:val="24"/>
              </w:rPr>
              <w:t>Improves</w:t>
            </w:r>
            <w:r>
              <w:rPr>
                <w:rFonts w:ascii="Arial Narrow" w:hAnsi="Arial Narrow"/>
                <w:b/>
                <w:sz w:val="24"/>
              </w:rPr>
              <w:t xml:space="preserve"> </w:t>
            </w:r>
            <w:r>
              <w:rPr>
                <w:rFonts w:ascii="Arial Narrow" w:hAnsi="Arial Narrow"/>
                <w:sz w:val="24"/>
              </w:rPr>
              <w:t>self-image and self-confidence</w:t>
            </w:r>
          </w:p>
          <w:p w14:paraId="438597B2" w14:textId="77777777" w:rsidR="008146DF" w:rsidRDefault="008146DF" w:rsidP="00E31452">
            <w:pPr>
              <w:ind w:left="360"/>
              <w:rPr>
                <w:rFonts w:ascii="Arial Narrow" w:hAnsi="Arial Narrow"/>
                <w:b/>
                <w:sz w:val="24"/>
              </w:rPr>
            </w:pPr>
          </w:p>
        </w:tc>
      </w:tr>
      <w:tr w:rsidR="008146DF" w14:paraId="1F1BE9B7" w14:textId="77777777" w:rsidTr="00E31452">
        <w:tc>
          <w:tcPr>
            <w:tcW w:w="10598" w:type="dxa"/>
            <w:gridSpan w:val="2"/>
            <w:tcBorders>
              <w:top w:val="single" w:sz="6" w:space="0" w:color="auto"/>
              <w:bottom w:val="single" w:sz="6" w:space="0" w:color="auto"/>
            </w:tcBorders>
            <w:shd w:val="clear" w:color="auto" w:fill="FFD966" w:themeFill="accent4" w:themeFillTint="99"/>
          </w:tcPr>
          <w:p w14:paraId="2290911E" w14:textId="77777777" w:rsidR="008146DF" w:rsidRDefault="008146DF" w:rsidP="00E31452">
            <w:pPr>
              <w:numPr>
                <w:ilvl w:val="12"/>
                <w:numId w:val="0"/>
              </w:numPr>
              <w:jc w:val="center"/>
              <w:rPr>
                <w:rFonts w:ascii="Tahoma" w:hAnsi="Tahoma"/>
                <w:b/>
                <w:sz w:val="28"/>
              </w:rPr>
            </w:pPr>
            <w:r>
              <w:rPr>
                <w:rFonts w:ascii="Tahoma" w:hAnsi="Tahoma"/>
                <w:b/>
                <w:sz w:val="28"/>
              </w:rPr>
              <w:t>SOCIAL BENEFITS</w:t>
            </w:r>
          </w:p>
        </w:tc>
      </w:tr>
      <w:tr w:rsidR="008146DF" w14:paraId="079B57AC" w14:textId="77777777" w:rsidTr="00E31452">
        <w:tc>
          <w:tcPr>
            <w:tcW w:w="5299" w:type="dxa"/>
            <w:tcBorders>
              <w:top w:val="single" w:sz="6" w:space="0" w:color="auto"/>
              <w:bottom w:val="single" w:sz="6" w:space="0" w:color="auto"/>
            </w:tcBorders>
          </w:tcPr>
          <w:p w14:paraId="0CE1E5B4" w14:textId="77777777" w:rsidR="008146DF" w:rsidRDefault="008146DF" w:rsidP="00E31452">
            <w:pPr>
              <w:numPr>
                <w:ilvl w:val="12"/>
                <w:numId w:val="0"/>
              </w:numPr>
              <w:rPr>
                <w:rFonts w:ascii="Arial Narrow" w:hAnsi="Arial Narrow"/>
                <w:sz w:val="12"/>
              </w:rPr>
            </w:pPr>
          </w:p>
          <w:p w14:paraId="5135E429" w14:textId="77777777" w:rsidR="008146DF" w:rsidRPr="00806FE4" w:rsidRDefault="008146DF" w:rsidP="00E31452">
            <w:pPr>
              <w:numPr>
                <w:ilvl w:val="0"/>
                <w:numId w:val="1"/>
              </w:numPr>
              <w:rPr>
                <w:rFonts w:ascii="Arial Narrow" w:hAnsi="Arial Narrow"/>
                <w:b/>
                <w:sz w:val="24"/>
              </w:rPr>
            </w:pPr>
            <w:r>
              <w:rPr>
                <w:rFonts w:ascii="Arial Narrow" w:hAnsi="Arial Narrow"/>
                <w:sz w:val="24"/>
              </w:rPr>
              <w:t>Enhanced relationships with family + friends</w:t>
            </w:r>
          </w:p>
          <w:p w14:paraId="1B7ED476" w14:textId="77777777" w:rsidR="008146DF" w:rsidRDefault="008146DF" w:rsidP="00E31452">
            <w:pPr>
              <w:numPr>
                <w:ilvl w:val="0"/>
                <w:numId w:val="1"/>
              </w:numPr>
              <w:rPr>
                <w:rFonts w:ascii="Arial Narrow" w:hAnsi="Arial Narrow"/>
                <w:b/>
                <w:sz w:val="24"/>
              </w:rPr>
            </w:pPr>
            <w:r>
              <w:rPr>
                <w:rFonts w:ascii="Arial Narrow" w:hAnsi="Arial Narrow"/>
                <w:sz w:val="24"/>
              </w:rPr>
              <w:t>Increased social networking opportunities</w:t>
            </w:r>
          </w:p>
        </w:tc>
        <w:tc>
          <w:tcPr>
            <w:tcW w:w="5299" w:type="dxa"/>
            <w:tcBorders>
              <w:top w:val="single" w:sz="6" w:space="0" w:color="auto"/>
              <w:bottom w:val="single" w:sz="6" w:space="0" w:color="auto"/>
            </w:tcBorders>
          </w:tcPr>
          <w:p w14:paraId="6BA964FE" w14:textId="77777777" w:rsidR="008146DF" w:rsidRDefault="008146DF" w:rsidP="00E31452">
            <w:pPr>
              <w:numPr>
                <w:ilvl w:val="12"/>
                <w:numId w:val="0"/>
              </w:numPr>
              <w:rPr>
                <w:rFonts w:ascii="Arial Narrow" w:hAnsi="Arial Narrow"/>
                <w:sz w:val="12"/>
              </w:rPr>
            </w:pPr>
          </w:p>
          <w:p w14:paraId="5C9451F8" w14:textId="77777777" w:rsidR="008146DF" w:rsidRDefault="008146DF" w:rsidP="00E31452">
            <w:pPr>
              <w:numPr>
                <w:ilvl w:val="0"/>
                <w:numId w:val="1"/>
              </w:numPr>
              <w:rPr>
                <w:rFonts w:ascii="Arial Narrow" w:hAnsi="Arial Narrow"/>
                <w:b/>
                <w:sz w:val="24"/>
              </w:rPr>
            </w:pPr>
            <w:r>
              <w:rPr>
                <w:rFonts w:ascii="Arial Narrow" w:hAnsi="Arial Narrow"/>
                <w:sz w:val="24"/>
              </w:rPr>
              <w:t>Increased opportunity for social contacts</w:t>
            </w:r>
          </w:p>
          <w:p w14:paraId="41196DF0" w14:textId="77777777" w:rsidR="008146DF" w:rsidRDefault="008146DF" w:rsidP="00E31452">
            <w:pPr>
              <w:numPr>
                <w:ilvl w:val="0"/>
                <w:numId w:val="1"/>
              </w:numPr>
              <w:rPr>
                <w:rFonts w:ascii="Arial Narrow" w:hAnsi="Arial Narrow"/>
                <w:b/>
                <w:sz w:val="24"/>
              </w:rPr>
            </w:pPr>
            <w:r>
              <w:rPr>
                <w:rFonts w:ascii="Arial Narrow" w:hAnsi="Arial Narrow"/>
                <w:sz w:val="24"/>
              </w:rPr>
              <w:t>Provides support groups</w:t>
            </w:r>
          </w:p>
        </w:tc>
      </w:tr>
      <w:tr w:rsidR="008146DF" w14:paraId="40F7A028" w14:textId="77777777" w:rsidTr="00E31452">
        <w:tc>
          <w:tcPr>
            <w:tcW w:w="10598" w:type="dxa"/>
            <w:gridSpan w:val="2"/>
            <w:tcBorders>
              <w:top w:val="single" w:sz="6" w:space="0" w:color="auto"/>
              <w:bottom w:val="single" w:sz="6" w:space="0" w:color="auto"/>
            </w:tcBorders>
            <w:shd w:val="clear" w:color="auto" w:fill="4EF86A"/>
          </w:tcPr>
          <w:p w14:paraId="6D7F1FE6" w14:textId="77777777" w:rsidR="008146DF" w:rsidRDefault="008146DF" w:rsidP="00E31452">
            <w:pPr>
              <w:numPr>
                <w:ilvl w:val="12"/>
                <w:numId w:val="0"/>
              </w:numPr>
              <w:jc w:val="center"/>
              <w:rPr>
                <w:rFonts w:ascii="Tahoma" w:hAnsi="Tahoma"/>
                <w:b/>
                <w:sz w:val="28"/>
              </w:rPr>
            </w:pPr>
            <w:r>
              <w:rPr>
                <w:rFonts w:ascii="Tahoma" w:hAnsi="Tahoma"/>
                <w:b/>
                <w:sz w:val="28"/>
              </w:rPr>
              <w:t>INTELLECTUAL / EDUCATIONAL / OCCUPATIONAL BENEFITS</w:t>
            </w:r>
          </w:p>
        </w:tc>
      </w:tr>
      <w:tr w:rsidR="008146DF" w14:paraId="2BAB0263" w14:textId="77777777" w:rsidTr="00E31452">
        <w:trPr>
          <w:trHeight w:val="2203"/>
        </w:trPr>
        <w:tc>
          <w:tcPr>
            <w:tcW w:w="5299" w:type="dxa"/>
            <w:tcBorders>
              <w:top w:val="single" w:sz="6" w:space="0" w:color="auto"/>
            </w:tcBorders>
          </w:tcPr>
          <w:p w14:paraId="76C8040E" w14:textId="77777777" w:rsidR="008146DF" w:rsidRDefault="008146DF" w:rsidP="00E31452">
            <w:pPr>
              <w:numPr>
                <w:ilvl w:val="12"/>
                <w:numId w:val="0"/>
              </w:numPr>
              <w:rPr>
                <w:rFonts w:ascii="Arial Narrow" w:hAnsi="Arial Narrow"/>
                <w:sz w:val="12"/>
              </w:rPr>
            </w:pPr>
          </w:p>
          <w:p w14:paraId="72509202" w14:textId="77777777" w:rsidR="008146DF" w:rsidRDefault="008146DF" w:rsidP="00E31452">
            <w:pPr>
              <w:numPr>
                <w:ilvl w:val="0"/>
                <w:numId w:val="1"/>
              </w:numPr>
              <w:rPr>
                <w:rFonts w:ascii="Arial Narrow" w:hAnsi="Arial Narrow"/>
                <w:sz w:val="24"/>
              </w:rPr>
            </w:pPr>
            <w:r>
              <w:rPr>
                <w:rFonts w:ascii="Arial Narrow" w:hAnsi="Arial Narrow"/>
                <w:sz w:val="24"/>
              </w:rPr>
              <w:t xml:space="preserve">Develops concepts of mind and body oneness </w:t>
            </w:r>
          </w:p>
          <w:p w14:paraId="17FE398F" w14:textId="77777777" w:rsidR="008146DF" w:rsidRDefault="008146DF" w:rsidP="00E31452">
            <w:pPr>
              <w:numPr>
                <w:ilvl w:val="0"/>
                <w:numId w:val="1"/>
              </w:numPr>
              <w:rPr>
                <w:rFonts w:ascii="Arial Narrow" w:hAnsi="Arial Narrow"/>
                <w:sz w:val="24"/>
              </w:rPr>
            </w:pPr>
            <w:r>
              <w:rPr>
                <w:rFonts w:ascii="Arial Narrow" w:hAnsi="Arial Narrow"/>
                <w:sz w:val="24"/>
              </w:rPr>
              <w:t>Increased alertness and focus</w:t>
            </w:r>
          </w:p>
          <w:p w14:paraId="0EF2ECE8" w14:textId="77777777" w:rsidR="008146DF" w:rsidRDefault="008146DF" w:rsidP="00E31452">
            <w:pPr>
              <w:numPr>
                <w:ilvl w:val="0"/>
                <w:numId w:val="1"/>
              </w:numPr>
              <w:rPr>
                <w:rFonts w:ascii="Arial Narrow" w:hAnsi="Arial Narrow"/>
                <w:b/>
                <w:sz w:val="24"/>
              </w:rPr>
            </w:pPr>
            <w:r>
              <w:rPr>
                <w:rFonts w:ascii="Arial Narrow" w:hAnsi="Arial Narrow"/>
                <w:sz w:val="24"/>
              </w:rPr>
              <w:t>Enhanced concentration</w:t>
            </w:r>
          </w:p>
          <w:p w14:paraId="18773E79" w14:textId="77777777" w:rsidR="008146DF" w:rsidRDefault="008146DF" w:rsidP="00E31452">
            <w:pPr>
              <w:numPr>
                <w:ilvl w:val="0"/>
                <w:numId w:val="1"/>
              </w:numPr>
              <w:rPr>
                <w:rFonts w:ascii="Arial Narrow" w:hAnsi="Arial Narrow"/>
                <w:sz w:val="24"/>
              </w:rPr>
            </w:pPr>
            <w:r>
              <w:rPr>
                <w:rFonts w:ascii="Arial Narrow" w:hAnsi="Arial Narrow"/>
                <w:sz w:val="24"/>
              </w:rPr>
              <w:t>Less absenteeism</w:t>
            </w:r>
          </w:p>
          <w:p w14:paraId="31A478A8" w14:textId="77777777" w:rsidR="008146DF" w:rsidRDefault="008146DF" w:rsidP="00E31452">
            <w:pPr>
              <w:numPr>
                <w:ilvl w:val="0"/>
                <w:numId w:val="1"/>
              </w:numPr>
              <w:rPr>
                <w:rFonts w:ascii="Arial Narrow" w:hAnsi="Arial Narrow"/>
                <w:sz w:val="24"/>
              </w:rPr>
            </w:pPr>
            <w:r>
              <w:rPr>
                <w:rFonts w:ascii="Arial Narrow" w:hAnsi="Arial Narrow"/>
                <w:sz w:val="24"/>
              </w:rPr>
              <w:t>More productivity</w:t>
            </w:r>
          </w:p>
          <w:p w14:paraId="0DB59090" w14:textId="77777777" w:rsidR="008146DF" w:rsidRDefault="008146DF" w:rsidP="00E31452">
            <w:pPr>
              <w:numPr>
                <w:ilvl w:val="0"/>
                <w:numId w:val="1"/>
              </w:numPr>
              <w:rPr>
                <w:rFonts w:ascii="Arial Narrow" w:hAnsi="Arial Narrow"/>
                <w:b/>
                <w:sz w:val="24"/>
              </w:rPr>
            </w:pPr>
            <w:r>
              <w:rPr>
                <w:rFonts w:ascii="Arial Narrow" w:hAnsi="Arial Narrow"/>
                <w:sz w:val="24"/>
              </w:rPr>
              <w:t>Decrease in disability days</w:t>
            </w:r>
          </w:p>
        </w:tc>
        <w:tc>
          <w:tcPr>
            <w:tcW w:w="5299" w:type="dxa"/>
            <w:tcBorders>
              <w:top w:val="single" w:sz="6" w:space="0" w:color="auto"/>
            </w:tcBorders>
          </w:tcPr>
          <w:p w14:paraId="09779B63" w14:textId="77777777" w:rsidR="008146DF" w:rsidRDefault="008146DF" w:rsidP="00E31452">
            <w:pPr>
              <w:numPr>
                <w:ilvl w:val="12"/>
                <w:numId w:val="0"/>
              </w:numPr>
              <w:rPr>
                <w:rFonts w:ascii="Arial Narrow" w:hAnsi="Arial Narrow"/>
                <w:sz w:val="12"/>
              </w:rPr>
            </w:pPr>
          </w:p>
          <w:p w14:paraId="4C90EBD9" w14:textId="77777777" w:rsidR="008146DF" w:rsidRDefault="008146DF" w:rsidP="00E31452">
            <w:pPr>
              <w:numPr>
                <w:ilvl w:val="0"/>
                <w:numId w:val="1"/>
              </w:numPr>
              <w:rPr>
                <w:rFonts w:ascii="Arial Narrow" w:hAnsi="Arial Narrow"/>
                <w:sz w:val="24"/>
              </w:rPr>
            </w:pPr>
            <w:r>
              <w:rPr>
                <w:rFonts w:ascii="Arial Narrow" w:hAnsi="Arial Narrow"/>
                <w:sz w:val="24"/>
              </w:rPr>
              <w:t>Motivation towards improving personal habits (smoking cessation, better nutritional habits, reducing drug and alcohol use)</w:t>
            </w:r>
          </w:p>
          <w:p w14:paraId="6EB4B73A" w14:textId="77777777" w:rsidR="008146DF" w:rsidRDefault="008146DF" w:rsidP="00E31452">
            <w:pPr>
              <w:numPr>
                <w:ilvl w:val="0"/>
                <w:numId w:val="1"/>
              </w:numPr>
              <w:rPr>
                <w:rFonts w:ascii="Arial Narrow" w:hAnsi="Arial Narrow"/>
                <w:b/>
                <w:sz w:val="24"/>
              </w:rPr>
            </w:pPr>
            <w:r>
              <w:rPr>
                <w:rFonts w:ascii="Arial Narrow" w:hAnsi="Arial Narrow"/>
                <w:sz w:val="24"/>
              </w:rPr>
              <w:t>Stimulates creative thoughts and critical reflection</w:t>
            </w:r>
          </w:p>
          <w:p w14:paraId="25E60C48" w14:textId="77777777" w:rsidR="008146DF" w:rsidRDefault="008146DF" w:rsidP="00E31452">
            <w:pPr>
              <w:numPr>
                <w:ilvl w:val="0"/>
                <w:numId w:val="1"/>
              </w:numPr>
              <w:rPr>
                <w:rFonts w:ascii="Arial Narrow" w:hAnsi="Arial Narrow"/>
                <w:sz w:val="24"/>
              </w:rPr>
            </w:pPr>
            <w:r>
              <w:rPr>
                <w:rFonts w:ascii="Arial Narrow" w:hAnsi="Arial Narrow"/>
                <w:sz w:val="24"/>
              </w:rPr>
              <w:t xml:space="preserve">Lower medical care costs </w:t>
            </w:r>
          </w:p>
          <w:p w14:paraId="0571E254" w14:textId="77777777" w:rsidR="008146DF" w:rsidRDefault="008146DF" w:rsidP="00E31452">
            <w:pPr>
              <w:numPr>
                <w:ilvl w:val="0"/>
                <w:numId w:val="1"/>
              </w:numPr>
              <w:rPr>
                <w:rFonts w:ascii="Arial Narrow" w:hAnsi="Arial Narrow"/>
                <w:sz w:val="24"/>
              </w:rPr>
            </w:pPr>
            <w:r>
              <w:rPr>
                <w:rFonts w:ascii="Arial Narrow" w:hAnsi="Arial Narrow"/>
                <w:sz w:val="24"/>
              </w:rPr>
              <w:t>Lower job turn-over rate.</w:t>
            </w:r>
          </w:p>
          <w:p w14:paraId="7D045E85" w14:textId="77777777" w:rsidR="008146DF" w:rsidRDefault="008146DF" w:rsidP="00E31452">
            <w:pPr>
              <w:numPr>
                <w:ilvl w:val="0"/>
                <w:numId w:val="1"/>
              </w:numPr>
              <w:rPr>
                <w:rFonts w:ascii="Arial Narrow" w:hAnsi="Arial Narrow"/>
                <w:b/>
                <w:sz w:val="24"/>
              </w:rPr>
            </w:pPr>
            <w:r>
              <w:rPr>
                <w:rFonts w:ascii="Arial Narrow" w:hAnsi="Arial Narrow"/>
                <w:sz w:val="24"/>
              </w:rPr>
              <w:t xml:space="preserve">Increased networking possibilities </w:t>
            </w:r>
          </w:p>
        </w:tc>
      </w:tr>
      <w:tr w:rsidR="008146DF" w14:paraId="16FBA0A2" w14:textId="77777777" w:rsidTr="00E31452">
        <w:tc>
          <w:tcPr>
            <w:tcW w:w="10598" w:type="dxa"/>
            <w:gridSpan w:val="2"/>
            <w:tcBorders>
              <w:top w:val="single" w:sz="6" w:space="0" w:color="auto"/>
              <w:bottom w:val="single" w:sz="6" w:space="0" w:color="auto"/>
            </w:tcBorders>
            <w:shd w:val="clear" w:color="auto" w:fill="FFFF00"/>
          </w:tcPr>
          <w:p w14:paraId="5A87635C" w14:textId="77777777" w:rsidR="008146DF" w:rsidRDefault="008146DF" w:rsidP="00E31452">
            <w:pPr>
              <w:numPr>
                <w:ilvl w:val="12"/>
                <w:numId w:val="0"/>
              </w:numPr>
              <w:jc w:val="center"/>
              <w:rPr>
                <w:rFonts w:ascii="Tahoma" w:hAnsi="Tahoma"/>
                <w:b/>
                <w:sz w:val="28"/>
              </w:rPr>
            </w:pPr>
            <w:r>
              <w:rPr>
                <w:rFonts w:ascii="Tahoma" w:hAnsi="Tahoma"/>
                <w:b/>
                <w:sz w:val="28"/>
              </w:rPr>
              <w:t>ENVIRONMENTAL BENEFITS</w:t>
            </w:r>
          </w:p>
        </w:tc>
      </w:tr>
      <w:tr w:rsidR="008146DF" w14:paraId="01929D61" w14:textId="77777777" w:rsidTr="00E31452">
        <w:tc>
          <w:tcPr>
            <w:tcW w:w="5299" w:type="dxa"/>
            <w:tcBorders>
              <w:top w:val="single" w:sz="6" w:space="0" w:color="auto"/>
              <w:bottom w:val="single" w:sz="6" w:space="0" w:color="auto"/>
            </w:tcBorders>
          </w:tcPr>
          <w:p w14:paraId="4E4E2305" w14:textId="77777777" w:rsidR="008146DF" w:rsidRDefault="008146DF" w:rsidP="00E31452">
            <w:pPr>
              <w:numPr>
                <w:ilvl w:val="12"/>
                <w:numId w:val="0"/>
              </w:numPr>
              <w:rPr>
                <w:rFonts w:ascii="Arial Narrow" w:hAnsi="Arial Narrow"/>
                <w:sz w:val="12"/>
              </w:rPr>
            </w:pPr>
          </w:p>
          <w:p w14:paraId="26A24B30" w14:textId="77777777" w:rsidR="008146DF" w:rsidRDefault="008146DF" w:rsidP="00E31452">
            <w:pPr>
              <w:numPr>
                <w:ilvl w:val="0"/>
                <w:numId w:val="1"/>
              </w:numPr>
              <w:rPr>
                <w:rFonts w:ascii="Arial Narrow" w:hAnsi="Arial Narrow"/>
                <w:sz w:val="24"/>
              </w:rPr>
            </w:pPr>
            <w:r>
              <w:rPr>
                <w:rFonts w:ascii="Arial Narrow" w:hAnsi="Arial Narrow"/>
                <w:sz w:val="24"/>
              </w:rPr>
              <w:t xml:space="preserve">Appreciation for healthy environment </w:t>
            </w:r>
          </w:p>
          <w:p w14:paraId="3B2B3825" w14:textId="77777777" w:rsidR="008146DF" w:rsidRDefault="008146DF" w:rsidP="00E31452">
            <w:pPr>
              <w:numPr>
                <w:ilvl w:val="0"/>
                <w:numId w:val="1"/>
              </w:numPr>
              <w:rPr>
                <w:rFonts w:ascii="Arial Narrow" w:hAnsi="Arial Narrow"/>
                <w:sz w:val="24"/>
              </w:rPr>
            </w:pPr>
            <w:r w:rsidRPr="00641EE8">
              <w:rPr>
                <w:rFonts w:ascii="Arial Narrow" w:hAnsi="Arial Narrow"/>
                <w:sz w:val="24"/>
              </w:rPr>
              <w:t>Appreciation and respect of nature</w:t>
            </w:r>
          </w:p>
          <w:p w14:paraId="0415B6C4" w14:textId="77777777" w:rsidR="008146DF" w:rsidRPr="00641EE8" w:rsidRDefault="008146DF" w:rsidP="00E31452">
            <w:pPr>
              <w:numPr>
                <w:ilvl w:val="0"/>
                <w:numId w:val="1"/>
              </w:numPr>
              <w:rPr>
                <w:rFonts w:ascii="Arial Narrow" w:hAnsi="Arial Narrow"/>
                <w:sz w:val="24"/>
              </w:rPr>
            </w:pPr>
            <w:r>
              <w:rPr>
                <w:rFonts w:ascii="Arial Narrow" w:hAnsi="Arial Narrow"/>
                <w:sz w:val="24"/>
              </w:rPr>
              <w:t xml:space="preserve">Promotes play </w:t>
            </w:r>
          </w:p>
        </w:tc>
        <w:tc>
          <w:tcPr>
            <w:tcW w:w="5299" w:type="dxa"/>
            <w:tcBorders>
              <w:top w:val="single" w:sz="6" w:space="0" w:color="auto"/>
              <w:bottom w:val="single" w:sz="6" w:space="0" w:color="auto"/>
            </w:tcBorders>
          </w:tcPr>
          <w:p w14:paraId="50113014" w14:textId="77777777" w:rsidR="008146DF" w:rsidRDefault="008146DF" w:rsidP="00E31452">
            <w:pPr>
              <w:numPr>
                <w:ilvl w:val="12"/>
                <w:numId w:val="0"/>
              </w:numPr>
              <w:rPr>
                <w:rFonts w:ascii="Arial Narrow" w:hAnsi="Arial Narrow"/>
                <w:sz w:val="12"/>
              </w:rPr>
            </w:pPr>
          </w:p>
          <w:p w14:paraId="3E6E55EB" w14:textId="77777777" w:rsidR="008146DF" w:rsidRDefault="008146DF" w:rsidP="00E31452">
            <w:pPr>
              <w:numPr>
                <w:ilvl w:val="0"/>
                <w:numId w:val="1"/>
              </w:numPr>
              <w:rPr>
                <w:rFonts w:ascii="Arial Narrow" w:hAnsi="Arial Narrow"/>
                <w:sz w:val="24"/>
              </w:rPr>
            </w:pPr>
            <w:r w:rsidRPr="007A1AEF">
              <w:rPr>
                <w:rFonts w:ascii="Arial Narrow" w:hAnsi="Arial Narrow"/>
                <w:sz w:val="24"/>
              </w:rPr>
              <w:t>Physical transport (walk/bike/skateboard) reduces greenhouse gas emissions.</w:t>
            </w:r>
          </w:p>
          <w:p w14:paraId="29E2EC5E" w14:textId="77777777" w:rsidR="008146DF" w:rsidRPr="007A1AEF" w:rsidRDefault="008146DF" w:rsidP="00E31452">
            <w:pPr>
              <w:numPr>
                <w:ilvl w:val="0"/>
                <w:numId w:val="1"/>
              </w:numPr>
              <w:rPr>
                <w:rFonts w:ascii="Arial Narrow" w:hAnsi="Arial Narrow"/>
                <w:sz w:val="24"/>
              </w:rPr>
            </w:pPr>
            <w:r>
              <w:rPr>
                <w:rFonts w:ascii="Arial Narrow" w:hAnsi="Arial Narrow"/>
                <w:sz w:val="24"/>
              </w:rPr>
              <w:t>Facilitates adherence to activity.</w:t>
            </w:r>
          </w:p>
        </w:tc>
      </w:tr>
      <w:tr w:rsidR="008146DF" w14:paraId="1E17B6D8" w14:textId="77777777" w:rsidTr="00E31452">
        <w:tc>
          <w:tcPr>
            <w:tcW w:w="10598" w:type="dxa"/>
            <w:gridSpan w:val="2"/>
            <w:tcBorders>
              <w:top w:val="single" w:sz="6" w:space="0" w:color="auto"/>
              <w:bottom w:val="single" w:sz="6" w:space="0" w:color="auto"/>
            </w:tcBorders>
            <w:shd w:val="clear" w:color="auto" w:fill="FF0000"/>
          </w:tcPr>
          <w:p w14:paraId="70AC53CC" w14:textId="77777777" w:rsidR="008146DF" w:rsidRDefault="008146DF" w:rsidP="00E31452">
            <w:pPr>
              <w:numPr>
                <w:ilvl w:val="12"/>
                <w:numId w:val="0"/>
              </w:numPr>
              <w:jc w:val="center"/>
              <w:rPr>
                <w:rFonts w:ascii="Arial Narrow" w:hAnsi="Arial Narrow"/>
                <w:sz w:val="12"/>
              </w:rPr>
            </w:pPr>
            <w:r>
              <w:rPr>
                <w:rFonts w:ascii="Tahoma" w:hAnsi="Tahoma"/>
                <w:b/>
                <w:sz w:val="28"/>
              </w:rPr>
              <w:t>SPIRITUAL BENEFITS</w:t>
            </w:r>
          </w:p>
        </w:tc>
      </w:tr>
      <w:tr w:rsidR="008146DF" w14:paraId="7F963690" w14:textId="77777777" w:rsidTr="00E31452">
        <w:tc>
          <w:tcPr>
            <w:tcW w:w="5299" w:type="dxa"/>
            <w:tcBorders>
              <w:top w:val="single" w:sz="6" w:space="0" w:color="auto"/>
              <w:bottom w:val="single" w:sz="12" w:space="0" w:color="auto"/>
            </w:tcBorders>
          </w:tcPr>
          <w:p w14:paraId="0ECE338B" w14:textId="77777777" w:rsidR="008146DF" w:rsidRDefault="008146DF" w:rsidP="00E31452">
            <w:pPr>
              <w:numPr>
                <w:ilvl w:val="0"/>
                <w:numId w:val="1"/>
              </w:numPr>
              <w:rPr>
                <w:rFonts w:ascii="Arial Narrow" w:hAnsi="Arial Narrow"/>
                <w:sz w:val="24"/>
              </w:rPr>
            </w:pPr>
            <w:r>
              <w:rPr>
                <w:rFonts w:ascii="Arial Narrow" w:hAnsi="Arial Narrow"/>
                <w:sz w:val="24"/>
              </w:rPr>
              <w:t xml:space="preserve">Appreciation and respect of body and self </w:t>
            </w:r>
          </w:p>
          <w:p w14:paraId="179C2262" w14:textId="77777777" w:rsidR="008146DF" w:rsidRDefault="008146DF" w:rsidP="00E31452">
            <w:pPr>
              <w:numPr>
                <w:ilvl w:val="0"/>
                <w:numId w:val="1"/>
              </w:numPr>
              <w:rPr>
                <w:rFonts w:ascii="Arial Narrow" w:hAnsi="Arial Narrow"/>
                <w:sz w:val="24"/>
              </w:rPr>
            </w:pPr>
            <w:r>
              <w:rPr>
                <w:rFonts w:ascii="Arial Narrow" w:hAnsi="Arial Narrow"/>
                <w:sz w:val="24"/>
              </w:rPr>
              <w:t>Enhances Relationships</w:t>
            </w:r>
          </w:p>
          <w:p w14:paraId="5BDFB6A2" w14:textId="77777777" w:rsidR="008146DF" w:rsidRDefault="008146DF" w:rsidP="00E31452">
            <w:pPr>
              <w:numPr>
                <w:ilvl w:val="0"/>
                <w:numId w:val="1"/>
              </w:numPr>
              <w:rPr>
                <w:rFonts w:ascii="Arial Narrow" w:hAnsi="Arial Narrow"/>
                <w:sz w:val="24"/>
              </w:rPr>
            </w:pPr>
            <w:r>
              <w:rPr>
                <w:rFonts w:ascii="Arial Narrow" w:hAnsi="Arial Narrow"/>
                <w:sz w:val="24"/>
              </w:rPr>
              <w:t>You take a moment to breathe, reflect and just be</w:t>
            </w:r>
          </w:p>
          <w:p w14:paraId="306E4510" w14:textId="77777777" w:rsidR="008146DF" w:rsidRDefault="008146DF" w:rsidP="00E31452">
            <w:pPr>
              <w:rPr>
                <w:rFonts w:ascii="Arial Narrow" w:hAnsi="Arial Narrow"/>
                <w:sz w:val="12"/>
              </w:rPr>
            </w:pPr>
          </w:p>
        </w:tc>
        <w:tc>
          <w:tcPr>
            <w:tcW w:w="5299" w:type="dxa"/>
            <w:tcBorders>
              <w:top w:val="single" w:sz="6" w:space="0" w:color="auto"/>
              <w:bottom w:val="single" w:sz="12" w:space="0" w:color="auto"/>
            </w:tcBorders>
          </w:tcPr>
          <w:p w14:paraId="77AE4326" w14:textId="77777777" w:rsidR="004B676B" w:rsidRDefault="008146DF" w:rsidP="004B676B">
            <w:pPr>
              <w:pStyle w:val="ListParagraph"/>
              <w:numPr>
                <w:ilvl w:val="0"/>
                <w:numId w:val="95"/>
              </w:numPr>
              <w:ind w:left="336"/>
              <w:rPr>
                <w:rFonts w:ascii="Arial Narrow" w:hAnsi="Arial Narrow"/>
                <w:sz w:val="24"/>
              </w:rPr>
            </w:pPr>
            <w:r w:rsidRPr="004B676B">
              <w:rPr>
                <w:rFonts w:ascii="Arial Narrow" w:hAnsi="Arial Narrow"/>
                <w:sz w:val="24"/>
              </w:rPr>
              <w:t>You test your will</w:t>
            </w:r>
            <w:r w:rsidR="004B676B" w:rsidRPr="004B676B">
              <w:rPr>
                <w:rFonts w:ascii="Arial Narrow" w:hAnsi="Arial Narrow"/>
                <w:sz w:val="24"/>
              </w:rPr>
              <w:t xml:space="preserve"> </w:t>
            </w:r>
          </w:p>
          <w:p w14:paraId="4F829208" w14:textId="77777777" w:rsidR="004B676B" w:rsidRDefault="008146DF" w:rsidP="004B676B">
            <w:pPr>
              <w:pStyle w:val="ListParagraph"/>
              <w:numPr>
                <w:ilvl w:val="0"/>
                <w:numId w:val="95"/>
              </w:numPr>
              <w:ind w:left="336"/>
              <w:rPr>
                <w:rFonts w:ascii="Arial Narrow" w:hAnsi="Arial Narrow"/>
                <w:sz w:val="24"/>
              </w:rPr>
            </w:pPr>
            <w:r w:rsidRPr="004B676B">
              <w:rPr>
                <w:rFonts w:ascii="Arial Narrow" w:hAnsi="Arial Narrow"/>
                <w:sz w:val="24"/>
              </w:rPr>
              <w:t>Your heart is engaged</w:t>
            </w:r>
            <w:r w:rsidR="004B676B" w:rsidRPr="004B676B">
              <w:rPr>
                <w:rFonts w:ascii="Arial Narrow" w:hAnsi="Arial Narrow"/>
                <w:sz w:val="24"/>
              </w:rPr>
              <w:t xml:space="preserve"> </w:t>
            </w:r>
          </w:p>
          <w:p w14:paraId="79885E4A" w14:textId="7352EE08" w:rsidR="008146DF" w:rsidRPr="004B676B" w:rsidRDefault="004B676B" w:rsidP="004B676B">
            <w:pPr>
              <w:pStyle w:val="ListParagraph"/>
              <w:numPr>
                <w:ilvl w:val="0"/>
                <w:numId w:val="95"/>
              </w:numPr>
              <w:ind w:left="336"/>
              <w:rPr>
                <w:rFonts w:ascii="Arial Narrow" w:hAnsi="Arial Narrow"/>
                <w:sz w:val="24"/>
              </w:rPr>
            </w:pPr>
            <w:r w:rsidRPr="004B676B">
              <w:rPr>
                <w:rFonts w:ascii="Arial Narrow" w:hAnsi="Arial Narrow"/>
                <w:sz w:val="24"/>
              </w:rPr>
              <w:t>D</w:t>
            </w:r>
            <w:r w:rsidR="008146DF" w:rsidRPr="004B676B">
              <w:rPr>
                <w:rFonts w:ascii="Arial Narrow" w:hAnsi="Arial Narrow"/>
                <w:sz w:val="24"/>
              </w:rPr>
              <w:t>evelops happiness and fulfilment</w:t>
            </w:r>
          </w:p>
        </w:tc>
      </w:tr>
    </w:tbl>
    <w:p w14:paraId="40B831EA" w14:textId="77777777" w:rsidR="008146DF" w:rsidRDefault="008146DF" w:rsidP="008146DF">
      <w:pPr>
        <w:widowControl w:val="0"/>
        <w:numPr>
          <w:ilvl w:val="12"/>
          <w:numId w:val="0"/>
        </w:numPr>
        <w:spacing w:line="215" w:lineRule="auto"/>
        <w:jc w:val="center"/>
        <w:rPr>
          <w:rFonts w:ascii="Arial Narrow" w:hAnsi="Arial Narrow"/>
          <w:sz w:val="24"/>
        </w:rPr>
      </w:pPr>
    </w:p>
    <w:p w14:paraId="755FC4BB" w14:textId="77777777" w:rsidR="008146DF" w:rsidRDefault="008146DF" w:rsidP="008146DF">
      <w:pPr>
        <w:widowControl w:val="0"/>
        <w:numPr>
          <w:ilvl w:val="12"/>
          <w:numId w:val="0"/>
        </w:numPr>
        <w:spacing w:line="215" w:lineRule="auto"/>
        <w:jc w:val="center"/>
        <w:rPr>
          <w:sz w:val="24"/>
        </w:rPr>
      </w:pPr>
    </w:p>
    <w:p w14:paraId="760B3B42" w14:textId="77777777" w:rsidR="008146DF" w:rsidRPr="00374FC2" w:rsidRDefault="008146DF" w:rsidP="008146DF">
      <w:pPr>
        <w:jc w:val="center"/>
        <w:rPr>
          <w:rFonts w:ascii="Tahoma" w:hAnsi="Tahoma" w:cs="Tahoma"/>
          <w:b/>
          <w:sz w:val="36"/>
        </w:rPr>
      </w:pPr>
      <w:r>
        <w:rPr>
          <w:rFonts w:ascii="Tahoma" w:hAnsi="Tahoma"/>
          <w:b/>
          <w:sz w:val="28"/>
        </w:rPr>
        <w:br w:type="page"/>
      </w:r>
      <w:r w:rsidRPr="00374FC2">
        <w:rPr>
          <w:rFonts w:ascii="Tahoma" w:hAnsi="Tahoma" w:cs="Tahoma"/>
          <w:b/>
          <w:sz w:val="36"/>
        </w:rPr>
        <w:lastRenderedPageBreak/>
        <w:t>Healthy Technology Use</w:t>
      </w:r>
    </w:p>
    <w:p w14:paraId="27ED4099" w14:textId="77777777" w:rsidR="008146DF" w:rsidRPr="006209C0" w:rsidRDefault="008146DF" w:rsidP="008146DF">
      <w:pPr>
        <w:pStyle w:val="Title"/>
        <w:rPr>
          <w:rFonts w:ascii="Arial" w:hAnsi="Arial" w:cs="Arial"/>
          <w:color w:val="1C1C1C"/>
          <w:sz w:val="13"/>
          <w:szCs w:val="63"/>
        </w:rPr>
      </w:pPr>
      <w:r w:rsidRPr="006209C0">
        <w:rPr>
          <w:rFonts w:ascii="Arial" w:hAnsi="Arial" w:cs="Arial"/>
          <w:sz w:val="24"/>
        </w:rPr>
        <w:t>(Information provided by Joey Stafford-Abbott)</w:t>
      </w:r>
      <w:r w:rsidRPr="006209C0">
        <w:rPr>
          <w:rFonts w:ascii="Arial" w:hAnsi="Arial" w:cs="Arial"/>
          <w:sz w:val="24"/>
        </w:rPr>
        <w:br/>
      </w:r>
    </w:p>
    <w:p w14:paraId="53D3FD88" w14:textId="77777777" w:rsidR="008146DF" w:rsidRDefault="008146DF" w:rsidP="008146DF">
      <w:pPr>
        <w:shd w:val="clear" w:color="auto" w:fill="FFFFFF"/>
        <w:spacing w:line="0" w:lineRule="auto"/>
        <w:jc w:val="center"/>
        <w:rPr>
          <w:rFonts w:ascii="Source Sans Pro" w:hAnsi="Source Sans Pro"/>
          <w:color w:val="1F1F1F"/>
          <w:spacing w:val="8"/>
          <w:sz w:val="29"/>
          <w:szCs w:val="29"/>
        </w:rPr>
      </w:pPr>
    </w:p>
    <w:p w14:paraId="06B21CFB" w14:textId="77777777" w:rsidR="008146DF" w:rsidRDefault="008146DF" w:rsidP="008146DF">
      <w:pPr>
        <w:rPr>
          <w:rFonts w:ascii="Arial" w:hAnsi="Arial" w:cs="Arial"/>
          <w:sz w:val="24"/>
        </w:rPr>
      </w:pPr>
      <w:r w:rsidRPr="006209C0">
        <w:rPr>
          <w:rFonts w:ascii="Arial" w:hAnsi="Arial" w:cs="Arial"/>
          <w:sz w:val="24"/>
        </w:rPr>
        <w:t>If you are like most College students, you are addicted to your cell phone. You are anxious when separated from it. You spend an average of 10 hours per day intermittently using it. You think it isn’t a problem and you think you’re in control. However, …</w:t>
      </w:r>
    </w:p>
    <w:p w14:paraId="7A0E831A" w14:textId="77777777" w:rsidR="008146DF" w:rsidRPr="006209C0" w:rsidRDefault="008146DF" w:rsidP="008146DF">
      <w:pPr>
        <w:rPr>
          <w:rFonts w:ascii="Arial" w:hAnsi="Arial" w:cs="Arial"/>
          <w:sz w:val="24"/>
        </w:rPr>
      </w:pPr>
    </w:p>
    <w:p w14:paraId="19C865F2" w14:textId="77777777" w:rsidR="008146DF" w:rsidRPr="006209C0" w:rsidRDefault="008146DF" w:rsidP="008146DF">
      <w:pPr>
        <w:pStyle w:val="Heading2"/>
        <w:shd w:val="clear" w:color="auto" w:fill="FFFFFF"/>
        <w:spacing w:line="240" w:lineRule="auto"/>
        <w:rPr>
          <w:rFonts w:ascii="Tahoma" w:hAnsi="Tahoma" w:cs="Tahoma"/>
          <w:color w:val="000000"/>
          <w:szCs w:val="24"/>
        </w:rPr>
      </w:pPr>
      <w:r w:rsidRPr="006209C0">
        <w:rPr>
          <w:rFonts w:ascii="Tahoma" w:hAnsi="Tahoma" w:cs="Tahoma"/>
          <w:color w:val="000000"/>
          <w:szCs w:val="24"/>
        </w:rPr>
        <w:t>What we feel as addiction is part of something much bigger.</w:t>
      </w:r>
    </w:p>
    <w:p w14:paraId="37FBC52A" w14:textId="77777777" w:rsidR="008146DF" w:rsidRPr="006209C0" w:rsidRDefault="008146DF" w:rsidP="008146DF">
      <w:pPr>
        <w:shd w:val="clear" w:color="auto" w:fill="FFFFFF"/>
        <w:tabs>
          <w:tab w:val="left" w:pos="1590"/>
        </w:tabs>
        <w:rPr>
          <w:rFonts w:ascii="Tahoma" w:hAnsi="Tahoma" w:cs="Tahoma"/>
          <w:color w:val="1F1F1F"/>
          <w:spacing w:val="8"/>
          <w:sz w:val="24"/>
          <w:szCs w:val="24"/>
        </w:rPr>
      </w:pPr>
      <w:r w:rsidRPr="006209C0">
        <w:rPr>
          <w:rFonts w:ascii="Tahoma" w:hAnsi="Tahoma" w:cs="Tahoma"/>
          <w:b/>
          <w:bCs/>
          <w:color w:val="1F1F1F"/>
          <w:spacing w:val="8"/>
          <w:sz w:val="24"/>
          <w:szCs w:val="24"/>
        </w:rPr>
        <w:t>It’s an invisible problem that's affecting all of society.</w:t>
      </w:r>
    </w:p>
    <w:p w14:paraId="50C7A457" w14:textId="77777777" w:rsidR="008146DF" w:rsidRDefault="008146DF" w:rsidP="008146DF">
      <w:pPr>
        <w:shd w:val="clear" w:color="auto" w:fill="FFFFFF"/>
        <w:rPr>
          <w:rFonts w:ascii="Source Sans Pro" w:hAnsi="Source Sans Pro"/>
          <w:color w:val="1F1F1F"/>
          <w:spacing w:val="8"/>
          <w:sz w:val="29"/>
          <w:szCs w:val="29"/>
        </w:rPr>
      </w:pPr>
    </w:p>
    <w:p w14:paraId="15F86D68" w14:textId="77777777" w:rsidR="008146DF" w:rsidRPr="006209C0" w:rsidRDefault="008146DF" w:rsidP="008146DF">
      <w:pPr>
        <w:shd w:val="clear" w:color="auto" w:fill="FFFFFF"/>
        <w:spacing w:after="100" w:afterAutospacing="1"/>
        <w:rPr>
          <w:rFonts w:ascii="Arial" w:hAnsi="Arial" w:cs="Arial"/>
          <w:color w:val="1F1F1F"/>
          <w:spacing w:val="8"/>
          <w:sz w:val="24"/>
          <w:szCs w:val="24"/>
        </w:rPr>
      </w:pPr>
      <w:r w:rsidRPr="006209C0">
        <w:rPr>
          <w:rFonts w:ascii="Arial" w:hAnsi="Arial" w:cs="Arial"/>
          <w:color w:val="1F1F1F"/>
          <w:spacing w:val="8"/>
          <w:sz w:val="24"/>
          <w:szCs w:val="24"/>
        </w:rPr>
        <w:t>Facebook, Twitter, Instagram, and Google have produced amazing products that have benefited the world enormously. But these companies are also caught in a </w:t>
      </w:r>
      <w:r w:rsidRPr="006209C0">
        <w:rPr>
          <w:rFonts w:ascii="Arial" w:hAnsi="Arial" w:cs="Arial"/>
          <w:b/>
          <w:bCs/>
          <w:color w:val="1F1F1F"/>
          <w:spacing w:val="8"/>
          <w:sz w:val="24"/>
          <w:szCs w:val="24"/>
        </w:rPr>
        <w:t>zero-sum race for our finite attention</w:t>
      </w:r>
      <w:r w:rsidRPr="006209C0">
        <w:rPr>
          <w:rFonts w:ascii="Arial" w:hAnsi="Arial" w:cs="Arial"/>
          <w:color w:val="1F1F1F"/>
          <w:spacing w:val="8"/>
          <w:sz w:val="24"/>
          <w:szCs w:val="24"/>
        </w:rPr>
        <w:t>, which they need to make money. Constantly forced to outperform their competitors, they must use increasingly persuasive tech</w:t>
      </w:r>
      <w:r>
        <w:rPr>
          <w:rFonts w:ascii="Arial" w:hAnsi="Arial" w:cs="Arial"/>
          <w:color w:val="1F1F1F"/>
          <w:spacing w:val="8"/>
          <w:sz w:val="24"/>
          <w:szCs w:val="24"/>
        </w:rPr>
        <w:t xml:space="preserve">niques to keep us glued. They </w:t>
      </w:r>
      <w:r w:rsidRPr="006209C0">
        <w:rPr>
          <w:rFonts w:ascii="Arial" w:hAnsi="Arial" w:cs="Arial"/>
          <w:color w:val="1F1F1F"/>
          <w:spacing w:val="8"/>
          <w:sz w:val="24"/>
          <w:szCs w:val="24"/>
        </w:rPr>
        <w:t>point</w:t>
      </w:r>
      <w:r>
        <w:rPr>
          <w:rFonts w:ascii="Arial" w:hAnsi="Arial" w:cs="Arial"/>
          <w:color w:val="1F1F1F"/>
          <w:spacing w:val="8"/>
          <w:sz w:val="24"/>
          <w:szCs w:val="24"/>
        </w:rPr>
        <w:t xml:space="preserve"> </w:t>
      </w:r>
      <w:r w:rsidRPr="006209C0">
        <w:rPr>
          <w:rFonts w:ascii="Arial" w:hAnsi="Arial" w:cs="Arial"/>
          <w:color w:val="1F1F1F"/>
          <w:spacing w:val="8"/>
          <w:sz w:val="24"/>
          <w:szCs w:val="24"/>
        </w:rPr>
        <w:t>AI-driven news feeds, content,</w:t>
      </w:r>
      <w:r>
        <w:rPr>
          <w:rFonts w:ascii="Arial" w:hAnsi="Arial" w:cs="Arial"/>
          <w:color w:val="1F1F1F"/>
          <w:spacing w:val="8"/>
          <w:sz w:val="24"/>
          <w:szCs w:val="24"/>
        </w:rPr>
        <w:t xml:space="preserve"> and notifications at our minds and are</w:t>
      </w:r>
      <w:r w:rsidRPr="006209C0">
        <w:rPr>
          <w:rFonts w:ascii="Arial" w:hAnsi="Arial" w:cs="Arial"/>
          <w:color w:val="1F1F1F"/>
          <w:spacing w:val="8"/>
          <w:sz w:val="24"/>
          <w:szCs w:val="24"/>
        </w:rPr>
        <w:t xml:space="preserve"> continually learning how to hook us more deeply—from our own behaviour.</w:t>
      </w:r>
    </w:p>
    <w:p w14:paraId="7689F36A" w14:textId="77777777" w:rsidR="008146DF" w:rsidRPr="006209C0" w:rsidRDefault="008146DF" w:rsidP="008146DF">
      <w:pPr>
        <w:shd w:val="clear" w:color="auto" w:fill="FFFFFF"/>
        <w:spacing w:before="100" w:beforeAutospacing="1" w:after="100" w:afterAutospacing="1"/>
        <w:rPr>
          <w:rFonts w:ascii="Arial" w:hAnsi="Arial" w:cs="Arial"/>
          <w:color w:val="1F1F1F"/>
          <w:spacing w:val="8"/>
          <w:sz w:val="24"/>
          <w:szCs w:val="24"/>
        </w:rPr>
      </w:pPr>
      <w:r w:rsidRPr="006209C0">
        <w:rPr>
          <w:rFonts w:ascii="Arial" w:hAnsi="Arial" w:cs="Arial"/>
          <w:b/>
          <w:bCs/>
          <w:color w:val="1F1F1F"/>
          <w:spacing w:val="8"/>
          <w:sz w:val="24"/>
          <w:szCs w:val="24"/>
        </w:rPr>
        <w:t>Unfortunately, what's best for capturing our attention isn't best for our well-being:</w:t>
      </w:r>
    </w:p>
    <w:p w14:paraId="254C1209" w14:textId="77777777" w:rsidR="008146DF" w:rsidRPr="006209C0" w:rsidRDefault="008146DF" w:rsidP="008146DF">
      <w:pPr>
        <w:numPr>
          <w:ilvl w:val="0"/>
          <w:numId w:val="59"/>
        </w:numPr>
        <w:shd w:val="clear" w:color="auto" w:fill="FFFFFF"/>
        <w:tabs>
          <w:tab w:val="clear" w:pos="720"/>
          <w:tab w:val="num" w:pos="426"/>
        </w:tabs>
        <w:spacing w:before="100" w:beforeAutospacing="1" w:after="100" w:afterAutospacing="1"/>
        <w:ind w:left="465"/>
        <w:rPr>
          <w:rFonts w:ascii="Arial" w:hAnsi="Arial" w:cs="Arial"/>
          <w:color w:val="1F1F1F"/>
          <w:spacing w:val="8"/>
          <w:sz w:val="24"/>
          <w:szCs w:val="24"/>
        </w:rPr>
      </w:pPr>
      <w:r w:rsidRPr="006209C0">
        <w:rPr>
          <w:rFonts w:ascii="Arial" w:hAnsi="Arial" w:cs="Arial"/>
          <w:color w:val="1F1F1F"/>
          <w:spacing w:val="8"/>
          <w:sz w:val="24"/>
          <w:szCs w:val="24"/>
        </w:rPr>
        <w:t>Snapchat </w:t>
      </w:r>
      <w:r w:rsidRPr="006209C0">
        <w:rPr>
          <w:rFonts w:ascii="Arial" w:hAnsi="Arial" w:cs="Arial"/>
          <w:b/>
          <w:bCs/>
          <w:color w:val="1F1F1F"/>
          <w:spacing w:val="8"/>
          <w:sz w:val="24"/>
          <w:szCs w:val="24"/>
        </w:rPr>
        <w:t>turns conversations into streaks</w:t>
      </w:r>
      <w:r w:rsidRPr="006209C0">
        <w:rPr>
          <w:rFonts w:ascii="Arial" w:hAnsi="Arial" w:cs="Arial"/>
          <w:color w:val="1F1F1F"/>
          <w:spacing w:val="8"/>
          <w:sz w:val="24"/>
          <w:szCs w:val="24"/>
        </w:rPr>
        <w:t>, redefining how our children</w:t>
      </w:r>
      <w:r>
        <w:rPr>
          <w:rFonts w:ascii="Arial" w:hAnsi="Arial" w:cs="Arial"/>
          <w:color w:val="1F1F1F"/>
          <w:spacing w:val="8"/>
          <w:sz w:val="24"/>
          <w:szCs w:val="24"/>
        </w:rPr>
        <w:t xml:space="preserve"> </w:t>
      </w:r>
      <w:r w:rsidRPr="006209C0">
        <w:rPr>
          <w:rFonts w:ascii="Arial" w:hAnsi="Arial" w:cs="Arial"/>
          <w:color w:val="1F1F1F"/>
          <w:spacing w:val="8"/>
          <w:sz w:val="24"/>
          <w:szCs w:val="24"/>
        </w:rPr>
        <w:t>measure friendship.</w:t>
      </w:r>
    </w:p>
    <w:p w14:paraId="725CA5BA" w14:textId="77777777" w:rsidR="008146DF" w:rsidRPr="006209C0" w:rsidRDefault="008146DF" w:rsidP="008146DF">
      <w:pPr>
        <w:numPr>
          <w:ilvl w:val="0"/>
          <w:numId w:val="59"/>
        </w:numPr>
        <w:shd w:val="clear" w:color="auto" w:fill="FFFFFF"/>
        <w:tabs>
          <w:tab w:val="clear" w:pos="720"/>
          <w:tab w:val="num" w:pos="426"/>
        </w:tabs>
        <w:spacing w:before="100" w:beforeAutospacing="1" w:after="100" w:afterAutospacing="1"/>
        <w:ind w:left="465"/>
        <w:rPr>
          <w:rFonts w:ascii="Arial" w:hAnsi="Arial" w:cs="Arial"/>
          <w:color w:val="1F1F1F"/>
          <w:spacing w:val="8"/>
          <w:sz w:val="24"/>
          <w:szCs w:val="24"/>
        </w:rPr>
      </w:pPr>
      <w:r w:rsidRPr="006209C0">
        <w:rPr>
          <w:rFonts w:ascii="Arial" w:hAnsi="Arial" w:cs="Arial"/>
          <w:color w:val="1F1F1F"/>
          <w:spacing w:val="8"/>
          <w:sz w:val="24"/>
          <w:szCs w:val="24"/>
        </w:rPr>
        <w:t>Instagram </w:t>
      </w:r>
      <w:r w:rsidRPr="006209C0">
        <w:rPr>
          <w:rFonts w:ascii="Arial" w:hAnsi="Arial" w:cs="Arial"/>
          <w:b/>
          <w:bCs/>
          <w:color w:val="1F1F1F"/>
          <w:spacing w:val="8"/>
          <w:sz w:val="24"/>
          <w:szCs w:val="24"/>
        </w:rPr>
        <w:t>glorifies the picture-perfect life</w:t>
      </w:r>
      <w:r w:rsidRPr="006209C0">
        <w:rPr>
          <w:rFonts w:ascii="Arial" w:hAnsi="Arial" w:cs="Arial"/>
          <w:color w:val="1F1F1F"/>
          <w:spacing w:val="8"/>
          <w:sz w:val="24"/>
          <w:szCs w:val="24"/>
        </w:rPr>
        <w:t>, eroding our self-worth.</w:t>
      </w:r>
    </w:p>
    <w:p w14:paraId="674ED531" w14:textId="77777777" w:rsidR="008146DF" w:rsidRPr="006209C0" w:rsidRDefault="008146DF" w:rsidP="008146DF">
      <w:pPr>
        <w:numPr>
          <w:ilvl w:val="0"/>
          <w:numId w:val="59"/>
        </w:numPr>
        <w:shd w:val="clear" w:color="auto" w:fill="FFFFFF"/>
        <w:tabs>
          <w:tab w:val="clear" w:pos="720"/>
          <w:tab w:val="num" w:pos="426"/>
        </w:tabs>
        <w:spacing w:before="100" w:beforeAutospacing="1" w:after="100" w:afterAutospacing="1"/>
        <w:ind w:left="465"/>
        <w:rPr>
          <w:rFonts w:ascii="Arial" w:hAnsi="Arial" w:cs="Arial"/>
          <w:color w:val="1F1F1F"/>
          <w:spacing w:val="8"/>
          <w:sz w:val="24"/>
          <w:szCs w:val="24"/>
        </w:rPr>
      </w:pPr>
      <w:r w:rsidRPr="006209C0">
        <w:rPr>
          <w:rFonts w:ascii="Arial" w:hAnsi="Arial" w:cs="Arial"/>
          <w:color w:val="1F1F1F"/>
          <w:spacing w:val="8"/>
          <w:sz w:val="24"/>
          <w:szCs w:val="24"/>
        </w:rPr>
        <w:t>Facebook </w:t>
      </w:r>
      <w:r w:rsidRPr="006209C0">
        <w:rPr>
          <w:rFonts w:ascii="Arial" w:hAnsi="Arial" w:cs="Arial"/>
          <w:b/>
          <w:bCs/>
          <w:color w:val="1F1F1F"/>
          <w:spacing w:val="8"/>
          <w:sz w:val="24"/>
          <w:szCs w:val="24"/>
        </w:rPr>
        <w:t>segregates us into echo chambers</w:t>
      </w:r>
      <w:r w:rsidRPr="006209C0">
        <w:rPr>
          <w:rFonts w:ascii="Arial" w:hAnsi="Arial" w:cs="Arial"/>
          <w:color w:val="1F1F1F"/>
          <w:spacing w:val="8"/>
          <w:sz w:val="24"/>
          <w:szCs w:val="24"/>
        </w:rPr>
        <w:t>, fragmenting our communities.</w:t>
      </w:r>
    </w:p>
    <w:p w14:paraId="5655A61F" w14:textId="77777777" w:rsidR="008146DF" w:rsidRPr="006209C0" w:rsidRDefault="008146DF" w:rsidP="008146DF">
      <w:pPr>
        <w:numPr>
          <w:ilvl w:val="0"/>
          <w:numId w:val="59"/>
        </w:numPr>
        <w:shd w:val="clear" w:color="auto" w:fill="FFFFFF"/>
        <w:tabs>
          <w:tab w:val="clear" w:pos="720"/>
          <w:tab w:val="num" w:pos="426"/>
        </w:tabs>
        <w:spacing w:before="100" w:beforeAutospacing="1" w:after="100" w:afterAutospacing="1"/>
        <w:ind w:left="465"/>
        <w:rPr>
          <w:rFonts w:ascii="Arial" w:hAnsi="Arial" w:cs="Arial"/>
          <w:color w:val="1F1F1F"/>
          <w:spacing w:val="8"/>
          <w:sz w:val="24"/>
          <w:szCs w:val="24"/>
        </w:rPr>
      </w:pPr>
      <w:r w:rsidRPr="006209C0">
        <w:rPr>
          <w:rFonts w:ascii="Arial" w:hAnsi="Arial" w:cs="Arial"/>
          <w:color w:val="1F1F1F"/>
          <w:spacing w:val="8"/>
          <w:sz w:val="24"/>
          <w:szCs w:val="24"/>
        </w:rPr>
        <w:t>YouTube </w:t>
      </w:r>
      <w:r w:rsidRPr="006209C0">
        <w:rPr>
          <w:rFonts w:ascii="Arial" w:hAnsi="Arial" w:cs="Arial"/>
          <w:b/>
          <w:bCs/>
          <w:color w:val="1F1F1F"/>
          <w:spacing w:val="8"/>
          <w:sz w:val="24"/>
          <w:szCs w:val="24"/>
        </w:rPr>
        <w:t>auto plays the next video within seconds</w:t>
      </w:r>
      <w:r w:rsidRPr="006209C0">
        <w:rPr>
          <w:rFonts w:ascii="Arial" w:hAnsi="Arial" w:cs="Arial"/>
          <w:color w:val="1F1F1F"/>
          <w:spacing w:val="8"/>
          <w:sz w:val="24"/>
          <w:szCs w:val="24"/>
        </w:rPr>
        <w:t>, even if it eats into our sleep.</w:t>
      </w:r>
    </w:p>
    <w:p w14:paraId="2ED2CDA0" w14:textId="77777777" w:rsidR="008146DF" w:rsidRPr="006209C0" w:rsidRDefault="008146DF" w:rsidP="008146DF">
      <w:pPr>
        <w:shd w:val="clear" w:color="auto" w:fill="FFFFFF"/>
        <w:spacing w:before="100" w:beforeAutospacing="1"/>
        <w:rPr>
          <w:rFonts w:ascii="Arial" w:hAnsi="Arial" w:cs="Arial"/>
          <w:b/>
          <w:bCs/>
          <w:color w:val="1F1F1F"/>
          <w:spacing w:val="8"/>
          <w:sz w:val="24"/>
          <w:szCs w:val="24"/>
        </w:rPr>
      </w:pPr>
      <w:r>
        <w:rPr>
          <w:rFonts w:ascii="Arial" w:hAnsi="Arial" w:cs="Arial"/>
          <w:color w:val="1F1F1F"/>
          <w:spacing w:val="8"/>
          <w:sz w:val="24"/>
          <w:szCs w:val="24"/>
        </w:rPr>
        <w:t xml:space="preserve">These are not neutral products. </w:t>
      </w:r>
      <w:r w:rsidRPr="006209C0">
        <w:rPr>
          <w:rFonts w:ascii="Arial" w:hAnsi="Arial" w:cs="Arial"/>
          <w:color w:val="1F1F1F"/>
          <w:spacing w:val="8"/>
          <w:sz w:val="24"/>
          <w:szCs w:val="24"/>
        </w:rPr>
        <w:t>They are part of a system </w:t>
      </w:r>
      <w:r w:rsidRPr="006209C0">
        <w:rPr>
          <w:rFonts w:ascii="Arial" w:hAnsi="Arial" w:cs="Arial"/>
          <w:b/>
          <w:bCs/>
          <w:color w:val="1F1F1F"/>
          <w:spacing w:val="8"/>
          <w:sz w:val="24"/>
          <w:szCs w:val="24"/>
        </w:rPr>
        <w:t>designed to addict us.</w:t>
      </w:r>
    </w:p>
    <w:p w14:paraId="68274F36" w14:textId="77777777" w:rsidR="008146DF" w:rsidRDefault="008146DF" w:rsidP="008146DF">
      <w:pPr>
        <w:shd w:val="clear" w:color="auto" w:fill="FFFFFF"/>
        <w:spacing w:line="288" w:lineRule="atLeast"/>
        <w:outlineLvl w:val="1"/>
        <w:rPr>
          <w:rFonts w:ascii="Arial" w:hAnsi="Arial" w:cs="Arial"/>
          <w:b/>
          <w:bCs/>
          <w:color w:val="000000"/>
          <w:sz w:val="24"/>
          <w:szCs w:val="24"/>
        </w:rPr>
      </w:pPr>
    </w:p>
    <w:p w14:paraId="4716AD86" w14:textId="77777777" w:rsidR="008146DF" w:rsidRPr="006209C0" w:rsidRDefault="008146DF" w:rsidP="008146DF">
      <w:pPr>
        <w:shd w:val="clear" w:color="auto" w:fill="FFFFFF"/>
        <w:spacing w:line="288" w:lineRule="atLeast"/>
        <w:outlineLvl w:val="1"/>
        <w:rPr>
          <w:rFonts w:ascii="Arial" w:hAnsi="Arial" w:cs="Arial"/>
          <w:b/>
          <w:bCs/>
          <w:color w:val="000000"/>
          <w:sz w:val="24"/>
          <w:szCs w:val="24"/>
        </w:rPr>
      </w:pPr>
      <w:r>
        <w:rPr>
          <w:rFonts w:ascii="Arial" w:hAnsi="Arial" w:cs="Arial"/>
          <w:b/>
          <w:bCs/>
          <w:color w:val="000000"/>
          <w:sz w:val="24"/>
          <w:szCs w:val="24"/>
        </w:rPr>
        <w:br w:type="page"/>
      </w:r>
      <w:r w:rsidRPr="006209C0">
        <w:rPr>
          <w:rFonts w:ascii="Arial" w:hAnsi="Arial" w:cs="Arial"/>
          <w:b/>
          <w:bCs/>
          <w:color w:val="000000"/>
          <w:sz w:val="24"/>
          <w:szCs w:val="24"/>
        </w:rPr>
        <w:lastRenderedPageBreak/>
        <w:t>The race for attention is eroding the pillars of our society.</w:t>
      </w:r>
    </w:p>
    <w:p w14:paraId="4C0BBE87" w14:textId="77777777" w:rsidR="008146DF" w:rsidRPr="006209C0" w:rsidRDefault="008146DF" w:rsidP="008146DF">
      <w:pPr>
        <w:shd w:val="clear" w:color="auto" w:fill="FFFFFF"/>
        <w:spacing w:line="288" w:lineRule="atLeast"/>
        <w:outlineLvl w:val="1"/>
        <w:rPr>
          <w:rFonts w:ascii="Arial" w:hAnsi="Arial" w:cs="Arial"/>
          <w:b/>
          <w:bCs/>
          <w:color w:val="000000"/>
          <w:sz w:val="24"/>
          <w:szCs w:val="24"/>
        </w:rPr>
        <w:sectPr w:rsidR="008146DF" w:rsidRPr="006209C0" w:rsidSect="00E31452">
          <w:footerReference w:type="default" r:id="rId10"/>
          <w:pgSz w:w="12240" w:h="15840"/>
          <w:pgMar w:top="720" w:right="720" w:bottom="720" w:left="720" w:header="708" w:footer="708" w:gutter="0"/>
          <w:cols w:space="708"/>
          <w:docGrid w:linePitch="360"/>
        </w:sectPr>
      </w:pPr>
    </w:p>
    <w:p w14:paraId="79991A81" w14:textId="77777777" w:rsidR="008146DF" w:rsidRPr="006209C0" w:rsidRDefault="008146DF" w:rsidP="008146DF">
      <w:pPr>
        <w:shd w:val="clear" w:color="auto" w:fill="FFFFFF"/>
        <w:spacing w:line="288" w:lineRule="atLeast"/>
        <w:outlineLvl w:val="1"/>
        <w:rPr>
          <w:rFonts w:ascii="Arial" w:hAnsi="Arial" w:cs="Arial"/>
          <w:b/>
          <w:bCs/>
          <w:color w:val="000000"/>
          <w:sz w:val="24"/>
          <w:szCs w:val="24"/>
        </w:rPr>
      </w:pPr>
    </w:p>
    <w:p w14:paraId="019AC26D" w14:textId="77777777" w:rsidR="008146DF" w:rsidRPr="006209C0" w:rsidRDefault="008146DF" w:rsidP="008146DF">
      <w:pPr>
        <w:shd w:val="clear" w:color="auto" w:fill="FFFFFF"/>
        <w:spacing w:after="100" w:line="0" w:lineRule="auto"/>
        <w:jc w:val="center"/>
        <w:rPr>
          <w:rFonts w:ascii="Arial" w:hAnsi="Arial" w:cs="Arial"/>
          <w:color w:val="1F1F1F"/>
          <w:spacing w:val="8"/>
          <w:sz w:val="24"/>
          <w:szCs w:val="24"/>
        </w:rPr>
      </w:pPr>
      <w:r>
        <w:rPr>
          <w:rFonts w:ascii="Arial" w:hAnsi="Arial" w:cs="Arial"/>
          <w:noProof/>
          <w:color w:val="1F1F1F"/>
          <w:spacing w:val="8"/>
          <w:sz w:val="24"/>
          <w:szCs w:val="24"/>
        </w:rPr>
        <w:drawing>
          <wp:inline distT="0" distB="0" distL="0" distR="0" wp14:anchorId="5FCB98BF" wp14:editId="20AFB44D">
            <wp:extent cx="1938655" cy="1377950"/>
            <wp:effectExtent l="0" t="0" r="0" b="0"/>
            <wp:docPr id="2" name="Picture 16" descr="Facet-Mental-Heal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acet-Mental-Health.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38655" cy="1377950"/>
                    </a:xfrm>
                    <a:prstGeom prst="rect">
                      <a:avLst/>
                    </a:prstGeom>
                    <a:noFill/>
                    <a:ln>
                      <a:noFill/>
                    </a:ln>
                  </pic:spPr>
                </pic:pic>
              </a:graphicData>
            </a:graphic>
          </wp:inline>
        </w:drawing>
      </w:r>
    </w:p>
    <w:p w14:paraId="292170F1" w14:textId="77777777" w:rsidR="008146DF" w:rsidRPr="006209C0" w:rsidRDefault="008146DF" w:rsidP="008146DF">
      <w:pPr>
        <w:shd w:val="clear" w:color="auto" w:fill="FFFFFF"/>
        <w:spacing w:after="120" w:line="312" w:lineRule="atLeast"/>
        <w:outlineLvl w:val="2"/>
        <w:rPr>
          <w:rFonts w:ascii="Arial" w:hAnsi="Arial" w:cs="Arial"/>
          <w:b/>
          <w:bCs/>
          <w:color w:val="1F1F1F"/>
          <w:sz w:val="24"/>
          <w:szCs w:val="24"/>
        </w:rPr>
      </w:pPr>
      <w:r w:rsidRPr="006209C0">
        <w:rPr>
          <w:rFonts w:ascii="Arial" w:hAnsi="Arial" w:cs="Arial"/>
          <w:b/>
          <w:bCs/>
          <w:color w:val="1F1F1F"/>
          <w:sz w:val="24"/>
          <w:szCs w:val="24"/>
        </w:rPr>
        <w:t>Mental Health</w:t>
      </w:r>
    </w:p>
    <w:p w14:paraId="02F6A0E0" w14:textId="77777777" w:rsidR="008146DF" w:rsidRDefault="008146DF" w:rsidP="008146DF">
      <w:pPr>
        <w:shd w:val="clear" w:color="auto" w:fill="FFFFFF"/>
        <w:spacing w:before="100" w:beforeAutospacing="1"/>
        <w:rPr>
          <w:rFonts w:ascii="Arial" w:hAnsi="Arial" w:cs="Arial"/>
          <w:color w:val="1F1F1F"/>
          <w:spacing w:val="8"/>
          <w:sz w:val="24"/>
          <w:szCs w:val="24"/>
        </w:rPr>
      </w:pPr>
      <w:r w:rsidRPr="006209C0">
        <w:rPr>
          <w:rFonts w:ascii="Arial" w:hAnsi="Arial" w:cs="Arial"/>
          <w:color w:val="1F1F1F"/>
          <w:spacing w:val="8"/>
          <w:sz w:val="24"/>
          <w:szCs w:val="24"/>
        </w:rPr>
        <w:t>The race to keep us on screen 24/7 makes it harder to disconnect, increasing stress, anxiety, and reducing sleep.</w:t>
      </w:r>
    </w:p>
    <w:p w14:paraId="4A866FC1" w14:textId="77777777" w:rsidR="008146DF" w:rsidRPr="00FE777E" w:rsidRDefault="008146DF" w:rsidP="008146DF">
      <w:pPr>
        <w:shd w:val="clear" w:color="auto" w:fill="FFFFFF"/>
        <w:spacing w:before="100" w:beforeAutospacing="1"/>
        <w:rPr>
          <w:rFonts w:ascii="Arial" w:hAnsi="Arial" w:cs="Arial"/>
          <w:color w:val="1F1F1F"/>
          <w:spacing w:val="8"/>
          <w:sz w:val="2"/>
          <w:szCs w:val="24"/>
        </w:rPr>
      </w:pPr>
    </w:p>
    <w:p w14:paraId="227A0E0E" w14:textId="77777777" w:rsidR="008146DF" w:rsidRPr="006209C0" w:rsidRDefault="008146DF" w:rsidP="008146DF">
      <w:pPr>
        <w:shd w:val="clear" w:color="auto" w:fill="FFFFFF"/>
        <w:spacing w:after="100" w:line="0" w:lineRule="auto"/>
        <w:jc w:val="center"/>
        <w:rPr>
          <w:rFonts w:ascii="Arial" w:hAnsi="Arial" w:cs="Arial"/>
          <w:color w:val="1F1F1F"/>
          <w:spacing w:val="8"/>
          <w:sz w:val="24"/>
          <w:szCs w:val="24"/>
        </w:rPr>
      </w:pPr>
      <w:r>
        <w:rPr>
          <w:rFonts w:ascii="Arial" w:hAnsi="Arial" w:cs="Arial"/>
          <w:noProof/>
          <w:color w:val="1F1F1F"/>
          <w:spacing w:val="8"/>
          <w:sz w:val="24"/>
          <w:szCs w:val="24"/>
        </w:rPr>
        <w:drawing>
          <wp:inline distT="0" distB="0" distL="0" distR="0" wp14:anchorId="0FA4AA71" wp14:editId="3B2B7AEE">
            <wp:extent cx="1877695" cy="1329055"/>
            <wp:effectExtent l="0" t="0" r="0" b="0"/>
            <wp:docPr id="3" name="Picture 15" descr="Facets-Childr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acets-Children.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77695" cy="1329055"/>
                    </a:xfrm>
                    <a:prstGeom prst="rect">
                      <a:avLst/>
                    </a:prstGeom>
                    <a:noFill/>
                    <a:ln>
                      <a:noFill/>
                    </a:ln>
                  </pic:spPr>
                </pic:pic>
              </a:graphicData>
            </a:graphic>
          </wp:inline>
        </w:drawing>
      </w:r>
    </w:p>
    <w:p w14:paraId="3F79F418" w14:textId="77777777" w:rsidR="008146DF" w:rsidRPr="006209C0" w:rsidRDefault="008146DF" w:rsidP="008146DF">
      <w:pPr>
        <w:shd w:val="clear" w:color="auto" w:fill="FFFFFF"/>
        <w:spacing w:after="120" w:line="312" w:lineRule="atLeast"/>
        <w:outlineLvl w:val="2"/>
        <w:rPr>
          <w:rFonts w:ascii="Arial" w:hAnsi="Arial" w:cs="Arial"/>
          <w:b/>
          <w:bCs/>
          <w:color w:val="1F1F1F"/>
          <w:sz w:val="24"/>
          <w:szCs w:val="24"/>
        </w:rPr>
      </w:pPr>
      <w:r w:rsidRPr="006209C0">
        <w:rPr>
          <w:rFonts w:ascii="Arial" w:hAnsi="Arial" w:cs="Arial"/>
          <w:b/>
          <w:bCs/>
          <w:color w:val="1F1F1F"/>
          <w:sz w:val="24"/>
          <w:szCs w:val="24"/>
        </w:rPr>
        <w:t>Our Children</w:t>
      </w:r>
    </w:p>
    <w:p w14:paraId="449621B9" w14:textId="77777777" w:rsidR="008146DF" w:rsidRPr="006209C0" w:rsidRDefault="008146DF" w:rsidP="008146DF">
      <w:pPr>
        <w:shd w:val="clear" w:color="auto" w:fill="FFFFFF"/>
        <w:spacing w:before="100" w:beforeAutospacing="1"/>
        <w:rPr>
          <w:rFonts w:ascii="Arial" w:hAnsi="Arial" w:cs="Arial"/>
          <w:color w:val="1F1F1F"/>
          <w:spacing w:val="8"/>
          <w:sz w:val="24"/>
          <w:szCs w:val="24"/>
        </w:rPr>
      </w:pPr>
      <w:r w:rsidRPr="006209C0">
        <w:rPr>
          <w:rFonts w:ascii="Arial" w:hAnsi="Arial" w:cs="Arial"/>
          <w:color w:val="1F1F1F"/>
          <w:spacing w:val="8"/>
          <w:sz w:val="24"/>
          <w:szCs w:val="24"/>
        </w:rPr>
        <w:t>The race to keep children’s attention trains them to replace their self-worth with likes, encourages comparison with others, and creates the constant illusion of missing out.</w:t>
      </w:r>
    </w:p>
    <w:p w14:paraId="4E988A5A" w14:textId="77777777" w:rsidR="008146DF" w:rsidRPr="006209C0" w:rsidRDefault="008146DF" w:rsidP="008146DF">
      <w:pPr>
        <w:shd w:val="clear" w:color="auto" w:fill="FFFFFF"/>
        <w:spacing w:after="100" w:line="0" w:lineRule="auto"/>
        <w:jc w:val="center"/>
        <w:rPr>
          <w:rFonts w:ascii="Arial" w:hAnsi="Arial" w:cs="Arial"/>
          <w:color w:val="1F1F1F"/>
          <w:spacing w:val="8"/>
          <w:sz w:val="24"/>
          <w:szCs w:val="24"/>
        </w:rPr>
      </w:pPr>
      <w:r>
        <w:rPr>
          <w:rFonts w:ascii="Arial" w:hAnsi="Arial" w:cs="Arial"/>
          <w:noProof/>
          <w:color w:val="1F1F1F"/>
          <w:spacing w:val="8"/>
          <w:sz w:val="24"/>
          <w:szCs w:val="24"/>
        </w:rPr>
        <w:drawing>
          <wp:inline distT="0" distB="0" distL="0" distR="0" wp14:anchorId="0E17DA0D" wp14:editId="4414D32E">
            <wp:extent cx="2060575" cy="1450975"/>
            <wp:effectExtent l="0" t="0" r="0" b="0"/>
            <wp:docPr id="4" name="Picture 14" descr="Facets-Social-Relationshi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acets-Social-Relationships.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60575" cy="1450975"/>
                    </a:xfrm>
                    <a:prstGeom prst="rect">
                      <a:avLst/>
                    </a:prstGeom>
                    <a:noFill/>
                    <a:ln>
                      <a:noFill/>
                    </a:ln>
                  </pic:spPr>
                </pic:pic>
              </a:graphicData>
            </a:graphic>
          </wp:inline>
        </w:drawing>
      </w:r>
    </w:p>
    <w:p w14:paraId="4D0077DC" w14:textId="77777777" w:rsidR="008146DF" w:rsidRPr="006209C0" w:rsidRDefault="008146DF" w:rsidP="008146DF">
      <w:pPr>
        <w:shd w:val="clear" w:color="auto" w:fill="FFFFFF"/>
        <w:spacing w:after="120" w:line="312" w:lineRule="atLeast"/>
        <w:outlineLvl w:val="2"/>
        <w:rPr>
          <w:rFonts w:ascii="Arial" w:hAnsi="Arial" w:cs="Arial"/>
          <w:b/>
          <w:bCs/>
          <w:color w:val="1F1F1F"/>
          <w:sz w:val="24"/>
          <w:szCs w:val="24"/>
        </w:rPr>
      </w:pPr>
      <w:r w:rsidRPr="006209C0">
        <w:rPr>
          <w:rFonts w:ascii="Arial" w:hAnsi="Arial" w:cs="Arial"/>
          <w:b/>
          <w:bCs/>
          <w:color w:val="1F1F1F"/>
          <w:sz w:val="24"/>
          <w:szCs w:val="24"/>
        </w:rPr>
        <w:t>Social Relationships</w:t>
      </w:r>
    </w:p>
    <w:p w14:paraId="2603129B" w14:textId="77777777" w:rsidR="008146DF" w:rsidRPr="006209C0" w:rsidRDefault="008146DF" w:rsidP="008146DF">
      <w:pPr>
        <w:shd w:val="clear" w:color="auto" w:fill="FFFFFF"/>
        <w:spacing w:before="100" w:beforeAutospacing="1"/>
        <w:rPr>
          <w:rFonts w:ascii="Arial" w:hAnsi="Arial" w:cs="Arial"/>
          <w:color w:val="1F1F1F"/>
          <w:spacing w:val="8"/>
          <w:sz w:val="24"/>
          <w:szCs w:val="24"/>
        </w:rPr>
      </w:pPr>
      <w:r w:rsidRPr="006209C0">
        <w:rPr>
          <w:rFonts w:ascii="Arial" w:hAnsi="Arial" w:cs="Arial"/>
          <w:color w:val="1F1F1F"/>
          <w:spacing w:val="8"/>
          <w:sz w:val="24"/>
          <w:szCs w:val="24"/>
        </w:rPr>
        <w:t>The race for attention forces social media to prefer virtual interactions and rewards (likes, shares) on screens over face-to-face community.</w:t>
      </w:r>
    </w:p>
    <w:p w14:paraId="5EED9C6C" w14:textId="77777777" w:rsidR="008146DF" w:rsidRPr="006209C0" w:rsidRDefault="008146DF" w:rsidP="008146DF">
      <w:pPr>
        <w:shd w:val="clear" w:color="auto" w:fill="FFFFFF"/>
        <w:spacing w:before="100" w:beforeAutospacing="1"/>
        <w:rPr>
          <w:rFonts w:ascii="Arial" w:hAnsi="Arial" w:cs="Arial"/>
          <w:color w:val="1F1F1F"/>
          <w:spacing w:val="8"/>
          <w:sz w:val="24"/>
          <w:szCs w:val="24"/>
        </w:rPr>
      </w:pPr>
      <w:r>
        <w:rPr>
          <w:rFonts w:ascii="Arial" w:hAnsi="Arial" w:cs="Arial"/>
          <w:noProof/>
          <w:sz w:val="24"/>
          <w:szCs w:val="24"/>
        </w:rPr>
        <w:drawing>
          <wp:inline distT="0" distB="0" distL="0" distR="0" wp14:anchorId="6DF656DD" wp14:editId="1E6F3D3F">
            <wp:extent cx="2072640" cy="1597025"/>
            <wp:effectExtent l="0" t="0" r="0" b="0"/>
            <wp:docPr id="5" name="Picture 18" descr="Image result for democ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democrac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72640" cy="1597025"/>
                    </a:xfrm>
                    <a:prstGeom prst="rect">
                      <a:avLst/>
                    </a:prstGeom>
                    <a:noFill/>
                    <a:ln>
                      <a:noFill/>
                    </a:ln>
                  </pic:spPr>
                </pic:pic>
              </a:graphicData>
            </a:graphic>
          </wp:inline>
        </w:drawing>
      </w:r>
    </w:p>
    <w:p w14:paraId="5C96CC73" w14:textId="77777777" w:rsidR="008146DF" w:rsidRPr="006209C0" w:rsidRDefault="008146DF" w:rsidP="008146DF">
      <w:pPr>
        <w:shd w:val="clear" w:color="auto" w:fill="FFFFFF"/>
        <w:spacing w:after="100" w:line="0" w:lineRule="auto"/>
        <w:jc w:val="center"/>
        <w:rPr>
          <w:rFonts w:ascii="Arial" w:hAnsi="Arial" w:cs="Arial"/>
          <w:color w:val="1F1F1F"/>
          <w:spacing w:val="8"/>
          <w:sz w:val="24"/>
          <w:szCs w:val="24"/>
        </w:rPr>
      </w:pPr>
    </w:p>
    <w:p w14:paraId="202E433A" w14:textId="77777777" w:rsidR="008146DF" w:rsidRPr="006209C0" w:rsidRDefault="008146DF" w:rsidP="008146DF">
      <w:pPr>
        <w:shd w:val="clear" w:color="auto" w:fill="FFFFFF"/>
        <w:spacing w:after="120" w:line="312" w:lineRule="atLeast"/>
        <w:outlineLvl w:val="2"/>
        <w:rPr>
          <w:rFonts w:ascii="Arial" w:hAnsi="Arial" w:cs="Arial"/>
          <w:b/>
          <w:bCs/>
          <w:color w:val="1F1F1F"/>
          <w:sz w:val="24"/>
          <w:szCs w:val="24"/>
        </w:rPr>
      </w:pPr>
      <w:r w:rsidRPr="006209C0">
        <w:rPr>
          <w:rFonts w:ascii="Arial" w:hAnsi="Arial" w:cs="Arial"/>
          <w:b/>
          <w:bCs/>
          <w:color w:val="1F1F1F"/>
          <w:sz w:val="24"/>
          <w:szCs w:val="24"/>
        </w:rPr>
        <w:t>Democracy</w:t>
      </w:r>
    </w:p>
    <w:p w14:paraId="29D5CDAE" w14:textId="77777777" w:rsidR="008146DF" w:rsidRPr="006209C0" w:rsidRDefault="008146DF" w:rsidP="008146DF">
      <w:pPr>
        <w:shd w:val="clear" w:color="auto" w:fill="FFFFFF"/>
        <w:spacing w:before="100" w:beforeAutospacing="1"/>
        <w:rPr>
          <w:rFonts w:ascii="Arial" w:hAnsi="Arial" w:cs="Arial"/>
          <w:color w:val="1F1F1F"/>
          <w:spacing w:val="8"/>
          <w:sz w:val="24"/>
          <w:szCs w:val="24"/>
        </w:rPr>
      </w:pPr>
      <w:r w:rsidRPr="006209C0">
        <w:rPr>
          <w:rFonts w:ascii="Arial" w:hAnsi="Arial" w:cs="Arial"/>
          <w:color w:val="1F1F1F"/>
          <w:spacing w:val="8"/>
          <w:sz w:val="24"/>
          <w:szCs w:val="24"/>
        </w:rPr>
        <w:t>Social media rewards outrage, false facts, and filter bubbles – which are better at capturing attention – and divides us so we can no longer agree on truth.</w:t>
      </w:r>
    </w:p>
    <w:p w14:paraId="0A405C3D" w14:textId="77777777" w:rsidR="008146DF" w:rsidRPr="006209C0" w:rsidRDefault="008146DF" w:rsidP="008146DF">
      <w:pPr>
        <w:shd w:val="clear" w:color="auto" w:fill="FFFFFF"/>
        <w:spacing w:before="100" w:beforeAutospacing="1"/>
        <w:rPr>
          <w:rFonts w:ascii="Arial" w:hAnsi="Arial" w:cs="Arial"/>
          <w:color w:val="1F1F1F"/>
          <w:spacing w:val="8"/>
          <w:sz w:val="24"/>
          <w:szCs w:val="24"/>
        </w:rPr>
        <w:sectPr w:rsidR="008146DF" w:rsidRPr="006209C0" w:rsidSect="00E31452">
          <w:type w:val="continuous"/>
          <w:pgSz w:w="12240" w:h="15840"/>
          <w:pgMar w:top="1440" w:right="1440" w:bottom="1440" w:left="1440" w:header="708" w:footer="708" w:gutter="0"/>
          <w:cols w:num="2" w:space="708"/>
          <w:docGrid w:linePitch="360"/>
        </w:sectPr>
      </w:pPr>
    </w:p>
    <w:p w14:paraId="621F4356" w14:textId="77777777" w:rsidR="008146DF" w:rsidRDefault="008146DF" w:rsidP="008146DF">
      <w:pPr>
        <w:shd w:val="clear" w:color="auto" w:fill="FFFFFF"/>
        <w:spacing w:line="288" w:lineRule="atLeast"/>
        <w:outlineLvl w:val="1"/>
        <w:rPr>
          <w:rFonts w:ascii="Arial" w:hAnsi="Arial" w:cs="Arial"/>
          <w:b/>
          <w:bCs/>
          <w:color w:val="000000"/>
          <w:sz w:val="24"/>
          <w:szCs w:val="24"/>
        </w:rPr>
      </w:pPr>
    </w:p>
    <w:p w14:paraId="64671667" w14:textId="77777777" w:rsidR="008146DF" w:rsidRDefault="008146DF" w:rsidP="008146DF">
      <w:pPr>
        <w:shd w:val="clear" w:color="auto" w:fill="FFFFFF"/>
        <w:spacing w:line="288" w:lineRule="atLeast"/>
        <w:outlineLvl w:val="1"/>
        <w:rPr>
          <w:rFonts w:ascii="Arial" w:hAnsi="Arial" w:cs="Arial"/>
          <w:b/>
          <w:bCs/>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9"/>
        <w:gridCol w:w="2941"/>
      </w:tblGrid>
      <w:tr w:rsidR="008146DF" w:rsidRPr="00FE777E" w14:paraId="4331128C" w14:textId="77777777" w:rsidTr="00E31452">
        <w:tc>
          <w:tcPr>
            <w:tcW w:w="6629" w:type="dxa"/>
            <w:shd w:val="clear" w:color="auto" w:fill="auto"/>
          </w:tcPr>
          <w:p w14:paraId="61D3574A" w14:textId="77777777" w:rsidR="008146DF" w:rsidRPr="00DD2B83" w:rsidRDefault="008146DF" w:rsidP="00E31452">
            <w:pPr>
              <w:shd w:val="clear" w:color="auto" w:fill="FFFFFF"/>
              <w:spacing w:line="288" w:lineRule="atLeast"/>
              <w:outlineLvl w:val="1"/>
              <w:rPr>
                <w:rFonts w:ascii="Arial" w:hAnsi="Arial" w:cs="Arial"/>
                <w:bCs/>
                <w:color w:val="000000"/>
                <w:sz w:val="24"/>
                <w:szCs w:val="24"/>
              </w:rPr>
            </w:pPr>
            <w:r w:rsidRPr="00FE777E">
              <w:rPr>
                <w:rFonts w:ascii="Arial" w:hAnsi="Arial" w:cs="Arial"/>
                <w:b/>
                <w:bCs/>
                <w:color w:val="000000"/>
                <w:sz w:val="24"/>
                <w:szCs w:val="24"/>
              </w:rPr>
              <w:t>The whole system is vulnerable to manipulation.</w:t>
            </w:r>
            <w:r w:rsidRPr="00DD2B83">
              <w:rPr>
                <w:rFonts w:ascii="Arial Narrow" w:hAnsi="Arial Narrow" w:cs="Arial"/>
                <w:color w:val="1F1F1F"/>
                <w:spacing w:val="8"/>
                <w:sz w:val="24"/>
                <w:szCs w:val="24"/>
              </w:rPr>
              <w:t xml:space="preserve"> </w:t>
            </w:r>
            <w:r w:rsidRPr="00DD2B83">
              <w:rPr>
                <w:rFonts w:ascii="Arial" w:hAnsi="Arial" w:cs="Arial"/>
                <w:bCs/>
                <w:color w:val="000000"/>
                <w:sz w:val="24"/>
                <w:szCs w:val="24"/>
              </w:rPr>
              <w:t>Facebook advertisers can target based on what you've shared directly, but also what Facebook has </w:t>
            </w:r>
            <w:r w:rsidRPr="00DD2B83">
              <w:rPr>
                <w:rFonts w:ascii="Arial" w:hAnsi="Arial" w:cs="Arial"/>
                <w:bCs/>
                <w:i/>
                <w:iCs/>
                <w:color w:val="000000"/>
                <w:sz w:val="24"/>
                <w:szCs w:val="24"/>
              </w:rPr>
              <w:t>inferred</w:t>
            </w:r>
            <w:r w:rsidRPr="00DD2B83">
              <w:rPr>
                <w:rFonts w:ascii="Arial" w:hAnsi="Arial" w:cs="Arial"/>
                <w:bCs/>
                <w:color w:val="000000"/>
                <w:sz w:val="24"/>
                <w:szCs w:val="24"/>
              </w:rPr>
              <w:t> about you. </w:t>
            </w:r>
          </w:p>
          <w:p w14:paraId="03C8A4FA" w14:textId="77777777" w:rsidR="008146DF" w:rsidRPr="00FE777E" w:rsidRDefault="008146DF" w:rsidP="00E31452">
            <w:pPr>
              <w:shd w:val="clear" w:color="auto" w:fill="FFFFFF"/>
              <w:spacing w:line="288" w:lineRule="atLeast"/>
              <w:outlineLvl w:val="1"/>
              <w:rPr>
                <w:rFonts w:ascii="Arial" w:hAnsi="Arial" w:cs="Arial"/>
                <w:b/>
                <w:bCs/>
                <w:color w:val="000000"/>
                <w:sz w:val="24"/>
                <w:szCs w:val="24"/>
              </w:rPr>
            </w:pPr>
            <w:r w:rsidRPr="00DD2B83">
              <w:rPr>
                <w:rFonts w:ascii="Arial" w:hAnsi="Arial" w:cs="Arial"/>
                <w:bCs/>
                <w:color w:val="000000"/>
                <w:sz w:val="24"/>
                <w:szCs w:val="24"/>
              </w:rPr>
              <w:t>Phones, apps, and the web are so indispensable to our daily lives—a testament to the benefits they give us—that we’ve become a captive audience. With two billion people plugged into these devices, technology companies have inadvertently enabled a direct channel to manipulate entire societies with unprecedented precision.</w:t>
            </w:r>
          </w:p>
          <w:p w14:paraId="436DBE4C" w14:textId="77777777" w:rsidR="008146DF" w:rsidRPr="00FE777E" w:rsidRDefault="008146DF" w:rsidP="00E31452">
            <w:pPr>
              <w:spacing w:line="288" w:lineRule="atLeast"/>
              <w:outlineLvl w:val="1"/>
              <w:rPr>
                <w:rFonts w:ascii="Arial" w:hAnsi="Arial" w:cs="Arial"/>
                <w:b/>
                <w:bCs/>
                <w:color w:val="000000"/>
                <w:sz w:val="24"/>
                <w:szCs w:val="24"/>
              </w:rPr>
            </w:pPr>
          </w:p>
        </w:tc>
        <w:tc>
          <w:tcPr>
            <w:tcW w:w="2947" w:type="dxa"/>
            <w:shd w:val="clear" w:color="auto" w:fill="auto"/>
          </w:tcPr>
          <w:p w14:paraId="642A3B48" w14:textId="77777777" w:rsidR="008146DF" w:rsidRPr="00FE777E" w:rsidRDefault="008146DF" w:rsidP="00E31452">
            <w:pPr>
              <w:spacing w:line="288" w:lineRule="atLeast"/>
              <w:outlineLvl w:val="1"/>
              <w:rPr>
                <w:rFonts w:ascii="Arial" w:hAnsi="Arial" w:cs="Arial"/>
                <w:b/>
                <w:bCs/>
                <w:color w:val="000000"/>
                <w:sz w:val="24"/>
                <w:szCs w:val="24"/>
              </w:rPr>
            </w:pPr>
            <w:r>
              <w:rPr>
                <w:rFonts w:ascii="Arial" w:hAnsi="Arial" w:cs="Arial"/>
                <w:noProof/>
                <w:color w:val="1F1F1F"/>
                <w:spacing w:val="8"/>
                <w:sz w:val="24"/>
                <w:szCs w:val="24"/>
              </w:rPr>
              <w:drawing>
                <wp:inline distT="0" distB="0" distL="0" distR="0" wp14:anchorId="2C8D4F2A" wp14:editId="4422B75A">
                  <wp:extent cx="1657985" cy="1767840"/>
                  <wp:effectExtent l="0" t="0" r="0" b="0"/>
                  <wp:docPr id="6" name="Picture 12" descr=" Facebook advertisers can target based on what you've shared directly, but also what Facebook has  inferred &amp;nbsp;about you.&amp;nbs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Facebook advertisers can target based on what you've shared directly, but also what Facebook has  inferred &amp;nbsp;about you.&amp;nbsp;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57985" cy="1767840"/>
                          </a:xfrm>
                          <a:prstGeom prst="rect">
                            <a:avLst/>
                          </a:prstGeom>
                          <a:noFill/>
                          <a:ln>
                            <a:noFill/>
                          </a:ln>
                        </pic:spPr>
                      </pic:pic>
                    </a:graphicData>
                  </a:graphic>
                </wp:inline>
              </w:drawing>
            </w:r>
          </w:p>
        </w:tc>
      </w:tr>
    </w:tbl>
    <w:p w14:paraId="4CA15316" w14:textId="77777777" w:rsidR="008146DF" w:rsidRPr="006209C0" w:rsidRDefault="008146DF" w:rsidP="008146DF">
      <w:pPr>
        <w:shd w:val="clear" w:color="auto" w:fill="FFFFFF"/>
        <w:spacing w:line="0" w:lineRule="auto"/>
        <w:jc w:val="center"/>
        <w:rPr>
          <w:rFonts w:ascii="Arial" w:hAnsi="Arial" w:cs="Arial"/>
          <w:color w:val="1F1F1F"/>
          <w:spacing w:val="8"/>
          <w:sz w:val="24"/>
          <w:szCs w:val="24"/>
        </w:rPr>
      </w:pPr>
    </w:p>
    <w:p w14:paraId="63FD3EBE" w14:textId="77777777" w:rsidR="008146DF" w:rsidRPr="006209C0" w:rsidRDefault="008146DF" w:rsidP="008146DF">
      <w:pPr>
        <w:shd w:val="clear" w:color="auto" w:fill="FFFFFF"/>
        <w:spacing w:line="0" w:lineRule="auto"/>
        <w:jc w:val="center"/>
        <w:rPr>
          <w:rFonts w:ascii="Arial" w:hAnsi="Arial" w:cs="Arial"/>
          <w:color w:val="1F1F1F"/>
          <w:spacing w:val="8"/>
          <w:sz w:val="24"/>
          <w:szCs w:val="24"/>
        </w:rPr>
        <w:sectPr w:rsidR="008146DF" w:rsidRPr="006209C0" w:rsidSect="00E31452">
          <w:type w:val="continuous"/>
          <w:pgSz w:w="12240" w:h="15840"/>
          <w:pgMar w:top="1440" w:right="1440" w:bottom="1440" w:left="1440" w:header="708" w:footer="708" w:gutter="0"/>
          <w:cols w:space="708"/>
          <w:docGrid w:linePitch="360"/>
        </w:sectPr>
      </w:pPr>
    </w:p>
    <w:p w14:paraId="055CF15E" w14:textId="77777777" w:rsidR="008146DF" w:rsidRDefault="008146DF" w:rsidP="008146DF">
      <w:pPr>
        <w:shd w:val="clear" w:color="auto" w:fill="FFFFFF"/>
        <w:spacing w:line="0" w:lineRule="auto"/>
        <w:jc w:val="center"/>
        <w:rPr>
          <w:rFonts w:ascii="Arial" w:hAnsi="Arial" w:cs="Arial"/>
          <w:noProof/>
          <w:color w:val="1F1F1F"/>
          <w:spacing w:val="8"/>
          <w:sz w:val="24"/>
          <w:szCs w:val="24"/>
        </w:rPr>
      </w:pPr>
    </w:p>
    <w:p w14:paraId="59A45DAB" w14:textId="77777777" w:rsidR="008146DF" w:rsidRPr="006209C0" w:rsidRDefault="008146DF" w:rsidP="008146DF">
      <w:pPr>
        <w:shd w:val="clear" w:color="auto" w:fill="FFFFFF"/>
        <w:spacing w:line="0" w:lineRule="auto"/>
        <w:jc w:val="center"/>
        <w:rPr>
          <w:rFonts w:ascii="Arial" w:hAnsi="Arial" w:cs="Arial"/>
          <w:color w:val="1F1F1F"/>
          <w:spacing w:val="8"/>
          <w:sz w:val="24"/>
          <w:szCs w:val="24"/>
        </w:rPr>
      </w:pPr>
    </w:p>
    <w:p w14:paraId="11AA3DA5" w14:textId="77777777" w:rsidR="008146DF" w:rsidRPr="006209C0" w:rsidRDefault="008146DF" w:rsidP="008146DF">
      <w:pPr>
        <w:shd w:val="clear" w:color="auto" w:fill="FFFFFF"/>
        <w:spacing w:after="100" w:afterAutospacing="1"/>
        <w:rPr>
          <w:rFonts w:ascii="Arial" w:hAnsi="Arial" w:cs="Arial"/>
          <w:b/>
          <w:bCs/>
          <w:color w:val="1F1F1F"/>
          <w:spacing w:val="8"/>
          <w:sz w:val="24"/>
          <w:szCs w:val="24"/>
        </w:rPr>
      </w:pPr>
      <w:r w:rsidRPr="00686C94">
        <w:rPr>
          <w:rFonts w:ascii="Arial Narrow" w:hAnsi="Arial Narrow" w:cs="Arial"/>
          <w:color w:val="1F1F1F"/>
          <w:spacing w:val="8"/>
          <w:sz w:val="24"/>
          <w:szCs w:val="24"/>
        </w:rPr>
        <w:t> </w:t>
      </w:r>
      <w:r w:rsidRPr="006209C0">
        <w:rPr>
          <w:rFonts w:ascii="Arial" w:hAnsi="Arial" w:cs="Arial"/>
          <w:b/>
          <w:bCs/>
          <w:color w:val="1F1F1F"/>
          <w:spacing w:val="8"/>
          <w:sz w:val="24"/>
          <w:szCs w:val="24"/>
        </w:rPr>
        <w:t>Meanwhile, the platform companies profit from growth in users and activity.</w:t>
      </w:r>
    </w:p>
    <w:p w14:paraId="4B0B9239" w14:textId="77777777" w:rsidR="008146DF" w:rsidRPr="006209C0" w:rsidRDefault="008146DF" w:rsidP="008146DF">
      <w:pPr>
        <w:shd w:val="clear" w:color="auto" w:fill="FFFFFF"/>
        <w:spacing w:line="288" w:lineRule="atLeast"/>
        <w:outlineLvl w:val="1"/>
        <w:rPr>
          <w:rFonts w:ascii="Arial" w:hAnsi="Arial" w:cs="Arial"/>
          <w:b/>
          <w:bCs/>
          <w:color w:val="000000"/>
          <w:sz w:val="24"/>
          <w:szCs w:val="24"/>
        </w:rPr>
      </w:pPr>
      <w:r w:rsidRPr="006209C0">
        <w:rPr>
          <w:rFonts w:ascii="Arial" w:hAnsi="Arial" w:cs="Arial"/>
          <w:b/>
          <w:bCs/>
          <w:color w:val="000000"/>
          <w:sz w:val="24"/>
          <w:szCs w:val="24"/>
        </w:rPr>
        <w:t>Profiting from the problem, platforms won’t change on their own.</w:t>
      </w:r>
    </w:p>
    <w:p w14:paraId="15F55FCA" w14:textId="77777777" w:rsidR="008146DF" w:rsidRPr="00686C94" w:rsidRDefault="008146DF" w:rsidP="008146DF">
      <w:pPr>
        <w:shd w:val="clear" w:color="auto" w:fill="FFFFFF"/>
        <w:rPr>
          <w:rFonts w:ascii="Arial Narrow" w:hAnsi="Arial Narrow" w:cs="Arial"/>
          <w:color w:val="1F1F1F"/>
          <w:spacing w:val="8"/>
          <w:sz w:val="24"/>
          <w:szCs w:val="24"/>
        </w:rPr>
      </w:pPr>
      <w:r w:rsidRPr="00686C94">
        <w:rPr>
          <w:rFonts w:ascii="Arial Narrow" w:hAnsi="Arial Narrow" w:cs="Arial"/>
          <w:color w:val="1F1F1F"/>
          <w:spacing w:val="8"/>
          <w:sz w:val="24"/>
          <w:szCs w:val="24"/>
        </w:rPr>
        <w:t>We can’t expect attention-extraction companies like YouTube, Facebook, Snapchat, or Twitter to change, because it’s against their business model.</w:t>
      </w:r>
    </w:p>
    <w:p w14:paraId="01687C03" w14:textId="77777777" w:rsidR="008146DF" w:rsidRPr="006209C0" w:rsidRDefault="008146DF" w:rsidP="008146DF">
      <w:pPr>
        <w:shd w:val="clear" w:color="auto" w:fill="FFFFFF"/>
        <w:spacing w:before="100" w:beforeAutospacing="1"/>
        <w:rPr>
          <w:rFonts w:ascii="Arial" w:hAnsi="Arial" w:cs="Arial"/>
          <w:color w:val="1F1F1F"/>
          <w:spacing w:val="8"/>
          <w:sz w:val="24"/>
          <w:szCs w:val="24"/>
        </w:rPr>
      </w:pPr>
      <w:r w:rsidRPr="006209C0">
        <w:rPr>
          <w:rFonts w:ascii="Arial" w:hAnsi="Arial" w:cs="Arial"/>
          <w:b/>
          <w:bCs/>
          <w:color w:val="1F1F1F"/>
          <w:spacing w:val="8"/>
          <w:sz w:val="24"/>
          <w:szCs w:val="24"/>
        </w:rPr>
        <w:t>Platforms would lose money if they solved the problem:</w:t>
      </w:r>
    </w:p>
    <w:p w14:paraId="206A3856" w14:textId="77777777" w:rsidR="008146DF" w:rsidRPr="00686C94" w:rsidRDefault="008146DF" w:rsidP="008146DF">
      <w:pPr>
        <w:numPr>
          <w:ilvl w:val="0"/>
          <w:numId w:val="60"/>
        </w:numPr>
        <w:shd w:val="clear" w:color="auto" w:fill="FFFFFF"/>
        <w:tabs>
          <w:tab w:val="clear" w:pos="720"/>
          <w:tab w:val="num" w:pos="426"/>
        </w:tabs>
        <w:ind w:left="465"/>
        <w:rPr>
          <w:rFonts w:ascii="Arial Narrow" w:hAnsi="Arial Narrow" w:cs="Arial"/>
          <w:color w:val="1F1F1F"/>
          <w:spacing w:val="8"/>
          <w:sz w:val="24"/>
          <w:szCs w:val="24"/>
        </w:rPr>
      </w:pPr>
      <w:r w:rsidRPr="00686C94">
        <w:rPr>
          <w:rFonts w:ascii="Arial Narrow" w:hAnsi="Arial Narrow" w:cs="Arial"/>
          <w:color w:val="1F1F1F"/>
          <w:spacing w:val="8"/>
          <w:sz w:val="24"/>
          <w:szCs w:val="24"/>
        </w:rPr>
        <w:t>Facebook would lose revenue if they blocked advertisers from micro-targeting lies and conspiracies to the people most likely to be persuaded. (e.g., Facebook found depressed teens buy more makeup).</w:t>
      </w:r>
    </w:p>
    <w:p w14:paraId="26000C65" w14:textId="77777777" w:rsidR="008146DF" w:rsidRPr="00686C94" w:rsidRDefault="008146DF" w:rsidP="008146DF">
      <w:pPr>
        <w:numPr>
          <w:ilvl w:val="0"/>
          <w:numId w:val="60"/>
        </w:numPr>
        <w:shd w:val="clear" w:color="auto" w:fill="FFFFFF"/>
        <w:tabs>
          <w:tab w:val="clear" w:pos="720"/>
          <w:tab w:val="num" w:pos="426"/>
        </w:tabs>
        <w:spacing w:before="100" w:beforeAutospacing="1"/>
        <w:ind w:left="465"/>
        <w:rPr>
          <w:rFonts w:ascii="Arial Narrow" w:hAnsi="Arial Narrow" w:cs="Arial"/>
          <w:color w:val="1F1F1F"/>
          <w:spacing w:val="8"/>
          <w:sz w:val="24"/>
          <w:szCs w:val="24"/>
        </w:rPr>
      </w:pPr>
      <w:r w:rsidRPr="00686C94">
        <w:rPr>
          <w:rFonts w:ascii="Arial Narrow" w:hAnsi="Arial Narrow" w:cs="Arial"/>
          <w:color w:val="1F1F1F"/>
          <w:spacing w:val="8"/>
          <w:sz w:val="24"/>
          <w:szCs w:val="24"/>
        </w:rPr>
        <w:t>Twitter’s stock price would fall if they were to remove the millions of bots on their platform, which academics estimate at 15% of their user base.</w:t>
      </w:r>
    </w:p>
    <w:p w14:paraId="6AE832CD" w14:textId="77777777" w:rsidR="008146DF" w:rsidRDefault="008146DF" w:rsidP="008146DF">
      <w:pPr>
        <w:numPr>
          <w:ilvl w:val="0"/>
          <w:numId w:val="60"/>
        </w:numPr>
        <w:shd w:val="clear" w:color="auto" w:fill="FFFFFF"/>
        <w:tabs>
          <w:tab w:val="clear" w:pos="720"/>
          <w:tab w:val="num" w:pos="426"/>
        </w:tabs>
        <w:spacing w:before="100" w:beforeAutospacing="1" w:after="120"/>
        <w:ind w:left="461"/>
        <w:rPr>
          <w:rFonts w:ascii="Arial Narrow" w:hAnsi="Arial Narrow" w:cs="Arial"/>
          <w:color w:val="1F1F1F"/>
          <w:spacing w:val="8"/>
          <w:sz w:val="24"/>
          <w:szCs w:val="24"/>
        </w:rPr>
      </w:pPr>
      <w:r w:rsidRPr="00686C94">
        <w:rPr>
          <w:rFonts w:ascii="Arial Narrow" w:hAnsi="Arial Narrow" w:cs="Arial"/>
          <w:color w:val="1F1F1F"/>
          <w:spacing w:val="8"/>
          <w:sz w:val="24"/>
          <w:szCs w:val="24"/>
        </w:rPr>
        <w:t>Facebook would lose revenue if their tools didn’t allow advertisers to automatically test millions of variations of content — word choices, colour, images — to capture the most minds.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6"/>
        <w:gridCol w:w="7464"/>
      </w:tblGrid>
      <w:tr w:rsidR="008146DF" w:rsidRPr="009166C0" w14:paraId="14B55647" w14:textId="77777777" w:rsidTr="00E31452">
        <w:tc>
          <w:tcPr>
            <w:tcW w:w="2977" w:type="dxa"/>
            <w:shd w:val="clear" w:color="auto" w:fill="auto"/>
          </w:tcPr>
          <w:p w14:paraId="68F1DC31" w14:textId="77777777" w:rsidR="008146DF" w:rsidRPr="009166C0" w:rsidRDefault="008146DF" w:rsidP="00E31452">
            <w:pPr>
              <w:spacing w:before="100" w:beforeAutospacing="1" w:after="100" w:afterAutospacing="1"/>
              <w:jc w:val="center"/>
              <w:rPr>
                <w:rFonts w:ascii="Arial" w:hAnsi="Arial" w:cs="Arial"/>
                <w:b/>
                <w:bCs/>
                <w:color w:val="1F1F1F"/>
                <w:spacing w:val="8"/>
                <w:sz w:val="24"/>
                <w:szCs w:val="24"/>
              </w:rPr>
            </w:pPr>
          </w:p>
          <w:p w14:paraId="219933D2" w14:textId="77777777" w:rsidR="008146DF" w:rsidRPr="009166C0" w:rsidRDefault="008146DF" w:rsidP="00E31452">
            <w:pPr>
              <w:spacing w:before="100" w:beforeAutospacing="1" w:after="100" w:afterAutospacing="1"/>
              <w:jc w:val="center"/>
              <w:rPr>
                <w:rFonts w:ascii="Arial Narrow" w:hAnsi="Arial Narrow" w:cs="Arial"/>
                <w:color w:val="1F1F1F"/>
                <w:spacing w:val="8"/>
                <w:sz w:val="24"/>
                <w:szCs w:val="24"/>
              </w:rPr>
            </w:pPr>
            <w:r w:rsidRPr="009166C0">
              <w:rPr>
                <w:rFonts w:ascii="Arial" w:hAnsi="Arial" w:cs="Arial"/>
                <w:b/>
                <w:bCs/>
                <w:color w:val="1F1F1F"/>
                <w:spacing w:val="8"/>
                <w:sz w:val="24"/>
                <w:szCs w:val="24"/>
              </w:rPr>
              <w:t>So, we have to change the rules of the g</w:t>
            </w:r>
            <w:r>
              <w:rPr>
                <w:rFonts w:ascii="Arial" w:hAnsi="Arial" w:cs="Arial"/>
                <w:b/>
                <w:bCs/>
                <w:color w:val="1F1F1F"/>
                <w:spacing w:val="8"/>
                <w:sz w:val="24"/>
                <w:szCs w:val="24"/>
              </w:rPr>
              <w:t>a</w:t>
            </w:r>
            <w:r w:rsidRPr="009166C0">
              <w:rPr>
                <w:rFonts w:ascii="Arial" w:hAnsi="Arial" w:cs="Arial"/>
                <w:b/>
                <w:bCs/>
                <w:color w:val="1F1F1F"/>
                <w:spacing w:val="8"/>
                <w:sz w:val="24"/>
                <w:szCs w:val="24"/>
              </w:rPr>
              <w:t>m</w:t>
            </w:r>
            <w:r>
              <w:rPr>
                <w:rFonts w:ascii="Arial" w:hAnsi="Arial" w:cs="Arial"/>
                <w:b/>
                <w:bCs/>
                <w:color w:val="1F1F1F"/>
                <w:spacing w:val="8"/>
                <w:sz w:val="24"/>
                <w:szCs w:val="24"/>
              </w:rPr>
              <w:t>e</w:t>
            </w:r>
            <w:r w:rsidRPr="009166C0">
              <w:rPr>
                <w:rFonts w:ascii="Arial" w:hAnsi="Arial" w:cs="Arial"/>
                <w:b/>
                <w:bCs/>
                <w:color w:val="1F1F1F"/>
                <w:spacing w:val="8"/>
                <w:sz w:val="24"/>
                <w:szCs w:val="24"/>
              </w:rPr>
              <w:t>.</w:t>
            </w:r>
          </w:p>
        </w:tc>
        <w:tc>
          <w:tcPr>
            <w:tcW w:w="7513" w:type="dxa"/>
            <w:shd w:val="clear" w:color="auto" w:fill="auto"/>
          </w:tcPr>
          <w:p w14:paraId="0D65C7F9" w14:textId="77777777" w:rsidR="008146DF" w:rsidRPr="009166C0" w:rsidRDefault="008146DF" w:rsidP="00E31452">
            <w:pPr>
              <w:spacing w:before="100" w:beforeAutospacing="1" w:after="100" w:afterAutospacing="1"/>
              <w:jc w:val="center"/>
              <w:rPr>
                <w:rFonts w:ascii="Arial Narrow" w:hAnsi="Arial Narrow" w:cs="Arial"/>
                <w:color w:val="1F1F1F"/>
                <w:spacing w:val="8"/>
                <w:sz w:val="24"/>
                <w:szCs w:val="24"/>
              </w:rPr>
            </w:pPr>
            <w:r>
              <w:rPr>
                <w:rFonts w:ascii="Arial" w:hAnsi="Arial" w:cs="Arial"/>
                <w:noProof/>
                <w:color w:val="1F1F1F"/>
                <w:spacing w:val="8"/>
                <w:sz w:val="24"/>
                <w:szCs w:val="24"/>
              </w:rPr>
              <w:drawing>
                <wp:inline distT="0" distB="0" distL="0" distR="0" wp14:anchorId="02E0E146" wp14:editId="082EEB49">
                  <wp:extent cx="1951892" cy="1775460"/>
                  <wp:effectExtent l="0" t="0" r="0" b="0"/>
                  <wp:docPr id="7" name="Picture 6" descr="Platform-Market-Caps-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tform-Market-Caps-V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57818" cy="1780850"/>
                          </a:xfrm>
                          <a:prstGeom prst="rect">
                            <a:avLst/>
                          </a:prstGeom>
                          <a:noFill/>
                          <a:ln>
                            <a:noFill/>
                          </a:ln>
                        </pic:spPr>
                      </pic:pic>
                    </a:graphicData>
                  </a:graphic>
                </wp:inline>
              </w:drawing>
            </w:r>
          </w:p>
        </w:tc>
      </w:tr>
    </w:tbl>
    <w:p w14:paraId="0BBBABD3" w14:textId="77777777" w:rsidR="008146DF" w:rsidRDefault="008146DF" w:rsidP="008146DF">
      <w:pPr>
        <w:pStyle w:val="Heading1"/>
        <w:shd w:val="clear" w:color="auto" w:fill="FFFFFF"/>
        <w:rPr>
          <w:rFonts w:ascii="Arial" w:hAnsi="Arial" w:cs="Arial"/>
          <w:color w:val="1C1C1C"/>
          <w:szCs w:val="24"/>
        </w:rPr>
      </w:pPr>
    </w:p>
    <w:p w14:paraId="39BB82D0" w14:textId="77777777" w:rsidR="008146DF" w:rsidRPr="006F6B9A" w:rsidRDefault="008146DF" w:rsidP="008146DF">
      <w:pPr>
        <w:pStyle w:val="Heading1"/>
        <w:shd w:val="clear" w:color="auto" w:fill="FFFFFF"/>
        <w:spacing w:line="276" w:lineRule="auto"/>
        <w:rPr>
          <w:rFonts w:ascii="Arial" w:hAnsi="Arial" w:cs="Arial"/>
          <w:color w:val="1C1C1C"/>
          <w:sz w:val="28"/>
          <w:szCs w:val="28"/>
        </w:rPr>
      </w:pPr>
      <w:r w:rsidRPr="006F6B9A">
        <w:rPr>
          <w:rFonts w:ascii="Arial" w:hAnsi="Arial" w:cs="Arial"/>
          <w:color w:val="1C1C1C"/>
          <w:sz w:val="28"/>
          <w:szCs w:val="28"/>
        </w:rPr>
        <w:t>Take control of your phone.</w:t>
      </w:r>
    </w:p>
    <w:p w14:paraId="69963223" w14:textId="77777777" w:rsidR="008146DF" w:rsidRDefault="008146DF" w:rsidP="008146DF">
      <w:pPr>
        <w:pStyle w:val="Heading3"/>
        <w:shd w:val="clear" w:color="auto" w:fill="FFFFFF"/>
        <w:spacing w:line="360" w:lineRule="auto"/>
        <w:rPr>
          <w:rStyle w:val="Strong"/>
          <w:rFonts w:ascii="Arial" w:hAnsi="Arial" w:cs="Arial"/>
          <w:b w:val="0"/>
          <w:bCs w:val="0"/>
          <w:color w:val="1F1F1F"/>
          <w:szCs w:val="24"/>
        </w:rPr>
      </w:pPr>
      <w:r w:rsidRPr="006209C0">
        <w:rPr>
          <w:rStyle w:val="Strong"/>
          <w:rFonts w:ascii="Arial" w:hAnsi="Arial" w:cs="Arial"/>
          <w:b w:val="0"/>
          <w:bCs w:val="0"/>
          <w:color w:val="1F1F1F"/>
          <w:szCs w:val="24"/>
        </w:rPr>
        <w:t>Try these simple changes to live more intentionally with your devices right now.</w:t>
      </w:r>
    </w:p>
    <w:p w14:paraId="420E5AFB" w14:textId="77777777" w:rsidR="008146DF" w:rsidRPr="00686C94" w:rsidRDefault="008146DF" w:rsidP="008146D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7513"/>
      </w:tblGrid>
      <w:tr w:rsidR="008146DF" w14:paraId="7AAB9A79" w14:textId="77777777" w:rsidTr="00E31452">
        <w:tc>
          <w:tcPr>
            <w:tcW w:w="2943" w:type="dxa"/>
            <w:shd w:val="clear" w:color="auto" w:fill="auto"/>
          </w:tcPr>
          <w:p w14:paraId="3BC52919" w14:textId="77777777" w:rsidR="008146DF" w:rsidRDefault="008146DF" w:rsidP="00E31452">
            <w:pPr>
              <w:jc w:val="center"/>
            </w:pPr>
            <w:r>
              <w:rPr>
                <w:noProof/>
              </w:rPr>
              <w:drawing>
                <wp:inline distT="0" distB="0" distL="0" distR="0" wp14:anchorId="0B05137C" wp14:editId="5CC93CD9">
                  <wp:extent cx="533400" cy="536082"/>
                  <wp:effectExtent l="0" t="0" r="0" b="0"/>
                  <wp:docPr id="552311892" name="Picture 552311892" descr="Quiet silen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Quiet silent icon"/>
                          <pic:cNvPicPr>
                            <a:picLocks noChangeAspect="1" noChangeArrowheads="1"/>
                          </pic:cNvPicPr>
                        </pic:nvPicPr>
                        <pic:blipFill rotWithShape="1">
                          <a:blip r:embed="rId17">
                            <a:extLst>
                              <a:ext uri="{28A0092B-C50C-407E-A947-70E740481C1C}">
                                <a14:useLocalDpi xmlns:a14="http://schemas.microsoft.com/office/drawing/2010/main" val="0"/>
                              </a:ext>
                            </a:extLst>
                          </a:blip>
                          <a:srcRect l="27747" t="15489" r="27067" b="16176"/>
                          <a:stretch/>
                        </pic:blipFill>
                        <pic:spPr bwMode="auto">
                          <a:xfrm>
                            <a:off x="0" y="0"/>
                            <a:ext cx="551923" cy="55469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513" w:type="dxa"/>
            <w:shd w:val="clear" w:color="auto" w:fill="auto"/>
            <w:vAlign w:val="center"/>
          </w:tcPr>
          <w:p w14:paraId="15C67CBA" w14:textId="77777777" w:rsidR="008146DF" w:rsidRPr="009166C0" w:rsidRDefault="008146DF" w:rsidP="00E31452">
            <w:pPr>
              <w:pStyle w:val="Heading2"/>
              <w:shd w:val="clear" w:color="auto" w:fill="FFFFFF"/>
              <w:spacing w:after="120" w:line="288" w:lineRule="atLeast"/>
              <w:rPr>
                <w:rFonts w:ascii="Arial" w:hAnsi="Arial" w:cs="Arial"/>
                <w:color w:val="000000"/>
                <w:szCs w:val="24"/>
              </w:rPr>
            </w:pPr>
            <w:r>
              <w:rPr>
                <w:rFonts w:ascii="Arial" w:hAnsi="Arial" w:cs="Arial"/>
                <w:color w:val="000000"/>
                <w:szCs w:val="24"/>
              </w:rPr>
              <w:t>Keep your phone on silent mode and only turn the volume on when needed</w:t>
            </w:r>
          </w:p>
        </w:tc>
      </w:tr>
      <w:tr w:rsidR="008146DF" w14:paraId="4E49E975" w14:textId="77777777" w:rsidTr="00E31452">
        <w:tc>
          <w:tcPr>
            <w:tcW w:w="2943" w:type="dxa"/>
            <w:shd w:val="clear" w:color="auto" w:fill="auto"/>
          </w:tcPr>
          <w:p w14:paraId="245208EC" w14:textId="77777777" w:rsidR="008146DF" w:rsidRDefault="008146DF" w:rsidP="00E31452"/>
          <w:p w14:paraId="7A2D0E09" w14:textId="77777777" w:rsidR="008146DF" w:rsidRDefault="008146DF" w:rsidP="00E31452"/>
          <w:p w14:paraId="2D807A56" w14:textId="77777777" w:rsidR="008146DF" w:rsidRDefault="008146DF" w:rsidP="00E31452">
            <w:r>
              <w:rPr>
                <w:noProof/>
              </w:rPr>
              <w:drawing>
                <wp:anchor distT="0" distB="0" distL="114300" distR="114300" simplePos="0" relativeHeight="251673600" behindDoc="0" locked="0" layoutInCell="1" allowOverlap="1" wp14:anchorId="2F304659" wp14:editId="6A079E65">
                  <wp:simplePos x="0" y="0"/>
                  <wp:positionH relativeFrom="column">
                    <wp:posOffset>130175</wp:posOffset>
                  </wp:positionH>
                  <wp:positionV relativeFrom="paragraph">
                    <wp:posOffset>69850</wp:posOffset>
                  </wp:positionV>
                  <wp:extent cx="1438275" cy="822325"/>
                  <wp:effectExtent l="0" t="0" r="0" b="0"/>
                  <wp:wrapTopAndBottom/>
                  <wp:docPr id="437" name="Picture 43" descr="Screen Shot 2018-01-23 at 6.00.0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creen Shot 2018-01-23 at 6.00.04 P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8275" cy="822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E213E1" w14:textId="77777777" w:rsidR="008146DF" w:rsidRDefault="008146DF" w:rsidP="00E31452"/>
        </w:tc>
        <w:tc>
          <w:tcPr>
            <w:tcW w:w="7513" w:type="dxa"/>
            <w:shd w:val="clear" w:color="auto" w:fill="auto"/>
          </w:tcPr>
          <w:p w14:paraId="60216206" w14:textId="77777777" w:rsidR="008146DF" w:rsidRPr="009166C0" w:rsidRDefault="008146DF" w:rsidP="00E31452">
            <w:pPr>
              <w:pStyle w:val="Heading2"/>
              <w:shd w:val="clear" w:color="auto" w:fill="FFFFFF"/>
              <w:spacing w:after="120" w:line="288" w:lineRule="atLeast"/>
              <w:rPr>
                <w:rFonts w:ascii="Arial" w:hAnsi="Arial" w:cs="Arial"/>
                <w:color w:val="000000"/>
                <w:szCs w:val="24"/>
              </w:rPr>
            </w:pPr>
            <w:r w:rsidRPr="009166C0">
              <w:rPr>
                <w:rFonts w:ascii="Arial" w:hAnsi="Arial" w:cs="Arial"/>
                <w:color w:val="000000"/>
                <w:szCs w:val="24"/>
              </w:rPr>
              <w:t>Turn off all notifications except from </w:t>
            </w:r>
            <w:r w:rsidRPr="009166C0">
              <w:rPr>
                <w:rStyle w:val="Emphasis"/>
                <w:rFonts w:ascii="Arial" w:hAnsi="Arial" w:cs="Arial"/>
                <w:color w:val="000000"/>
                <w:szCs w:val="24"/>
              </w:rPr>
              <w:t>people.</w:t>
            </w:r>
          </w:p>
          <w:p w14:paraId="7BBA5E5C" w14:textId="77777777" w:rsidR="008146DF" w:rsidRPr="009166C0" w:rsidRDefault="008146DF" w:rsidP="00E31452">
            <w:pPr>
              <w:pStyle w:val="NormalWeb"/>
              <w:shd w:val="clear" w:color="auto" w:fill="FFFFFF"/>
              <w:rPr>
                <w:rFonts w:ascii="Arial Narrow" w:hAnsi="Arial Narrow" w:cs="Arial"/>
                <w:color w:val="1F1F1F"/>
                <w:spacing w:val="8"/>
                <w:sz w:val="24"/>
                <w:szCs w:val="24"/>
              </w:rPr>
            </w:pPr>
            <w:r w:rsidRPr="009166C0">
              <w:rPr>
                <w:rFonts w:ascii="Arial Narrow" w:hAnsi="Arial Narrow" w:cs="Arial"/>
                <w:color w:val="1F1F1F"/>
                <w:spacing w:val="8"/>
                <w:sz w:val="24"/>
                <w:szCs w:val="24"/>
              </w:rPr>
              <w:t>Notifications appear in RED dots because red is a trigger color that instantly draws our attention. But most notifications are generated by machines, not actual people. They keep our phones vibrating to lure us back into apps we don't really</w:t>
            </w:r>
            <w:r w:rsidRPr="009166C0">
              <w:rPr>
                <w:rStyle w:val="Emphasis"/>
                <w:rFonts w:ascii="Arial Narrow" w:hAnsi="Arial Narrow" w:cs="Arial"/>
                <w:color w:val="1F1F1F"/>
                <w:spacing w:val="8"/>
                <w:sz w:val="24"/>
                <w:szCs w:val="24"/>
              </w:rPr>
              <w:t> </w:t>
            </w:r>
            <w:r w:rsidRPr="009166C0">
              <w:rPr>
                <w:rFonts w:ascii="Arial Narrow" w:hAnsi="Arial Narrow" w:cs="Arial"/>
                <w:color w:val="1F1F1F"/>
                <w:spacing w:val="8"/>
                <w:sz w:val="24"/>
                <w:szCs w:val="24"/>
              </w:rPr>
              <w:t>need to be in.</w:t>
            </w:r>
          </w:p>
          <w:p w14:paraId="37C2FBFD" w14:textId="77777777" w:rsidR="008146DF" w:rsidRDefault="008146DF" w:rsidP="00E31452">
            <w:pPr>
              <w:pStyle w:val="NormalWeb"/>
              <w:shd w:val="clear" w:color="auto" w:fill="FFFFFF"/>
              <w:spacing w:after="0" w:afterAutospacing="0"/>
            </w:pPr>
            <w:r w:rsidRPr="009166C0">
              <w:rPr>
                <w:rFonts w:ascii="Arial Narrow" w:hAnsi="Arial Narrow" w:cs="Arial"/>
                <w:color w:val="1F1F1F"/>
                <w:spacing w:val="8"/>
                <w:sz w:val="24"/>
                <w:szCs w:val="24"/>
              </w:rPr>
              <w:t>Visit </w:t>
            </w:r>
            <w:r w:rsidRPr="009166C0">
              <w:rPr>
                <w:rStyle w:val="Strong"/>
                <w:rFonts w:ascii="Arial Narrow" w:hAnsi="Arial Narrow" w:cs="Arial"/>
                <w:color w:val="1F1F1F"/>
                <w:spacing w:val="8"/>
                <w:sz w:val="24"/>
                <w:szCs w:val="24"/>
              </w:rPr>
              <w:t>Settings</w:t>
            </w:r>
            <w:r w:rsidRPr="009166C0">
              <w:rPr>
                <w:rStyle w:val="Emphasis"/>
                <w:rFonts w:ascii="Arial Narrow" w:hAnsi="Arial Narrow" w:cs="Arial"/>
                <w:bCs/>
                <w:color w:val="1F1F1F"/>
                <w:spacing w:val="8"/>
                <w:sz w:val="24"/>
                <w:szCs w:val="24"/>
              </w:rPr>
              <w:t> </w:t>
            </w:r>
            <w:r w:rsidRPr="009166C0">
              <w:rPr>
                <w:rStyle w:val="Strong"/>
                <w:rFonts w:ascii="Arial Narrow" w:hAnsi="Arial Narrow" w:cs="Arial"/>
                <w:color w:val="1F1F1F"/>
                <w:spacing w:val="8"/>
                <w:sz w:val="24"/>
                <w:szCs w:val="24"/>
              </w:rPr>
              <w:t>&gt; Notifications</w:t>
            </w:r>
            <w:r w:rsidRPr="009166C0">
              <w:rPr>
                <w:rStyle w:val="Emphasis"/>
                <w:rFonts w:ascii="Arial Narrow" w:hAnsi="Arial Narrow" w:cs="Arial"/>
                <w:color w:val="1F1F1F"/>
                <w:spacing w:val="8"/>
                <w:sz w:val="24"/>
                <w:szCs w:val="24"/>
              </w:rPr>
              <w:t> </w:t>
            </w:r>
            <w:r w:rsidRPr="009166C0">
              <w:rPr>
                <w:rFonts w:ascii="Arial Narrow" w:hAnsi="Arial Narrow" w:cs="Arial"/>
                <w:color w:val="1F1F1F"/>
                <w:spacing w:val="8"/>
                <w:sz w:val="24"/>
                <w:szCs w:val="24"/>
              </w:rPr>
              <w:t>and turn off all notifications, banners, and badges, except from apps where </w:t>
            </w:r>
            <w:r w:rsidRPr="009166C0">
              <w:rPr>
                <w:rStyle w:val="Emphasis"/>
                <w:rFonts w:ascii="Arial Narrow" w:hAnsi="Arial Narrow" w:cs="Arial"/>
                <w:color w:val="1F1F1F"/>
                <w:spacing w:val="8"/>
                <w:sz w:val="24"/>
                <w:szCs w:val="24"/>
              </w:rPr>
              <w:t>real</w:t>
            </w:r>
            <w:r w:rsidRPr="009166C0">
              <w:rPr>
                <w:rFonts w:ascii="Arial Narrow" w:hAnsi="Arial Narrow" w:cs="Arial"/>
                <w:color w:val="1F1F1F"/>
                <w:spacing w:val="8"/>
                <w:sz w:val="24"/>
                <w:szCs w:val="24"/>
              </w:rPr>
              <w:t> people want your attention; e.g. messaging apps like WhatsApp, FB Messenger, Signal, Telegram, WeChat etc.</w:t>
            </w:r>
          </w:p>
        </w:tc>
      </w:tr>
      <w:tr w:rsidR="008146DF" w:rsidRPr="009166C0" w14:paraId="530E485B" w14:textId="77777777" w:rsidTr="00E31452">
        <w:tc>
          <w:tcPr>
            <w:tcW w:w="2943" w:type="dxa"/>
            <w:shd w:val="clear" w:color="auto" w:fill="auto"/>
          </w:tcPr>
          <w:p w14:paraId="048E1176" w14:textId="77777777" w:rsidR="008146DF" w:rsidRPr="009166C0" w:rsidRDefault="008146DF" w:rsidP="00E31452">
            <w:pPr>
              <w:rPr>
                <w:noProof/>
              </w:rPr>
            </w:pPr>
            <w:r>
              <w:rPr>
                <w:rFonts w:ascii="Arial" w:hAnsi="Arial" w:cs="Arial"/>
                <w:noProof/>
                <w:sz w:val="24"/>
                <w:szCs w:val="24"/>
              </w:rPr>
              <w:drawing>
                <wp:anchor distT="0" distB="0" distL="114300" distR="114300" simplePos="0" relativeHeight="251674624" behindDoc="0" locked="0" layoutInCell="1" allowOverlap="1" wp14:anchorId="41546F45" wp14:editId="5F3D7717">
                  <wp:simplePos x="0" y="0"/>
                  <wp:positionH relativeFrom="column">
                    <wp:posOffset>194310</wp:posOffset>
                  </wp:positionH>
                  <wp:positionV relativeFrom="paragraph">
                    <wp:posOffset>1905</wp:posOffset>
                  </wp:positionV>
                  <wp:extent cx="1374140" cy="1156970"/>
                  <wp:effectExtent l="0" t="0" r="0" b="0"/>
                  <wp:wrapTopAndBottom/>
                  <wp:docPr id="436" name="Picture 42" descr="go-graysc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go-grayscal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74140" cy="11569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513" w:type="dxa"/>
            <w:shd w:val="clear" w:color="auto" w:fill="auto"/>
          </w:tcPr>
          <w:p w14:paraId="59409B2E" w14:textId="77777777" w:rsidR="008146DF" w:rsidRPr="009166C0" w:rsidRDefault="008146DF" w:rsidP="00E31452">
            <w:pPr>
              <w:pStyle w:val="Heading2"/>
              <w:shd w:val="clear" w:color="auto" w:fill="FFFFFF"/>
              <w:spacing w:line="240" w:lineRule="auto"/>
              <w:rPr>
                <w:rFonts w:ascii="Arial" w:hAnsi="Arial" w:cs="Arial"/>
                <w:color w:val="000000"/>
                <w:szCs w:val="24"/>
              </w:rPr>
            </w:pPr>
            <w:r w:rsidRPr="009166C0">
              <w:rPr>
                <w:rFonts w:ascii="Arial" w:hAnsi="Arial" w:cs="Arial"/>
                <w:color w:val="000000"/>
                <w:szCs w:val="24"/>
              </w:rPr>
              <w:t>Go Grayscale.</w:t>
            </w:r>
          </w:p>
          <w:p w14:paraId="1E8E2036" w14:textId="77777777" w:rsidR="008146DF" w:rsidRPr="009166C0" w:rsidRDefault="008146DF" w:rsidP="00E31452">
            <w:pPr>
              <w:pStyle w:val="NormalWeb"/>
              <w:shd w:val="clear" w:color="auto" w:fill="FFFFFF"/>
              <w:spacing w:before="0" w:beforeAutospacing="0" w:after="0" w:afterAutospacing="0"/>
              <w:rPr>
                <w:rFonts w:ascii="Arial Narrow" w:hAnsi="Arial Narrow" w:cs="Arial"/>
                <w:color w:val="1F1F1F"/>
                <w:spacing w:val="8"/>
                <w:sz w:val="24"/>
                <w:szCs w:val="24"/>
              </w:rPr>
            </w:pPr>
            <w:r w:rsidRPr="009166C0">
              <w:rPr>
                <w:rFonts w:ascii="Arial Narrow" w:hAnsi="Arial Narrow" w:cs="Arial"/>
                <w:color w:val="1F1F1F"/>
                <w:spacing w:val="8"/>
                <w:sz w:val="24"/>
                <w:szCs w:val="24"/>
              </w:rPr>
              <w:t>Colorful icons give our brains shiny rewards every time we unlock. Set your phone to grayscale to remove those positive reinforcements. It helps many people check their phone less.</w:t>
            </w:r>
          </w:p>
          <w:p w14:paraId="4D766BB1" w14:textId="77777777" w:rsidR="008146DF" w:rsidRPr="009166C0" w:rsidRDefault="008146DF" w:rsidP="00E31452">
            <w:pPr>
              <w:pStyle w:val="Heading2"/>
              <w:shd w:val="clear" w:color="auto" w:fill="FFFFFF"/>
              <w:spacing w:after="120" w:line="288" w:lineRule="atLeast"/>
              <w:rPr>
                <w:rFonts w:ascii="Arial" w:hAnsi="Arial" w:cs="Arial"/>
                <w:b w:val="0"/>
                <w:color w:val="000000"/>
                <w:szCs w:val="24"/>
              </w:rPr>
            </w:pPr>
            <w:r w:rsidRPr="009166C0">
              <w:rPr>
                <w:rFonts w:cs="Arial"/>
                <w:b w:val="0"/>
                <w:color w:val="1F1F1F"/>
                <w:spacing w:val="8"/>
                <w:szCs w:val="24"/>
              </w:rPr>
              <w:t>Go to Settings &gt; General &gt; Accessibility &gt; Accessibility Shortcut (bottom) &gt; Colour Filters. This allows you to quickly </w:t>
            </w:r>
            <w:r w:rsidRPr="009166C0">
              <w:rPr>
                <w:rStyle w:val="Emphasis"/>
                <w:rFonts w:cs="Arial"/>
                <w:b w:val="0"/>
                <w:color w:val="1F1F1F"/>
                <w:spacing w:val="8"/>
                <w:szCs w:val="24"/>
              </w:rPr>
              <w:t>triple-tap </w:t>
            </w:r>
            <w:r w:rsidRPr="009166C0">
              <w:rPr>
                <w:rFonts w:cs="Arial"/>
                <w:b w:val="0"/>
                <w:color w:val="1F1F1F"/>
                <w:spacing w:val="8"/>
                <w:szCs w:val="24"/>
              </w:rPr>
              <w:t>the home button to toggle grayscale on and off, so you keep colour when you need it.</w:t>
            </w:r>
          </w:p>
        </w:tc>
      </w:tr>
      <w:tr w:rsidR="008146DF" w14:paraId="0F84FED4" w14:textId="77777777" w:rsidTr="00E31452">
        <w:tc>
          <w:tcPr>
            <w:tcW w:w="2943" w:type="dxa"/>
            <w:shd w:val="clear" w:color="auto" w:fill="auto"/>
          </w:tcPr>
          <w:p w14:paraId="65FAA9D7" w14:textId="77777777" w:rsidR="008146DF" w:rsidRPr="009166C0" w:rsidRDefault="008146DF" w:rsidP="00E31452">
            <w:pPr>
              <w:rPr>
                <w:noProof/>
              </w:rPr>
            </w:pPr>
            <w:r>
              <w:rPr>
                <w:rFonts w:ascii="Arial" w:hAnsi="Arial" w:cs="Arial"/>
                <w:noProof/>
                <w:sz w:val="24"/>
                <w:szCs w:val="24"/>
              </w:rPr>
              <w:lastRenderedPageBreak/>
              <w:drawing>
                <wp:anchor distT="0" distB="0" distL="114300" distR="114300" simplePos="0" relativeHeight="251659264" behindDoc="0" locked="0" layoutInCell="1" allowOverlap="1" wp14:anchorId="540EA311" wp14:editId="5092AABA">
                  <wp:simplePos x="0" y="0"/>
                  <wp:positionH relativeFrom="margin">
                    <wp:posOffset>396875</wp:posOffset>
                  </wp:positionH>
                  <wp:positionV relativeFrom="paragraph">
                    <wp:posOffset>501015</wp:posOffset>
                  </wp:positionV>
                  <wp:extent cx="806450" cy="447040"/>
                  <wp:effectExtent l="0" t="0" r="0" b="0"/>
                  <wp:wrapSquare wrapText="bothSides"/>
                  <wp:docPr id="435" name="Picture 41" descr="3-launch-by-typing-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3-launch-by-typing-whit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06450" cy="4470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513" w:type="dxa"/>
            <w:shd w:val="clear" w:color="auto" w:fill="auto"/>
          </w:tcPr>
          <w:p w14:paraId="5C5294B1" w14:textId="77777777" w:rsidR="008146DF" w:rsidRPr="009166C0" w:rsidRDefault="008146DF" w:rsidP="00E31452">
            <w:pPr>
              <w:pStyle w:val="Heading2"/>
              <w:shd w:val="clear" w:color="auto" w:fill="FFFFFF"/>
              <w:spacing w:line="288" w:lineRule="atLeast"/>
              <w:rPr>
                <w:rFonts w:ascii="Arial" w:hAnsi="Arial" w:cs="Arial"/>
                <w:color w:val="000000"/>
                <w:szCs w:val="24"/>
              </w:rPr>
            </w:pPr>
            <w:r w:rsidRPr="009166C0">
              <w:rPr>
                <w:rFonts w:ascii="Arial" w:hAnsi="Arial" w:cs="Arial"/>
                <w:color w:val="000000"/>
                <w:szCs w:val="24"/>
              </w:rPr>
              <w:t>Keep your home screen to tools only.</w:t>
            </w:r>
          </w:p>
          <w:p w14:paraId="671F203E" w14:textId="77777777" w:rsidR="008146DF" w:rsidRPr="009166C0" w:rsidRDefault="008146DF" w:rsidP="00E31452">
            <w:pPr>
              <w:pStyle w:val="NormalWeb"/>
              <w:shd w:val="clear" w:color="auto" w:fill="FFFFFF"/>
              <w:spacing w:before="0" w:beforeAutospacing="0" w:after="0" w:afterAutospacing="0"/>
              <w:rPr>
                <w:rFonts w:ascii="Arial Narrow" w:hAnsi="Arial Narrow" w:cs="Arial"/>
                <w:color w:val="1F1F1F"/>
                <w:spacing w:val="8"/>
                <w:sz w:val="24"/>
                <w:szCs w:val="24"/>
              </w:rPr>
            </w:pPr>
            <w:r w:rsidRPr="009166C0">
              <w:rPr>
                <w:rFonts w:ascii="Arial Narrow" w:hAnsi="Arial Narrow" w:cs="Arial"/>
                <w:color w:val="1F1F1F"/>
                <w:spacing w:val="8"/>
                <w:sz w:val="24"/>
                <w:szCs w:val="24"/>
              </w:rPr>
              <w:t>Do you open apps mindlessly because they are the first thing you see when you unlock your phone?</w:t>
            </w:r>
          </w:p>
          <w:p w14:paraId="3024D17A" w14:textId="77777777" w:rsidR="008146DF" w:rsidRPr="009166C0" w:rsidRDefault="008146DF" w:rsidP="00E31452">
            <w:pPr>
              <w:pStyle w:val="Heading2"/>
              <w:shd w:val="clear" w:color="auto" w:fill="FFFFFF"/>
              <w:spacing w:line="288" w:lineRule="atLeast"/>
              <w:rPr>
                <w:rFonts w:ascii="Arial" w:hAnsi="Arial" w:cs="Arial"/>
                <w:b w:val="0"/>
                <w:color w:val="000000"/>
                <w:szCs w:val="24"/>
              </w:rPr>
            </w:pPr>
            <w:r w:rsidRPr="009166C0">
              <w:rPr>
                <w:rFonts w:cs="Arial"/>
                <w:b w:val="0"/>
                <w:color w:val="1F1F1F"/>
                <w:spacing w:val="8"/>
                <w:szCs w:val="24"/>
              </w:rPr>
              <w:t>Limit your first page of apps to just tools–the apps you use for quick in-and-out tasks like Maps, Camera, Calendar, Notes, or Lyft. Move the rest of your apps, especially mindless choices, off the first page and into folders.</w:t>
            </w:r>
          </w:p>
        </w:tc>
      </w:tr>
      <w:tr w:rsidR="008146DF" w:rsidRPr="009166C0" w14:paraId="7A56EBAC" w14:textId="77777777" w:rsidTr="00E31452">
        <w:trPr>
          <w:trHeight w:val="2184"/>
        </w:trPr>
        <w:tc>
          <w:tcPr>
            <w:tcW w:w="2943" w:type="dxa"/>
            <w:shd w:val="clear" w:color="auto" w:fill="auto"/>
          </w:tcPr>
          <w:p w14:paraId="7C30C5C2" w14:textId="77777777" w:rsidR="008146DF" w:rsidRPr="009166C0" w:rsidRDefault="008146DF" w:rsidP="00E31452">
            <w:pPr>
              <w:rPr>
                <w:noProof/>
              </w:rPr>
            </w:pPr>
            <w:r>
              <w:rPr>
                <w:rFonts w:ascii="Arial" w:hAnsi="Arial" w:cs="Arial"/>
                <w:noProof/>
                <w:sz w:val="24"/>
                <w:szCs w:val="24"/>
              </w:rPr>
              <w:drawing>
                <wp:anchor distT="0" distB="0" distL="114300" distR="114300" simplePos="0" relativeHeight="251660288" behindDoc="0" locked="0" layoutInCell="1" allowOverlap="1" wp14:anchorId="25AC7C76" wp14:editId="652F7B01">
                  <wp:simplePos x="0" y="0"/>
                  <wp:positionH relativeFrom="column">
                    <wp:posOffset>226695</wp:posOffset>
                  </wp:positionH>
                  <wp:positionV relativeFrom="paragraph">
                    <wp:posOffset>400050</wp:posOffset>
                  </wp:positionV>
                  <wp:extent cx="1257300" cy="759460"/>
                  <wp:effectExtent l="0" t="0" r="0" b="0"/>
                  <wp:wrapSquare wrapText="bothSides"/>
                  <wp:docPr id="434" name="Picture 40" descr="https://static1.squarespace.com/static/57f92f5bf5e231f7e7aaa0ae/t/5828e71559cc6874701bba84/1479075608805/?format=50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static1.squarespace.com/static/57f92f5bf5e231f7e7aaa0ae/t/5828e71559cc6874701bba84/1479075608805/?format=500w"/>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7300" cy="7594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513" w:type="dxa"/>
            <w:shd w:val="clear" w:color="auto" w:fill="auto"/>
          </w:tcPr>
          <w:p w14:paraId="761F8CE6" w14:textId="77777777" w:rsidR="008146DF" w:rsidRPr="009166C0" w:rsidRDefault="008146DF" w:rsidP="00E31452">
            <w:pPr>
              <w:pStyle w:val="NormalWeb"/>
              <w:shd w:val="clear" w:color="auto" w:fill="FFFFFF"/>
              <w:spacing w:after="0" w:afterAutospacing="0"/>
              <w:rPr>
                <w:rFonts w:ascii="Arial" w:hAnsi="Arial" w:cs="Arial"/>
                <w:b/>
                <w:color w:val="1F1F1F"/>
                <w:spacing w:val="8"/>
                <w:sz w:val="24"/>
                <w:szCs w:val="24"/>
              </w:rPr>
            </w:pPr>
            <w:r w:rsidRPr="009166C0">
              <w:rPr>
                <w:rFonts w:ascii="Arial" w:hAnsi="Arial" w:cs="Arial"/>
                <w:b/>
                <w:color w:val="000000"/>
                <w:sz w:val="24"/>
                <w:szCs w:val="24"/>
              </w:rPr>
              <w:t>Launch other apps by typing</w:t>
            </w:r>
            <w:r w:rsidRPr="009166C0">
              <w:rPr>
                <w:rFonts w:ascii="Arial" w:hAnsi="Arial" w:cs="Arial"/>
                <w:b/>
                <w:color w:val="000000"/>
                <w:szCs w:val="24"/>
              </w:rPr>
              <w:t>.</w:t>
            </w:r>
            <w:r w:rsidRPr="009166C0">
              <w:rPr>
                <w:rFonts w:ascii="Arial" w:hAnsi="Arial" w:cs="Arial"/>
                <w:b/>
                <w:color w:val="1F1F1F"/>
                <w:spacing w:val="8"/>
                <w:sz w:val="24"/>
                <w:szCs w:val="24"/>
              </w:rPr>
              <w:t xml:space="preserve"> </w:t>
            </w:r>
          </w:p>
          <w:p w14:paraId="336D4346" w14:textId="77777777" w:rsidR="008146DF" w:rsidRPr="009166C0" w:rsidRDefault="008146DF" w:rsidP="00E31452">
            <w:pPr>
              <w:pStyle w:val="NormalWeb"/>
              <w:shd w:val="clear" w:color="auto" w:fill="FFFFFF"/>
              <w:spacing w:before="0" w:beforeAutospacing="0" w:after="0" w:afterAutospacing="0"/>
              <w:rPr>
                <w:rFonts w:ascii="Arial Narrow" w:hAnsi="Arial Narrow" w:cs="Arial"/>
                <w:color w:val="1F1F1F"/>
                <w:spacing w:val="8"/>
                <w:sz w:val="24"/>
                <w:szCs w:val="24"/>
              </w:rPr>
            </w:pPr>
            <w:r w:rsidRPr="009166C0">
              <w:rPr>
                <w:rFonts w:ascii="Arial Narrow" w:hAnsi="Arial Narrow" w:cs="Arial"/>
                <w:color w:val="1F1F1F"/>
                <w:spacing w:val="8"/>
                <w:sz w:val="24"/>
                <w:szCs w:val="24"/>
              </w:rPr>
              <w:t>Swipe down and type the app you want to open instead of leaving bad habits on the home screen. Typing takes just enough effort to make us pause and ask, “do I really want to do this?”</w:t>
            </w:r>
          </w:p>
          <w:p w14:paraId="01BAA7AE" w14:textId="77777777" w:rsidR="008146DF" w:rsidRPr="009166C0" w:rsidRDefault="008146DF" w:rsidP="00E31452">
            <w:pPr>
              <w:pStyle w:val="NormalWeb"/>
              <w:shd w:val="clear" w:color="auto" w:fill="FFFFFF"/>
              <w:spacing w:before="0" w:beforeAutospacing="0" w:after="0" w:afterAutospacing="0"/>
              <w:rPr>
                <w:rFonts w:ascii="Arial Narrow" w:hAnsi="Arial Narrow" w:cs="Arial"/>
                <w:color w:val="1F1F1F"/>
                <w:spacing w:val="8"/>
                <w:sz w:val="24"/>
                <w:szCs w:val="24"/>
              </w:rPr>
            </w:pPr>
            <w:r w:rsidRPr="009166C0">
              <w:rPr>
                <w:rFonts w:ascii="Arial Narrow" w:hAnsi="Arial Narrow" w:cs="Arial"/>
                <w:color w:val="1F1F1F"/>
                <w:spacing w:val="8"/>
                <w:sz w:val="24"/>
                <w:szCs w:val="24"/>
              </w:rPr>
              <w:t>On</w:t>
            </w:r>
            <w:r w:rsidRPr="009166C0">
              <w:rPr>
                <w:rStyle w:val="Emphasis"/>
                <w:rFonts w:ascii="Arial Narrow" w:hAnsi="Arial Narrow" w:cs="Arial"/>
                <w:color w:val="1F1F1F"/>
                <w:spacing w:val="8"/>
                <w:sz w:val="24"/>
                <w:szCs w:val="24"/>
              </w:rPr>
              <w:t> </w:t>
            </w:r>
            <w:r w:rsidRPr="009166C0">
              <w:rPr>
                <w:rFonts w:ascii="Arial Narrow" w:hAnsi="Arial Narrow" w:cs="Arial"/>
                <w:color w:val="1F1F1F"/>
                <w:spacing w:val="8"/>
                <w:sz w:val="24"/>
                <w:szCs w:val="24"/>
              </w:rPr>
              <w:t>Android you can use the Search Box on your home screen.</w:t>
            </w:r>
          </w:p>
          <w:p w14:paraId="70BF6A1E" w14:textId="77777777" w:rsidR="008146DF" w:rsidRPr="009166C0" w:rsidRDefault="008146DF" w:rsidP="00E31452">
            <w:pPr>
              <w:pStyle w:val="NormalWeb"/>
              <w:shd w:val="clear" w:color="auto" w:fill="FFFFFF"/>
              <w:spacing w:before="0" w:beforeAutospacing="0" w:after="0" w:afterAutospacing="0"/>
              <w:rPr>
                <w:rFonts w:ascii="Arial" w:hAnsi="Arial" w:cs="Arial"/>
                <w:color w:val="000000"/>
                <w:szCs w:val="24"/>
              </w:rPr>
            </w:pPr>
            <w:r w:rsidRPr="009166C0">
              <w:rPr>
                <w:rFonts w:ascii="Arial Narrow" w:hAnsi="Arial Narrow" w:cs="Arial"/>
                <w:color w:val="1F1F1F"/>
                <w:spacing w:val="8"/>
                <w:sz w:val="24"/>
                <w:szCs w:val="24"/>
              </w:rPr>
              <w:t>iOS: For best results, turn off Siri Suggestions (Settings &gt; Siri &amp; Search &gt; Siri Suggestions to off)</w:t>
            </w:r>
          </w:p>
        </w:tc>
      </w:tr>
      <w:tr w:rsidR="008146DF" w14:paraId="1E2A8768" w14:textId="77777777" w:rsidTr="00E31452">
        <w:tc>
          <w:tcPr>
            <w:tcW w:w="2943" w:type="dxa"/>
            <w:shd w:val="clear" w:color="auto" w:fill="auto"/>
          </w:tcPr>
          <w:p w14:paraId="739C101B" w14:textId="77777777" w:rsidR="008146DF" w:rsidRDefault="008146DF" w:rsidP="00E31452">
            <w:r>
              <w:rPr>
                <w:noProof/>
              </w:rPr>
              <w:drawing>
                <wp:anchor distT="0" distB="0" distL="114300" distR="114300" simplePos="0" relativeHeight="251676672" behindDoc="0" locked="0" layoutInCell="1" allowOverlap="1" wp14:anchorId="698EC1C8" wp14:editId="24AD0F7E">
                  <wp:simplePos x="0" y="0"/>
                  <wp:positionH relativeFrom="margin">
                    <wp:posOffset>327660</wp:posOffset>
                  </wp:positionH>
                  <wp:positionV relativeFrom="paragraph">
                    <wp:posOffset>185420</wp:posOffset>
                  </wp:positionV>
                  <wp:extent cx="1047750" cy="633095"/>
                  <wp:effectExtent l="0" t="0" r="0" b="0"/>
                  <wp:wrapSquare wrapText="bothSides"/>
                  <wp:docPr id="433" name="Picture 39" descr="https://static1.squarespace.com/static/57f92f5bf5e231f7e7aaa0ae/t/5828e75a4402436cc95eea90/1479075677410/?format=50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static1.squarespace.com/static/57f92f5bf5e231f7e7aaa0ae/t/5828e75a4402436cc95eea90/1479075677410/?format=500w"/>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47750" cy="6330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513" w:type="dxa"/>
            <w:shd w:val="clear" w:color="auto" w:fill="auto"/>
          </w:tcPr>
          <w:p w14:paraId="4522C7EE" w14:textId="77777777" w:rsidR="008146DF" w:rsidRPr="009166C0" w:rsidRDefault="008146DF" w:rsidP="00E31452">
            <w:pPr>
              <w:pStyle w:val="Heading2"/>
              <w:shd w:val="clear" w:color="auto" w:fill="FFFFFF"/>
              <w:spacing w:after="120" w:line="288" w:lineRule="atLeast"/>
              <w:rPr>
                <w:rFonts w:ascii="Arial" w:hAnsi="Arial" w:cs="Arial"/>
                <w:color w:val="000000"/>
                <w:szCs w:val="24"/>
              </w:rPr>
            </w:pPr>
            <w:r w:rsidRPr="009166C0">
              <w:rPr>
                <w:rFonts w:ascii="Arial" w:hAnsi="Arial" w:cs="Arial"/>
                <w:color w:val="000000"/>
                <w:szCs w:val="24"/>
              </w:rPr>
              <w:t>Charge your device outside the bedroom.</w:t>
            </w:r>
          </w:p>
          <w:p w14:paraId="625CD37F" w14:textId="77777777" w:rsidR="008146DF" w:rsidRDefault="008146DF" w:rsidP="00E31452">
            <w:r w:rsidRPr="009166C0">
              <w:rPr>
                <w:rFonts w:ascii="Arial" w:hAnsi="Arial" w:cs="Arial"/>
                <w:color w:val="1F1F1F"/>
                <w:spacing w:val="8"/>
                <w:sz w:val="24"/>
                <w:szCs w:val="24"/>
              </w:rPr>
              <w:t>Get a </w:t>
            </w:r>
            <w:hyperlink r:id="rId23" w:tgtFrame="_blank" w:history="1">
              <w:r w:rsidRPr="009166C0">
                <w:rPr>
                  <w:rStyle w:val="Hyperlink"/>
                  <w:rFonts w:ascii="Arial" w:hAnsi="Arial" w:cs="Arial"/>
                  <w:color w:val="0A64A9"/>
                  <w:spacing w:val="8"/>
                  <w:sz w:val="24"/>
                  <w:szCs w:val="24"/>
                </w:rPr>
                <w:t>separate alarm clock</w:t>
              </w:r>
            </w:hyperlink>
            <w:r w:rsidRPr="009166C0">
              <w:rPr>
                <w:rFonts w:ascii="Arial" w:hAnsi="Arial" w:cs="Arial"/>
                <w:color w:val="1F1F1F"/>
                <w:spacing w:val="8"/>
                <w:sz w:val="24"/>
                <w:szCs w:val="24"/>
              </w:rPr>
              <w:t> in your bedroom, and charge your phone in another room (or on the other side of the room). This way, you can wake up without getting sucked into your phone before you even get out of bed.</w:t>
            </w:r>
          </w:p>
        </w:tc>
      </w:tr>
      <w:tr w:rsidR="008146DF" w14:paraId="576D7CF1" w14:textId="77777777" w:rsidTr="00E31452">
        <w:tc>
          <w:tcPr>
            <w:tcW w:w="2943" w:type="dxa"/>
            <w:shd w:val="clear" w:color="auto" w:fill="auto"/>
          </w:tcPr>
          <w:p w14:paraId="60995335" w14:textId="77777777" w:rsidR="008146DF" w:rsidRDefault="008146DF" w:rsidP="00E31452">
            <w:r>
              <w:rPr>
                <w:rFonts w:ascii="Arial" w:hAnsi="Arial" w:cs="Arial"/>
                <w:noProof/>
                <w:sz w:val="24"/>
                <w:szCs w:val="24"/>
              </w:rPr>
              <w:drawing>
                <wp:anchor distT="0" distB="0" distL="114300" distR="114300" simplePos="0" relativeHeight="251661312" behindDoc="0" locked="0" layoutInCell="1" allowOverlap="1" wp14:anchorId="1E381597" wp14:editId="68A0F9E6">
                  <wp:simplePos x="0" y="0"/>
                  <wp:positionH relativeFrom="column">
                    <wp:posOffset>156210</wp:posOffset>
                  </wp:positionH>
                  <wp:positionV relativeFrom="paragraph">
                    <wp:posOffset>219075</wp:posOffset>
                  </wp:positionV>
                  <wp:extent cx="1285875" cy="690245"/>
                  <wp:effectExtent l="0" t="0" r="0" b="0"/>
                  <wp:wrapSquare wrapText="bothSides"/>
                  <wp:docPr id="432" name="Picture 38" descr="Delete Soc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elete Social.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85875" cy="6902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19FB75" w14:textId="77777777" w:rsidR="008146DF" w:rsidRDefault="008146DF" w:rsidP="00E31452"/>
          <w:p w14:paraId="00D0A43B" w14:textId="77777777" w:rsidR="008146DF" w:rsidRDefault="008146DF" w:rsidP="00E31452"/>
        </w:tc>
        <w:tc>
          <w:tcPr>
            <w:tcW w:w="7513" w:type="dxa"/>
            <w:shd w:val="clear" w:color="auto" w:fill="auto"/>
          </w:tcPr>
          <w:p w14:paraId="5F390E20" w14:textId="77777777" w:rsidR="008146DF" w:rsidRPr="009166C0" w:rsidRDefault="008146DF" w:rsidP="00E31452">
            <w:pPr>
              <w:pStyle w:val="Heading2"/>
              <w:shd w:val="clear" w:color="auto" w:fill="FFFFFF"/>
              <w:spacing w:line="288" w:lineRule="atLeast"/>
              <w:rPr>
                <w:rFonts w:ascii="Arial" w:hAnsi="Arial" w:cs="Arial"/>
                <w:color w:val="000000"/>
                <w:szCs w:val="24"/>
              </w:rPr>
            </w:pPr>
            <w:r w:rsidRPr="009166C0">
              <w:rPr>
                <w:rFonts w:ascii="Arial" w:hAnsi="Arial" w:cs="Arial"/>
                <w:color w:val="000000"/>
                <w:szCs w:val="24"/>
              </w:rPr>
              <w:t>Remove social media from your phone.</w:t>
            </w:r>
          </w:p>
          <w:p w14:paraId="2ADFBF4A" w14:textId="77777777" w:rsidR="008146DF" w:rsidRPr="009166C0" w:rsidRDefault="008146DF" w:rsidP="00E31452">
            <w:pPr>
              <w:pStyle w:val="NormalWeb"/>
              <w:shd w:val="clear" w:color="auto" w:fill="FFFFFF"/>
              <w:spacing w:before="0" w:beforeAutospacing="0" w:after="0" w:afterAutospacing="0"/>
              <w:rPr>
                <w:rFonts w:ascii="Arial Narrow" w:hAnsi="Arial Narrow" w:cs="Arial"/>
                <w:color w:val="1F1F1F"/>
                <w:spacing w:val="8"/>
                <w:sz w:val="24"/>
                <w:szCs w:val="24"/>
              </w:rPr>
            </w:pPr>
            <w:r w:rsidRPr="009166C0">
              <w:rPr>
                <w:rFonts w:ascii="Arial Narrow" w:hAnsi="Arial Narrow" w:cs="Arial"/>
                <w:color w:val="1F1F1F"/>
                <w:spacing w:val="8"/>
                <w:sz w:val="24"/>
                <w:szCs w:val="24"/>
              </w:rPr>
              <w:t>This one is tough, but effective! If you really want to use your phone less, we recommend removing all the major social media apps from your phone. It’s the easiest way to cut back, as these apps can easily gobble up so much of our time. Train yourself to use them from your computer only (if at all).</w:t>
            </w:r>
          </w:p>
          <w:p w14:paraId="64BA3AC5" w14:textId="77777777" w:rsidR="008146DF" w:rsidRDefault="008146DF" w:rsidP="00E31452">
            <w:pPr>
              <w:pStyle w:val="NormalWeb"/>
              <w:shd w:val="clear" w:color="auto" w:fill="FFFFFF"/>
              <w:spacing w:before="0" w:beforeAutospacing="0" w:after="0" w:afterAutospacing="0"/>
            </w:pPr>
            <w:r w:rsidRPr="009166C0">
              <w:rPr>
                <w:rFonts w:ascii="Arial Narrow" w:hAnsi="Arial Narrow" w:cs="Arial"/>
                <w:color w:val="1F1F1F"/>
                <w:spacing w:val="8"/>
                <w:sz w:val="24"/>
                <w:szCs w:val="24"/>
              </w:rPr>
              <w:t>You can delete Facebook and still use Facebook Messenger.</w:t>
            </w:r>
          </w:p>
        </w:tc>
      </w:tr>
      <w:tr w:rsidR="008146DF" w14:paraId="772B332F" w14:textId="77777777" w:rsidTr="00E31452">
        <w:tc>
          <w:tcPr>
            <w:tcW w:w="2943" w:type="dxa"/>
            <w:shd w:val="clear" w:color="auto" w:fill="auto"/>
          </w:tcPr>
          <w:p w14:paraId="1E5F208A" w14:textId="77777777" w:rsidR="008146DF" w:rsidRDefault="008146DF" w:rsidP="00E31452">
            <w:r>
              <w:rPr>
                <w:noProof/>
              </w:rPr>
              <w:drawing>
                <wp:anchor distT="0" distB="0" distL="114300" distR="114300" simplePos="0" relativeHeight="251675648" behindDoc="0" locked="0" layoutInCell="1" allowOverlap="1" wp14:anchorId="029FE7AA" wp14:editId="4B8728F1">
                  <wp:simplePos x="0" y="0"/>
                  <wp:positionH relativeFrom="column">
                    <wp:posOffset>327660</wp:posOffset>
                  </wp:positionH>
                  <wp:positionV relativeFrom="paragraph">
                    <wp:posOffset>38100</wp:posOffset>
                  </wp:positionV>
                  <wp:extent cx="1114425" cy="1204595"/>
                  <wp:effectExtent l="0" t="0" r="0" b="0"/>
                  <wp:wrapSquare wrapText="bothSides"/>
                  <wp:docPr id="431" name="Picture 37" descr="record-voice-note-ti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record-voice-note-tip.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14425" cy="12045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513" w:type="dxa"/>
            <w:shd w:val="clear" w:color="auto" w:fill="auto"/>
          </w:tcPr>
          <w:p w14:paraId="427012B1" w14:textId="77777777" w:rsidR="008146DF" w:rsidRPr="009166C0" w:rsidRDefault="008146DF" w:rsidP="00E31452">
            <w:pPr>
              <w:pStyle w:val="Heading2"/>
              <w:shd w:val="clear" w:color="auto" w:fill="FFFFFF"/>
              <w:spacing w:after="120" w:line="288" w:lineRule="atLeast"/>
              <w:rPr>
                <w:rFonts w:ascii="Arial" w:hAnsi="Arial" w:cs="Arial"/>
                <w:color w:val="000000"/>
                <w:szCs w:val="24"/>
              </w:rPr>
            </w:pPr>
            <w:r w:rsidRPr="009166C0">
              <w:rPr>
                <w:rFonts w:ascii="Arial" w:hAnsi="Arial" w:cs="Arial"/>
                <w:color w:val="000000"/>
                <w:szCs w:val="24"/>
              </w:rPr>
              <w:t>Send audio notes or call instead of texting.</w:t>
            </w:r>
          </w:p>
          <w:p w14:paraId="6089F1DB" w14:textId="77777777" w:rsidR="008146DF" w:rsidRPr="009166C0" w:rsidRDefault="00386ED6" w:rsidP="00E31452">
            <w:pPr>
              <w:pStyle w:val="NormalWeb"/>
              <w:shd w:val="clear" w:color="auto" w:fill="FFFFFF"/>
              <w:spacing w:before="0" w:beforeAutospacing="0" w:after="0" w:afterAutospacing="0"/>
              <w:rPr>
                <w:rFonts w:ascii="Arial Narrow" w:hAnsi="Arial Narrow" w:cs="Arial"/>
                <w:color w:val="1F1F1F"/>
                <w:spacing w:val="8"/>
                <w:sz w:val="24"/>
                <w:szCs w:val="24"/>
              </w:rPr>
            </w:pPr>
            <w:hyperlink r:id="rId26" w:tgtFrame="_blank" w:history="1">
              <w:r w:rsidR="008146DF" w:rsidRPr="009166C0">
                <w:rPr>
                  <w:rStyle w:val="Hyperlink"/>
                  <w:rFonts w:ascii="Arial Narrow" w:hAnsi="Arial Narrow" w:cs="Arial"/>
                  <w:color w:val="0A64A9"/>
                  <w:spacing w:val="8"/>
                  <w:sz w:val="24"/>
                  <w:szCs w:val="24"/>
                </w:rPr>
                <w:t>Studies show</w:t>
              </w:r>
            </w:hyperlink>
            <w:r w:rsidR="008146DF" w:rsidRPr="009166C0">
              <w:rPr>
                <w:rFonts w:ascii="Arial Narrow" w:hAnsi="Arial Narrow" w:cs="Arial"/>
                <w:color w:val="1F1F1F"/>
                <w:spacing w:val="8"/>
                <w:sz w:val="24"/>
                <w:szCs w:val="24"/>
              </w:rPr>
              <w:t> that it's common for people to misinterpret text messages, even from romantic partners, while voice is rich with tone and less vulnerable to misinterpretation.  Recording a quick voice message is often faster and less stressful than typing out each letter. Plus, it doesn't require your full visual attention. </w:t>
            </w:r>
          </w:p>
          <w:p w14:paraId="27104B6E" w14:textId="77777777" w:rsidR="008146DF" w:rsidRPr="009166C0" w:rsidRDefault="008146DF" w:rsidP="00E31452">
            <w:pPr>
              <w:pStyle w:val="NormalWeb"/>
              <w:shd w:val="clear" w:color="auto" w:fill="FFFFFF"/>
              <w:spacing w:after="0" w:afterAutospacing="0"/>
              <w:rPr>
                <w:rFonts w:ascii="Arial Narrow" w:hAnsi="Arial Narrow" w:cs="Arial"/>
                <w:color w:val="1F1F1F"/>
                <w:spacing w:val="8"/>
                <w:sz w:val="24"/>
                <w:szCs w:val="24"/>
              </w:rPr>
            </w:pPr>
            <w:r w:rsidRPr="009166C0">
              <w:rPr>
                <w:rFonts w:ascii="Arial Narrow" w:hAnsi="Arial Narrow" w:cs="Arial"/>
                <w:color w:val="1F1F1F"/>
                <w:spacing w:val="8"/>
                <w:sz w:val="24"/>
                <w:szCs w:val="24"/>
              </w:rPr>
              <w:t>Note: Sometimes people are not in an environment where they can listen to context, giving a taste of the emotion that's often silently conveyed in a real, face-to-face conversation an audio note, so be patient with your expectations of response time.</w:t>
            </w:r>
          </w:p>
          <w:p w14:paraId="372A91E1" w14:textId="77777777" w:rsidR="008146DF" w:rsidRDefault="008146DF" w:rsidP="00E31452"/>
        </w:tc>
      </w:tr>
      <w:tr w:rsidR="008146DF" w14:paraId="18D83A64" w14:textId="77777777" w:rsidTr="00E31452">
        <w:tc>
          <w:tcPr>
            <w:tcW w:w="2943" w:type="dxa"/>
            <w:shd w:val="clear" w:color="auto" w:fill="auto"/>
          </w:tcPr>
          <w:p w14:paraId="4F579918" w14:textId="77777777" w:rsidR="008146DF" w:rsidRDefault="008146DF" w:rsidP="00E31452">
            <w:r>
              <w:rPr>
                <w:noProof/>
              </w:rPr>
              <w:drawing>
                <wp:anchor distT="0" distB="0" distL="114300" distR="114300" simplePos="0" relativeHeight="251712512" behindDoc="0" locked="0" layoutInCell="1" allowOverlap="1" wp14:anchorId="1B3A8AA2" wp14:editId="2FE5349B">
                  <wp:simplePos x="0" y="0"/>
                  <wp:positionH relativeFrom="column">
                    <wp:posOffset>389890</wp:posOffset>
                  </wp:positionH>
                  <wp:positionV relativeFrom="paragraph">
                    <wp:posOffset>-1329055</wp:posOffset>
                  </wp:positionV>
                  <wp:extent cx="1195070" cy="1641475"/>
                  <wp:effectExtent l="0" t="0" r="0" b="0"/>
                  <wp:wrapTopAndBottom/>
                  <wp:docPr id="430" name="Picture 36" descr="text-shortcut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ext-shortcuts2.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95070" cy="16414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513" w:type="dxa"/>
            <w:shd w:val="clear" w:color="auto" w:fill="auto"/>
          </w:tcPr>
          <w:p w14:paraId="6E9913D8" w14:textId="77777777" w:rsidR="008146DF" w:rsidRPr="009166C0" w:rsidRDefault="008146DF" w:rsidP="00E31452">
            <w:pPr>
              <w:pStyle w:val="Heading2"/>
              <w:shd w:val="clear" w:color="auto" w:fill="FFFFFF"/>
              <w:spacing w:after="120" w:line="288" w:lineRule="atLeast"/>
              <w:rPr>
                <w:rFonts w:ascii="Arial" w:hAnsi="Arial" w:cs="Arial"/>
                <w:color w:val="000000"/>
                <w:szCs w:val="24"/>
              </w:rPr>
            </w:pPr>
            <w:r w:rsidRPr="009166C0">
              <w:rPr>
                <w:rFonts w:ascii="Arial" w:hAnsi="Arial" w:cs="Arial"/>
                <w:color w:val="000000"/>
                <w:szCs w:val="24"/>
              </w:rPr>
              <w:t>Texting shortcut:  Use quick reactions.</w:t>
            </w:r>
          </w:p>
          <w:p w14:paraId="019B356A" w14:textId="77777777" w:rsidR="008146DF" w:rsidRPr="009166C0" w:rsidRDefault="008146DF" w:rsidP="00E31452">
            <w:pPr>
              <w:pStyle w:val="NormalWeb"/>
              <w:shd w:val="clear" w:color="auto" w:fill="FFFFFF"/>
              <w:spacing w:after="0" w:afterAutospacing="0"/>
              <w:rPr>
                <w:rFonts w:ascii="Arial Narrow" w:hAnsi="Arial Narrow" w:cs="Arial"/>
                <w:color w:val="1F1F1F"/>
                <w:spacing w:val="8"/>
                <w:sz w:val="24"/>
                <w:szCs w:val="24"/>
              </w:rPr>
            </w:pPr>
            <w:r w:rsidRPr="009166C0">
              <w:rPr>
                <w:rFonts w:ascii="Arial Narrow" w:hAnsi="Arial Narrow" w:cs="Arial"/>
                <w:color w:val="1F1F1F"/>
                <w:spacing w:val="8"/>
                <w:sz w:val="24"/>
                <w:szCs w:val="24"/>
              </w:rPr>
              <w:t>On iOS, press and hold on a text message and you'll see this menu of quick reactions. It's faster than crafting a response, and can also add some.</w:t>
            </w:r>
          </w:p>
          <w:p w14:paraId="3A5CE55F" w14:textId="77777777" w:rsidR="008146DF" w:rsidRDefault="008146DF" w:rsidP="00E31452"/>
        </w:tc>
      </w:tr>
    </w:tbl>
    <w:p w14:paraId="3A44DB35" w14:textId="77777777" w:rsidR="008146DF" w:rsidRDefault="008146DF" w:rsidP="008146DF"/>
    <w:p w14:paraId="7E9A41AA" w14:textId="77777777" w:rsidR="008146DF" w:rsidRPr="00686C94" w:rsidRDefault="008146DF" w:rsidP="008146DF">
      <w:r>
        <w:br w:type="page"/>
      </w:r>
    </w:p>
    <w:p w14:paraId="7ED6068C" w14:textId="77777777" w:rsidR="008146DF" w:rsidRDefault="008146DF" w:rsidP="008146DF">
      <w:pPr>
        <w:pStyle w:val="Heading1"/>
        <w:shd w:val="clear" w:color="auto" w:fill="FFFFFF"/>
        <w:spacing w:line="288" w:lineRule="atLeast"/>
        <w:rPr>
          <w:rFonts w:ascii="Arial" w:hAnsi="Arial" w:cs="Arial"/>
          <w:color w:val="1C1C1C"/>
          <w:szCs w:val="24"/>
        </w:rPr>
      </w:pPr>
      <w:r w:rsidRPr="006209C0">
        <w:rPr>
          <w:rFonts w:ascii="Arial" w:hAnsi="Arial" w:cs="Arial"/>
          <w:color w:val="1C1C1C"/>
          <w:szCs w:val="24"/>
        </w:rPr>
        <w:lastRenderedPageBreak/>
        <w:t>Download apps and extensions that help you live without distraction.</w:t>
      </w:r>
    </w:p>
    <w:p w14:paraId="73C6295C" w14:textId="77777777" w:rsidR="008146DF" w:rsidRDefault="008146DF" w:rsidP="008146DF"/>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1985"/>
        <w:gridCol w:w="3097"/>
        <w:gridCol w:w="1722"/>
      </w:tblGrid>
      <w:tr w:rsidR="008146DF" w14:paraId="365DEC17" w14:textId="77777777" w:rsidTr="00E31452">
        <w:tc>
          <w:tcPr>
            <w:tcW w:w="3652" w:type="dxa"/>
            <w:shd w:val="clear" w:color="auto" w:fill="auto"/>
          </w:tcPr>
          <w:p w14:paraId="142D9C0C" w14:textId="77777777" w:rsidR="008146DF" w:rsidRDefault="00386ED6" w:rsidP="00E31452">
            <w:hyperlink r:id="rId28" w:tgtFrame="_blank" w:history="1">
              <w:r w:rsidR="008146DF" w:rsidRPr="009166C0">
                <w:rPr>
                  <w:rStyle w:val="Hyperlink"/>
                  <w:rFonts w:ascii="Arial" w:hAnsi="Arial" w:cs="Arial"/>
                  <w:b/>
                  <w:bCs/>
                  <w:color w:val="auto"/>
                  <w:spacing w:val="8"/>
                  <w:sz w:val="24"/>
                  <w:szCs w:val="24"/>
                </w:rPr>
                <w:t>Flux</w:t>
              </w:r>
            </w:hyperlink>
            <w:r w:rsidR="008146DF" w:rsidRPr="009166C0">
              <w:rPr>
                <w:rStyle w:val="Strong"/>
                <w:rFonts w:ascii="Arial" w:hAnsi="Arial" w:cs="Arial"/>
                <w:color w:val="1F1F1F"/>
                <w:spacing w:val="8"/>
                <w:sz w:val="24"/>
                <w:szCs w:val="24"/>
              </w:rPr>
              <w:t> </w:t>
            </w:r>
            <w:r w:rsidR="008146DF" w:rsidRPr="009166C0">
              <w:rPr>
                <w:rFonts w:ascii="Arial" w:hAnsi="Arial" w:cs="Arial"/>
                <w:color w:val="1F1F1F"/>
                <w:spacing w:val="8"/>
                <w:sz w:val="24"/>
                <w:szCs w:val="24"/>
              </w:rPr>
              <w:t>(Mac, Windows)</w:t>
            </w:r>
            <w:r w:rsidR="008146DF" w:rsidRPr="009166C0">
              <w:rPr>
                <w:rFonts w:ascii="Arial" w:hAnsi="Arial" w:cs="Arial"/>
                <w:color w:val="1F1F1F"/>
                <w:spacing w:val="8"/>
                <w:sz w:val="24"/>
                <w:szCs w:val="24"/>
              </w:rPr>
              <w:br/>
              <w:t>Reclaim 15 mins of quality sleep by cutting the blue light from our screens</w:t>
            </w:r>
          </w:p>
        </w:tc>
        <w:tc>
          <w:tcPr>
            <w:tcW w:w="1985" w:type="dxa"/>
            <w:shd w:val="clear" w:color="auto" w:fill="auto"/>
          </w:tcPr>
          <w:p w14:paraId="34C821F2" w14:textId="77777777" w:rsidR="008146DF" w:rsidRDefault="008146DF" w:rsidP="00E31452">
            <w:r>
              <w:rPr>
                <w:rFonts w:ascii="Arial" w:hAnsi="Arial" w:cs="Arial"/>
                <w:noProof/>
                <w:sz w:val="24"/>
                <w:szCs w:val="24"/>
              </w:rPr>
              <w:drawing>
                <wp:anchor distT="0" distB="0" distL="114300" distR="114300" simplePos="0" relativeHeight="251662336" behindDoc="0" locked="0" layoutInCell="1" allowOverlap="1" wp14:anchorId="071FEA4A" wp14:editId="6E6BD366">
                  <wp:simplePos x="0" y="0"/>
                  <wp:positionH relativeFrom="column">
                    <wp:posOffset>249555</wp:posOffset>
                  </wp:positionH>
                  <wp:positionV relativeFrom="paragraph">
                    <wp:posOffset>17780</wp:posOffset>
                  </wp:positionV>
                  <wp:extent cx="782955" cy="782955"/>
                  <wp:effectExtent l="0" t="0" r="0" b="0"/>
                  <wp:wrapSquare wrapText="bothSides"/>
                  <wp:docPr id="429" name="Picture 35" descr="flux-100.png">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lux-100.png">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82955" cy="78295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097" w:type="dxa"/>
            <w:shd w:val="clear" w:color="auto" w:fill="auto"/>
          </w:tcPr>
          <w:p w14:paraId="7CCB137B" w14:textId="77777777" w:rsidR="008146DF" w:rsidRDefault="00386ED6" w:rsidP="00E31452">
            <w:hyperlink r:id="rId30" w:tgtFrame="_blank" w:history="1">
              <w:r w:rsidR="008146DF" w:rsidRPr="009166C0">
                <w:rPr>
                  <w:rStyle w:val="Hyperlink"/>
                  <w:rFonts w:ascii="Arial" w:hAnsi="Arial" w:cs="Arial"/>
                  <w:b/>
                  <w:bCs/>
                  <w:color w:val="auto"/>
                  <w:spacing w:val="8"/>
                  <w:sz w:val="24"/>
                  <w:szCs w:val="24"/>
                </w:rPr>
                <w:t>uBlock Origin</w:t>
              </w:r>
            </w:hyperlink>
            <w:r w:rsidR="008146DF" w:rsidRPr="009166C0">
              <w:rPr>
                <w:rStyle w:val="Strong"/>
                <w:rFonts w:ascii="Arial" w:hAnsi="Arial" w:cs="Arial"/>
                <w:color w:val="1F1F1F"/>
                <w:spacing w:val="8"/>
                <w:sz w:val="24"/>
                <w:szCs w:val="24"/>
              </w:rPr>
              <w:t> </w:t>
            </w:r>
            <w:r w:rsidR="008146DF" w:rsidRPr="009166C0">
              <w:rPr>
                <w:rFonts w:ascii="Arial" w:hAnsi="Arial" w:cs="Arial"/>
                <w:color w:val="1F1F1F"/>
                <w:spacing w:val="8"/>
                <w:sz w:val="24"/>
                <w:szCs w:val="24"/>
              </w:rPr>
              <w:t>(Chrome, Safari, Firefox)</w:t>
            </w:r>
            <w:r w:rsidR="008146DF" w:rsidRPr="009166C0">
              <w:rPr>
                <w:rFonts w:ascii="Arial" w:hAnsi="Arial" w:cs="Arial"/>
                <w:color w:val="1F1F1F"/>
                <w:spacing w:val="8"/>
                <w:sz w:val="24"/>
                <w:szCs w:val="24"/>
              </w:rPr>
              <w:br/>
              <w:t>Reclaim ~30-40% of your attention with every article you read</w:t>
            </w:r>
          </w:p>
        </w:tc>
        <w:tc>
          <w:tcPr>
            <w:tcW w:w="1722" w:type="dxa"/>
            <w:shd w:val="clear" w:color="auto" w:fill="auto"/>
          </w:tcPr>
          <w:p w14:paraId="15B75C55" w14:textId="77777777" w:rsidR="008146DF" w:rsidRDefault="008146DF" w:rsidP="00E31452">
            <w:r>
              <w:rPr>
                <w:rFonts w:ascii="Arial" w:hAnsi="Arial" w:cs="Arial"/>
                <w:noProof/>
                <w:sz w:val="24"/>
                <w:szCs w:val="24"/>
              </w:rPr>
              <w:drawing>
                <wp:anchor distT="0" distB="0" distL="114300" distR="114300" simplePos="0" relativeHeight="251663360" behindDoc="0" locked="0" layoutInCell="1" allowOverlap="1" wp14:anchorId="3999EAF0" wp14:editId="60D6CED4">
                  <wp:simplePos x="0" y="0"/>
                  <wp:positionH relativeFrom="column">
                    <wp:posOffset>233045</wp:posOffset>
                  </wp:positionH>
                  <wp:positionV relativeFrom="paragraph">
                    <wp:posOffset>67310</wp:posOffset>
                  </wp:positionV>
                  <wp:extent cx="790575" cy="790575"/>
                  <wp:effectExtent l="0" t="0" r="0" b="0"/>
                  <wp:wrapSquare wrapText="bothSides"/>
                  <wp:docPr id="428" name="Picture 34" descr="ublock.png">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ublock.png">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8146DF" w14:paraId="209D8FDF" w14:textId="77777777" w:rsidTr="00E31452">
        <w:tc>
          <w:tcPr>
            <w:tcW w:w="3652" w:type="dxa"/>
            <w:shd w:val="clear" w:color="auto" w:fill="auto"/>
          </w:tcPr>
          <w:p w14:paraId="4C370592" w14:textId="77777777" w:rsidR="008146DF" w:rsidRDefault="00386ED6" w:rsidP="00E31452">
            <w:hyperlink r:id="rId32" w:tgtFrame="_blank" w:history="1">
              <w:r w:rsidR="008146DF" w:rsidRPr="009166C0">
                <w:rPr>
                  <w:rStyle w:val="Hyperlink"/>
                  <w:rFonts w:ascii="Arial" w:hAnsi="Arial" w:cs="Arial"/>
                  <w:b/>
                  <w:bCs/>
                  <w:color w:val="auto"/>
                  <w:spacing w:val="8"/>
                  <w:sz w:val="24"/>
                  <w:szCs w:val="24"/>
                </w:rPr>
                <w:t>InboxWhenReady </w:t>
              </w:r>
            </w:hyperlink>
            <w:r w:rsidR="008146DF" w:rsidRPr="009166C0">
              <w:rPr>
                <w:rFonts w:ascii="Arial" w:hAnsi="Arial" w:cs="Arial"/>
                <w:color w:val="1F1F1F"/>
                <w:spacing w:val="8"/>
                <w:sz w:val="24"/>
                <w:szCs w:val="24"/>
              </w:rPr>
              <w:t>(Gmail)</w:t>
            </w:r>
            <w:r w:rsidR="008146DF" w:rsidRPr="009166C0">
              <w:rPr>
                <w:rFonts w:ascii="Arial" w:hAnsi="Arial" w:cs="Arial"/>
                <w:color w:val="1F1F1F"/>
                <w:spacing w:val="8"/>
                <w:sz w:val="24"/>
                <w:szCs w:val="24"/>
              </w:rPr>
              <w:br/>
            </w:r>
            <w:r w:rsidR="008146DF" w:rsidRPr="009166C0">
              <w:rPr>
                <w:rFonts w:ascii="Arial Narrow" w:hAnsi="Arial Narrow" w:cs="Arial"/>
                <w:color w:val="1F1F1F"/>
                <w:spacing w:val="8"/>
                <w:sz w:val="24"/>
                <w:szCs w:val="24"/>
              </w:rPr>
              <w:t>Focus your inbox by only showing messages when you click "Show Inbox" instead of getting distracted as new emails arrive.</w:t>
            </w:r>
          </w:p>
        </w:tc>
        <w:tc>
          <w:tcPr>
            <w:tcW w:w="1985" w:type="dxa"/>
            <w:shd w:val="clear" w:color="auto" w:fill="auto"/>
          </w:tcPr>
          <w:p w14:paraId="75DD9C5C" w14:textId="77777777" w:rsidR="008146DF" w:rsidRDefault="008146DF" w:rsidP="00E31452">
            <w:r>
              <w:rPr>
                <w:rFonts w:ascii="Arial" w:hAnsi="Arial" w:cs="Arial"/>
                <w:noProof/>
                <w:sz w:val="24"/>
                <w:szCs w:val="24"/>
              </w:rPr>
              <w:drawing>
                <wp:anchor distT="0" distB="0" distL="114300" distR="114300" simplePos="0" relativeHeight="251664384" behindDoc="0" locked="0" layoutInCell="1" allowOverlap="1" wp14:anchorId="2BC98C75" wp14:editId="6E1E3E7E">
                  <wp:simplePos x="0" y="0"/>
                  <wp:positionH relativeFrom="column">
                    <wp:posOffset>69215</wp:posOffset>
                  </wp:positionH>
                  <wp:positionV relativeFrom="paragraph">
                    <wp:posOffset>156210</wp:posOffset>
                  </wp:positionV>
                  <wp:extent cx="819150" cy="819150"/>
                  <wp:effectExtent l="0" t="0" r="0" b="0"/>
                  <wp:wrapSquare wrapText="bothSides"/>
                  <wp:docPr id="427" name="Picture 33" descr="inbox-when-ready-icon-100.png">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nbox-when-ready-icon-100.png">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097" w:type="dxa"/>
            <w:shd w:val="clear" w:color="auto" w:fill="auto"/>
          </w:tcPr>
          <w:p w14:paraId="51C46BF5" w14:textId="77777777" w:rsidR="008146DF" w:rsidRPr="009166C0" w:rsidRDefault="00386ED6" w:rsidP="00E31452">
            <w:pPr>
              <w:pStyle w:val="NormalWeb"/>
              <w:shd w:val="clear" w:color="auto" w:fill="FFFFFF"/>
              <w:spacing w:before="0" w:beforeAutospacing="0"/>
              <w:rPr>
                <w:rFonts w:ascii="Arial" w:hAnsi="Arial" w:cs="Arial"/>
                <w:color w:val="1F1F1F"/>
                <w:spacing w:val="8"/>
                <w:sz w:val="24"/>
                <w:szCs w:val="24"/>
              </w:rPr>
            </w:pPr>
            <w:hyperlink r:id="rId34" w:tgtFrame="_blank" w:history="1">
              <w:r w:rsidR="008146DF" w:rsidRPr="009166C0">
                <w:rPr>
                  <w:rStyle w:val="Strong"/>
                  <w:rFonts w:ascii="Arial" w:hAnsi="Arial" w:cs="Arial"/>
                  <w:spacing w:val="8"/>
                  <w:sz w:val="24"/>
                  <w:szCs w:val="24"/>
                </w:rPr>
                <w:t>THRIVE</w:t>
              </w:r>
            </w:hyperlink>
            <w:r w:rsidR="008146DF" w:rsidRPr="009166C0">
              <w:rPr>
                <w:rFonts w:ascii="Arial" w:hAnsi="Arial" w:cs="Arial"/>
                <w:color w:val="1F1F1F"/>
                <w:spacing w:val="8"/>
                <w:sz w:val="24"/>
                <w:szCs w:val="24"/>
              </w:rPr>
              <w:t> (Android)</w:t>
            </w:r>
          </w:p>
          <w:p w14:paraId="776E7DA0" w14:textId="77777777" w:rsidR="008146DF" w:rsidRPr="009166C0" w:rsidRDefault="008146DF" w:rsidP="00E31452">
            <w:pPr>
              <w:pStyle w:val="NormalWeb"/>
              <w:shd w:val="clear" w:color="auto" w:fill="FFFFFF"/>
              <w:spacing w:after="0" w:afterAutospacing="0"/>
              <w:rPr>
                <w:rFonts w:ascii="Arial Narrow" w:hAnsi="Arial Narrow" w:cs="Arial"/>
                <w:color w:val="1F1F1F"/>
                <w:spacing w:val="8"/>
                <w:sz w:val="24"/>
                <w:szCs w:val="24"/>
              </w:rPr>
            </w:pPr>
            <w:r w:rsidRPr="009166C0">
              <w:rPr>
                <w:rFonts w:ascii="Arial Narrow" w:hAnsi="Arial Narrow" w:cs="Arial"/>
                <w:color w:val="1F1F1F"/>
                <w:spacing w:val="8"/>
                <w:sz w:val="24"/>
                <w:szCs w:val="24"/>
              </w:rPr>
              <w:t>Set boundaries with your phone for set periods of time by turning your smart phone into a dumb phone. Automatically lets others know when you're taking a break.  </w:t>
            </w:r>
          </w:p>
          <w:p w14:paraId="64D66B58" w14:textId="77777777" w:rsidR="008146DF" w:rsidRDefault="008146DF" w:rsidP="00E31452"/>
        </w:tc>
        <w:tc>
          <w:tcPr>
            <w:tcW w:w="1722" w:type="dxa"/>
            <w:shd w:val="clear" w:color="auto" w:fill="auto"/>
          </w:tcPr>
          <w:p w14:paraId="10E0F181" w14:textId="77777777" w:rsidR="008146DF" w:rsidRDefault="008146DF" w:rsidP="00E31452">
            <w:r>
              <w:rPr>
                <w:rFonts w:ascii="Arial" w:hAnsi="Arial" w:cs="Arial"/>
                <w:noProof/>
                <w:sz w:val="24"/>
                <w:szCs w:val="24"/>
              </w:rPr>
              <w:drawing>
                <wp:anchor distT="0" distB="0" distL="114300" distR="114300" simplePos="0" relativeHeight="251665408" behindDoc="0" locked="0" layoutInCell="1" allowOverlap="1" wp14:anchorId="19504762" wp14:editId="37CF4BC0">
                  <wp:simplePos x="0" y="0"/>
                  <wp:positionH relativeFrom="column">
                    <wp:posOffset>45720</wp:posOffset>
                  </wp:positionH>
                  <wp:positionV relativeFrom="paragraph">
                    <wp:posOffset>156210</wp:posOffset>
                  </wp:positionV>
                  <wp:extent cx="952500" cy="952500"/>
                  <wp:effectExtent l="0" t="0" r="0" b="0"/>
                  <wp:wrapSquare wrapText="bothSides"/>
                  <wp:docPr id="426" name="Picture 32" descr="thrive-android-100.png">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hrive-android-100.png">
                            <a:hlinkClick r:id="rId34" tgtFrame="&quot;_blank&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8146DF" w14:paraId="6F896844" w14:textId="77777777" w:rsidTr="00E31452">
        <w:tc>
          <w:tcPr>
            <w:tcW w:w="3652" w:type="dxa"/>
            <w:shd w:val="clear" w:color="auto" w:fill="auto"/>
          </w:tcPr>
          <w:p w14:paraId="57A525B8" w14:textId="77777777" w:rsidR="008146DF" w:rsidRPr="009166C0" w:rsidRDefault="00386ED6" w:rsidP="00E31452">
            <w:pPr>
              <w:pStyle w:val="NormalWeb"/>
              <w:shd w:val="clear" w:color="auto" w:fill="FFFFFF"/>
              <w:spacing w:before="0" w:beforeAutospacing="0" w:after="0" w:afterAutospacing="0"/>
              <w:rPr>
                <w:rFonts w:ascii="Arial" w:hAnsi="Arial" w:cs="Arial"/>
                <w:color w:val="1F1F1F"/>
                <w:spacing w:val="8"/>
                <w:sz w:val="24"/>
                <w:szCs w:val="24"/>
              </w:rPr>
            </w:pPr>
            <w:hyperlink r:id="rId36" w:tgtFrame="_blank" w:history="1">
              <w:r w:rsidR="008146DF" w:rsidRPr="009166C0">
                <w:rPr>
                  <w:rStyle w:val="Strong"/>
                  <w:rFonts w:ascii="Arial" w:hAnsi="Arial" w:cs="Arial"/>
                  <w:color w:val="0A64A9"/>
                  <w:spacing w:val="8"/>
                  <w:sz w:val="24"/>
                  <w:szCs w:val="24"/>
                </w:rPr>
                <w:t>Turn on NightShift </w:t>
              </w:r>
            </w:hyperlink>
            <w:r w:rsidR="008146DF" w:rsidRPr="009166C0">
              <w:rPr>
                <w:rFonts w:ascii="Arial" w:hAnsi="Arial" w:cs="Arial"/>
                <w:color w:val="1F1F1F"/>
                <w:spacing w:val="8"/>
                <w:sz w:val="24"/>
                <w:szCs w:val="24"/>
              </w:rPr>
              <w:t>(iOS)</w:t>
            </w:r>
            <w:r w:rsidR="008146DF" w:rsidRPr="009166C0">
              <w:rPr>
                <w:rFonts w:ascii="Arial" w:hAnsi="Arial" w:cs="Arial"/>
                <w:color w:val="1F1F1F"/>
                <w:spacing w:val="8"/>
                <w:sz w:val="24"/>
                <w:szCs w:val="24"/>
              </w:rPr>
              <w:br/>
            </w:r>
            <w:r w:rsidR="008146DF" w:rsidRPr="009166C0">
              <w:rPr>
                <w:rFonts w:ascii="Arial Narrow" w:hAnsi="Arial Narrow" w:cs="Arial"/>
                <w:color w:val="1F1F1F"/>
                <w:spacing w:val="8"/>
                <w:sz w:val="24"/>
                <w:szCs w:val="24"/>
              </w:rPr>
              <w:t>Blue light from screens late at night tricks our body into believing it's still daytime, which disrupts our natural ability to sleep</w:t>
            </w:r>
            <w:r w:rsidR="008146DF" w:rsidRPr="009166C0">
              <w:rPr>
                <w:rFonts w:ascii="Arial" w:hAnsi="Arial" w:cs="Arial"/>
                <w:color w:val="1F1F1F"/>
                <w:spacing w:val="8"/>
                <w:sz w:val="24"/>
                <w:szCs w:val="24"/>
              </w:rPr>
              <w:t>.</w:t>
            </w:r>
          </w:p>
          <w:p w14:paraId="75A4D729" w14:textId="77777777" w:rsidR="008146DF" w:rsidRDefault="008146DF" w:rsidP="00E31452"/>
        </w:tc>
        <w:tc>
          <w:tcPr>
            <w:tcW w:w="1985" w:type="dxa"/>
            <w:shd w:val="clear" w:color="auto" w:fill="auto"/>
          </w:tcPr>
          <w:p w14:paraId="4FDF3F7F" w14:textId="77777777" w:rsidR="008146DF" w:rsidRDefault="008146DF" w:rsidP="00E31452">
            <w:r>
              <w:rPr>
                <w:noProof/>
              </w:rPr>
              <w:drawing>
                <wp:anchor distT="0" distB="0" distL="114300" distR="114300" simplePos="0" relativeHeight="251677696" behindDoc="0" locked="0" layoutInCell="1" allowOverlap="1" wp14:anchorId="2699D3BA" wp14:editId="765C4B47">
                  <wp:simplePos x="0" y="0"/>
                  <wp:positionH relativeFrom="column">
                    <wp:posOffset>-4445</wp:posOffset>
                  </wp:positionH>
                  <wp:positionV relativeFrom="paragraph">
                    <wp:posOffset>-705485</wp:posOffset>
                  </wp:positionV>
                  <wp:extent cx="952500" cy="952500"/>
                  <wp:effectExtent l="0" t="0" r="0" b="0"/>
                  <wp:wrapSquare wrapText="bothSides"/>
                  <wp:docPr id="425" name="Picture 31" descr="nightshift-100.png">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ightshift-100.png">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93D1DD" w14:textId="77777777" w:rsidR="008146DF" w:rsidRDefault="008146DF" w:rsidP="00E31452"/>
          <w:p w14:paraId="3BE6E640" w14:textId="77777777" w:rsidR="008146DF" w:rsidRDefault="008146DF" w:rsidP="00E31452"/>
        </w:tc>
        <w:tc>
          <w:tcPr>
            <w:tcW w:w="3097" w:type="dxa"/>
            <w:shd w:val="clear" w:color="auto" w:fill="auto"/>
          </w:tcPr>
          <w:p w14:paraId="241BEC5C" w14:textId="77777777" w:rsidR="008146DF" w:rsidRDefault="00386ED6" w:rsidP="00E31452">
            <w:hyperlink r:id="rId38" w:tgtFrame="_blank" w:history="1">
              <w:r w:rsidR="008146DF" w:rsidRPr="009166C0">
                <w:rPr>
                  <w:rStyle w:val="Strong"/>
                  <w:rFonts w:ascii="Arial" w:hAnsi="Arial" w:cs="Arial"/>
                  <w:color w:val="0A64A9"/>
                  <w:spacing w:val="8"/>
                  <w:sz w:val="24"/>
                  <w:szCs w:val="24"/>
                </w:rPr>
                <w:t>Freedom</w:t>
              </w:r>
            </w:hyperlink>
            <w:r w:rsidR="008146DF" w:rsidRPr="009166C0">
              <w:rPr>
                <w:rFonts w:ascii="Arial" w:hAnsi="Arial" w:cs="Arial"/>
                <w:color w:val="1F1F1F"/>
                <w:spacing w:val="8"/>
                <w:sz w:val="24"/>
                <w:szCs w:val="24"/>
              </w:rPr>
              <w:t> </w:t>
            </w:r>
            <w:r w:rsidR="008146DF" w:rsidRPr="009166C0">
              <w:rPr>
                <w:rFonts w:ascii="Arial Narrow" w:hAnsi="Arial Narrow" w:cs="Arial"/>
                <w:color w:val="1F1F1F"/>
                <w:spacing w:val="8"/>
                <w:sz w:val="24"/>
                <w:szCs w:val="24"/>
              </w:rPr>
              <w:t>(Mac &amp; Windows)</w:t>
            </w:r>
            <w:r w:rsidR="008146DF" w:rsidRPr="009166C0">
              <w:rPr>
                <w:rFonts w:ascii="Arial Narrow" w:hAnsi="Arial Narrow" w:cs="Arial"/>
                <w:color w:val="1F1F1F"/>
                <w:spacing w:val="8"/>
                <w:sz w:val="24"/>
                <w:szCs w:val="24"/>
              </w:rPr>
              <w:br/>
              <w:t>Temporarily block specific websites or apps on your desktop, tablet and phone for set periods of time.</w:t>
            </w:r>
          </w:p>
        </w:tc>
        <w:tc>
          <w:tcPr>
            <w:tcW w:w="1722" w:type="dxa"/>
            <w:shd w:val="clear" w:color="auto" w:fill="auto"/>
          </w:tcPr>
          <w:p w14:paraId="5E47475B" w14:textId="77777777" w:rsidR="008146DF" w:rsidRDefault="008146DF" w:rsidP="00E31452">
            <w:r>
              <w:rPr>
                <w:rFonts w:ascii="Arial" w:hAnsi="Arial" w:cs="Arial"/>
                <w:noProof/>
                <w:sz w:val="24"/>
                <w:szCs w:val="24"/>
              </w:rPr>
              <w:drawing>
                <wp:anchor distT="0" distB="0" distL="114300" distR="114300" simplePos="0" relativeHeight="251667456" behindDoc="0" locked="0" layoutInCell="1" allowOverlap="1" wp14:anchorId="4DC0D249" wp14:editId="79501F25">
                  <wp:simplePos x="0" y="0"/>
                  <wp:positionH relativeFrom="column">
                    <wp:posOffset>-35560</wp:posOffset>
                  </wp:positionH>
                  <wp:positionV relativeFrom="paragraph">
                    <wp:posOffset>271780</wp:posOffset>
                  </wp:positionV>
                  <wp:extent cx="952500" cy="952500"/>
                  <wp:effectExtent l="0" t="0" r="0" b="0"/>
                  <wp:wrapSquare wrapText="bothSides"/>
                  <wp:docPr id="424" name="Picture 29" descr="moment-100.png">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oment-100.png">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8146DF" w14:paraId="59F6B31A" w14:textId="77777777" w:rsidTr="00E31452">
        <w:tc>
          <w:tcPr>
            <w:tcW w:w="3652" w:type="dxa"/>
            <w:shd w:val="clear" w:color="auto" w:fill="auto"/>
          </w:tcPr>
          <w:p w14:paraId="0571DC5D" w14:textId="77777777" w:rsidR="008146DF" w:rsidRDefault="00386ED6" w:rsidP="00E31452">
            <w:hyperlink r:id="rId41" w:tgtFrame="_blank" w:history="1">
              <w:r w:rsidR="008146DF" w:rsidRPr="009166C0">
                <w:rPr>
                  <w:rStyle w:val="Hyperlink"/>
                  <w:rFonts w:ascii="Arial" w:hAnsi="Arial" w:cs="Arial"/>
                  <w:b/>
                  <w:bCs/>
                  <w:color w:val="auto"/>
                  <w:spacing w:val="8"/>
                  <w:sz w:val="24"/>
                  <w:szCs w:val="24"/>
                </w:rPr>
                <w:t>Moment</w:t>
              </w:r>
            </w:hyperlink>
            <w:r w:rsidR="008146DF" w:rsidRPr="009166C0">
              <w:rPr>
                <w:rStyle w:val="Strong"/>
                <w:rFonts w:ascii="Arial" w:hAnsi="Arial" w:cs="Arial"/>
                <w:color w:val="1F1F1F"/>
                <w:spacing w:val="8"/>
                <w:sz w:val="24"/>
                <w:szCs w:val="24"/>
              </w:rPr>
              <w:t> </w:t>
            </w:r>
            <w:r w:rsidR="008146DF" w:rsidRPr="009166C0">
              <w:rPr>
                <w:rFonts w:ascii="Arial" w:hAnsi="Arial" w:cs="Arial"/>
                <w:color w:val="1F1F1F"/>
                <w:spacing w:val="8"/>
                <w:sz w:val="24"/>
                <w:szCs w:val="24"/>
              </w:rPr>
              <w:t>(iOS)</w:t>
            </w:r>
            <w:r w:rsidR="008146DF" w:rsidRPr="009166C0">
              <w:rPr>
                <w:rFonts w:ascii="Arial" w:hAnsi="Arial" w:cs="Arial"/>
                <w:color w:val="1F1F1F"/>
                <w:spacing w:val="8"/>
                <w:sz w:val="24"/>
                <w:szCs w:val="24"/>
              </w:rPr>
              <w:br/>
            </w:r>
            <w:r w:rsidR="008146DF" w:rsidRPr="009166C0">
              <w:rPr>
                <w:rFonts w:ascii="Arial Narrow" w:hAnsi="Arial Narrow" w:cs="Arial"/>
                <w:color w:val="1F1F1F"/>
                <w:spacing w:val="8"/>
                <w:sz w:val="24"/>
                <w:szCs w:val="24"/>
              </w:rPr>
              <w:t>See how much time you spend on your phone.</w:t>
            </w:r>
          </w:p>
        </w:tc>
        <w:tc>
          <w:tcPr>
            <w:tcW w:w="1985" w:type="dxa"/>
            <w:shd w:val="clear" w:color="auto" w:fill="auto"/>
          </w:tcPr>
          <w:p w14:paraId="7C1F7F5F" w14:textId="77777777" w:rsidR="008146DF" w:rsidRDefault="008146DF" w:rsidP="00E31452">
            <w:r>
              <w:rPr>
                <w:rFonts w:ascii="Arial" w:hAnsi="Arial" w:cs="Arial"/>
                <w:noProof/>
                <w:sz w:val="24"/>
                <w:szCs w:val="24"/>
              </w:rPr>
              <w:drawing>
                <wp:anchor distT="0" distB="0" distL="114300" distR="114300" simplePos="0" relativeHeight="251666432" behindDoc="0" locked="0" layoutInCell="1" allowOverlap="1" wp14:anchorId="11C7CC79" wp14:editId="38FC0584">
                  <wp:simplePos x="0" y="0"/>
                  <wp:positionH relativeFrom="column">
                    <wp:posOffset>-4445</wp:posOffset>
                  </wp:positionH>
                  <wp:positionV relativeFrom="paragraph">
                    <wp:posOffset>97155</wp:posOffset>
                  </wp:positionV>
                  <wp:extent cx="952500" cy="952500"/>
                  <wp:effectExtent l="0" t="0" r="0" b="0"/>
                  <wp:wrapSquare wrapText="bothSides"/>
                  <wp:docPr id="423" name="Picture 30" descr="freedom-100.png">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reedom-100.png">
                            <a:hlinkClick r:id="rId38" tgtFrame="&quot;_blank&quo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097" w:type="dxa"/>
            <w:shd w:val="clear" w:color="auto" w:fill="auto"/>
          </w:tcPr>
          <w:p w14:paraId="5F666A6D" w14:textId="77777777" w:rsidR="008146DF" w:rsidRPr="009166C0" w:rsidRDefault="00386ED6" w:rsidP="00E31452">
            <w:pPr>
              <w:pStyle w:val="NormalWeb"/>
              <w:shd w:val="clear" w:color="auto" w:fill="FFFFFF"/>
              <w:spacing w:before="0" w:beforeAutospacing="0" w:after="0" w:afterAutospacing="0"/>
              <w:rPr>
                <w:rFonts w:ascii="Arial Narrow" w:hAnsi="Arial Narrow" w:cs="Arial"/>
                <w:color w:val="1F1F1F"/>
                <w:spacing w:val="8"/>
                <w:sz w:val="24"/>
                <w:szCs w:val="24"/>
              </w:rPr>
            </w:pPr>
            <w:hyperlink r:id="rId43" w:tgtFrame="_blank" w:history="1">
              <w:r w:rsidR="008146DF" w:rsidRPr="009166C0">
                <w:rPr>
                  <w:rStyle w:val="Hyperlink"/>
                  <w:rFonts w:ascii="Arial" w:hAnsi="Arial" w:cs="Arial"/>
                  <w:b/>
                  <w:bCs/>
                  <w:color w:val="auto"/>
                  <w:spacing w:val="8"/>
                  <w:sz w:val="24"/>
                  <w:szCs w:val="24"/>
                </w:rPr>
                <w:t>RescueTime</w:t>
              </w:r>
            </w:hyperlink>
            <w:r w:rsidR="008146DF" w:rsidRPr="009166C0">
              <w:rPr>
                <w:rStyle w:val="Strong"/>
                <w:rFonts w:ascii="Arial" w:hAnsi="Arial" w:cs="Arial"/>
                <w:color w:val="1F1F1F"/>
                <w:spacing w:val="8"/>
                <w:sz w:val="24"/>
                <w:szCs w:val="24"/>
              </w:rPr>
              <w:t> </w:t>
            </w:r>
            <w:r w:rsidR="008146DF" w:rsidRPr="009166C0">
              <w:rPr>
                <w:rFonts w:ascii="Arial" w:hAnsi="Arial" w:cs="Arial"/>
                <w:color w:val="1F1F1F"/>
                <w:spacing w:val="8"/>
                <w:sz w:val="24"/>
                <w:szCs w:val="24"/>
              </w:rPr>
              <w:t>(</w:t>
            </w:r>
            <w:r w:rsidR="008146DF" w:rsidRPr="009166C0">
              <w:rPr>
                <w:rFonts w:ascii="Arial Narrow" w:hAnsi="Arial Narrow" w:cs="Arial"/>
                <w:color w:val="1F1F1F"/>
                <w:spacing w:val="8"/>
                <w:sz w:val="24"/>
                <w:szCs w:val="24"/>
              </w:rPr>
              <w:t>Mac, Windows)</w:t>
            </w:r>
            <w:r w:rsidR="008146DF" w:rsidRPr="009166C0">
              <w:rPr>
                <w:rFonts w:ascii="Arial Narrow" w:hAnsi="Arial Narrow" w:cs="Arial"/>
                <w:color w:val="1F1F1F"/>
                <w:spacing w:val="8"/>
                <w:sz w:val="24"/>
                <w:szCs w:val="24"/>
              </w:rPr>
              <w:br/>
              <w:t>See how much time you spend on different apps on your desktop along with various websites.</w:t>
            </w:r>
          </w:p>
          <w:p w14:paraId="770DCECE" w14:textId="77777777" w:rsidR="008146DF" w:rsidRDefault="008146DF" w:rsidP="00E31452"/>
        </w:tc>
        <w:tc>
          <w:tcPr>
            <w:tcW w:w="1722" w:type="dxa"/>
            <w:shd w:val="clear" w:color="auto" w:fill="auto"/>
          </w:tcPr>
          <w:p w14:paraId="67C3B4A9" w14:textId="77777777" w:rsidR="008146DF" w:rsidRDefault="008146DF" w:rsidP="00E31452">
            <w:r>
              <w:rPr>
                <w:rFonts w:ascii="Arial" w:hAnsi="Arial" w:cs="Arial"/>
                <w:noProof/>
                <w:sz w:val="24"/>
                <w:szCs w:val="24"/>
              </w:rPr>
              <w:drawing>
                <wp:anchor distT="0" distB="0" distL="114300" distR="114300" simplePos="0" relativeHeight="251668480" behindDoc="0" locked="0" layoutInCell="1" allowOverlap="1" wp14:anchorId="376C5E56" wp14:editId="536BEAB9">
                  <wp:simplePos x="0" y="0"/>
                  <wp:positionH relativeFrom="column">
                    <wp:posOffset>-35560</wp:posOffset>
                  </wp:positionH>
                  <wp:positionV relativeFrom="paragraph">
                    <wp:posOffset>147320</wp:posOffset>
                  </wp:positionV>
                  <wp:extent cx="952500" cy="952500"/>
                  <wp:effectExtent l="0" t="0" r="0" b="0"/>
                  <wp:wrapSquare wrapText="bothSides"/>
                  <wp:docPr id="422" name="Picture 28" descr="rescue-time100.png">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escue-time100.png">
                            <a:hlinkClick r:id="rId43" tgtFrame="&quot;_blank&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8146DF" w14:paraId="0CFF407F" w14:textId="77777777" w:rsidTr="00E31452">
        <w:tc>
          <w:tcPr>
            <w:tcW w:w="3652" w:type="dxa"/>
            <w:shd w:val="clear" w:color="auto" w:fill="auto"/>
          </w:tcPr>
          <w:p w14:paraId="6841C203" w14:textId="77777777" w:rsidR="008146DF" w:rsidRPr="009166C0" w:rsidRDefault="00386ED6" w:rsidP="00E31452">
            <w:pPr>
              <w:pStyle w:val="NormalWeb"/>
              <w:shd w:val="clear" w:color="auto" w:fill="FFFFFF"/>
              <w:spacing w:before="0" w:beforeAutospacing="0"/>
              <w:rPr>
                <w:rFonts w:ascii="Arial" w:hAnsi="Arial" w:cs="Arial"/>
                <w:spacing w:val="8"/>
                <w:sz w:val="24"/>
                <w:szCs w:val="24"/>
              </w:rPr>
            </w:pPr>
            <w:hyperlink r:id="rId45" w:tgtFrame="_blank" w:history="1">
              <w:r w:rsidR="008146DF" w:rsidRPr="009166C0">
                <w:rPr>
                  <w:rStyle w:val="Strong"/>
                  <w:rFonts w:ascii="Arial" w:hAnsi="Arial" w:cs="Arial"/>
                  <w:spacing w:val="8"/>
                  <w:sz w:val="24"/>
                  <w:szCs w:val="24"/>
                </w:rPr>
                <w:t>Enable "Send + Archive"</w:t>
              </w:r>
            </w:hyperlink>
          </w:p>
          <w:p w14:paraId="3DBCD790" w14:textId="77777777" w:rsidR="008146DF" w:rsidRPr="009166C0" w:rsidRDefault="008146DF" w:rsidP="00E31452">
            <w:pPr>
              <w:pStyle w:val="NormalWeb"/>
              <w:shd w:val="clear" w:color="auto" w:fill="FFFFFF"/>
              <w:spacing w:after="0" w:afterAutospacing="0"/>
              <w:rPr>
                <w:rFonts w:ascii="Arial" w:hAnsi="Arial" w:cs="Arial"/>
                <w:color w:val="1F1F1F"/>
                <w:spacing w:val="8"/>
                <w:sz w:val="24"/>
                <w:szCs w:val="24"/>
              </w:rPr>
            </w:pPr>
            <w:r w:rsidRPr="009166C0">
              <w:rPr>
                <w:rFonts w:ascii="Arial Narrow" w:hAnsi="Arial Narrow" w:cs="Arial"/>
                <w:color w:val="1F1F1F"/>
                <w:spacing w:val="8"/>
                <w:sz w:val="24"/>
                <w:szCs w:val="24"/>
              </w:rPr>
              <w:t>Gmail only. This archives the email right after you send it. The email will reappear in the inbox when the person replies</w:t>
            </w:r>
            <w:r w:rsidRPr="009166C0">
              <w:rPr>
                <w:rFonts w:ascii="Arial" w:hAnsi="Arial" w:cs="Arial"/>
                <w:color w:val="1F1F1F"/>
                <w:spacing w:val="8"/>
                <w:sz w:val="24"/>
                <w:szCs w:val="24"/>
              </w:rPr>
              <w:t>.</w:t>
            </w:r>
          </w:p>
          <w:p w14:paraId="10A68D6D" w14:textId="77777777" w:rsidR="008146DF" w:rsidRPr="009166C0" w:rsidRDefault="008146DF" w:rsidP="00E31452">
            <w:pPr>
              <w:shd w:val="clear" w:color="auto" w:fill="FFFFFF"/>
              <w:rPr>
                <w:rStyle w:val="Hyperlink"/>
                <w:rFonts w:ascii="Arial" w:hAnsi="Arial" w:cs="Arial"/>
                <w:color w:val="1F1F1F"/>
                <w:sz w:val="24"/>
                <w:szCs w:val="24"/>
              </w:rPr>
            </w:pPr>
            <w:r w:rsidRPr="009166C0">
              <w:rPr>
                <w:rFonts w:ascii="Arial" w:hAnsi="Arial" w:cs="Arial"/>
                <w:color w:val="1F1F1F"/>
                <w:spacing w:val="8"/>
                <w:sz w:val="24"/>
                <w:szCs w:val="24"/>
              </w:rPr>
              <w:fldChar w:fldCharType="begin"/>
            </w:r>
            <w:r w:rsidRPr="009166C0">
              <w:rPr>
                <w:rFonts w:ascii="Arial" w:hAnsi="Arial" w:cs="Arial"/>
                <w:color w:val="1F1F1F"/>
                <w:spacing w:val="8"/>
                <w:sz w:val="24"/>
                <w:szCs w:val="24"/>
              </w:rPr>
              <w:instrText xml:space="preserve"> HYPERLINK "https://itunes.apple.com/us/app/gboard-new-keyboard-from-google/id1091700242?mt=8" \t "_blank" </w:instrText>
            </w:r>
            <w:r w:rsidRPr="009166C0">
              <w:rPr>
                <w:rFonts w:ascii="Arial" w:hAnsi="Arial" w:cs="Arial"/>
                <w:color w:val="1F1F1F"/>
                <w:spacing w:val="8"/>
                <w:sz w:val="24"/>
                <w:szCs w:val="24"/>
              </w:rPr>
              <w:fldChar w:fldCharType="separate"/>
            </w:r>
          </w:p>
          <w:p w14:paraId="608C4777" w14:textId="77777777" w:rsidR="008146DF" w:rsidRPr="009166C0" w:rsidRDefault="008146DF" w:rsidP="00E31452">
            <w:pPr>
              <w:shd w:val="clear" w:color="auto" w:fill="FFFFFF"/>
              <w:spacing w:line="0" w:lineRule="auto"/>
              <w:jc w:val="center"/>
              <w:rPr>
                <w:rFonts w:ascii="Arial" w:hAnsi="Arial" w:cs="Arial"/>
                <w:sz w:val="24"/>
                <w:szCs w:val="24"/>
              </w:rPr>
            </w:pPr>
          </w:p>
          <w:p w14:paraId="009E9B44" w14:textId="77777777" w:rsidR="008146DF" w:rsidRDefault="008146DF" w:rsidP="00E31452">
            <w:r w:rsidRPr="009166C0">
              <w:rPr>
                <w:rFonts w:ascii="Arial" w:hAnsi="Arial" w:cs="Arial"/>
                <w:color w:val="1F1F1F"/>
                <w:spacing w:val="8"/>
                <w:sz w:val="24"/>
                <w:szCs w:val="24"/>
              </w:rPr>
              <w:fldChar w:fldCharType="end"/>
            </w:r>
          </w:p>
        </w:tc>
        <w:tc>
          <w:tcPr>
            <w:tcW w:w="1985" w:type="dxa"/>
            <w:shd w:val="clear" w:color="auto" w:fill="auto"/>
          </w:tcPr>
          <w:p w14:paraId="5FB73CEB" w14:textId="77777777" w:rsidR="008146DF" w:rsidRDefault="008146DF" w:rsidP="00E31452">
            <w:r>
              <w:rPr>
                <w:noProof/>
              </w:rPr>
              <w:drawing>
                <wp:anchor distT="0" distB="0" distL="114300" distR="114300" simplePos="0" relativeHeight="251678720" behindDoc="0" locked="0" layoutInCell="1" allowOverlap="1" wp14:anchorId="6E18A11B" wp14:editId="41E98A36">
                  <wp:simplePos x="0" y="0"/>
                  <wp:positionH relativeFrom="column">
                    <wp:posOffset>29845</wp:posOffset>
                  </wp:positionH>
                  <wp:positionV relativeFrom="paragraph">
                    <wp:posOffset>93345</wp:posOffset>
                  </wp:positionV>
                  <wp:extent cx="952500" cy="952500"/>
                  <wp:effectExtent l="0" t="0" r="0" b="0"/>
                  <wp:wrapSquare wrapText="bothSides"/>
                  <wp:docPr id="421" name="Picture 27" descr="send-archive-100.png">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end-archive-100.png">
                            <a:hlinkClick r:id="rId45"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097" w:type="dxa"/>
            <w:shd w:val="clear" w:color="auto" w:fill="auto"/>
          </w:tcPr>
          <w:p w14:paraId="13A8EC93" w14:textId="77777777" w:rsidR="008146DF" w:rsidRPr="009166C0" w:rsidRDefault="00386ED6" w:rsidP="00E31452">
            <w:pPr>
              <w:pStyle w:val="NormalWeb"/>
              <w:shd w:val="clear" w:color="auto" w:fill="FFFFFF"/>
              <w:spacing w:before="0" w:beforeAutospacing="0" w:after="0" w:afterAutospacing="0"/>
              <w:rPr>
                <w:rFonts w:ascii="Arial" w:hAnsi="Arial" w:cs="Arial"/>
                <w:color w:val="1F1F1F"/>
                <w:spacing w:val="8"/>
                <w:sz w:val="24"/>
                <w:szCs w:val="24"/>
              </w:rPr>
            </w:pPr>
            <w:hyperlink r:id="rId47" w:tgtFrame="_blank" w:history="1">
              <w:r w:rsidR="008146DF" w:rsidRPr="009166C0">
                <w:rPr>
                  <w:rStyle w:val="Strong"/>
                  <w:rFonts w:ascii="Arial" w:hAnsi="Arial" w:cs="Arial"/>
                  <w:spacing w:val="8"/>
                  <w:sz w:val="24"/>
                  <w:szCs w:val="24"/>
                </w:rPr>
                <w:t>Gboard</w:t>
              </w:r>
            </w:hyperlink>
            <w:r w:rsidR="008146DF" w:rsidRPr="009166C0">
              <w:rPr>
                <w:rFonts w:ascii="Arial" w:hAnsi="Arial" w:cs="Arial"/>
                <w:color w:val="1F1F1F"/>
                <w:spacing w:val="8"/>
                <w:sz w:val="24"/>
                <w:szCs w:val="24"/>
              </w:rPr>
              <w:br/>
            </w:r>
            <w:r w:rsidR="008146DF" w:rsidRPr="009166C0">
              <w:rPr>
                <w:rFonts w:ascii="Arial Narrow" w:hAnsi="Arial Narrow" w:cs="Arial"/>
                <w:color w:val="1F1F1F"/>
                <w:spacing w:val="8"/>
                <w:sz w:val="24"/>
                <w:szCs w:val="24"/>
              </w:rPr>
              <w:t>50% faster "swipe" typing than regular keyboards so you can respond to a message and get off your device more quickly.</w:t>
            </w:r>
          </w:p>
          <w:p w14:paraId="5288833E" w14:textId="77777777" w:rsidR="008146DF" w:rsidRDefault="008146DF" w:rsidP="00E31452"/>
        </w:tc>
        <w:tc>
          <w:tcPr>
            <w:tcW w:w="1722" w:type="dxa"/>
            <w:shd w:val="clear" w:color="auto" w:fill="auto"/>
          </w:tcPr>
          <w:p w14:paraId="5A1FB212" w14:textId="77777777" w:rsidR="008146DF" w:rsidRDefault="008146DF" w:rsidP="00E31452">
            <w:r>
              <w:rPr>
                <w:rFonts w:ascii="Arial" w:hAnsi="Arial" w:cs="Arial"/>
                <w:noProof/>
                <w:sz w:val="24"/>
                <w:szCs w:val="24"/>
              </w:rPr>
              <w:drawing>
                <wp:anchor distT="0" distB="0" distL="114300" distR="114300" simplePos="0" relativeHeight="251669504" behindDoc="0" locked="0" layoutInCell="1" allowOverlap="1" wp14:anchorId="376807C5" wp14:editId="2CFED55A">
                  <wp:simplePos x="0" y="0"/>
                  <wp:positionH relativeFrom="column">
                    <wp:posOffset>0</wp:posOffset>
                  </wp:positionH>
                  <wp:positionV relativeFrom="paragraph">
                    <wp:posOffset>93345</wp:posOffset>
                  </wp:positionV>
                  <wp:extent cx="952500" cy="952500"/>
                  <wp:effectExtent l="0" t="0" r="0" b="0"/>
                  <wp:wrapSquare wrapText="bothSides"/>
                  <wp:docPr id="420" name="Picture 26" descr="gboard-100.png">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gboard-100.png">
                            <a:hlinkClick r:id="rId47" tgtFrame="&quot;_blank&quo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8146DF" w14:paraId="7B6EA2D9" w14:textId="77777777" w:rsidTr="00E31452">
        <w:trPr>
          <w:trHeight w:val="1763"/>
        </w:trPr>
        <w:tc>
          <w:tcPr>
            <w:tcW w:w="3652" w:type="dxa"/>
            <w:shd w:val="clear" w:color="auto" w:fill="auto"/>
          </w:tcPr>
          <w:p w14:paraId="375A0774" w14:textId="77777777" w:rsidR="008146DF" w:rsidRPr="009166C0" w:rsidRDefault="00386ED6" w:rsidP="00E31452">
            <w:pPr>
              <w:pStyle w:val="NormalWeb"/>
              <w:shd w:val="clear" w:color="auto" w:fill="FFFFFF"/>
              <w:spacing w:after="0" w:afterAutospacing="0"/>
              <w:rPr>
                <w:rFonts w:ascii="Arial" w:hAnsi="Arial" w:cs="Arial"/>
                <w:spacing w:val="8"/>
                <w:sz w:val="24"/>
                <w:szCs w:val="24"/>
              </w:rPr>
            </w:pPr>
            <w:hyperlink r:id="rId49" w:tgtFrame="_blank" w:history="1">
              <w:r w:rsidR="008146DF" w:rsidRPr="009166C0">
                <w:rPr>
                  <w:rStyle w:val="Strong"/>
                  <w:rFonts w:ascii="Arial" w:hAnsi="Arial" w:cs="Arial"/>
                  <w:spacing w:val="8"/>
                  <w:sz w:val="24"/>
                  <w:szCs w:val="24"/>
                </w:rPr>
                <w:t>Calm</w:t>
              </w:r>
            </w:hyperlink>
            <w:r w:rsidR="008146DF" w:rsidRPr="009166C0">
              <w:rPr>
                <w:rFonts w:ascii="Arial" w:hAnsi="Arial" w:cs="Arial"/>
                <w:spacing w:val="8"/>
                <w:sz w:val="24"/>
                <w:szCs w:val="24"/>
              </w:rPr>
              <w:t xml:space="preserve"> </w:t>
            </w:r>
          </w:p>
          <w:p w14:paraId="13DCB347" w14:textId="77777777" w:rsidR="008146DF" w:rsidRPr="009166C0" w:rsidRDefault="008146DF" w:rsidP="00E31452">
            <w:pPr>
              <w:pStyle w:val="NormalWeb"/>
              <w:shd w:val="clear" w:color="auto" w:fill="FFFFFF"/>
              <w:spacing w:after="0" w:afterAutospacing="0"/>
              <w:rPr>
                <w:rFonts w:ascii="Arial Narrow" w:hAnsi="Arial Narrow"/>
              </w:rPr>
            </w:pPr>
            <w:r w:rsidRPr="009166C0">
              <w:rPr>
                <w:rFonts w:ascii="Arial Narrow" w:hAnsi="Arial Narrow" w:cs="Arial"/>
                <w:color w:val="1F1F1F"/>
                <w:spacing w:val="8"/>
                <w:sz w:val="24"/>
                <w:szCs w:val="24"/>
              </w:rPr>
              <w:t>Helps create calm and stress-free time in your day and reduces anxiety. Leading popular meditation app.</w:t>
            </w:r>
          </w:p>
        </w:tc>
        <w:tc>
          <w:tcPr>
            <w:tcW w:w="1985" w:type="dxa"/>
            <w:shd w:val="clear" w:color="auto" w:fill="auto"/>
          </w:tcPr>
          <w:p w14:paraId="14D65EDF" w14:textId="77777777" w:rsidR="008146DF" w:rsidRDefault="008146DF" w:rsidP="00E31452">
            <w:r>
              <w:rPr>
                <w:noProof/>
              </w:rPr>
              <w:drawing>
                <wp:anchor distT="0" distB="0" distL="114300" distR="114300" simplePos="0" relativeHeight="251679744" behindDoc="0" locked="0" layoutInCell="1" allowOverlap="1" wp14:anchorId="474BADCB" wp14:editId="3D572541">
                  <wp:simplePos x="0" y="0"/>
                  <wp:positionH relativeFrom="column">
                    <wp:posOffset>29845</wp:posOffset>
                  </wp:positionH>
                  <wp:positionV relativeFrom="paragraph">
                    <wp:posOffset>-441960</wp:posOffset>
                  </wp:positionV>
                  <wp:extent cx="952500" cy="952500"/>
                  <wp:effectExtent l="0" t="0" r="0" b="0"/>
                  <wp:wrapSquare wrapText="bothSides"/>
                  <wp:docPr id="419" name="Picture 25" descr="Calm-100.png">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alm-100.png">
                            <a:hlinkClick r:id="rId49" tgtFrame="&quot;_blank&quo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097" w:type="dxa"/>
            <w:shd w:val="clear" w:color="auto" w:fill="auto"/>
          </w:tcPr>
          <w:p w14:paraId="7F024DB3" w14:textId="77777777" w:rsidR="008146DF" w:rsidRPr="009166C0" w:rsidRDefault="00386ED6" w:rsidP="00E31452">
            <w:pPr>
              <w:pStyle w:val="NormalWeb"/>
              <w:shd w:val="clear" w:color="auto" w:fill="FFFFFF"/>
              <w:spacing w:before="0" w:beforeAutospacing="0"/>
              <w:rPr>
                <w:rFonts w:ascii="Arial" w:hAnsi="Arial" w:cs="Arial"/>
                <w:spacing w:val="8"/>
                <w:sz w:val="24"/>
                <w:szCs w:val="24"/>
              </w:rPr>
            </w:pPr>
            <w:hyperlink r:id="rId51" w:tgtFrame="_blank" w:history="1">
              <w:r w:rsidR="008146DF" w:rsidRPr="009166C0">
                <w:rPr>
                  <w:rStyle w:val="Strong"/>
                  <w:rFonts w:ascii="Arial" w:hAnsi="Arial" w:cs="Arial"/>
                  <w:spacing w:val="8"/>
                  <w:sz w:val="24"/>
                  <w:szCs w:val="24"/>
                </w:rPr>
                <w:t>NoMoRoBo</w:t>
              </w:r>
            </w:hyperlink>
          </w:p>
          <w:p w14:paraId="166BD12E" w14:textId="77777777" w:rsidR="008146DF" w:rsidRPr="009166C0" w:rsidRDefault="008146DF" w:rsidP="00E31452">
            <w:pPr>
              <w:pStyle w:val="NormalWeb"/>
              <w:shd w:val="clear" w:color="auto" w:fill="FFFFFF"/>
              <w:spacing w:after="0" w:afterAutospacing="0"/>
              <w:rPr>
                <w:rFonts w:ascii="Arial Narrow" w:hAnsi="Arial Narrow"/>
              </w:rPr>
            </w:pPr>
            <w:r w:rsidRPr="009166C0">
              <w:rPr>
                <w:rFonts w:ascii="Arial Narrow" w:hAnsi="Arial Narrow" w:cs="Arial"/>
                <w:color w:val="1F1F1F"/>
                <w:spacing w:val="8"/>
                <w:sz w:val="24"/>
                <w:szCs w:val="24"/>
              </w:rPr>
              <w:t>Blocks robocalls and decreases the time you spend dealing with spam and telemarketers.</w:t>
            </w:r>
          </w:p>
        </w:tc>
        <w:tc>
          <w:tcPr>
            <w:tcW w:w="1722" w:type="dxa"/>
            <w:shd w:val="clear" w:color="auto" w:fill="auto"/>
          </w:tcPr>
          <w:p w14:paraId="41447CA5" w14:textId="77777777" w:rsidR="008146DF" w:rsidRDefault="008146DF" w:rsidP="00E31452">
            <w:r>
              <w:rPr>
                <w:rFonts w:ascii="Arial" w:hAnsi="Arial" w:cs="Arial"/>
                <w:noProof/>
                <w:sz w:val="24"/>
                <w:szCs w:val="24"/>
              </w:rPr>
              <w:drawing>
                <wp:anchor distT="0" distB="0" distL="114300" distR="114300" simplePos="0" relativeHeight="251671552" behindDoc="0" locked="0" layoutInCell="1" allowOverlap="1" wp14:anchorId="533D06A7" wp14:editId="67351EEA">
                  <wp:simplePos x="0" y="0"/>
                  <wp:positionH relativeFrom="column">
                    <wp:posOffset>0</wp:posOffset>
                  </wp:positionH>
                  <wp:positionV relativeFrom="paragraph">
                    <wp:posOffset>123825</wp:posOffset>
                  </wp:positionV>
                  <wp:extent cx="952500" cy="952500"/>
                  <wp:effectExtent l="0" t="0" r="0" b="0"/>
                  <wp:wrapSquare wrapText="bothSides"/>
                  <wp:docPr id="418" name="Picture 22" descr="Nomorobo-app.jpg">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omorobo-app.jpg">
                            <a:hlinkClick r:id="rId51" tgtFrame="&quot;_blank&quo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8146DF" w14:paraId="254D822F" w14:textId="77777777" w:rsidTr="00E31452">
        <w:tc>
          <w:tcPr>
            <w:tcW w:w="3652" w:type="dxa"/>
            <w:shd w:val="clear" w:color="auto" w:fill="auto"/>
          </w:tcPr>
          <w:p w14:paraId="5E6A6806" w14:textId="77777777" w:rsidR="008146DF" w:rsidRPr="009166C0" w:rsidRDefault="00386ED6" w:rsidP="00E31452">
            <w:pPr>
              <w:pStyle w:val="NormalWeb"/>
              <w:shd w:val="clear" w:color="auto" w:fill="FFFFFF"/>
              <w:spacing w:after="0" w:afterAutospacing="0"/>
              <w:rPr>
                <w:rStyle w:val="Hyperlink"/>
                <w:rFonts w:ascii="Arial" w:hAnsi="Arial" w:cs="Arial"/>
                <w:b/>
                <w:bCs/>
                <w:color w:val="auto"/>
                <w:spacing w:val="8"/>
                <w:sz w:val="24"/>
                <w:szCs w:val="24"/>
              </w:rPr>
            </w:pPr>
            <w:hyperlink r:id="rId53" w:tgtFrame="_blank" w:history="1">
              <w:r w:rsidR="008146DF" w:rsidRPr="009166C0">
                <w:rPr>
                  <w:rStyle w:val="Hyperlink"/>
                  <w:rFonts w:ascii="Arial" w:hAnsi="Arial" w:cs="Arial"/>
                  <w:b/>
                  <w:bCs/>
                  <w:color w:val="auto"/>
                  <w:spacing w:val="8"/>
                  <w:sz w:val="24"/>
                  <w:szCs w:val="24"/>
                </w:rPr>
                <w:t>Calendly</w:t>
              </w:r>
            </w:hyperlink>
          </w:p>
          <w:p w14:paraId="33259E80" w14:textId="77777777" w:rsidR="008146DF" w:rsidRPr="009166C0" w:rsidRDefault="008146DF" w:rsidP="00E31452">
            <w:pPr>
              <w:pStyle w:val="NormalWeb"/>
              <w:shd w:val="clear" w:color="auto" w:fill="FFFFFF"/>
              <w:spacing w:after="0" w:afterAutospacing="0"/>
              <w:rPr>
                <w:rFonts w:ascii="Arial Narrow" w:hAnsi="Arial Narrow" w:cs="Arial"/>
                <w:color w:val="1F1F1F"/>
                <w:spacing w:val="8"/>
                <w:sz w:val="24"/>
                <w:szCs w:val="24"/>
              </w:rPr>
            </w:pPr>
            <w:r w:rsidRPr="009166C0">
              <w:rPr>
                <w:rFonts w:ascii="Arial Narrow" w:hAnsi="Arial Narrow" w:cs="Arial"/>
                <w:color w:val="1F1F1F"/>
                <w:spacing w:val="8"/>
                <w:sz w:val="24"/>
                <w:szCs w:val="24"/>
              </w:rPr>
              <w:t>Rapidly allows others to book time on your calendar by sending them a quick link. Helps each user save 10-15 minutes per meeting scheduled.</w:t>
            </w:r>
          </w:p>
          <w:p w14:paraId="453E52B1" w14:textId="77777777" w:rsidR="008146DF" w:rsidRPr="009166C0" w:rsidRDefault="008146DF" w:rsidP="00E31452">
            <w:pPr>
              <w:pStyle w:val="NormalWeb"/>
              <w:shd w:val="clear" w:color="auto" w:fill="FFFFFF"/>
              <w:spacing w:after="0" w:afterAutospacing="0"/>
              <w:rPr>
                <w:rFonts w:ascii="Arial" w:hAnsi="Arial" w:cs="Arial"/>
                <w:color w:val="1F1F1F"/>
                <w:spacing w:val="8"/>
                <w:sz w:val="24"/>
                <w:szCs w:val="24"/>
              </w:rPr>
            </w:pPr>
          </w:p>
          <w:p w14:paraId="02F72101" w14:textId="77777777" w:rsidR="008146DF" w:rsidRPr="009166C0" w:rsidRDefault="008146DF" w:rsidP="00E31452">
            <w:pPr>
              <w:pStyle w:val="NormalWeb"/>
              <w:shd w:val="clear" w:color="auto" w:fill="FFFFFF"/>
              <w:spacing w:after="0" w:afterAutospacing="0"/>
              <w:rPr>
                <w:rFonts w:ascii="Arial" w:hAnsi="Arial" w:cs="Arial"/>
                <w:sz w:val="24"/>
                <w:szCs w:val="24"/>
              </w:rPr>
            </w:pPr>
          </w:p>
        </w:tc>
        <w:tc>
          <w:tcPr>
            <w:tcW w:w="1985" w:type="dxa"/>
            <w:shd w:val="clear" w:color="auto" w:fill="auto"/>
          </w:tcPr>
          <w:p w14:paraId="5DB9C887" w14:textId="77777777" w:rsidR="008146DF" w:rsidRPr="009166C0" w:rsidRDefault="008146DF" w:rsidP="00E31452">
            <w:pPr>
              <w:rPr>
                <w:noProof/>
              </w:rPr>
            </w:pPr>
            <w:r>
              <w:rPr>
                <w:noProof/>
              </w:rPr>
              <w:drawing>
                <wp:anchor distT="0" distB="0" distL="114300" distR="114300" simplePos="0" relativeHeight="251680768" behindDoc="0" locked="0" layoutInCell="1" allowOverlap="1" wp14:anchorId="7BEFE693" wp14:editId="3D6D8100">
                  <wp:simplePos x="0" y="0"/>
                  <wp:positionH relativeFrom="column">
                    <wp:posOffset>29845</wp:posOffset>
                  </wp:positionH>
                  <wp:positionV relativeFrom="paragraph">
                    <wp:posOffset>352425</wp:posOffset>
                  </wp:positionV>
                  <wp:extent cx="952500" cy="952500"/>
                  <wp:effectExtent l="0" t="0" r="0" b="0"/>
                  <wp:wrapSquare wrapText="bothSides"/>
                  <wp:docPr id="417" name="Picture 24" descr="Calendly-100.png">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alendly-100.png">
                            <a:hlinkClick r:id="rId53" tgtFrame="&quot;_blank&quo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097" w:type="dxa"/>
            <w:shd w:val="clear" w:color="auto" w:fill="auto"/>
          </w:tcPr>
          <w:p w14:paraId="3B4EC07B" w14:textId="77777777" w:rsidR="008146DF" w:rsidRPr="009166C0" w:rsidRDefault="00386ED6" w:rsidP="00E31452">
            <w:pPr>
              <w:pStyle w:val="NormalWeb"/>
              <w:shd w:val="clear" w:color="auto" w:fill="FFFFFF"/>
              <w:spacing w:before="0" w:beforeAutospacing="0"/>
              <w:rPr>
                <w:rFonts w:ascii="Arial" w:hAnsi="Arial" w:cs="Arial"/>
                <w:spacing w:val="8"/>
                <w:sz w:val="24"/>
                <w:szCs w:val="24"/>
              </w:rPr>
            </w:pPr>
            <w:hyperlink r:id="rId55" w:tgtFrame="_blank" w:history="1">
              <w:r w:rsidR="008146DF" w:rsidRPr="009166C0">
                <w:rPr>
                  <w:rStyle w:val="Strong"/>
                  <w:rFonts w:ascii="Arial" w:hAnsi="Arial" w:cs="Arial"/>
                  <w:spacing w:val="8"/>
                  <w:sz w:val="24"/>
                  <w:szCs w:val="24"/>
                </w:rPr>
                <w:t>Facebook Newsfeed Eradicator</w:t>
              </w:r>
            </w:hyperlink>
          </w:p>
          <w:p w14:paraId="573B0C91" w14:textId="77777777" w:rsidR="008146DF" w:rsidRPr="009166C0" w:rsidRDefault="008146DF" w:rsidP="00E31452">
            <w:pPr>
              <w:pStyle w:val="NormalWeb"/>
              <w:shd w:val="clear" w:color="auto" w:fill="FFFFFF"/>
              <w:spacing w:after="0" w:afterAutospacing="0"/>
              <w:rPr>
                <w:rFonts w:ascii="Arial" w:hAnsi="Arial" w:cs="Arial"/>
                <w:sz w:val="24"/>
                <w:szCs w:val="24"/>
              </w:rPr>
            </w:pPr>
            <w:r w:rsidRPr="009166C0">
              <w:rPr>
                <w:rFonts w:ascii="Arial Narrow" w:hAnsi="Arial Narrow" w:cs="Arial"/>
                <w:color w:val="1F1F1F"/>
                <w:spacing w:val="8"/>
                <w:sz w:val="24"/>
                <w:szCs w:val="24"/>
              </w:rPr>
              <w:t>Removes the Facebook newsfeed and blurs the sidebars and notifications, allowing you to use some of the more utilitarian features of Facebook without getting sucked into the newsfeed.</w:t>
            </w:r>
          </w:p>
        </w:tc>
        <w:tc>
          <w:tcPr>
            <w:tcW w:w="1722" w:type="dxa"/>
            <w:shd w:val="clear" w:color="auto" w:fill="auto"/>
          </w:tcPr>
          <w:p w14:paraId="0F5E075F" w14:textId="77777777" w:rsidR="008146DF" w:rsidRPr="009166C0" w:rsidRDefault="008146DF" w:rsidP="00E31452">
            <w:pPr>
              <w:rPr>
                <w:rFonts w:ascii="Arial" w:hAnsi="Arial" w:cs="Arial"/>
                <w:noProof/>
                <w:sz w:val="24"/>
                <w:szCs w:val="24"/>
              </w:rPr>
            </w:pPr>
            <w:r>
              <w:rPr>
                <w:rFonts w:ascii="Arial" w:hAnsi="Arial" w:cs="Arial"/>
                <w:noProof/>
                <w:sz w:val="24"/>
                <w:szCs w:val="24"/>
              </w:rPr>
              <w:drawing>
                <wp:anchor distT="0" distB="0" distL="114300" distR="114300" simplePos="0" relativeHeight="251670528" behindDoc="0" locked="0" layoutInCell="1" allowOverlap="1" wp14:anchorId="2CFAB08C" wp14:editId="2853B2A4">
                  <wp:simplePos x="0" y="0"/>
                  <wp:positionH relativeFrom="column">
                    <wp:posOffset>0</wp:posOffset>
                  </wp:positionH>
                  <wp:positionV relativeFrom="paragraph">
                    <wp:posOffset>781050</wp:posOffset>
                  </wp:positionV>
                  <wp:extent cx="952500" cy="952500"/>
                  <wp:effectExtent l="0" t="0" r="0" b="0"/>
                  <wp:wrapSquare wrapText="bothSides"/>
                  <wp:docPr id="416" name="Picture 23" descr="newsfeed-eradicator-100.png">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ewsfeed-eradicator-100.png">
                            <a:hlinkClick r:id="rId55" tgtFrame="&quot;_blank&quo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8146DF" w14:paraId="340547ED" w14:textId="77777777" w:rsidTr="00E31452">
        <w:tc>
          <w:tcPr>
            <w:tcW w:w="3652" w:type="dxa"/>
            <w:shd w:val="clear" w:color="auto" w:fill="auto"/>
          </w:tcPr>
          <w:p w14:paraId="2988012B" w14:textId="77777777" w:rsidR="008146DF" w:rsidRPr="009166C0" w:rsidRDefault="00386ED6" w:rsidP="00E31452">
            <w:pPr>
              <w:shd w:val="clear" w:color="auto" w:fill="FFFFFF"/>
              <w:rPr>
                <w:rFonts w:ascii="Arial" w:hAnsi="Arial" w:cs="Arial"/>
                <w:spacing w:val="8"/>
                <w:sz w:val="24"/>
                <w:szCs w:val="24"/>
              </w:rPr>
            </w:pPr>
            <w:hyperlink r:id="rId57" w:tgtFrame="_blank" w:history="1">
              <w:r w:rsidR="008146DF" w:rsidRPr="009166C0">
                <w:rPr>
                  <w:rStyle w:val="Strong"/>
                  <w:rFonts w:ascii="Arial" w:hAnsi="Arial" w:cs="Arial"/>
                  <w:spacing w:val="8"/>
                  <w:sz w:val="24"/>
                  <w:szCs w:val="24"/>
                </w:rPr>
                <w:t>Siempo</w:t>
              </w:r>
            </w:hyperlink>
          </w:p>
          <w:p w14:paraId="61A19C05" w14:textId="77777777" w:rsidR="008146DF" w:rsidRPr="009166C0" w:rsidRDefault="008146DF" w:rsidP="00E31452">
            <w:pPr>
              <w:pStyle w:val="NormalWeb"/>
              <w:shd w:val="clear" w:color="auto" w:fill="FFFFFF"/>
              <w:rPr>
                <w:rFonts w:ascii="Arial Narrow" w:hAnsi="Arial Narrow" w:cs="Arial"/>
                <w:color w:val="1F1F1F"/>
                <w:spacing w:val="8"/>
                <w:sz w:val="24"/>
                <w:szCs w:val="24"/>
              </w:rPr>
            </w:pPr>
            <w:r w:rsidRPr="009166C0">
              <w:rPr>
                <w:rFonts w:ascii="Arial Narrow" w:hAnsi="Arial Narrow" w:cs="Arial"/>
                <w:color w:val="1F1F1F"/>
                <w:spacing w:val="8"/>
                <w:sz w:val="24"/>
                <w:szCs w:val="24"/>
              </w:rPr>
              <w:t>Siempo protects you from distractions &amp; mindless use by letting you replace your home screen with an interface that allows you to batch notifications, unbranded icons, randomize their location, and set restrictions to prevent unconscious usage.</w:t>
            </w:r>
          </w:p>
          <w:p w14:paraId="0FEB5E03" w14:textId="77777777" w:rsidR="008146DF" w:rsidRPr="009166C0" w:rsidRDefault="008146DF" w:rsidP="00E31452">
            <w:pPr>
              <w:pStyle w:val="NormalWeb"/>
              <w:shd w:val="clear" w:color="auto" w:fill="FFFFFF"/>
              <w:spacing w:after="0" w:afterAutospacing="0"/>
              <w:rPr>
                <w:rFonts w:ascii="Arial" w:hAnsi="Arial" w:cs="Arial"/>
                <w:sz w:val="24"/>
                <w:szCs w:val="24"/>
              </w:rPr>
            </w:pPr>
          </w:p>
        </w:tc>
        <w:tc>
          <w:tcPr>
            <w:tcW w:w="1985" w:type="dxa"/>
            <w:shd w:val="clear" w:color="auto" w:fill="auto"/>
          </w:tcPr>
          <w:p w14:paraId="538245AC" w14:textId="77777777" w:rsidR="008146DF" w:rsidRPr="009166C0" w:rsidRDefault="008146DF" w:rsidP="00E31452">
            <w:pPr>
              <w:rPr>
                <w:noProof/>
              </w:rPr>
            </w:pPr>
            <w:r>
              <w:rPr>
                <w:noProof/>
              </w:rPr>
              <w:drawing>
                <wp:anchor distT="0" distB="0" distL="114300" distR="114300" simplePos="0" relativeHeight="251681792" behindDoc="0" locked="0" layoutInCell="1" allowOverlap="1" wp14:anchorId="2DF917DE" wp14:editId="481574C4">
                  <wp:simplePos x="0" y="0"/>
                  <wp:positionH relativeFrom="column">
                    <wp:posOffset>77470</wp:posOffset>
                  </wp:positionH>
                  <wp:positionV relativeFrom="paragraph">
                    <wp:posOffset>447675</wp:posOffset>
                  </wp:positionV>
                  <wp:extent cx="952500" cy="952500"/>
                  <wp:effectExtent l="0" t="0" r="0" b="0"/>
                  <wp:wrapSquare wrapText="bothSides"/>
                  <wp:docPr id="415" name="Picture 21" descr="siempo-logo.png">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iempo-logo.png">
                            <a:hlinkClick r:id="rId57" tgtFrame="&quot;_blank&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B7B43F" w14:textId="77777777" w:rsidR="008146DF" w:rsidRPr="009166C0" w:rsidRDefault="008146DF" w:rsidP="00E31452">
            <w:pPr>
              <w:rPr>
                <w:noProof/>
              </w:rPr>
            </w:pPr>
          </w:p>
        </w:tc>
        <w:tc>
          <w:tcPr>
            <w:tcW w:w="3097" w:type="dxa"/>
            <w:shd w:val="clear" w:color="auto" w:fill="auto"/>
          </w:tcPr>
          <w:p w14:paraId="6D8AA9C7" w14:textId="77777777" w:rsidR="008146DF" w:rsidRPr="009166C0" w:rsidRDefault="00386ED6" w:rsidP="00E31452">
            <w:pPr>
              <w:pStyle w:val="NormalWeb"/>
              <w:shd w:val="clear" w:color="auto" w:fill="FFFFFF"/>
              <w:spacing w:before="0" w:beforeAutospacing="0"/>
              <w:rPr>
                <w:rStyle w:val="Strong"/>
                <w:rFonts w:ascii="Arial" w:hAnsi="Arial" w:cs="Arial"/>
                <w:spacing w:val="8"/>
                <w:sz w:val="24"/>
                <w:szCs w:val="24"/>
              </w:rPr>
            </w:pPr>
            <w:hyperlink r:id="rId59" w:tgtFrame="_blank" w:history="1">
              <w:r w:rsidR="008146DF" w:rsidRPr="009166C0">
                <w:rPr>
                  <w:rStyle w:val="Strong"/>
                  <w:rFonts w:ascii="Arial" w:hAnsi="Arial" w:cs="Arial"/>
                  <w:spacing w:val="8"/>
                  <w:sz w:val="24"/>
                  <w:szCs w:val="24"/>
                </w:rPr>
                <w:t>Distraction-Free YouTube</w:t>
              </w:r>
            </w:hyperlink>
          </w:p>
          <w:p w14:paraId="7BA02FC6" w14:textId="77777777" w:rsidR="008146DF" w:rsidRPr="009166C0" w:rsidRDefault="008146DF" w:rsidP="00E31452">
            <w:pPr>
              <w:pStyle w:val="NormalWeb"/>
              <w:shd w:val="clear" w:color="auto" w:fill="FFFFFF"/>
              <w:spacing w:after="0" w:afterAutospacing="0"/>
              <w:rPr>
                <w:rFonts w:ascii="Arial" w:hAnsi="Arial" w:cs="Arial"/>
                <w:sz w:val="22"/>
                <w:szCs w:val="22"/>
              </w:rPr>
            </w:pPr>
            <w:r w:rsidRPr="009166C0">
              <w:rPr>
                <w:rFonts w:ascii="Arial Narrow" w:hAnsi="Arial Narrow"/>
                <w:color w:val="1F1F1F"/>
                <w:spacing w:val="8"/>
                <w:sz w:val="22"/>
                <w:szCs w:val="22"/>
              </w:rPr>
              <w:t>This company boasts that users have spent more than 100 million minutes distraction-free. The app protects you from distraction by temporarily locking you out of distracting games, social media, and other apps. (Apps temporarily disappear from your phone).</w:t>
            </w:r>
          </w:p>
        </w:tc>
        <w:tc>
          <w:tcPr>
            <w:tcW w:w="1722" w:type="dxa"/>
            <w:shd w:val="clear" w:color="auto" w:fill="auto"/>
          </w:tcPr>
          <w:p w14:paraId="4B55C221" w14:textId="77777777" w:rsidR="008146DF" w:rsidRPr="009166C0" w:rsidRDefault="008146DF" w:rsidP="00E31452">
            <w:pPr>
              <w:rPr>
                <w:rFonts w:ascii="Arial" w:hAnsi="Arial" w:cs="Arial"/>
                <w:noProof/>
                <w:sz w:val="24"/>
                <w:szCs w:val="24"/>
              </w:rPr>
            </w:pPr>
            <w:r>
              <w:rPr>
                <w:rFonts w:ascii="Arial" w:hAnsi="Arial" w:cs="Arial"/>
                <w:noProof/>
                <w:sz w:val="24"/>
                <w:szCs w:val="24"/>
              </w:rPr>
              <w:drawing>
                <wp:anchor distT="0" distB="0" distL="114300" distR="114300" simplePos="0" relativeHeight="251672576" behindDoc="0" locked="0" layoutInCell="1" allowOverlap="1" wp14:anchorId="7A2D6A3A" wp14:editId="3B5129E8">
                  <wp:simplePos x="0" y="0"/>
                  <wp:positionH relativeFrom="column">
                    <wp:posOffset>0</wp:posOffset>
                  </wp:positionH>
                  <wp:positionV relativeFrom="paragraph">
                    <wp:posOffset>647065</wp:posOffset>
                  </wp:positionV>
                  <wp:extent cx="952500" cy="952500"/>
                  <wp:effectExtent l="0" t="0" r="0" b="0"/>
                  <wp:wrapSquare wrapText="bothSides"/>
                  <wp:docPr id="414" name="Picture 20" descr="youtube-distraction-free-100.png">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youtube-distraction-free-100.png">
                            <a:hlinkClick r:id="rId60" tgtFrame="&quot;_blank&quot;"/>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49A52411" w14:textId="77777777" w:rsidR="008146DF" w:rsidRDefault="008146DF" w:rsidP="008146DF">
      <w:pPr>
        <w:jc w:val="center"/>
        <w:rPr>
          <w:rFonts w:ascii="Arial" w:hAnsi="Arial" w:cs="Arial"/>
          <w:sz w:val="22"/>
        </w:rPr>
      </w:pPr>
    </w:p>
    <w:p w14:paraId="5F657944" w14:textId="77777777" w:rsidR="008146DF" w:rsidRPr="00CD7CAE" w:rsidRDefault="008146DF" w:rsidP="008146DF">
      <w:pPr>
        <w:jc w:val="center"/>
        <w:rPr>
          <w:rFonts w:ascii="Arial" w:hAnsi="Arial" w:cs="Arial"/>
          <w:sz w:val="22"/>
        </w:rPr>
      </w:pPr>
      <w:r w:rsidRPr="00CD7CAE">
        <w:rPr>
          <w:rFonts w:ascii="Arial" w:hAnsi="Arial" w:cs="Arial"/>
          <w:sz w:val="22"/>
        </w:rPr>
        <w:t>Special thanks to humanetech.com for content use. Visit humanetech.com for more information.</w:t>
      </w:r>
    </w:p>
    <w:p w14:paraId="52E9FE6B" w14:textId="77777777" w:rsidR="008146DF" w:rsidRDefault="008146DF" w:rsidP="008146DF">
      <w:pPr>
        <w:widowControl w:val="0"/>
        <w:spacing w:line="215" w:lineRule="auto"/>
        <w:rPr>
          <w:sz w:val="24"/>
        </w:rPr>
      </w:pPr>
    </w:p>
    <w:p w14:paraId="75D22B1B" w14:textId="77777777" w:rsidR="008146DF" w:rsidRDefault="008146DF" w:rsidP="008146DF">
      <w:pPr>
        <w:rPr>
          <w:rFonts w:ascii="Tahoma" w:hAnsi="Tahoma"/>
          <w:b/>
          <w:sz w:val="28"/>
        </w:rPr>
      </w:pPr>
    </w:p>
    <w:p w14:paraId="1ACC9BA7" w14:textId="77777777" w:rsidR="008146DF" w:rsidRDefault="008146DF" w:rsidP="008146DF">
      <w:pPr>
        <w:rPr>
          <w:rFonts w:ascii="Tahoma" w:hAnsi="Tahoma" w:cs="Tahoma"/>
          <w:b/>
          <w:sz w:val="32"/>
        </w:rPr>
      </w:pPr>
    </w:p>
    <w:p w14:paraId="367C1E6D" w14:textId="77777777" w:rsidR="008146DF" w:rsidRPr="006D14E7" w:rsidRDefault="008146DF" w:rsidP="008146DF">
      <w:pPr>
        <w:jc w:val="center"/>
        <w:rPr>
          <w:rFonts w:ascii="Copperplate Gothic Bold" w:hAnsi="Copperplate Gothic Bold"/>
          <w:b/>
          <w:sz w:val="40"/>
          <w:szCs w:val="40"/>
        </w:rPr>
      </w:pPr>
      <w:r>
        <w:rPr>
          <w:rFonts w:ascii="Copperplate Gothic Bold" w:hAnsi="Copperplate Gothic Bold"/>
          <w:b/>
          <w:sz w:val="40"/>
          <w:szCs w:val="40"/>
        </w:rPr>
        <w:br w:type="page"/>
      </w:r>
      <w:bookmarkStart w:id="3" w:name="Chapter2"/>
      <w:r w:rsidRPr="006D14E7">
        <w:rPr>
          <w:rFonts w:ascii="Copperplate Gothic Bold" w:hAnsi="Copperplate Gothic Bold"/>
          <w:b/>
          <w:sz w:val="40"/>
          <w:szCs w:val="40"/>
        </w:rPr>
        <w:lastRenderedPageBreak/>
        <w:t>CHAPTER 2</w:t>
      </w:r>
      <w:bookmarkEnd w:id="3"/>
    </w:p>
    <w:p w14:paraId="52A7FD62" w14:textId="77777777" w:rsidR="008146DF" w:rsidRPr="006D14E7" w:rsidRDefault="008146DF" w:rsidP="008146DF">
      <w:pPr>
        <w:jc w:val="center"/>
        <w:rPr>
          <w:rFonts w:ascii="Copperplate Gothic Bold" w:hAnsi="Copperplate Gothic Bold"/>
          <w:b/>
          <w:sz w:val="40"/>
          <w:szCs w:val="40"/>
        </w:rPr>
      </w:pPr>
      <w:r>
        <w:rPr>
          <w:rFonts w:ascii="Copperplate Gothic Bold" w:hAnsi="Copperplate Gothic Bold"/>
          <w:b/>
          <w:sz w:val="40"/>
          <w:szCs w:val="40"/>
        </w:rPr>
        <w:t xml:space="preserve">HEART </w:t>
      </w:r>
      <w:r w:rsidRPr="006D14E7">
        <w:rPr>
          <w:rFonts w:ascii="Copperplate Gothic Bold" w:hAnsi="Copperplate Gothic Bold"/>
          <w:b/>
          <w:sz w:val="40"/>
          <w:szCs w:val="40"/>
        </w:rPr>
        <w:t>DISEASE PREVENTION</w:t>
      </w:r>
    </w:p>
    <w:p w14:paraId="11B084E0" w14:textId="77777777" w:rsidR="008146DF" w:rsidRDefault="008146DF" w:rsidP="008146DF">
      <w:pPr>
        <w:rPr>
          <w:sz w:val="24"/>
        </w:rPr>
      </w:pPr>
    </w:p>
    <w:p w14:paraId="3BE64AE9" w14:textId="77777777" w:rsidR="008146DF" w:rsidRDefault="008146DF" w:rsidP="008146DF">
      <w:pPr>
        <w:numPr>
          <w:ilvl w:val="12"/>
          <w:numId w:val="0"/>
        </w:numPr>
        <w:rPr>
          <w:rFonts w:ascii="Tahoma" w:hAnsi="Tahoma"/>
          <w:b/>
          <w:sz w:val="28"/>
        </w:rPr>
      </w:pPr>
    </w:p>
    <w:p w14:paraId="0CD495B4" w14:textId="77777777" w:rsidR="008146DF" w:rsidRDefault="008146DF" w:rsidP="008146DF">
      <w:pPr>
        <w:numPr>
          <w:ilvl w:val="12"/>
          <w:numId w:val="0"/>
        </w:numPr>
        <w:rPr>
          <w:rFonts w:ascii="Tahoma" w:hAnsi="Tahoma"/>
          <w:b/>
          <w:sz w:val="28"/>
        </w:rPr>
      </w:pPr>
      <w:r>
        <w:rPr>
          <w:rFonts w:ascii="Tahoma" w:hAnsi="Tahoma"/>
          <w:b/>
          <w:sz w:val="28"/>
        </w:rPr>
        <w:t>CORONARY HEART DISEASE</w:t>
      </w:r>
    </w:p>
    <w:p w14:paraId="527FD1B0" w14:textId="77777777" w:rsidR="008146DF" w:rsidRDefault="008146DF" w:rsidP="008146DF">
      <w:pPr>
        <w:numPr>
          <w:ilvl w:val="12"/>
          <w:numId w:val="0"/>
        </w:numPr>
        <w:jc w:val="center"/>
        <w:rPr>
          <w:rFonts w:ascii="Arial Narrow" w:hAnsi="Arial Narrow"/>
          <w:sz w:val="16"/>
        </w:rPr>
      </w:pPr>
    </w:p>
    <w:p w14:paraId="0C9C28BA" w14:textId="77777777" w:rsidR="008146DF" w:rsidRDefault="008146DF" w:rsidP="008146DF">
      <w:pPr>
        <w:numPr>
          <w:ilvl w:val="12"/>
          <w:numId w:val="0"/>
        </w:numPr>
        <w:rPr>
          <w:rFonts w:ascii="Arial Narrow" w:hAnsi="Arial Narrow"/>
          <w:sz w:val="16"/>
        </w:rPr>
      </w:pPr>
    </w:p>
    <w:p w14:paraId="5DD32E9A" w14:textId="77777777" w:rsidR="008146DF" w:rsidRDefault="008146DF" w:rsidP="008146DF">
      <w:pPr>
        <w:numPr>
          <w:ilvl w:val="12"/>
          <w:numId w:val="0"/>
        </w:numPr>
        <w:rPr>
          <w:rFonts w:ascii="Arial Narrow" w:hAnsi="Arial Narrow"/>
          <w:sz w:val="16"/>
        </w:rPr>
      </w:pPr>
      <w:r>
        <w:rPr>
          <w:rFonts w:ascii="Arial Narrow" w:hAnsi="Arial Narrow"/>
          <w:sz w:val="24"/>
        </w:rPr>
        <w:t>Healthy lifestyles help people live long, energetic and productive lives. Factors that contribute to a shortened life span, illness and premature death are often related to unhealthy lifestyle choices and can, in effect, lead to the development of Coronary Heart Disease (</w:t>
      </w:r>
      <w:r>
        <w:rPr>
          <w:rFonts w:ascii="Arial Narrow" w:hAnsi="Arial Narrow"/>
          <w:b/>
          <w:sz w:val="24"/>
        </w:rPr>
        <w:t>CHD</w:t>
      </w:r>
      <w:r>
        <w:rPr>
          <w:rFonts w:ascii="Arial Narrow" w:hAnsi="Arial Narrow"/>
          <w:sz w:val="24"/>
        </w:rPr>
        <w:t xml:space="preserve">). CHD is one of the </w:t>
      </w:r>
      <w:r>
        <w:rPr>
          <w:rFonts w:ascii="Arial Narrow" w:hAnsi="Arial Narrow"/>
          <w:sz w:val="24"/>
          <w:u w:val="single"/>
        </w:rPr>
        <w:t>leading causes of death</w:t>
      </w:r>
      <w:r>
        <w:rPr>
          <w:rFonts w:ascii="Arial Narrow" w:hAnsi="Arial Narrow"/>
          <w:sz w:val="24"/>
        </w:rPr>
        <w:t xml:space="preserve"> in North America today.  </w:t>
      </w:r>
    </w:p>
    <w:p w14:paraId="09AFAB48" w14:textId="77777777" w:rsidR="008146DF" w:rsidRDefault="008146DF" w:rsidP="008146DF">
      <w:pPr>
        <w:numPr>
          <w:ilvl w:val="12"/>
          <w:numId w:val="0"/>
        </w:numPr>
        <w:rPr>
          <w:rFonts w:ascii="Arial Narrow" w:hAnsi="Arial Narrow"/>
          <w:sz w:val="16"/>
        </w:rPr>
      </w:pPr>
    </w:p>
    <w:p w14:paraId="334A9AC3" w14:textId="77777777" w:rsidR="008146DF" w:rsidRDefault="008146DF" w:rsidP="008146DF">
      <w:pPr>
        <w:numPr>
          <w:ilvl w:val="12"/>
          <w:numId w:val="0"/>
        </w:numPr>
        <w:rPr>
          <w:rFonts w:ascii="Arial" w:hAnsi="Arial"/>
          <w:sz w:val="24"/>
        </w:rPr>
      </w:pPr>
    </w:p>
    <w:p w14:paraId="501FE7C2" w14:textId="77777777" w:rsidR="008146DF" w:rsidRDefault="008146DF" w:rsidP="008146DF">
      <w:pPr>
        <w:numPr>
          <w:ilvl w:val="12"/>
          <w:numId w:val="0"/>
        </w:numPr>
        <w:rPr>
          <w:rFonts w:ascii="Arial" w:hAnsi="Arial"/>
          <w:sz w:val="24"/>
        </w:rPr>
      </w:pPr>
      <w:r>
        <w:rPr>
          <w:rFonts w:ascii="Arial Narrow" w:hAnsi="Arial Narrow"/>
          <w:sz w:val="24"/>
        </w:rPr>
        <w:t xml:space="preserve">CHD is usually the result of atherosclerosis. Atherosclerosis is a slow developing disease that occurs in the arteries of the heart, brain and kidneys. The disease clogs up or thickens the arteries by the progressive accumulation of plaques - fats, cholesterol, complex carbohydrates, blood products, fibrous tissues, and calcium deposits within the arterial wall. This thickening causes the arteries to narrow and lose their pliability and can restrict blood flow in its more advanced stages. If it affects the coronary arteries, the heart will not receive an adequate blood supply and a heart attack will occur. If blood flow to the brain is obstructed, a stroke will occur. </w:t>
      </w:r>
    </w:p>
    <w:p w14:paraId="730ACACD" w14:textId="77777777" w:rsidR="008146DF" w:rsidRDefault="008146DF" w:rsidP="008146DF">
      <w:pPr>
        <w:numPr>
          <w:ilvl w:val="12"/>
          <w:numId w:val="0"/>
        </w:numPr>
        <w:rPr>
          <w:sz w:val="24"/>
        </w:rPr>
      </w:pPr>
    </w:p>
    <w:p w14:paraId="001305B3" w14:textId="77777777" w:rsidR="008146DF" w:rsidRDefault="008146DF" w:rsidP="008146DF">
      <w:pPr>
        <w:numPr>
          <w:ilvl w:val="12"/>
          <w:numId w:val="0"/>
        </w:numPr>
        <w:rPr>
          <w:rFonts w:ascii="Tahoma" w:hAnsi="Tahoma"/>
          <w:sz w:val="24"/>
        </w:rPr>
      </w:pPr>
      <w:r>
        <w:rPr>
          <w:rFonts w:ascii="Tahoma" w:hAnsi="Tahoma"/>
          <w:b/>
          <w:sz w:val="24"/>
        </w:rPr>
        <w:t>Heart Attack</w:t>
      </w:r>
      <w:r>
        <w:rPr>
          <w:rFonts w:ascii="Tahoma" w:hAnsi="Tahoma"/>
          <w:sz w:val="24"/>
        </w:rPr>
        <w:t xml:space="preserve"> (Myocardial Infarction):</w:t>
      </w:r>
    </w:p>
    <w:p w14:paraId="74CE54CE" w14:textId="77777777" w:rsidR="008146DF" w:rsidRDefault="008146DF" w:rsidP="008146DF">
      <w:pPr>
        <w:numPr>
          <w:ilvl w:val="0"/>
          <w:numId w:val="9"/>
        </w:numPr>
        <w:rPr>
          <w:rFonts w:ascii="Arial Narrow" w:hAnsi="Arial Narrow"/>
          <w:sz w:val="24"/>
        </w:rPr>
      </w:pPr>
      <w:r>
        <w:rPr>
          <w:rFonts w:ascii="Arial Narrow" w:hAnsi="Arial Narrow"/>
          <w:sz w:val="24"/>
        </w:rPr>
        <w:t>The heart is deprived of adequate blood flow due to blockage in the coronary artery and, as a result, the heart muscle begins to die.</w:t>
      </w:r>
    </w:p>
    <w:p w14:paraId="2A984632" w14:textId="77777777" w:rsidR="008146DF" w:rsidRDefault="008146DF" w:rsidP="008146DF">
      <w:pPr>
        <w:numPr>
          <w:ilvl w:val="0"/>
          <w:numId w:val="9"/>
        </w:numPr>
        <w:rPr>
          <w:rFonts w:ascii="Arial" w:hAnsi="Arial"/>
          <w:sz w:val="24"/>
        </w:rPr>
      </w:pPr>
      <w:r>
        <w:rPr>
          <w:rFonts w:ascii="Arial Narrow" w:hAnsi="Arial Narrow"/>
          <w:sz w:val="24"/>
        </w:rPr>
        <w:t>The severity of the attack is determined by the degree of blockage.</w:t>
      </w:r>
    </w:p>
    <w:p w14:paraId="2EC9A7E2" w14:textId="77777777" w:rsidR="008146DF" w:rsidRDefault="008146DF" w:rsidP="008146DF">
      <w:pPr>
        <w:numPr>
          <w:ilvl w:val="12"/>
          <w:numId w:val="0"/>
        </w:numPr>
        <w:rPr>
          <w:sz w:val="16"/>
        </w:rPr>
      </w:pPr>
    </w:p>
    <w:p w14:paraId="093A5A07" w14:textId="77777777" w:rsidR="008146DF" w:rsidRDefault="008146DF" w:rsidP="008146DF">
      <w:pPr>
        <w:numPr>
          <w:ilvl w:val="12"/>
          <w:numId w:val="0"/>
        </w:numPr>
        <w:rPr>
          <w:rFonts w:ascii="Tahoma" w:hAnsi="Tahoma"/>
          <w:sz w:val="24"/>
        </w:rPr>
      </w:pPr>
      <w:r>
        <w:rPr>
          <w:rFonts w:ascii="Tahoma" w:hAnsi="Tahoma"/>
          <w:b/>
          <w:sz w:val="24"/>
        </w:rPr>
        <w:t>Stroke:</w:t>
      </w:r>
    </w:p>
    <w:p w14:paraId="1E9C789D" w14:textId="77777777" w:rsidR="008146DF" w:rsidRDefault="008146DF" w:rsidP="008146DF">
      <w:pPr>
        <w:numPr>
          <w:ilvl w:val="0"/>
          <w:numId w:val="9"/>
        </w:numPr>
        <w:ind w:left="405"/>
        <w:rPr>
          <w:rFonts w:ascii="Arial Narrow" w:hAnsi="Arial Narrow"/>
          <w:sz w:val="24"/>
        </w:rPr>
      </w:pPr>
      <w:r>
        <w:rPr>
          <w:rFonts w:ascii="Arial Narrow" w:hAnsi="Arial Narrow"/>
          <w:sz w:val="24"/>
        </w:rPr>
        <w:t>The brain is deprived of adequate blood flow due to cerebral artery occlusion or blockage and, as a result, the brain begins to die.</w:t>
      </w:r>
    </w:p>
    <w:p w14:paraId="73CBF01B" w14:textId="77777777" w:rsidR="008146DF" w:rsidRDefault="008146DF" w:rsidP="008146DF">
      <w:pPr>
        <w:rPr>
          <w:rFonts w:ascii="Arial Narrow" w:hAnsi="Arial Narrow"/>
          <w:sz w:val="24"/>
        </w:rPr>
      </w:pPr>
    </w:p>
    <w:p w14:paraId="71C72A2D" w14:textId="77777777" w:rsidR="008146DF" w:rsidRDefault="008146DF" w:rsidP="008146DF">
      <w:pPr>
        <w:jc w:val="center"/>
        <w:rPr>
          <w:rFonts w:ascii="Arial Narrow" w:hAnsi="Arial Narrow"/>
          <w:sz w:val="24"/>
        </w:rPr>
      </w:pPr>
      <w:r>
        <w:rPr>
          <w:noProof/>
        </w:rPr>
        <w:drawing>
          <wp:inline distT="0" distB="0" distL="0" distR="0" wp14:anchorId="33C1866B" wp14:editId="224E883F">
            <wp:extent cx="2280749" cy="2381710"/>
            <wp:effectExtent l="0" t="0" r="5715" b="0"/>
            <wp:docPr id="37" name="Picture 37" descr="Atherosclerosis-1.jpg (1500×1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therosclerosis-1.jpg (1500×156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300010" cy="2401824"/>
                    </a:xfrm>
                    <a:prstGeom prst="rect">
                      <a:avLst/>
                    </a:prstGeom>
                    <a:noFill/>
                    <a:ln>
                      <a:noFill/>
                    </a:ln>
                  </pic:spPr>
                </pic:pic>
              </a:graphicData>
            </a:graphic>
          </wp:inline>
        </w:drawing>
      </w:r>
    </w:p>
    <w:p w14:paraId="00A9EF9F" w14:textId="77777777" w:rsidR="008146DF" w:rsidRDefault="008146DF" w:rsidP="008146DF">
      <w:pPr>
        <w:numPr>
          <w:ilvl w:val="12"/>
          <w:numId w:val="0"/>
        </w:numPr>
        <w:rPr>
          <w:rFonts w:ascii="Arial Narrow" w:hAnsi="Arial Narrow"/>
          <w:sz w:val="16"/>
        </w:rPr>
      </w:pPr>
    </w:p>
    <w:p w14:paraId="125A5033" w14:textId="77777777" w:rsidR="008146DF" w:rsidRDefault="008146DF" w:rsidP="008146DF">
      <w:pPr>
        <w:numPr>
          <w:ilvl w:val="12"/>
          <w:numId w:val="0"/>
        </w:numPr>
        <w:jc w:val="center"/>
        <w:rPr>
          <w:rFonts w:ascii="Arial Narrow" w:hAnsi="Arial Narrow"/>
          <w:sz w:val="16"/>
        </w:rPr>
      </w:pPr>
    </w:p>
    <w:p w14:paraId="2DC3792A" w14:textId="77777777" w:rsidR="008146DF" w:rsidRPr="00AA0645" w:rsidRDefault="00386ED6" w:rsidP="008146DF">
      <w:pPr>
        <w:numPr>
          <w:ilvl w:val="12"/>
          <w:numId w:val="0"/>
        </w:numPr>
        <w:jc w:val="center"/>
        <w:rPr>
          <w:rFonts w:ascii="Arial Narrow" w:hAnsi="Arial Narrow"/>
          <w:sz w:val="24"/>
          <w:szCs w:val="24"/>
        </w:rPr>
      </w:pPr>
      <w:hyperlink r:id="rId63" w:history="1">
        <w:r w:rsidR="008146DF">
          <w:rPr>
            <w:rStyle w:val="Hyperlink"/>
          </w:rPr>
          <w:t>Atherosclerosis-1.jpg (1500×1566) (healthjade.com)</w:t>
        </w:r>
      </w:hyperlink>
      <w:r w:rsidR="008146DF">
        <w:rPr>
          <w:rFonts w:ascii="Arial Narrow" w:hAnsi="Arial Narrow"/>
          <w:sz w:val="24"/>
          <w:szCs w:val="24"/>
        </w:rPr>
        <w:t xml:space="preserve">: </w:t>
      </w:r>
    </w:p>
    <w:p w14:paraId="3F0C0DEC" w14:textId="77777777" w:rsidR="008146DF" w:rsidRDefault="008146DF" w:rsidP="008146DF">
      <w:pPr>
        <w:numPr>
          <w:ilvl w:val="12"/>
          <w:numId w:val="0"/>
        </w:numPr>
        <w:jc w:val="center"/>
        <w:rPr>
          <w:rFonts w:ascii="Arial Narrow" w:hAnsi="Arial Narrow"/>
          <w:sz w:val="16"/>
        </w:rPr>
      </w:pPr>
    </w:p>
    <w:p w14:paraId="4C7EE7C5" w14:textId="77777777" w:rsidR="008146DF" w:rsidRDefault="008146DF" w:rsidP="008146DF">
      <w:pPr>
        <w:numPr>
          <w:ilvl w:val="12"/>
          <w:numId w:val="0"/>
        </w:numPr>
        <w:rPr>
          <w:rFonts w:ascii="Arial Narrow" w:hAnsi="Arial Narrow"/>
          <w:sz w:val="16"/>
        </w:rPr>
      </w:pPr>
    </w:p>
    <w:p w14:paraId="3B8E483C" w14:textId="77777777" w:rsidR="008146DF" w:rsidRDefault="008146DF" w:rsidP="008146DF">
      <w:pPr>
        <w:numPr>
          <w:ilvl w:val="12"/>
          <w:numId w:val="0"/>
        </w:numPr>
        <w:rPr>
          <w:rFonts w:ascii="Arial Narrow" w:hAnsi="Arial Narrow"/>
          <w:sz w:val="24"/>
        </w:rPr>
      </w:pPr>
      <w:r>
        <w:rPr>
          <w:rFonts w:ascii="Arial Narrow" w:hAnsi="Arial Narrow"/>
          <w:sz w:val="16"/>
        </w:rPr>
        <w:br w:type="page"/>
      </w:r>
      <w:r w:rsidRPr="00335C72">
        <w:rPr>
          <w:rFonts w:ascii="Tahoma" w:hAnsi="Tahoma"/>
          <w:b/>
          <w:sz w:val="28"/>
        </w:rPr>
        <w:lastRenderedPageBreak/>
        <w:t>THE RISK FACTORS OF CORONARY HEART DISEASE</w:t>
      </w:r>
    </w:p>
    <w:p w14:paraId="5C75ED34" w14:textId="77777777" w:rsidR="008146DF" w:rsidRDefault="008146DF" w:rsidP="008146DF">
      <w:pPr>
        <w:numPr>
          <w:ilvl w:val="12"/>
          <w:numId w:val="0"/>
        </w:numPr>
        <w:rPr>
          <w:rFonts w:ascii="Arial Narrow" w:hAnsi="Arial Narrow"/>
          <w:sz w:val="24"/>
        </w:rPr>
      </w:pPr>
    </w:p>
    <w:p w14:paraId="3319C1B4" w14:textId="77777777" w:rsidR="008146DF" w:rsidRDefault="008146DF" w:rsidP="008146DF">
      <w:pPr>
        <w:numPr>
          <w:ilvl w:val="12"/>
          <w:numId w:val="0"/>
        </w:numPr>
        <w:rPr>
          <w:rFonts w:ascii="Arial Narrow" w:hAnsi="Arial Narrow"/>
          <w:sz w:val="24"/>
        </w:rPr>
      </w:pPr>
      <w:r>
        <w:rPr>
          <w:rFonts w:ascii="Arial Narrow" w:hAnsi="Arial Narrow"/>
          <w:sz w:val="24"/>
        </w:rPr>
        <w:t>The American Heart Association (AHA) has identified a number of factors that increase the risks of obtaining this deadly disease. These risk factors have been statistically proven to predispose a person to CHD. The risk factors are classified as major/primary or contributing/secondary depending on the extent to which they have been found to contribute to the disease.</w:t>
      </w:r>
    </w:p>
    <w:p w14:paraId="7E28D9BF" w14:textId="77777777" w:rsidR="008146DF" w:rsidRDefault="008146DF" w:rsidP="008146DF">
      <w:pPr>
        <w:numPr>
          <w:ilvl w:val="12"/>
          <w:numId w:val="0"/>
        </w:numPr>
        <w:rPr>
          <w:rFonts w:ascii="Arial Narrow" w:hAnsi="Arial Narrow"/>
          <w:sz w:val="24"/>
        </w:rPr>
      </w:pPr>
    </w:p>
    <w:p w14:paraId="00367FE8" w14:textId="77777777" w:rsidR="008146DF" w:rsidRDefault="008146DF" w:rsidP="008146DF">
      <w:pPr>
        <w:numPr>
          <w:ilvl w:val="12"/>
          <w:numId w:val="0"/>
        </w:numPr>
        <w:rPr>
          <w:rFonts w:ascii="Arial Narrow" w:hAnsi="Arial Narrow"/>
          <w:sz w:val="24"/>
        </w:rPr>
      </w:pPr>
      <w:r>
        <w:rPr>
          <w:rFonts w:ascii="Arial Narrow" w:hAnsi="Arial Narrow"/>
          <w:sz w:val="24"/>
        </w:rPr>
        <w:t xml:space="preserve">NOTE: </w:t>
      </w:r>
    </w:p>
    <w:p w14:paraId="45D5A326" w14:textId="77777777" w:rsidR="008146DF" w:rsidRDefault="008146DF" w:rsidP="008146DF">
      <w:pPr>
        <w:numPr>
          <w:ilvl w:val="12"/>
          <w:numId w:val="0"/>
        </w:numPr>
        <w:rPr>
          <w:rFonts w:ascii="Arial Narrow" w:hAnsi="Arial Narrow"/>
          <w:sz w:val="24"/>
        </w:rPr>
      </w:pPr>
      <w:r>
        <w:rPr>
          <w:rFonts w:ascii="Arial Narrow" w:hAnsi="Arial Narrow"/>
          <w:sz w:val="24"/>
        </w:rPr>
        <w:t>This does not necessarily imply a cause and effect relationship. Many of the risk factors associated with CHD are controllable through health lifestyle management, regular exercise and healthy eating habits. Understanding CHD and the associated risk factors will hopefully enable and motivate you to make healthy choices.</w:t>
      </w:r>
    </w:p>
    <w:p w14:paraId="2FE0C7AB" w14:textId="77777777" w:rsidR="008146DF" w:rsidRDefault="008146DF" w:rsidP="008146DF">
      <w:pPr>
        <w:numPr>
          <w:ilvl w:val="12"/>
          <w:numId w:val="0"/>
        </w:numPr>
        <w:rPr>
          <w:rFonts w:ascii="Arial Narrow" w:hAnsi="Arial Narrow"/>
          <w:sz w:val="24"/>
        </w:rPr>
      </w:pP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5"/>
        <w:gridCol w:w="4843"/>
      </w:tblGrid>
      <w:tr w:rsidR="008146DF" w:rsidRPr="00C505BC" w14:paraId="2DB1CF45" w14:textId="77777777" w:rsidTr="00E31452">
        <w:tc>
          <w:tcPr>
            <w:tcW w:w="10598" w:type="dxa"/>
            <w:gridSpan w:val="2"/>
            <w:shd w:val="clear" w:color="auto" w:fill="000000"/>
            <w:vAlign w:val="center"/>
          </w:tcPr>
          <w:p w14:paraId="5D58AB55" w14:textId="77777777" w:rsidR="008146DF" w:rsidRPr="00C505BC" w:rsidRDefault="008146DF" w:rsidP="00E31452">
            <w:pPr>
              <w:numPr>
                <w:ilvl w:val="12"/>
                <w:numId w:val="0"/>
              </w:numPr>
              <w:jc w:val="center"/>
              <w:rPr>
                <w:rFonts w:ascii="Arial Narrow" w:hAnsi="Arial Narrow"/>
                <w:sz w:val="24"/>
              </w:rPr>
            </w:pPr>
            <w:r w:rsidRPr="00C505BC">
              <w:rPr>
                <w:rFonts w:ascii="Tahoma" w:hAnsi="Tahoma"/>
                <w:b/>
                <w:sz w:val="28"/>
              </w:rPr>
              <w:t>THE RISK FACTORS OF CORONARY HEART DISEASE</w:t>
            </w:r>
          </w:p>
        </w:tc>
      </w:tr>
      <w:tr w:rsidR="008146DF" w:rsidRPr="00C505BC" w14:paraId="5BEC5D56" w14:textId="77777777" w:rsidTr="00E31452">
        <w:tc>
          <w:tcPr>
            <w:tcW w:w="10598" w:type="dxa"/>
            <w:gridSpan w:val="2"/>
            <w:vAlign w:val="center"/>
          </w:tcPr>
          <w:p w14:paraId="1969596B" w14:textId="77777777" w:rsidR="008146DF" w:rsidRPr="00C505BC" w:rsidRDefault="008146DF" w:rsidP="00E31452">
            <w:pPr>
              <w:widowControl w:val="0"/>
              <w:numPr>
                <w:ilvl w:val="12"/>
                <w:numId w:val="0"/>
              </w:numPr>
              <w:spacing w:line="215" w:lineRule="auto"/>
              <w:jc w:val="center"/>
              <w:rPr>
                <w:rFonts w:ascii="Tahoma" w:hAnsi="Tahoma"/>
                <w:b/>
                <w:vanish/>
                <w:sz w:val="24"/>
              </w:rPr>
            </w:pPr>
            <w:r w:rsidRPr="00C505BC">
              <w:rPr>
                <w:rFonts w:ascii="Tahoma" w:hAnsi="Tahoma"/>
                <w:b/>
                <w:sz w:val="24"/>
              </w:rPr>
              <w:t>Controllable Risk Factors - Lifestyle Related</w:t>
            </w:r>
          </w:p>
          <w:p w14:paraId="79981F0E" w14:textId="77777777" w:rsidR="008146DF" w:rsidRPr="00C505BC" w:rsidRDefault="008146DF" w:rsidP="00E31452">
            <w:pPr>
              <w:numPr>
                <w:ilvl w:val="12"/>
                <w:numId w:val="0"/>
              </w:numPr>
              <w:jc w:val="center"/>
              <w:rPr>
                <w:rFonts w:ascii="Arial Narrow" w:hAnsi="Arial Narrow"/>
                <w:sz w:val="24"/>
              </w:rPr>
            </w:pPr>
          </w:p>
        </w:tc>
      </w:tr>
      <w:tr w:rsidR="008146DF" w:rsidRPr="00C505BC" w14:paraId="6F55A5C6" w14:textId="77777777" w:rsidTr="0028779D">
        <w:tc>
          <w:tcPr>
            <w:tcW w:w="5755" w:type="dxa"/>
            <w:vAlign w:val="center"/>
          </w:tcPr>
          <w:p w14:paraId="15C592D2" w14:textId="77777777" w:rsidR="008146DF" w:rsidRPr="00C505BC" w:rsidRDefault="008146DF" w:rsidP="00E31452">
            <w:pPr>
              <w:numPr>
                <w:ilvl w:val="12"/>
                <w:numId w:val="0"/>
              </w:numPr>
              <w:jc w:val="center"/>
              <w:rPr>
                <w:rFonts w:ascii="Arial Narrow" w:hAnsi="Arial Narrow"/>
                <w:sz w:val="24"/>
              </w:rPr>
            </w:pPr>
            <w:r w:rsidRPr="00C505BC">
              <w:rPr>
                <w:rFonts w:ascii="Tahoma" w:hAnsi="Tahoma"/>
                <w:b/>
                <w:sz w:val="24"/>
              </w:rPr>
              <w:t>Major / Primary Risk Factors</w:t>
            </w:r>
          </w:p>
        </w:tc>
        <w:tc>
          <w:tcPr>
            <w:tcW w:w="4843" w:type="dxa"/>
          </w:tcPr>
          <w:p w14:paraId="579E4F50" w14:textId="77777777" w:rsidR="008146DF" w:rsidRPr="00C505BC" w:rsidRDefault="008146DF" w:rsidP="00E31452">
            <w:pPr>
              <w:numPr>
                <w:ilvl w:val="12"/>
                <w:numId w:val="0"/>
              </w:numPr>
              <w:rPr>
                <w:rFonts w:ascii="Arial Narrow" w:hAnsi="Arial Narrow"/>
                <w:sz w:val="24"/>
              </w:rPr>
            </w:pPr>
            <w:r w:rsidRPr="00C505BC">
              <w:rPr>
                <w:rFonts w:ascii="Tahoma" w:hAnsi="Tahoma"/>
                <w:b/>
                <w:sz w:val="24"/>
              </w:rPr>
              <w:t>Contributing / Secondary Risk Factors</w:t>
            </w:r>
          </w:p>
        </w:tc>
      </w:tr>
      <w:tr w:rsidR="008146DF" w:rsidRPr="00C505BC" w14:paraId="62793019" w14:textId="77777777" w:rsidTr="0028779D">
        <w:tc>
          <w:tcPr>
            <w:tcW w:w="5755" w:type="dxa"/>
          </w:tcPr>
          <w:p w14:paraId="43C5847B" w14:textId="77777777" w:rsidR="008146DF" w:rsidRPr="00C505BC" w:rsidRDefault="008146DF" w:rsidP="00E31452">
            <w:pPr>
              <w:widowControl w:val="0"/>
              <w:numPr>
                <w:ilvl w:val="0"/>
                <w:numId w:val="9"/>
              </w:numPr>
              <w:spacing w:line="215" w:lineRule="auto"/>
              <w:ind w:left="270" w:hanging="270"/>
              <w:rPr>
                <w:rFonts w:ascii="Arial" w:hAnsi="Arial"/>
                <w:sz w:val="24"/>
              </w:rPr>
            </w:pPr>
            <w:r w:rsidRPr="00C505BC">
              <w:rPr>
                <w:rFonts w:ascii="Arial" w:hAnsi="Arial"/>
                <w:sz w:val="24"/>
              </w:rPr>
              <w:t>Smoking</w:t>
            </w:r>
          </w:p>
          <w:p w14:paraId="0B783DBA" w14:textId="77777777" w:rsidR="008146DF" w:rsidRPr="00C505BC" w:rsidRDefault="008146DF" w:rsidP="00E31452">
            <w:pPr>
              <w:widowControl w:val="0"/>
              <w:numPr>
                <w:ilvl w:val="0"/>
                <w:numId w:val="9"/>
              </w:numPr>
              <w:spacing w:line="215" w:lineRule="auto"/>
              <w:ind w:left="270" w:hanging="270"/>
              <w:rPr>
                <w:rFonts w:ascii="Arial" w:hAnsi="Arial"/>
                <w:sz w:val="24"/>
              </w:rPr>
            </w:pPr>
            <w:r w:rsidRPr="00C505BC">
              <w:rPr>
                <w:rFonts w:ascii="Arial" w:hAnsi="Arial"/>
                <w:sz w:val="24"/>
              </w:rPr>
              <w:t xml:space="preserve">High Cholesterol (High LDL </w:t>
            </w:r>
            <w:r>
              <w:rPr>
                <w:rFonts w:ascii="Arial" w:hAnsi="Arial"/>
                <w:sz w:val="24"/>
              </w:rPr>
              <w:t>+ low HDL levels</w:t>
            </w:r>
            <w:r w:rsidRPr="00C505BC">
              <w:rPr>
                <w:rFonts w:ascii="Arial" w:hAnsi="Arial"/>
                <w:sz w:val="24"/>
              </w:rPr>
              <w:t>)</w:t>
            </w:r>
          </w:p>
          <w:p w14:paraId="1EE4B049" w14:textId="09F481B5" w:rsidR="008146DF" w:rsidRPr="0028779D" w:rsidRDefault="008146DF" w:rsidP="00E31452">
            <w:pPr>
              <w:widowControl w:val="0"/>
              <w:numPr>
                <w:ilvl w:val="0"/>
                <w:numId w:val="9"/>
              </w:numPr>
              <w:spacing w:line="215" w:lineRule="auto"/>
              <w:ind w:left="270" w:hanging="270"/>
              <w:rPr>
                <w:rFonts w:ascii="Arial" w:hAnsi="Arial"/>
                <w:sz w:val="18"/>
                <w:szCs w:val="22"/>
              </w:rPr>
            </w:pPr>
            <w:r w:rsidRPr="00C505BC">
              <w:rPr>
                <w:rFonts w:ascii="Arial" w:hAnsi="Arial"/>
                <w:sz w:val="24"/>
              </w:rPr>
              <w:t xml:space="preserve">High Blood Pressure </w:t>
            </w:r>
            <w:r w:rsidRPr="0028779D">
              <w:rPr>
                <w:rFonts w:ascii="Arial" w:hAnsi="Arial"/>
                <w:sz w:val="18"/>
                <w:szCs w:val="22"/>
              </w:rPr>
              <w:t>(</w:t>
            </w:r>
            <w:r w:rsidR="0028779D" w:rsidRPr="0028779D">
              <w:rPr>
                <w:rFonts w:ascii="Arial" w:hAnsi="Arial"/>
                <w:sz w:val="18"/>
                <w:szCs w:val="22"/>
              </w:rPr>
              <w:t xml:space="preserve">normal 120/80 </w:t>
            </w:r>
            <w:r w:rsidR="0028779D">
              <w:rPr>
                <w:rFonts w:ascii="Arial" w:hAnsi="Arial"/>
                <w:sz w:val="18"/>
                <w:szCs w:val="22"/>
              </w:rPr>
              <w:t xml:space="preserve">- </w:t>
            </w:r>
            <w:r w:rsidR="0028779D" w:rsidRPr="0028779D">
              <w:rPr>
                <w:rFonts w:ascii="Arial" w:hAnsi="Arial"/>
                <w:sz w:val="18"/>
                <w:szCs w:val="22"/>
              </w:rPr>
              <w:t xml:space="preserve">high </w:t>
            </w:r>
            <w:r w:rsidRPr="0028779D">
              <w:rPr>
                <w:rFonts w:ascii="Arial" w:hAnsi="Arial"/>
                <w:sz w:val="18"/>
                <w:szCs w:val="22"/>
              </w:rPr>
              <w:t>140/90mmhg)</w:t>
            </w:r>
          </w:p>
          <w:p w14:paraId="464B9E56" w14:textId="77777777" w:rsidR="008146DF" w:rsidRDefault="008146DF" w:rsidP="00E31452">
            <w:pPr>
              <w:widowControl w:val="0"/>
              <w:numPr>
                <w:ilvl w:val="0"/>
                <w:numId w:val="9"/>
              </w:numPr>
              <w:spacing w:line="215" w:lineRule="auto"/>
              <w:ind w:left="270" w:hanging="270"/>
              <w:rPr>
                <w:rFonts w:ascii="Arial" w:hAnsi="Arial"/>
                <w:sz w:val="24"/>
              </w:rPr>
            </w:pPr>
            <w:r w:rsidRPr="00C505BC">
              <w:rPr>
                <w:rFonts w:ascii="Arial" w:hAnsi="Arial"/>
                <w:sz w:val="24"/>
              </w:rPr>
              <w:t xml:space="preserve">Inactivity </w:t>
            </w:r>
            <w:r>
              <w:rPr>
                <w:rFonts w:ascii="Arial" w:hAnsi="Arial"/>
                <w:sz w:val="24"/>
              </w:rPr>
              <w:t>– Sedentary Lifestyle</w:t>
            </w:r>
          </w:p>
          <w:p w14:paraId="5E061D76" w14:textId="77777777" w:rsidR="008146DF" w:rsidRPr="006E7370" w:rsidRDefault="008146DF" w:rsidP="00E31452">
            <w:pPr>
              <w:widowControl w:val="0"/>
              <w:numPr>
                <w:ilvl w:val="0"/>
                <w:numId w:val="9"/>
              </w:numPr>
              <w:spacing w:line="215" w:lineRule="auto"/>
              <w:ind w:left="270" w:hanging="270"/>
              <w:rPr>
                <w:rFonts w:ascii="Arial Narrow" w:hAnsi="Arial Narrow"/>
                <w:sz w:val="24"/>
              </w:rPr>
            </w:pPr>
            <w:r w:rsidRPr="00C505BC">
              <w:rPr>
                <w:rFonts w:ascii="Arial" w:hAnsi="Arial"/>
                <w:sz w:val="24"/>
              </w:rPr>
              <w:t xml:space="preserve">Obesity / Overweight </w:t>
            </w:r>
          </w:p>
          <w:p w14:paraId="2BA51800" w14:textId="77777777" w:rsidR="008146DF" w:rsidRPr="00C505BC" w:rsidRDefault="008146DF" w:rsidP="00E31452">
            <w:pPr>
              <w:widowControl w:val="0"/>
              <w:numPr>
                <w:ilvl w:val="0"/>
                <w:numId w:val="9"/>
              </w:numPr>
              <w:spacing w:line="215" w:lineRule="auto"/>
              <w:ind w:left="270" w:hanging="270"/>
              <w:rPr>
                <w:rFonts w:ascii="Arial Narrow" w:hAnsi="Arial Narrow"/>
                <w:sz w:val="24"/>
              </w:rPr>
            </w:pPr>
            <w:r w:rsidRPr="00C505BC">
              <w:rPr>
                <w:rFonts w:ascii="Arial" w:hAnsi="Arial"/>
                <w:sz w:val="24"/>
              </w:rPr>
              <w:t>Diabetes</w:t>
            </w:r>
          </w:p>
        </w:tc>
        <w:tc>
          <w:tcPr>
            <w:tcW w:w="4843" w:type="dxa"/>
          </w:tcPr>
          <w:p w14:paraId="7796938F" w14:textId="77777777" w:rsidR="008146DF" w:rsidRPr="00C505BC" w:rsidRDefault="008146DF" w:rsidP="00E31452">
            <w:pPr>
              <w:widowControl w:val="0"/>
              <w:numPr>
                <w:ilvl w:val="0"/>
                <w:numId w:val="9"/>
              </w:numPr>
              <w:spacing w:line="215" w:lineRule="auto"/>
              <w:rPr>
                <w:rFonts w:ascii="Arial" w:hAnsi="Arial"/>
                <w:sz w:val="24"/>
              </w:rPr>
            </w:pPr>
            <w:r w:rsidRPr="00C505BC">
              <w:rPr>
                <w:rFonts w:ascii="Arial" w:hAnsi="Arial"/>
                <w:sz w:val="24"/>
              </w:rPr>
              <w:t>Stress</w:t>
            </w:r>
          </w:p>
          <w:p w14:paraId="66A7D3CD" w14:textId="77777777" w:rsidR="008146DF" w:rsidRPr="00C505BC" w:rsidRDefault="008146DF" w:rsidP="00E31452">
            <w:pPr>
              <w:widowControl w:val="0"/>
              <w:numPr>
                <w:ilvl w:val="0"/>
                <w:numId w:val="9"/>
              </w:numPr>
              <w:spacing w:line="215" w:lineRule="auto"/>
              <w:rPr>
                <w:rFonts w:ascii="Arial" w:hAnsi="Arial"/>
                <w:sz w:val="24"/>
              </w:rPr>
            </w:pPr>
            <w:r w:rsidRPr="00C505BC">
              <w:rPr>
                <w:rFonts w:ascii="Arial" w:hAnsi="Arial"/>
                <w:sz w:val="24"/>
              </w:rPr>
              <w:t xml:space="preserve">Poor Eating Habits </w:t>
            </w:r>
          </w:p>
          <w:p w14:paraId="4F754D3E" w14:textId="77777777" w:rsidR="008146DF" w:rsidRDefault="008146DF" w:rsidP="00E31452">
            <w:pPr>
              <w:widowControl w:val="0"/>
              <w:numPr>
                <w:ilvl w:val="0"/>
                <w:numId w:val="9"/>
              </w:numPr>
              <w:spacing w:line="215" w:lineRule="auto"/>
              <w:rPr>
                <w:rFonts w:ascii="Arial" w:hAnsi="Arial"/>
                <w:sz w:val="24"/>
              </w:rPr>
            </w:pPr>
            <w:r>
              <w:rPr>
                <w:rFonts w:ascii="Arial" w:hAnsi="Arial"/>
                <w:sz w:val="24"/>
              </w:rPr>
              <w:t>High Blood Fat Levels</w:t>
            </w:r>
          </w:p>
          <w:p w14:paraId="62212155" w14:textId="77777777" w:rsidR="008146DF" w:rsidRPr="00C505BC" w:rsidRDefault="008146DF" w:rsidP="00E31452">
            <w:pPr>
              <w:widowControl w:val="0"/>
              <w:numPr>
                <w:ilvl w:val="0"/>
                <w:numId w:val="9"/>
              </w:numPr>
              <w:spacing w:line="215" w:lineRule="auto"/>
              <w:rPr>
                <w:rFonts w:ascii="Arial" w:hAnsi="Arial"/>
                <w:sz w:val="24"/>
              </w:rPr>
            </w:pPr>
            <w:r w:rsidRPr="00C505BC">
              <w:rPr>
                <w:rFonts w:ascii="Arial" w:hAnsi="Arial"/>
                <w:sz w:val="24"/>
              </w:rPr>
              <w:t>Excessive Alcohol consumption</w:t>
            </w:r>
          </w:p>
          <w:p w14:paraId="2C08A39B" w14:textId="77777777" w:rsidR="008146DF" w:rsidRPr="00C505BC" w:rsidRDefault="008146DF" w:rsidP="00E31452">
            <w:pPr>
              <w:widowControl w:val="0"/>
              <w:spacing w:line="215" w:lineRule="auto"/>
              <w:ind w:left="360"/>
              <w:rPr>
                <w:rFonts w:ascii="Arial Narrow" w:hAnsi="Arial Narrow"/>
                <w:sz w:val="24"/>
              </w:rPr>
            </w:pPr>
          </w:p>
        </w:tc>
      </w:tr>
      <w:tr w:rsidR="008146DF" w:rsidRPr="00C505BC" w14:paraId="16F64A25" w14:textId="77777777" w:rsidTr="00E31452">
        <w:tc>
          <w:tcPr>
            <w:tcW w:w="10598" w:type="dxa"/>
            <w:gridSpan w:val="2"/>
            <w:vAlign w:val="center"/>
          </w:tcPr>
          <w:p w14:paraId="5E371129" w14:textId="77777777" w:rsidR="008146DF" w:rsidRPr="00C505BC" w:rsidRDefault="008146DF" w:rsidP="00E31452">
            <w:pPr>
              <w:widowControl w:val="0"/>
              <w:numPr>
                <w:ilvl w:val="12"/>
                <w:numId w:val="0"/>
              </w:numPr>
              <w:spacing w:line="215" w:lineRule="auto"/>
              <w:jc w:val="center"/>
              <w:rPr>
                <w:rFonts w:ascii="Tahoma" w:hAnsi="Tahoma"/>
                <w:b/>
                <w:vanish/>
                <w:sz w:val="24"/>
              </w:rPr>
            </w:pPr>
            <w:r w:rsidRPr="00C505BC">
              <w:rPr>
                <w:rFonts w:ascii="Tahoma" w:hAnsi="Tahoma"/>
                <w:b/>
                <w:sz w:val="24"/>
              </w:rPr>
              <w:t>Uncontrollable Risk Factors</w:t>
            </w:r>
          </w:p>
          <w:p w14:paraId="019A492F" w14:textId="77777777" w:rsidR="008146DF" w:rsidRPr="00C505BC" w:rsidRDefault="008146DF" w:rsidP="00E31452">
            <w:pPr>
              <w:numPr>
                <w:ilvl w:val="12"/>
                <w:numId w:val="0"/>
              </w:numPr>
              <w:jc w:val="center"/>
              <w:rPr>
                <w:rFonts w:ascii="Arial Narrow" w:hAnsi="Arial Narrow"/>
                <w:sz w:val="24"/>
              </w:rPr>
            </w:pPr>
          </w:p>
        </w:tc>
      </w:tr>
      <w:tr w:rsidR="008146DF" w:rsidRPr="00C505BC" w14:paraId="3C762176" w14:textId="77777777" w:rsidTr="00E31452">
        <w:tc>
          <w:tcPr>
            <w:tcW w:w="10598" w:type="dxa"/>
            <w:gridSpan w:val="2"/>
            <w:vAlign w:val="center"/>
          </w:tcPr>
          <w:p w14:paraId="01873E85" w14:textId="77777777" w:rsidR="008146DF" w:rsidRPr="00CF1379" w:rsidRDefault="008146DF" w:rsidP="00E31452">
            <w:pPr>
              <w:numPr>
                <w:ilvl w:val="12"/>
                <w:numId w:val="0"/>
              </w:numPr>
              <w:jc w:val="center"/>
              <w:rPr>
                <w:rFonts w:ascii="Arial" w:hAnsi="Arial" w:cs="Arial"/>
                <w:sz w:val="24"/>
              </w:rPr>
            </w:pPr>
            <w:r w:rsidRPr="00CF1379">
              <w:rPr>
                <w:rFonts w:ascii="Arial" w:hAnsi="Arial" w:cs="Arial"/>
                <w:sz w:val="24"/>
              </w:rPr>
              <w:t>Heredity   -   Age    -   Gender</w:t>
            </w:r>
            <w:r>
              <w:rPr>
                <w:rFonts w:ascii="Arial" w:hAnsi="Arial" w:cs="Arial"/>
                <w:sz w:val="24"/>
              </w:rPr>
              <w:t xml:space="preserve">    -   Ethnicity</w:t>
            </w:r>
          </w:p>
        </w:tc>
      </w:tr>
    </w:tbl>
    <w:p w14:paraId="1AEE835A" w14:textId="77777777" w:rsidR="008146DF" w:rsidRDefault="008146DF" w:rsidP="008146DF">
      <w:pPr>
        <w:numPr>
          <w:ilvl w:val="12"/>
          <w:numId w:val="0"/>
        </w:numPr>
        <w:rPr>
          <w:rFonts w:ascii="Arial Narrow" w:hAnsi="Arial Narrow"/>
          <w:sz w:val="24"/>
        </w:rPr>
      </w:pP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98"/>
      </w:tblGrid>
      <w:tr w:rsidR="008146DF" w:rsidRPr="001B39AD" w14:paraId="197F1A93" w14:textId="77777777" w:rsidTr="00E31452">
        <w:trPr>
          <w:trHeight w:val="6251"/>
        </w:trPr>
        <w:tc>
          <w:tcPr>
            <w:tcW w:w="10598" w:type="dxa"/>
            <w:shd w:val="clear" w:color="auto" w:fill="auto"/>
          </w:tcPr>
          <w:p w14:paraId="4B31C200" w14:textId="77777777" w:rsidR="008146DF" w:rsidRPr="00C35A58" w:rsidRDefault="008146DF" w:rsidP="00E31452">
            <w:pPr>
              <w:widowControl w:val="0"/>
              <w:numPr>
                <w:ilvl w:val="12"/>
                <w:numId w:val="0"/>
              </w:numPr>
              <w:spacing w:line="215" w:lineRule="auto"/>
              <w:ind w:right="936"/>
              <w:jc w:val="center"/>
              <w:rPr>
                <w:rFonts w:ascii="Tahoma" w:hAnsi="Tahoma" w:cs="Tahoma"/>
                <w:b/>
                <w:sz w:val="28"/>
                <w:szCs w:val="28"/>
              </w:rPr>
            </w:pPr>
            <w:r w:rsidRPr="00C35A58">
              <w:rPr>
                <w:rFonts w:ascii="Tahoma" w:hAnsi="Tahoma" w:cs="Tahoma"/>
                <w:b/>
                <w:sz w:val="28"/>
                <w:szCs w:val="28"/>
              </w:rPr>
              <w:t>Did You Know?</w:t>
            </w:r>
          </w:p>
          <w:p w14:paraId="4EEC5D94" w14:textId="77777777" w:rsidR="008146DF" w:rsidRPr="000A37D4" w:rsidRDefault="008146DF" w:rsidP="00E31452">
            <w:pPr>
              <w:widowControl w:val="0"/>
              <w:numPr>
                <w:ilvl w:val="12"/>
                <w:numId w:val="0"/>
              </w:numPr>
              <w:spacing w:line="215" w:lineRule="auto"/>
              <w:ind w:right="936"/>
              <w:jc w:val="center"/>
              <w:rPr>
                <w:rFonts w:ascii="Arial" w:hAnsi="Arial" w:cs="Arial"/>
                <w:sz w:val="10"/>
                <w:szCs w:val="24"/>
              </w:rPr>
            </w:pPr>
          </w:p>
          <w:p w14:paraId="5CCEDFF7" w14:textId="77777777" w:rsidR="008146DF" w:rsidRDefault="008146DF" w:rsidP="00E31452">
            <w:pPr>
              <w:widowControl w:val="0"/>
              <w:numPr>
                <w:ilvl w:val="12"/>
                <w:numId w:val="0"/>
              </w:numPr>
              <w:spacing w:line="215" w:lineRule="auto"/>
              <w:ind w:right="936"/>
              <w:jc w:val="center"/>
              <w:rPr>
                <w:rFonts w:ascii="Arial" w:hAnsi="Arial" w:cs="Arial"/>
                <w:sz w:val="24"/>
                <w:szCs w:val="24"/>
              </w:rPr>
            </w:pPr>
            <w:r>
              <w:rPr>
                <w:rFonts w:ascii="Arial" w:hAnsi="Arial" w:cs="Arial"/>
                <w:sz w:val="24"/>
                <w:szCs w:val="24"/>
              </w:rPr>
              <w:t>9</w:t>
            </w:r>
            <w:r w:rsidRPr="00C35A58">
              <w:rPr>
                <w:rFonts w:ascii="Arial" w:hAnsi="Arial" w:cs="Arial"/>
                <w:sz w:val="24"/>
                <w:szCs w:val="24"/>
              </w:rPr>
              <w:t xml:space="preserve"> </w:t>
            </w:r>
            <w:r>
              <w:rPr>
                <w:rFonts w:ascii="Arial" w:hAnsi="Arial" w:cs="Arial"/>
                <w:sz w:val="24"/>
                <w:szCs w:val="24"/>
              </w:rPr>
              <w:t xml:space="preserve">in </w:t>
            </w:r>
            <w:r w:rsidRPr="00C35A58">
              <w:rPr>
                <w:rFonts w:ascii="Arial" w:hAnsi="Arial" w:cs="Arial"/>
                <w:sz w:val="24"/>
                <w:szCs w:val="24"/>
              </w:rPr>
              <w:t xml:space="preserve">10 Canadians over the age of 20 have at least one risk factor for heart </w:t>
            </w:r>
            <w:r>
              <w:rPr>
                <w:rFonts w:ascii="Arial" w:hAnsi="Arial" w:cs="Arial"/>
                <w:sz w:val="24"/>
                <w:szCs w:val="24"/>
              </w:rPr>
              <w:t>di</w:t>
            </w:r>
            <w:r w:rsidRPr="00C35A58">
              <w:rPr>
                <w:rFonts w:ascii="Arial" w:hAnsi="Arial" w:cs="Arial"/>
                <w:sz w:val="24"/>
                <w:szCs w:val="24"/>
              </w:rPr>
              <w:t>sease</w:t>
            </w:r>
            <w:r>
              <w:rPr>
                <w:rFonts w:ascii="Arial" w:hAnsi="Arial" w:cs="Arial"/>
                <w:sz w:val="24"/>
                <w:szCs w:val="24"/>
              </w:rPr>
              <w:t>!</w:t>
            </w:r>
            <w:r w:rsidRPr="00C35A58">
              <w:rPr>
                <w:rFonts w:ascii="Arial" w:hAnsi="Arial" w:cs="Arial"/>
                <w:sz w:val="24"/>
                <w:szCs w:val="24"/>
              </w:rPr>
              <w:t xml:space="preserve"> </w:t>
            </w:r>
          </w:p>
          <w:p w14:paraId="0772E179" w14:textId="77777777" w:rsidR="008146DF" w:rsidRPr="000A37D4" w:rsidRDefault="008146DF" w:rsidP="00E31452">
            <w:pPr>
              <w:widowControl w:val="0"/>
              <w:numPr>
                <w:ilvl w:val="12"/>
                <w:numId w:val="0"/>
              </w:numPr>
              <w:spacing w:line="215" w:lineRule="auto"/>
              <w:ind w:right="936"/>
              <w:jc w:val="center"/>
              <w:rPr>
                <w:rFonts w:ascii="Arial" w:hAnsi="Arial" w:cs="Arial"/>
                <w:sz w:val="6"/>
                <w:szCs w:val="24"/>
              </w:rPr>
            </w:pPr>
          </w:p>
          <w:p w14:paraId="5D409128" w14:textId="77777777" w:rsidR="008146DF" w:rsidRPr="00C35A58" w:rsidRDefault="008146DF" w:rsidP="00E31452">
            <w:pPr>
              <w:widowControl w:val="0"/>
              <w:numPr>
                <w:ilvl w:val="12"/>
                <w:numId w:val="0"/>
              </w:numPr>
              <w:spacing w:line="215" w:lineRule="auto"/>
              <w:ind w:right="936"/>
              <w:jc w:val="center"/>
              <w:rPr>
                <w:rFonts w:ascii="Arial" w:hAnsi="Arial" w:cs="Arial"/>
                <w:sz w:val="24"/>
                <w:szCs w:val="24"/>
              </w:rPr>
            </w:pPr>
            <w:r>
              <w:rPr>
                <w:rFonts w:ascii="Arial" w:hAnsi="Arial" w:cs="Arial"/>
                <w:sz w:val="24"/>
                <w:szCs w:val="24"/>
              </w:rPr>
              <w:t>4</w:t>
            </w:r>
            <w:r w:rsidRPr="00C35A58">
              <w:rPr>
                <w:rFonts w:ascii="Arial" w:hAnsi="Arial" w:cs="Arial"/>
                <w:sz w:val="24"/>
                <w:szCs w:val="24"/>
              </w:rPr>
              <w:t xml:space="preserve"> in 10 have three or more risk factors.</w:t>
            </w:r>
          </w:p>
          <w:p w14:paraId="110DA033" w14:textId="77777777" w:rsidR="008146DF" w:rsidRPr="00C35A58" w:rsidRDefault="008146DF" w:rsidP="00E31452">
            <w:pPr>
              <w:pStyle w:val="Heading2"/>
              <w:spacing w:line="240" w:lineRule="auto"/>
              <w:rPr>
                <w:rFonts w:ascii="Tahoma" w:hAnsi="Tahoma" w:cs="Tahoma"/>
              </w:rPr>
            </w:pPr>
          </w:p>
          <w:p w14:paraId="52C770E2" w14:textId="77777777" w:rsidR="008146DF" w:rsidRPr="00C35A58" w:rsidRDefault="008146DF" w:rsidP="00E31452">
            <w:pPr>
              <w:pStyle w:val="Heading2"/>
              <w:spacing w:line="240" w:lineRule="auto"/>
              <w:rPr>
                <w:rFonts w:ascii="Tahoma" w:hAnsi="Tahoma" w:cs="Tahoma"/>
              </w:rPr>
            </w:pPr>
            <w:r w:rsidRPr="00C35A58">
              <w:rPr>
                <w:rFonts w:ascii="Tahoma" w:hAnsi="Tahoma" w:cs="Tahoma"/>
              </w:rPr>
              <w:t>REDUCE YOUR RISK</w:t>
            </w:r>
          </w:p>
          <w:p w14:paraId="48427C52" w14:textId="77777777" w:rsidR="008146DF" w:rsidRPr="00C35A58" w:rsidRDefault="008146DF" w:rsidP="00E31452">
            <w:pPr>
              <w:pStyle w:val="NormalWeb"/>
              <w:rPr>
                <w:rFonts w:ascii="Arial" w:hAnsi="Arial" w:cs="Arial"/>
                <w:sz w:val="24"/>
                <w:szCs w:val="24"/>
              </w:rPr>
            </w:pPr>
            <w:r w:rsidRPr="00C35A58">
              <w:rPr>
                <w:rFonts w:ascii="Arial" w:hAnsi="Arial" w:cs="Arial"/>
                <w:sz w:val="24"/>
                <w:szCs w:val="24"/>
              </w:rPr>
              <w:t>You can reduce your risk of developing heart disease and other chronic diseases like cancer by adopting a healthier lifestyle. Here are a few tips to help you get started:</w:t>
            </w:r>
          </w:p>
          <w:p w14:paraId="39A8370C" w14:textId="77777777" w:rsidR="008146DF" w:rsidRPr="00C35A58" w:rsidRDefault="008146DF" w:rsidP="00E31452">
            <w:pPr>
              <w:numPr>
                <w:ilvl w:val="0"/>
                <w:numId w:val="43"/>
              </w:numPr>
              <w:spacing w:before="100" w:beforeAutospacing="1" w:after="100" w:afterAutospacing="1"/>
              <w:rPr>
                <w:rFonts w:ascii="Arial Narrow" w:hAnsi="Arial Narrow" w:cs="Arial"/>
                <w:sz w:val="24"/>
                <w:szCs w:val="24"/>
              </w:rPr>
            </w:pPr>
            <w:r w:rsidRPr="00C35A58">
              <w:rPr>
                <w:rFonts w:ascii="Arial Narrow" w:hAnsi="Arial Narrow" w:cs="Arial"/>
                <w:sz w:val="24"/>
                <w:szCs w:val="24"/>
              </w:rPr>
              <w:t>Talk to a healthcare professional about your risk factors for heart disease. Early detection and treatment of high cholesterol, high blood pressure, and diabetes can greatly reduce your risk of developing heart disease.</w:t>
            </w:r>
          </w:p>
          <w:p w14:paraId="0554985C" w14:textId="77777777" w:rsidR="008146DF" w:rsidRPr="00C35A58" w:rsidRDefault="008146DF" w:rsidP="00E31452">
            <w:pPr>
              <w:numPr>
                <w:ilvl w:val="0"/>
                <w:numId w:val="43"/>
              </w:numPr>
              <w:spacing w:before="100" w:beforeAutospacing="1" w:after="100" w:afterAutospacing="1"/>
              <w:rPr>
                <w:rFonts w:ascii="Arial Narrow" w:hAnsi="Arial Narrow" w:cs="Arial"/>
                <w:sz w:val="24"/>
                <w:szCs w:val="24"/>
              </w:rPr>
            </w:pPr>
            <w:r w:rsidRPr="00C35A58">
              <w:rPr>
                <w:rFonts w:ascii="Arial Narrow" w:hAnsi="Arial Narrow" w:cs="Arial"/>
                <w:sz w:val="24"/>
                <w:szCs w:val="24"/>
              </w:rPr>
              <w:t>Be a non-smoker. Free help is available to help you quit smoking.</w:t>
            </w:r>
          </w:p>
          <w:p w14:paraId="1965C276" w14:textId="77777777" w:rsidR="008146DF" w:rsidRPr="00C35A58" w:rsidRDefault="008146DF" w:rsidP="00E31452">
            <w:pPr>
              <w:numPr>
                <w:ilvl w:val="0"/>
                <w:numId w:val="43"/>
              </w:numPr>
              <w:spacing w:before="100" w:beforeAutospacing="1" w:after="100" w:afterAutospacing="1"/>
              <w:rPr>
                <w:rFonts w:ascii="Arial Narrow" w:hAnsi="Arial Narrow" w:cs="Arial"/>
                <w:sz w:val="24"/>
                <w:szCs w:val="24"/>
              </w:rPr>
            </w:pPr>
            <w:r w:rsidRPr="00C35A58">
              <w:rPr>
                <w:rFonts w:ascii="Arial Narrow" w:hAnsi="Arial Narrow" w:cs="Arial"/>
                <w:sz w:val="24"/>
                <w:szCs w:val="24"/>
              </w:rPr>
              <w:t>Exercise. Start by aiming for 30 minutes of moderate physical activity each day.</w:t>
            </w:r>
          </w:p>
          <w:p w14:paraId="6FE1F5D1" w14:textId="77777777" w:rsidR="008146DF" w:rsidRPr="00C35A58" w:rsidRDefault="008146DF" w:rsidP="00E31452">
            <w:pPr>
              <w:numPr>
                <w:ilvl w:val="0"/>
                <w:numId w:val="43"/>
              </w:numPr>
              <w:spacing w:before="100" w:beforeAutospacing="1" w:after="100" w:afterAutospacing="1"/>
              <w:rPr>
                <w:rFonts w:ascii="Arial Narrow" w:hAnsi="Arial Narrow" w:cs="Arial"/>
                <w:sz w:val="24"/>
                <w:szCs w:val="24"/>
              </w:rPr>
            </w:pPr>
            <w:r w:rsidRPr="00C35A58">
              <w:rPr>
                <w:rFonts w:ascii="Arial Narrow" w:hAnsi="Arial Narrow" w:cs="Arial"/>
                <w:sz w:val="24"/>
                <w:szCs w:val="24"/>
              </w:rPr>
              <w:t xml:space="preserve">Develop healthy eating habits by following Canada’s Food Guide. Eat the recommended daily number of </w:t>
            </w:r>
            <w:hyperlink r:id="rId64" w:history="1"/>
            <w:r w:rsidRPr="00C35A58">
              <w:rPr>
                <w:rFonts w:ascii="Arial Narrow" w:hAnsi="Arial Narrow" w:cs="Arial"/>
                <w:sz w:val="24"/>
                <w:szCs w:val="24"/>
              </w:rPr>
              <w:t xml:space="preserve"> vegetables and fruits, avoid trans-fat, and limit saturated fats and sodium by choosing fresh, unprocessed foods.</w:t>
            </w:r>
          </w:p>
          <w:p w14:paraId="4AA041AB" w14:textId="77777777" w:rsidR="008146DF" w:rsidRPr="00C35A58" w:rsidRDefault="008146DF" w:rsidP="00E31452">
            <w:pPr>
              <w:numPr>
                <w:ilvl w:val="0"/>
                <w:numId w:val="43"/>
              </w:numPr>
              <w:spacing w:before="100" w:beforeAutospacing="1" w:after="100" w:afterAutospacing="1"/>
              <w:rPr>
                <w:rFonts w:ascii="Arial Narrow" w:hAnsi="Arial Narrow" w:cs="Arial"/>
                <w:sz w:val="24"/>
                <w:szCs w:val="24"/>
              </w:rPr>
            </w:pPr>
            <w:r w:rsidRPr="00C35A58">
              <w:rPr>
                <w:rFonts w:ascii="Arial Narrow" w:hAnsi="Arial Narrow" w:cs="Arial"/>
                <w:sz w:val="24"/>
                <w:szCs w:val="24"/>
              </w:rPr>
              <w:t>Achieve and maintain a healthy weight by adjusting the amount of food you eat and by building physical activity into your daily life.</w:t>
            </w:r>
          </w:p>
          <w:p w14:paraId="010428F2" w14:textId="77777777" w:rsidR="008146DF" w:rsidRPr="00C35A58" w:rsidRDefault="008146DF" w:rsidP="00E31452">
            <w:pPr>
              <w:numPr>
                <w:ilvl w:val="0"/>
                <w:numId w:val="43"/>
              </w:numPr>
              <w:spacing w:before="100" w:beforeAutospacing="1" w:after="100" w:afterAutospacing="1"/>
              <w:rPr>
                <w:rFonts w:ascii="Arial Narrow" w:hAnsi="Arial Narrow" w:cs="Arial"/>
                <w:sz w:val="24"/>
                <w:szCs w:val="24"/>
              </w:rPr>
            </w:pPr>
            <w:r w:rsidRPr="00C35A58">
              <w:rPr>
                <w:rFonts w:ascii="Arial Narrow" w:hAnsi="Arial Narrow" w:cs="Arial"/>
                <w:sz w:val="24"/>
                <w:szCs w:val="24"/>
              </w:rPr>
              <w:t>Learn how to cope with stress in a healthy way.</w:t>
            </w:r>
          </w:p>
          <w:p w14:paraId="17A38E01" w14:textId="77777777" w:rsidR="008146DF" w:rsidRDefault="008146DF" w:rsidP="00E31452">
            <w:pPr>
              <w:numPr>
                <w:ilvl w:val="0"/>
                <w:numId w:val="43"/>
              </w:numPr>
              <w:spacing w:before="100" w:beforeAutospacing="1" w:after="100" w:afterAutospacing="1"/>
              <w:rPr>
                <w:rFonts w:ascii="Arial" w:hAnsi="Arial" w:cs="Arial"/>
              </w:rPr>
            </w:pPr>
            <w:r w:rsidRPr="00C35A58">
              <w:rPr>
                <w:rFonts w:ascii="Arial Narrow" w:hAnsi="Arial Narrow" w:cs="Arial"/>
                <w:sz w:val="24"/>
                <w:szCs w:val="24"/>
              </w:rPr>
              <w:t>Teach your children about heart-healthy habits, and lead by example</w:t>
            </w:r>
            <w:r w:rsidRPr="00C35A58">
              <w:rPr>
                <w:rFonts w:ascii="Arial" w:hAnsi="Arial" w:cs="Arial"/>
              </w:rPr>
              <w:t>.</w:t>
            </w:r>
          </w:p>
          <w:p w14:paraId="788B77C8" w14:textId="77777777" w:rsidR="008146DF" w:rsidRPr="001B39AD" w:rsidRDefault="00386ED6" w:rsidP="00E31452">
            <w:pPr>
              <w:spacing w:before="100" w:beforeAutospacing="1" w:after="100" w:afterAutospacing="1"/>
              <w:jc w:val="center"/>
              <w:rPr>
                <w:rFonts w:ascii="Arial" w:hAnsi="Arial" w:cs="Arial"/>
              </w:rPr>
            </w:pPr>
            <w:hyperlink r:id="rId65" w:history="1">
              <w:r w:rsidR="008146DF">
                <w:rPr>
                  <w:rStyle w:val="Hyperlink"/>
                </w:rPr>
                <w:t>Heart Disease in Canada - Canada.ca</w:t>
              </w:r>
            </w:hyperlink>
          </w:p>
        </w:tc>
      </w:tr>
    </w:tbl>
    <w:p w14:paraId="3C2B2C47" w14:textId="77777777" w:rsidR="008146DF" w:rsidRPr="001751F8" w:rsidRDefault="008146DF" w:rsidP="008146DF">
      <w:pPr>
        <w:widowControl w:val="0"/>
        <w:numPr>
          <w:ilvl w:val="12"/>
          <w:numId w:val="0"/>
        </w:numPr>
        <w:spacing w:line="215" w:lineRule="auto"/>
        <w:rPr>
          <w:rFonts w:ascii="Tahoma" w:hAnsi="Tahoma"/>
          <w:b/>
          <w:sz w:val="28"/>
          <w:lang w:val="en-US"/>
        </w:rPr>
      </w:pPr>
    </w:p>
    <w:p w14:paraId="5F4E8671" w14:textId="77777777" w:rsidR="008146DF" w:rsidRDefault="008146DF" w:rsidP="008146DF">
      <w:pPr>
        <w:widowControl w:val="0"/>
        <w:numPr>
          <w:ilvl w:val="12"/>
          <w:numId w:val="0"/>
        </w:numPr>
        <w:spacing w:line="215" w:lineRule="auto"/>
        <w:rPr>
          <w:rFonts w:ascii="Tahoma" w:hAnsi="Tahoma"/>
          <w:b/>
          <w:sz w:val="28"/>
        </w:rPr>
      </w:pPr>
      <w:r w:rsidRPr="001751F8">
        <w:rPr>
          <w:rFonts w:ascii="Tahoma" w:hAnsi="Tahoma"/>
          <w:b/>
          <w:sz w:val="28"/>
          <w:lang w:val="en-US"/>
        </w:rPr>
        <w:br w:type="page"/>
      </w:r>
      <w:r>
        <w:rPr>
          <w:rFonts w:ascii="Tahoma" w:hAnsi="Tahoma"/>
          <w:b/>
          <w:sz w:val="28"/>
        </w:rPr>
        <w:lastRenderedPageBreak/>
        <w:t>CONTROLLABLE RISK FACTORS</w:t>
      </w:r>
    </w:p>
    <w:p w14:paraId="62889768" w14:textId="77777777" w:rsidR="008146DF" w:rsidRDefault="008146DF" w:rsidP="008146DF">
      <w:pPr>
        <w:widowControl w:val="0"/>
        <w:spacing w:line="215" w:lineRule="auto"/>
        <w:rPr>
          <w:rFonts w:ascii="Tahoma" w:hAnsi="Tahoma"/>
          <w:b/>
          <w:sz w:val="28"/>
        </w:rPr>
      </w:pPr>
    </w:p>
    <w:p w14:paraId="2D256260" w14:textId="77777777" w:rsidR="008146DF" w:rsidRDefault="008146DF" w:rsidP="008146DF">
      <w:pPr>
        <w:widowControl w:val="0"/>
        <w:spacing w:line="215" w:lineRule="auto"/>
        <w:rPr>
          <w:rFonts w:ascii="Tahoma" w:hAnsi="Tahoma"/>
          <w:b/>
          <w:sz w:val="24"/>
        </w:rPr>
      </w:pPr>
      <w:r>
        <w:rPr>
          <w:rFonts w:ascii="Tahoma" w:hAnsi="Tahoma"/>
          <w:b/>
          <w:sz w:val="24"/>
        </w:rPr>
        <w:t>1.  SMOKING</w:t>
      </w:r>
    </w:p>
    <w:p w14:paraId="0E3BBE71" w14:textId="77777777" w:rsidR="008146DF" w:rsidRDefault="008146DF" w:rsidP="008146DF">
      <w:pPr>
        <w:widowControl w:val="0"/>
        <w:spacing w:line="215" w:lineRule="auto"/>
        <w:rPr>
          <w:rFonts w:ascii="Tahoma" w:hAnsi="Tahoma"/>
          <w:b/>
          <w:sz w:val="24"/>
        </w:rPr>
      </w:pPr>
    </w:p>
    <w:p w14:paraId="2505A60E" w14:textId="77777777" w:rsidR="008146DF" w:rsidRDefault="008146DF" w:rsidP="008146DF">
      <w:pPr>
        <w:widowControl w:val="0"/>
        <w:numPr>
          <w:ilvl w:val="0"/>
          <w:numId w:val="10"/>
        </w:numPr>
        <w:spacing w:line="215" w:lineRule="auto"/>
        <w:rPr>
          <w:rFonts w:ascii="Arial Narrow" w:hAnsi="Arial Narrow"/>
          <w:sz w:val="24"/>
        </w:rPr>
      </w:pPr>
      <w:r>
        <w:rPr>
          <w:rFonts w:ascii="Arial Narrow" w:hAnsi="Arial Narrow"/>
          <w:sz w:val="24"/>
        </w:rPr>
        <w:t xml:space="preserve">Smoking is the largest preventable cause of illness and premature death in </w:t>
      </w:r>
      <w:smartTag w:uri="urn:schemas-microsoft-com:office:smarttags" w:element="place">
        <w:r>
          <w:rPr>
            <w:rFonts w:ascii="Arial Narrow" w:hAnsi="Arial Narrow"/>
            <w:sz w:val="24"/>
          </w:rPr>
          <w:t>North America</w:t>
        </w:r>
      </w:smartTag>
      <w:r>
        <w:rPr>
          <w:rFonts w:ascii="Arial Narrow" w:hAnsi="Arial Narrow"/>
          <w:sz w:val="24"/>
        </w:rPr>
        <w:t xml:space="preserve">. </w:t>
      </w:r>
    </w:p>
    <w:p w14:paraId="64C038FB" w14:textId="77777777" w:rsidR="008146DF" w:rsidRDefault="008146DF" w:rsidP="008146DF">
      <w:pPr>
        <w:widowControl w:val="0"/>
        <w:numPr>
          <w:ilvl w:val="0"/>
          <w:numId w:val="10"/>
        </w:numPr>
        <w:spacing w:line="215" w:lineRule="auto"/>
        <w:rPr>
          <w:rFonts w:ascii="Arial Narrow" w:hAnsi="Arial Narrow"/>
          <w:sz w:val="24"/>
        </w:rPr>
      </w:pPr>
      <w:r>
        <w:rPr>
          <w:rFonts w:ascii="Arial Narrow" w:hAnsi="Arial Narrow"/>
          <w:sz w:val="24"/>
        </w:rPr>
        <w:t>Smoking has been associated with CHD, cancer, bronchitis, emphysema and atherosclerosis.</w:t>
      </w:r>
    </w:p>
    <w:p w14:paraId="3D56E37B" w14:textId="77777777" w:rsidR="008146DF" w:rsidRDefault="008146DF" w:rsidP="008146DF">
      <w:pPr>
        <w:widowControl w:val="0"/>
        <w:numPr>
          <w:ilvl w:val="0"/>
          <w:numId w:val="10"/>
        </w:numPr>
        <w:spacing w:line="215" w:lineRule="auto"/>
        <w:rPr>
          <w:rFonts w:ascii="Arial Narrow" w:hAnsi="Arial Narrow"/>
          <w:sz w:val="24"/>
        </w:rPr>
      </w:pPr>
      <w:r>
        <w:rPr>
          <w:rFonts w:ascii="Arial Narrow" w:hAnsi="Arial Narrow"/>
          <w:sz w:val="24"/>
        </w:rPr>
        <w:t xml:space="preserve">Smoking in combination with taking the contraceptive pill drastically increases the risk of having a heart attack. </w:t>
      </w:r>
    </w:p>
    <w:p w14:paraId="4961A78C" w14:textId="77777777" w:rsidR="008146DF" w:rsidRDefault="008146DF" w:rsidP="008146DF">
      <w:pPr>
        <w:widowControl w:val="0"/>
        <w:numPr>
          <w:ilvl w:val="0"/>
          <w:numId w:val="10"/>
        </w:numPr>
        <w:spacing w:line="215" w:lineRule="auto"/>
        <w:rPr>
          <w:rFonts w:ascii="Arial Narrow" w:hAnsi="Arial Narrow"/>
          <w:sz w:val="24"/>
        </w:rPr>
      </w:pPr>
      <w:r>
        <w:rPr>
          <w:rFonts w:ascii="Arial Narrow" w:hAnsi="Arial Narrow"/>
          <w:sz w:val="24"/>
        </w:rPr>
        <w:t xml:space="preserve">After suffering a heart attack, a smoker has 3 times a greater chance of sudden death than does a non-smoker. Smoking more than a pack a day, doubles the risk. </w:t>
      </w:r>
    </w:p>
    <w:p w14:paraId="426572BC" w14:textId="77777777" w:rsidR="008146DF" w:rsidRDefault="008146DF" w:rsidP="008146DF">
      <w:pPr>
        <w:widowControl w:val="0"/>
        <w:numPr>
          <w:ilvl w:val="0"/>
          <w:numId w:val="10"/>
        </w:numPr>
        <w:spacing w:line="215" w:lineRule="auto"/>
        <w:rPr>
          <w:rFonts w:ascii="Arial Narrow" w:hAnsi="Arial Narrow"/>
          <w:sz w:val="24"/>
        </w:rPr>
      </w:pPr>
      <w:r>
        <w:rPr>
          <w:rFonts w:ascii="Arial Narrow" w:hAnsi="Arial Narrow"/>
          <w:sz w:val="24"/>
        </w:rPr>
        <w:t>Smoking is also the major risk factor for peripheral vascular disease, in which the blood vessels that carry blood to the muscles of the legs and arms become hardened and clogged.</w:t>
      </w:r>
    </w:p>
    <w:p w14:paraId="48EF7E13" w14:textId="77777777" w:rsidR="008146DF" w:rsidRDefault="008146DF" w:rsidP="008146DF">
      <w:pPr>
        <w:widowControl w:val="0"/>
        <w:numPr>
          <w:ilvl w:val="12"/>
          <w:numId w:val="0"/>
        </w:numPr>
        <w:spacing w:line="215" w:lineRule="auto"/>
        <w:ind w:right="936"/>
        <w:rPr>
          <w:sz w:val="24"/>
        </w:rPr>
      </w:pPr>
    </w:p>
    <w:p w14:paraId="26C46855" w14:textId="77777777" w:rsidR="008146DF" w:rsidRDefault="008146DF" w:rsidP="008146DF">
      <w:pPr>
        <w:widowControl w:val="0"/>
        <w:numPr>
          <w:ilvl w:val="12"/>
          <w:numId w:val="0"/>
        </w:numPr>
        <w:spacing w:line="215" w:lineRule="auto"/>
        <w:ind w:right="936"/>
        <w:rPr>
          <w:rFonts w:ascii="Tahoma" w:hAnsi="Tahoma"/>
          <w:b/>
          <w:sz w:val="24"/>
        </w:rPr>
      </w:pPr>
      <w:r>
        <w:rPr>
          <w:rFonts w:ascii="Tahoma" w:hAnsi="Tahoma"/>
          <w:b/>
          <w:sz w:val="24"/>
        </w:rPr>
        <w:t>Effects of smoking in the body:</w:t>
      </w:r>
    </w:p>
    <w:p w14:paraId="57E35F04" w14:textId="77777777" w:rsidR="008146DF" w:rsidRDefault="008146DF" w:rsidP="008146DF">
      <w:pPr>
        <w:widowControl w:val="0"/>
        <w:numPr>
          <w:ilvl w:val="12"/>
          <w:numId w:val="0"/>
        </w:numPr>
        <w:spacing w:line="215" w:lineRule="auto"/>
        <w:ind w:right="936"/>
        <w:rPr>
          <w:sz w:val="24"/>
        </w:rPr>
      </w:pPr>
    </w:p>
    <w:p w14:paraId="48C10A00" w14:textId="77777777" w:rsidR="008146DF" w:rsidRDefault="008146DF" w:rsidP="008146DF">
      <w:pPr>
        <w:widowControl w:val="0"/>
        <w:numPr>
          <w:ilvl w:val="0"/>
          <w:numId w:val="10"/>
        </w:numPr>
        <w:tabs>
          <w:tab w:val="left" w:pos="-2376"/>
          <w:tab w:val="left" w:pos="-1656"/>
          <w:tab w:val="left" w:pos="-936"/>
          <w:tab w:val="left" w:pos="-216"/>
          <w:tab w:val="left" w:pos="504"/>
          <w:tab w:val="left" w:pos="1224"/>
          <w:tab w:val="left" w:pos="1944"/>
          <w:tab w:val="left" w:pos="2664"/>
          <w:tab w:val="left" w:pos="3384"/>
          <w:tab w:val="left" w:pos="4104"/>
          <w:tab w:val="left" w:pos="4824"/>
          <w:tab w:val="left" w:pos="5544"/>
          <w:tab w:val="left" w:pos="6264"/>
          <w:tab w:val="left" w:pos="6984"/>
          <w:tab w:val="left" w:pos="7704"/>
          <w:tab w:val="left" w:pos="8424"/>
        </w:tabs>
        <w:spacing w:line="215" w:lineRule="auto"/>
        <w:ind w:right="936"/>
        <w:rPr>
          <w:rFonts w:ascii="Arial Narrow" w:hAnsi="Arial Narrow"/>
          <w:sz w:val="24"/>
        </w:rPr>
      </w:pPr>
      <w:r>
        <w:rPr>
          <w:rFonts w:ascii="Arial Narrow" w:hAnsi="Arial Narrow"/>
          <w:sz w:val="24"/>
        </w:rPr>
        <w:t xml:space="preserve">Nicotine and other toxins are released into the bloodstream and cause damage to the arterial walls. As a result, cholesterol and fatty deposits can easily lodge themselves onto the walls of the arteries. </w:t>
      </w:r>
    </w:p>
    <w:p w14:paraId="30A96AE8" w14:textId="77777777" w:rsidR="008146DF" w:rsidRDefault="008146DF" w:rsidP="008146DF">
      <w:pPr>
        <w:widowControl w:val="0"/>
        <w:numPr>
          <w:ilvl w:val="0"/>
          <w:numId w:val="10"/>
        </w:numPr>
        <w:tabs>
          <w:tab w:val="left" w:pos="-2376"/>
          <w:tab w:val="left" w:pos="-1656"/>
          <w:tab w:val="left" w:pos="-936"/>
          <w:tab w:val="left" w:pos="-216"/>
          <w:tab w:val="left" w:pos="504"/>
          <w:tab w:val="left" w:pos="1224"/>
          <w:tab w:val="left" w:pos="1944"/>
          <w:tab w:val="left" w:pos="2664"/>
          <w:tab w:val="left" w:pos="3384"/>
          <w:tab w:val="left" w:pos="4104"/>
          <w:tab w:val="left" w:pos="4824"/>
          <w:tab w:val="left" w:pos="5544"/>
          <w:tab w:val="left" w:pos="6264"/>
          <w:tab w:val="left" w:pos="6984"/>
          <w:tab w:val="left" w:pos="7704"/>
          <w:tab w:val="left" w:pos="8424"/>
        </w:tabs>
        <w:spacing w:line="215" w:lineRule="auto"/>
        <w:ind w:right="936"/>
        <w:rPr>
          <w:rFonts w:ascii="Arial Narrow" w:hAnsi="Arial Narrow"/>
          <w:sz w:val="24"/>
        </w:rPr>
      </w:pPr>
      <w:r>
        <w:rPr>
          <w:rFonts w:ascii="Arial Narrow" w:hAnsi="Arial Narrow"/>
          <w:sz w:val="24"/>
        </w:rPr>
        <w:t xml:space="preserve">Nicotine causes the blood vessels (arteries) to constrict which narrows the passage causing a decrease in blood flow and an increase in heart rate and blood pressure. </w:t>
      </w:r>
    </w:p>
    <w:p w14:paraId="6E771601" w14:textId="77777777" w:rsidR="008146DF" w:rsidRDefault="008146DF" w:rsidP="008146DF">
      <w:pPr>
        <w:widowControl w:val="0"/>
        <w:numPr>
          <w:ilvl w:val="0"/>
          <w:numId w:val="10"/>
        </w:numPr>
        <w:tabs>
          <w:tab w:val="left" w:pos="-2376"/>
          <w:tab w:val="left" w:pos="-1656"/>
          <w:tab w:val="left" w:pos="-936"/>
          <w:tab w:val="left" w:pos="-216"/>
          <w:tab w:val="left" w:pos="504"/>
          <w:tab w:val="left" w:pos="1224"/>
          <w:tab w:val="left" w:pos="1944"/>
          <w:tab w:val="left" w:pos="2664"/>
          <w:tab w:val="left" w:pos="3384"/>
          <w:tab w:val="left" w:pos="4104"/>
          <w:tab w:val="left" w:pos="4824"/>
          <w:tab w:val="left" w:pos="5544"/>
          <w:tab w:val="left" w:pos="6264"/>
          <w:tab w:val="left" w:pos="6984"/>
          <w:tab w:val="left" w:pos="7704"/>
          <w:tab w:val="left" w:pos="8424"/>
        </w:tabs>
        <w:spacing w:line="215" w:lineRule="auto"/>
        <w:ind w:right="936"/>
        <w:rPr>
          <w:rFonts w:ascii="Arial Narrow" w:hAnsi="Arial Narrow"/>
          <w:sz w:val="24"/>
        </w:rPr>
      </w:pPr>
      <w:r>
        <w:rPr>
          <w:rFonts w:ascii="Arial Narrow" w:hAnsi="Arial Narrow"/>
          <w:sz w:val="24"/>
        </w:rPr>
        <w:t>Smoking has been found to enhance the formation of blood clots which also contributes to the blocking and obstructing of arteries and blood flow.</w:t>
      </w:r>
    </w:p>
    <w:p w14:paraId="69940864" w14:textId="77777777" w:rsidR="008146DF" w:rsidRDefault="008146DF" w:rsidP="008146DF">
      <w:pPr>
        <w:widowControl w:val="0"/>
        <w:numPr>
          <w:ilvl w:val="0"/>
          <w:numId w:val="10"/>
        </w:numPr>
        <w:tabs>
          <w:tab w:val="left" w:pos="-2376"/>
          <w:tab w:val="left" w:pos="-1656"/>
          <w:tab w:val="left" w:pos="-936"/>
          <w:tab w:val="left" w:pos="-216"/>
          <w:tab w:val="left" w:pos="504"/>
          <w:tab w:val="left" w:pos="1224"/>
          <w:tab w:val="left" w:pos="1944"/>
          <w:tab w:val="left" w:pos="2664"/>
          <w:tab w:val="left" w:pos="3384"/>
          <w:tab w:val="left" w:pos="4104"/>
          <w:tab w:val="left" w:pos="4824"/>
          <w:tab w:val="left" w:pos="5544"/>
          <w:tab w:val="left" w:pos="6264"/>
          <w:tab w:val="left" w:pos="6984"/>
          <w:tab w:val="left" w:pos="7704"/>
          <w:tab w:val="left" w:pos="8424"/>
        </w:tabs>
        <w:spacing w:line="215" w:lineRule="auto"/>
        <w:ind w:right="936"/>
        <w:rPr>
          <w:rFonts w:ascii="Arial Narrow" w:hAnsi="Arial Narrow"/>
          <w:sz w:val="24"/>
        </w:rPr>
      </w:pPr>
      <w:r>
        <w:rPr>
          <w:rFonts w:ascii="Arial Narrow" w:hAnsi="Arial Narrow"/>
          <w:sz w:val="24"/>
        </w:rPr>
        <w:t>The Carbon Monoxide (CO) which is a by-product of the smoke decreases the oxygen carrying capacity of the blood. As a result, the heart must work harder and beat more frequently in order to supply adequate amounts oxygen to the body and the heart.</w:t>
      </w:r>
    </w:p>
    <w:p w14:paraId="6F12D10C" w14:textId="77777777" w:rsidR="008146DF" w:rsidRDefault="008146DF" w:rsidP="008146DF">
      <w:pPr>
        <w:widowControl w:val="0"/>
        <w:numPr>
          <w:ilvl w:val="0"/>
          <w:numId w:val="10"/>
        </w:numPr>
        <w:tabs>
          <w:tab w:val="left" w:pos="-2376"/>
          <w:tab w:val="left" w:pos="-1656"/>
          <w:tab w:val="left" w:pos="-936"/>
          <w:tab w:val="left" w:pos="-216"/>
          <w:tab w:val="left" w:pos="504"/>
          <w:tab w:val="left" w:pos="1224"/>
          <w:tab w:val="left" w:pos="1944"/>
          <w:tab w:val="left" w:pos="2664"/>
          <w:tab w:val="left" w:pos="3384"/>
          <w:tab w:val="left" w:pos="4104"/>
          <w:tab w:val="left" w:pos="4824"/>
          <w:tab w:val="left" w:pos="5544"/>
          <w:tab w:val="left" w:pos="6264"/>
          <w:tab w:val="left" w:pos="6984"/>
          <w:tab w:val="left" w:pos="7704"/>
          <w:tab w:val="left" w:pos="8424"/>
        </w:tabs>
        <w:spacing w:line="215" w:lineRule="auto"/>
        <w:ind w:right="936"/>
        <w:rPr>
          <w:rFonts w:ascii="Arial Narrow" w:hAnsi="Arial Narrow"/>
          <w:sz w:val="24"/>
        </w:rPr>
      </w:pPr>
      <w:r>
        <w:rPr>
          <w:rFonts w:ascii="Arial Narrow" w:hAnsi="Arial Narrow"/>
          <w:sz w:val="24"/>
        </w:rPr>
        <w:t>The decrease in oxygen in the blood, when delivered to the heart muscle, increases the risk of ischemia (lack of Oxygen to the heart), and possible tissue damage.</w:t>
      </w:r>
    </w:p>
    <w:p w14:paraId="3FEAA8B4" w14:textId="77777777" w:rsidR="008146DF" w:rsidRDefault="008146DF" w:rsidP="008146DF">
      <w:pPr>
        <w:widowControl w:val="0"/>
        <w:numPr>
          <w:ilvl w:val="0"/>
          <w:numId w:val="10"/>
        </w:numPr>
        <w:tabs>
          <w:tab w:val="left" w:pos="-2376"/>
          <w:tab w:val="left" w:pos="-1656"/>
          <w:tab w:val="left" w:pos="-936"/>
          <w:tab w:val="left" w:pos="-216"/>
          <w:tab w:val="left" w:pos="504"/>
          <w:tab w:val="left" w:pos="1224"/>
          <w:tab w:val="left" w:pos="1944"/>
          <w:tab w:val="left" w:pos="2664"/>
          <w:tab w:val="left" w:pos="3384"/>
          <w:tab w:val="left" w:pos="4104"/>
          <w:tab w:val="left" w:pos="4824"/>
          <w:tab w:val="left" w:pos="5544"/>
          <w:tab w:val="left" w:pos="6264"/>
          <w:tab w:val="left" w:pos="6984"/>
          <w:tab w:val="left" w:pos="7704"/>
          <w:tab w:val="left" w:pos="8424"/>
        </w:tabs>
        <w:spacing w:line="215" w:lineRule="auto"/>
        <w:ind w:right="936"/>
        <w:rPr>
          <w:rFonts w:ascii="Arial Narrow" w:hAnsi="Arial Narrow"/>
          <w:sz w:val="24"/>
        </w:rPr>
      </w:pPr>
      <w:r>
        <w:rPr>
          <w:rFonts w:ascii="Arial Narrow" w:hAnsi="Arial Narrow"/>
          <w:sz w:val="24"/>
        </w:rPr>
        <w:t>Smoking has been found to decrease High Density Lipoproteins (the good cholesterol) and to increase Low Density Lipoproteins (the bad cholesterol).</w:t>
      </w:r>
    </w:p>
    <w:p w14:paraId="2856D83C" w14:textId="77777777" w:rsidR="008146DF" w:rsidRDefault="008146DF" w:rsidP="008146DF">
      <w:pPr>
        <w:widowControl w:val="0"/>
        <w:spacing w:line="215" w:lineRule="auto"/>
        <w:rPr>
          <w:rFonts w:ascii="Tahoma" w:hAnsi="Tahoma"/>
          <w:b/>
          <w:sz w:val="28"/>
        </w:rPr>
      </w:pPr>
    </w:p>
    <w:p w14:paraId="26B23D48" w14:textId="77777777" w:rsidR="008146DF" w:rsidRDefault="008146DF" w:rsidP="008146DF">
      <w:pPr>
        <w:widowControl w:val="0"/>
        <w:numPr>
          <w:ilvl w:val="12"/>
          <w:numId w:val="0"/>
        </w:numPr>
        <w:tabs>
          <w:tab w:val="left" w:pos="-2376"/>
          <w:tab w:val="left" w:pos="-1656"/>
          <w:tab w:val="left" w:pos="-936"/>
          <w:tab w:val="left" w:pos="-216"/>
          <w:tab w:val="left" w:pos="504"/>
          <w:tab w:val="left" w:pos="1224"/>
          <w:tab w:val="left" w:pos="1944"/>
          <w:tab w:val="left" w:pos="2664"/>
          <w:tab w:val="left" w:pos="3384"/>
          <w:tab w:val="left" w:pos="4104"/>
          <w:tab w:val="left" w:pos="4824"/>
          <w:tab w:val="left" w:pos="5544"/>
          <w:tab w:val="left" w:pos="6264"/>
          <w:tab w:val="left" w:pos="6984"/>
          <w:tab w:val="left" w:pos="7704"/>
          <w:tab w:val="left" w:pos="8424"/>
        </w:tabs>
        <w:spacing w:line="215" w:lineRule="auto"/>
        <w:ind w:right="936"/>
        <w:rPr>
          <w:rFonts w:ascii="Tahoma" w:hAnsi="Tahoma"/>
          <w:b/>
          <w:sz w:val="24"/>
        </w:rPr>
      </w:pPr>
      <w:r>
        <w:rPr>
          <w:rFonts w:ascii="Tahoma" w:hAnsi="Tahoma"/>
          <w:b/>
          <w:sz w:val="24"/>
        </w:rPr>
        <w:t>2. HIGH CHOLESTEROL</w:t>
      </w:r>
    </w:p>
    <w:p w14:paraId="1EE5B193" w14:textId="77777777" w:rsidR="008146DF" w:rsidRDefault="008146DF" w:rsidP="008146DF">
      <w:pPr>
        <w:widowControl w:val="0"/>
        <w:numPr>
          <w:ilvl w:val="12"/>
          <w:numId w:val="0"/>
        </w:numPr>
        <w:spacing w:line="215" w:lineRule="auto"/>
        <w:rPr>
          <w:rFonts w:ascii="Arial Narrow" w:hAnsi="Arial Narrow"/>
          <w:sz w:val="24"/>
        </w:rPr>
      </w:pPr>
    </w:p>
    <w:p w14:paraId="6CDA13A4" w14:textId="77777777" w:rsidR="008146DF" w:rsidRDefault="008146DF" w:rsidP="008146DF">
      <w:pPr>
        <w:widowControl w:val="0"/>
        <w:numPr>
          <w:ilvl w:val="12"/>
          <w:numId w:val="0"/>
        </w:numPr>
        <w:spacing w:line="215" w:lineRule="auto"/>
        <w:rPr>
          <w:rFonts w:ascii="Arial Narrow" w:hAnsi="Arial Narrow"/>
          <w:sz w:val="24"/>
        </w:rPr>
      </w:pPr>
      <w:r>
        <w:rPr>
          <w:rFonts w:ascii="Arial Narrow" w:hAnsi="Arial Narrow"/>
          <w:sz w:val="24"/>
        </w:rPr>
        <w:t xml:space="preserve">Cholesterol, which is found in foods </w:t>
      </w:r>
      <w:r w:rsidRPr="001B00DC">
        <w:rPr>
          <w:rFonts w:ascii="Arial Narrow" w:hAnsi="Arial Narrow"/>
          <w:sz w:val="24"/>
        </w:rPr>
        <w:t>(such as meat)</w:t>
      </w:r>
      <w:r>
        <w:rPr>
          <w:rFonts w:ascii="Arial Narrow" w:hAnsi="Arial Narrow"/>
          <w:sz w:val="24"/>
        </w:rPr>
        <w:t xml:space="preserve"> and produced in the body, is a compound with various important bodily functions. It is a part of bile, which helps in the digestion of fats. It is the starting material from which many hormones are made. With the help of sunlight, it is made into vitamin D, and is important in the structure of nerve and brain cells. Excessive amounts of cholesterol in the blood can cause plaque build-up which narrows the arteries leading to CHD. </w:t>
      </w:r>
    </w:p>
    <w:p w14:paraId="0530601C" w14:textId="77777777" w:rsidR="008146DF" w:rsidRDefault="008146DF" w:rsidP="008146DF">
      <w:pPr>
        <w:widowControl w:val="0"/>
        <w:rPr>
          <w:rFonts w:ascii="Tahoma" w:hAnsi="Tahoma"/>
          <w:b/>
          <w:sz w:val="24"/>
        </w:rPr>
      </w:pPr>
    </w:p>
    <w:p w14:paraId="2BE3CA72" w14:textId="77777777" w:rsidR="008146DF" w:rsidRDefault="008146DF" w:rsidP="008146DF">
      <w:pPr>
        <w:widowControl w:val="0"/>
        <w:rPr>
          <w:rFonts w:ascii="Tahoma" w:hAnsi="Tahoma"/>
          <w:b/>
          <w:sz w:val="24"/>
        </w:rPr>
      </w:pPr>
      <w:r>
        <w:rPr>
          <w:rFonts w:ascii="Tahoma" w:hAnsi="Tahoma"/>
          <w:b/>
          <w:sz w:val="24"/>
        </w:rPr>
        <w:t>Cholesterol:</w:t>
      </w:r>
    </w:p>
    <w:p w14:paraId="5CDA3AB3" w14:textId="77777777" w:rsidR="008146DF" w:rsidRDefault="008146DF" w:rsidP="008146DF">
      <w:pPr>
        <w:widowControl w:val="0"/>
        <w:numPr>
          <w:ilvl w:val="0"/>
          <w:numId w:val="10"/>
        </w:numPr>
        <w:tabs>
          <w:tab w:val="left" w:pos="-1440"/>
        </w:tabs>
        <w:rPr>
          <w:rFonts w:ascii="Arial Narrow" w:hAnsi="Arial Narrow"/>
          <w:sz w:val="24"/>
        </w:rPr>
      </w:pPr>
      <w:r>
        <w:rPr>
          <w:rFonts w:ascii="Arial Narrow" w:hAnsi="Arial Narrow"/>
          <w:sz w:val="24"/>
        </w:rPr>
        <w:t>Cholesterol is a fatty waxy substance that is produced in the body from saturated fats.</w:t>
      </w:r>
    </w:p>
    <w:p w14:paraId="3B0AC336" w14:textId="77777777" w:rsidR="008146DF" w:rsidRDefault="008146DF" w:rsidP="008146DF">
      <w:pPr>
        <w:widowControl w:val="0"/>
        <w:numPr>
          <w:ilvl w:val="0"/>
          <w:numId w:val="10"/>
        </w:numPr>
        <w:tabs>
          <w:tab w:val="left" w:pos="-1440"/>
        </w:tabs>
        <w:rPr>
          <w:rFonts w:ascii="Arial Narrow" w:hAnsi="Arial Narrow"/>
          <w:sz w:val="24"/>
        </w:rPr>
      </w:pPr>
      <w:r>
        <w:rPr>
          <w:rFonts w:ascii="Arial Narrow" w:hAnsi="Arial Narrow"/>
          <w:sz w:val="24"/>
        </w:rPr>
        <w:t>It plays a vital role in making vitamin D and some hormones.</w:t>
      </w:r>
    </w:p>
    <w:p w14:paraId="26EFD4D2" w14:textId="77777777" w:rsidR="008146DF" w:rsidRDefault="008146DF" w:rsidP="008146DF">
      <w:pPr>
        <w:widowControl w:val="0"/>
        <w:numPr>
          <w:ilvl w:val="0"/>
          <w:numId w:val="10"/>
        </w:numPr>
        <w:tabs>
          <w:tab w:val="left" w:pos="-1440"/>
        </w:tabs>
        <w:rPr>
          <w:rFonts w:ascii="Arial Narrow" w:hAnsi="Arial Narrow"/>
          <w:sz w:val="24"/>
        </w:rPr>
      </w:pPr>
      <w:r>
        <w:rPr>
          <w:rFonts w:ascii="Arial Narrow" w:hAnsi="Arial Narrow"/>
          <w:sz w:val="24"/>
        </w:rPr>
        <w:t>It is an essential part of the membranes that surround body cells.</w:t>
      </w:r>
    </w:p>
    <w:p w14:paraId="59C44CD6" w14:textId="77777777" w:rsidR="008146DF" w:rsidRDefault="008146DF" w:rsidP="008146DF">
      <w:pPr>
        <w:widowControl w:val="0"/>
        <w:numPr>
          <w:ilvl w:val="0"/>
          <w:numId w:val="10"/>
        </w:numPr>
        <w:tabs>
          <w:tab w:val="left" w:pos="-1440"/>
        </w:tabs>
        <w:rPr>
          <w:rFonts w:ascii="Arial Narrow" w:hAnsi="Arial Narrow"/>
          <w:sz w:val="24"/>
        </w:rPr>
      </w:pPr>
      <w:r>
        <w:rPr>
          <w:rFonts w:ascii="Arial Narrow" w:hAnsi="Arial Narrow"/>
          <w:sz w:val="24"/>
        </w:rPr>
        <w:t>High cholesterol levels often occur with diets high in cholesterol (animal products) and saturated fats.</w:t>
      </w:r>
    </w:p>
    <w:p w14:paraId="5AC491B2" w14:textId="77777777" w:rsidR="008146DF" w:rsidRDefault="008146DF" w:rsidP="008146DF">
      <w:pPr>
        <w:widowControl w:val="0"/>
        <w:numPr>
          <w:ilvl w:val="0"/>
          <w:numId w:val="10"/>
        </w:numPr>
        <w:tabs>
          <w:tab w:val="left" w:pos="-1440"/>
        </w:tabs>
        <w:rPr>
          <w:rFonts w:ascii="Arial Narrow" w:hAnsi="Arial Narrow"/>
          <w:sz w:val="24"/>
        </w:rPr>
      </w:pPr>
      <w:r>
        <w:rPr>
          <w:rFonts w:ascii="Arial Narrow" w:hAnsi="Arial Narrow"/>
          <w:sz w:val="24"/>
        </w:rPr>
        <w:t>Fats do not dissolve in the blood and are carried around by lipoproteins (cholesterol).</w:t>
      </w:r>
    </w:p>
    <w:p w14:paraId="42163F58" w14:textId="77777777" w:rsidR="008146DF" w:rsidRDefault="008146DF" w:rsidP="008146DF">
      <w:pPr>
        <w:widowControl w:val="0"/>
        <w:numPr>
          <w:ilvl w:val="0"/>
          <w:numId w:val="8"/>
        </w:numPr>
        <w:spacing w:line="215" w:lineRule="auto"/>
        <w:rPr>
          <w:rFonts w:ascii="Arial Narrow" w:hAnsi="Arial Narrow"/>
          <w:sz w:val="24"/>
        </w:rPr>
      </w:pPr>
      <w:r>
        <w:rPr>
          <w:rFonts w:ascii="Arial Narrow" w:hAnsi="Arial Narrow"/>
          <w:sz w:val="24"/>
        </w:rPr>
        <w:t xml:space="preserve">Fats are carried in the blood stream by the lipoproteins HDL + LDL. The measurement of cholesterol in the blood is the most accurate indicator of the formation of plaques that builds up on the inner walls of the arteries. </w:t>
      </w:r>
    </w:p>
    <w:p w14:paraId="6A88D919" w14:textId="77777777" w:rsidR="008146DF" w:rsidRPr="001B00DC" w:rsidRDefault="008146DF" w:rsidP="008146DF">
      <w:pPr>
        <w:widowControl w:val="0"/>
        <w:spacing w:line="213" w:lineRule="auto"/>
        <w:rPr>
          <w:rFonts w:ascii="Tahoma" w:hAnsi="Tahoma"/>
          <w:b/>
          <w:sz w:val="24"/>
        </w:rPr>
      </w:pPr>
      <w:r>
        <w:rPr>
          <w:rFonts w:ascii="Arial Narrow" w:hAnsi="Arial Narrow"/>
          <w:sz w:val="24"/>
        </w:rPr>
        <w:br w:type="page"/>
      </w:r>
      <w:r w:rsidRPr="001B00DC">
        <w:rPr>
          <w:rFonts w:ascii="Tahoma" w:hAnsi="Tahoma"/>
          <w:b/>
          <w:sz w:val="24"/>
        </w:rPr>
        <w:lastRenderedPageBreak/>
        <w:t>High Density Lipoproteins - HDL (Good Cholesterol)</w:t>
      </w:r>
    </w:p>
    <w:p w14:paraId="1EFD94E3" w14:textId="77777777" w:rsidR="008146DF" w:rsidRPr="001B00DC" w:rsidRDefault="008146DF" w:rsidP="008146DF">
      <w:pPr>
        <w:widowControl w:val="0"/>
        <w:numPr>
          <w:ilvl w:val="12"/>
          <w:numId w:val="0"/>
        </w:numPr>
        <w:spacing w:line="213" w:lineRule="auto"/>
        <w:rPr>
          <w:rFonts w:ascii="Arial Narrow" w:hAnsi="Arial Narrow"/>
          <w:sz w:val="24"/>
        </w:rPr>
      </w:pPr>
    </w:p>
    <w:p w14:paraId="01458529" w14:textId="77777777" w:rsidR="008146DF" w:rsidRPr="001B00DC" w:rsidRDefault="008146DF" w:rsidP="008146DF">
      <w:pPr>
        <w:widowControl w:val="0"/>
        <w:numPr>
          <w:ilvl w:val="0"/>
          <w:numId w:val="10"/>
        </w:numPr>
        <w:spacing w:line="213" w:lineRule="auto"/>
        <w:rPr>
          <w:rFonts w:ascii="Arial Narrow" w:hAnsi="Arial Narrow"/>
          <w:sz w:val="24"/>
        </w:rPr>
      </w:pPr>
      <w:r w:rsidRPr="001B00DC">
        <w:rPr>
          <w:rFonts w:ascii="Arial Narrow" w:hAnsi="Arial Narrow"/>
          <w:sz w:val="24"/>
        </w:rPr>
        <w:t xml:space="preserve">HDL's have a high affinity for or attract cholesterol. HDL will transport excess cholesterol deposits to the liver where they are eliminated and/or metabolised. </w:t>
      </w:r>
    </w:p>
    <w:p w14:paraId="63122E50" w14:textId="77777777" w:rsidR="008146DF" w:rsidRPr="001B00DC" w:rsidRDefault="008146DF" w:rsidP="008146DF">
      <w:pPr>
        <w:widowControl w:val="0"/>
        <w:numPr>
          <w:ilvl w:val="0"/>
          <w:numId w:val="10"/>
        </w:numPr>
        <w:spacing w:line="213" w:lineRule="auto"/>
        <w:rPr>
          <w:rFonts w:ascii="Arial Narrow" w:hAnsi="Arial Narrow"/>
          <w:sz w:val="24"/>
        </w:rPr>
      </w:pPr>
      <w:r w:rsidRPr="001B00DC">
        <w:rPr>
          <w:rFonts w:ascii="Arial Narrow" w:hAnsi="Arial Narrow"/>
          <w:sz w:val="24"/>
        </w:rPr>
        <w:t xml:space="preserve">High levels of HDL cholesterol are good and will not contribute to increasing CHD risks </w:t>
      </w:r>
    </w:p>
    <w:p w14:paraId="4B87AAA6" w14:textId="77777777" w:rsidR="008146DF" w:rsidRPr="001B00DC" w:rsidRDefault="008146DF" w:rsidP="008146DF">
      <w:pPr>
        <w:widowControl w:val="0"/>
        <w:numPr>
          <w:ilvl w:val="0"/>
          <w:numId w:val="10"/>
        </w:numPr>
        <w:spacing w:line="213" w:lineRule="auto"/>
        <w:rPr>
          <w:rFonts w:ascii="Arial Narrow" w:hAnsi="Arial Narrow"/>
          <w:sz w:val="24"/>
        </w:rPr>
      </w:pPr>
      <w:r w:rsidRPr="001B00DC">
        <w:rPr>
          <w:rFonts w:ascii="Arial Narrow" w:hAnsi="Arial Narrow"/>
          <w:sz w:val="24"/>
        </w:rPr>
        <w:t xml:space="preserve">Low HDL levels have a high relationship with CHD risk.  </w:t>
      </w:r>
    </w:p>
    <w:p w14:paraId="2EAA83B6" w14:textId="77777777" w:rsidR="008146DF" w:rsidRPr="001B00DC" w:rsidRDefault="008146DF" w:rsidP="008146DF">
      <w:pPr>
        <w:widowControl w:val="0"/>
        <w:spacing w:line="213" w:lineRule="auto"/>
        <w:rPr>
          <w:rFonts w:ascii="Arial Narrow" w:hAnsi="Arial Narrow"/>
          <w:b/>
          <w:sz w:val="24"/>
        </w:rPr>
      </w:pPr>
    </w:p>
    <w:p w14:paraId="5E8BBC0D" w14:textId="77777777" w:rsidR="008146DF" w:rsidRPr="001B00DC" w:rsidRDefault="008146DF" w:rsidP="008146DF">
      <w:pPr>
        <w:widowControl w:val="0"/>
        <w:numPr>
          <w:ilvl w:val="12"/>
          <w:numId w:val="0"/>
        </w:numPr>
        <w:spacing w:line="213" w:lineRule="auto"/>
        <w:rPr>
          <w:rFonts w:ascii="Tahoma" w:hAnsi="Tahoma"/>
          <w:sz w:val="24"/>
        </w:rPr>
      </w:pPr>
      <w:r w:rsidRPr="001B00DC">
        <w:rPr>
          <w:rFonts w:ascii="Tahoma" w:hAnsi="Tahoma"/>
          <w:b/>
          <w:sz w:val="24"/>
        </w:rPr>
        <w:t>Low Density Lipoproteins - LDL (Bad Cholesterol)</w:t>
      </w:r>
    </w:p>
    <w:p w14:paraId="31BA1DE2" w14:textId="77777777" w:rsidR="008146DF" w:rsidRPr="001B00DC" w:rsidRDefault="008146DF" w:rsidP="008146DF">
      <w:pPr>
        <w:widowControl w:val="0"/>
        <w:numPr>
          <w:ilvl w:val="12"/>
          <w:numId w:val="0"/>
        </w:numPr>
        <w:spacing w:line="213" w:lineRule="auto"/>
        <w:rPr>
          <w:rFonts w:ascii="Arial Narrow" w:hAnsi="Arial Narrow"/>
          <w:sz w:val="24"/>
        </w:rPr>
      </w:pPr>
    </w:p>
    <w:p w14:paraId="4C1934CD" w14:textId="77777777" w:rsidR="008146DF" w:rsidRPr="001B00DC" w:rsidRDefault="008146DF" w:rsidP="008146DF">
      <w:pPr>
        <w:widowControl w:val="0"/>
        <w:numPr>
          <w:ilvl w:val="0"/>
          <w:numId w:val="10"/>
        </w:numPr>
        <w:spacing w:line="213" w:lineRule="auto"/>
        <w:rPr>
          <w:rFonts w:ascii="Arial Narrow" w:hAnsi="Arial Narrow"/>
          <w:sz w:val="24"/>
        </w:rPr>
      </w:pPr>
      <w:r w:rsidRPr="001B00DC">
        <w:rPr>
          <w:rFonts w:ascii="Arial Narrow" w:hAnsi="Arial Narrow"/>
          <w:sz w:val="24"/>
        </w:rPr>
        <w:t xml:space="preserve">LDL's carry more cholesterol than do HDL's and LDL’s deposit the cholesterol on the walls of the arteries. </w:t>
      </w:r>
    </w:p>
    <w:p w14:paraId="7E0B842C" w14:textId="77777777" w:rsidR="008146DF" w:rsidRPr="001B00DC" w:rsidRDefault="008146DF" w:rsidP="008146DF">
      <w:pPr>
        <w:widowControl w:val="0"/>
        <w:numPr>
          <w:ilvl w:val="0"/>
          <w:numId w:val="10"/>
        </w:numPr>
        <w:spacing w:line="213" w:lineRule="auto"/>
        <w:rPr>
          <w:rFonts w:ascii="Arial Narrow" w:hAnsi="Arial Narrow"/>
          <w:sz w:val="24"/>
        </w:rPr>
      </w:pPr>
      <w:r w:rsidRPr="001B00DC">
        <w:rPr>
          <w:rFonts w:ascii="Arial Narrow" w:hAnsi="Arial Narrow"/>
          <w:sz w:val="24"/>
        </w:rPr>
        <w:t xml:space="preserve">A high level of LDL's in the body increases the risks of CHD and heart attacks. </w:t>
      </w:r>
    </w:p>
    <w:p w14:paraId="1ADA74D0" w14:textId="77777777" w:rsidR="008146DF" w:rsidRPr="001B00DC" w:rsidRDefault="008146DF" w:rsidP="008146DF">
      <w:pPr>
        <w:widowControl w:val="0"/>
        <w:spacing w:line="213" w:lineRule="auto"/>
        <w:ind w:left="360"/>
        <w:rPr>
          <w:rFonts w:ascii="Arial Narrow" w:hAnsi="Arial Narrow"/>
          <w:sz w:val="24"/>
        </w:rPr>
      </w:pPr>
    </w:p>
    <w:p w14:paraId="49C00789" w14:textId="77777777" w:rsidR="008146DF" w:rsidRPr="001B00DC" w:rsidRDefault="008146DF" w:rsidP="008146DF">
      <w:pPr>
        <w:pStyle w:val="Heading2"/>
        <w:numPr>
          <w:ilvl w:val="12"/>
          <w:numId w:val="0"/>
        </w:numPr>
        <w:rPr>
          <w:rFonts w:ascii="Tahoma" w:hAnsi="Tahoma"/>
        </w:rPr>
      </w:pPr>
      <w:r w:rsidRPr="001B00DC">
        <w:rPr>
          <w:rFonts w:ascii="Tahoma" w:hAnsi="Tahoma"/>
        </w:rPr>
        <w:t>How to increase HDL and lower LDL levels</w:t>
      </w:r>
    </w:p>
    <w:p w14:paraId="66EDE08B" w14:textId="77777777" w:rsidR="008146DF" w:rsidRPr="001B00DC" w:rsidRDefault="008146DF" w:rsidP="008146DF">
      <w:pPr>
        <w:widowControl w:val="0"/>
        <w:numPr>
          <w:ilvl w:val="12"/>
          <w:numId w:val="0"/>
        </w:numPr>
        <w:spacing w:line="213" w:lineRule="auto"/>
        <w:ind w:hanging="360"/>
        <w:rPr>
          <w:rFonts w:ascii="Arial Narrow" w:hAnsi="Arial Narrow"/>
          <w:sz w:val="24"/>
        </w:rPr>
      </w:pPr>
    </w:p>
    <w:p w14:paraId="4ECC232A" w14:textId="77777777" w:rsidR="008146DF" w:rsidRPr="001B00DC" w:rsidRDefault="008146DF" w:rsidP="008146DF">
      <w:pPr>
        <w:widowControl w:val="0"/>
        <w:numPr>
          <w:ilvl w:val="0"/>
          <w:numId w:val="10"/>
        </w:numPr>
        <w:spacing w:line="213" w:lineRule="auto"/>
        <w:rPr>
          <w:rFonts w:ascii="Arial Narrow" w:hAnsi="Arial Narrow"/>
          <w:sz w:val="24"/>
        </w:rPr>
      </w:pPr>
      <w:r w:rsidRPr="001B00DC">
        <w:rPr>
          <w:rFonts w:ascii="Arial Narrow" w:hAnsi="Arial Narrow"/>
          <w:sz w:val="24"/>
        </w:rPr>
        <w:t>Exercise – cardiovascular, weight training, and sports will increase HDL production.</w:t>
      </w:r>
    </w:p>
    <w:p w14:paraId="086DE6F7" w14:textId="77777777" w:rsidR="008146DF" w:rsidRPr="001B00DC" w:rsidRDefault="008146DF" w:rsidP="008146DF">
      <w:pPr>
        <w:widowControl w:val="0"/>
        <w:numPr>
          <w:ilvl w:val="0"/>
          <w:numId w:val="10"/>
        </w:numPr>
        <w:spacing w:line="213" w:lineRule="auto"/>
        <w:rPr>
          <w:rFonts w:ascii="Arial Narrow" w:hAnsi="Arial Narrow"/>
          <w:sz w:val="24"/>
        </w:rPr>
      </w:pPr>
      <w:r w:rsidRPr="001B00DC">
        <w:rPr>
          <w:rFonts w:ascii="Arial Narrow" w:hAnsi="Arial Narrow"/>
          <w:sz w:val="24"/>
        </w:rPr>
        <w:t xml:space="preserve">Decreasing intakes of saturated fat, trans fat and total fat will help to decrease LDL production. </w:t>
      </w:r>
    </w:p>
    <w:p w14:paraId="7B424A00" w14:textId="77777777" w:rsidR="008146DF" w:rsidRPr="001B00DC" w:rsidRDefault="008146DF" w:rsidP="008146DF">
      <w:pPr>
        <w:widowControl w:val="0"/>
        <w:numPr>
          <w:ilvl w:val="0"/>
          <w:numId w:val="10"/>
        </w:numPr>
        <w:spacing w:line="213" w:lineRule="auto"/>
        <w:rPr>
          <w:rFonts w:ascii="Arial Narrow" w:hAnsi="Arial Narrow"/>
          <w:sz w:val="24"/>
        </w:rPr>
      </w:pPr>
      <w:r w:rsidRPr="001B00DC">
        <w:rPr>
          <w:rFonts w:ascii="Arial Narrow" w:hAnsi="Arial Narrow"/>
          <w:sz w:val="24"/>
        </w:rPr>
        <w:t xml:space="preserve">Of the fat consumed, choosing polyunsaturated fats (Omega 3 oils, olive oil...) will help decrease LDL production. </w:t>
      </w:r>
    </w:p>
    <w:p w14:paraId="391DCBA6" w14:textId="77777777" w:rsidR="008146DF" w:rsidRPr="001B00DC" w:rsidRDefault="008146DF" w:rsidP="008146DF">
      <w:pPr>
        <w:widowControl w:val="0"/>
        <w:numPr>
          <w:ilvl w:val="0"/>
          <w:numId w:val="10"/>
        </w:numPr>
        <w:spacing w:line="213" w:lineRule="auto"/>
        <w:rPr>
          <w:rFonts w:ascii="Arial Narrow" w:hAnsi="Arial Narrow"/>
          <w:sz w:val="24"/>
        </w:rPr>
      </w:pPr>
      <w:r w:rsidRPr="001B00DC">
        <w:rPr>
          <w:rFonts w:ascii="Arial Narrow" w:hAnsi="Arial Narrow"/>
          <w:sz w:val="24"/>
        </w:rPr>
        <w:t xml:space="preserve">Increasing fibre intake (whole grains, bran, oats, fruits and vegetables...) will help decrease LDL production. </w:t>
      </w:r>
    </w:p>
    <w:p w14:paraId="471A7DA4" w14:textId="77777777" w:rsidR="008146DF" w:rsidRPr="001B00DC" w:rsidRDefault="008146DF" w:rsidP="008146DF">
      <w:pPr>
        <w:widowControl w:val="0"/>
        <w:numPr>
          <w:ilvl w:val="0"/>
          <w:numId w:val="10"/>
        </w:numPr>
        <w:spacing w:line="213" w:lineRule="auto"/>
        <w:rPr>
          <w:rFonts w:ascii="Arial Narrow" w:hAnsi="Arial Narrow"/>
          <w:sz w:val="24"/>
        </w:rPr>
      </w:pPr>
      <w:r w:rsidRPr="001B00DC">
        <w:rPr>
          <w:rFonts w:ascii="Arial Narrow" w:hAnsi="Arial Narrow"/>
          <w:sz w:val="24"/>
        </w:rPr>
        <w:t xml:space="preserve">Quitting smoking will help to prevent a reduction in HDL and decrease LDL production. </w:t>
      </w:r>
    </w:p>
    <w:p w14:paraId="5E52CA5A" w14:textId="77777777" w:rsidR="008146DF" w:rsidRPr="001B00DC" w:rsidRDefault="008146DF" w:rsidP="008146DF">
      <w:pPr>
        <w:widowControl w:val="0"/>
        <w:numPr>
          <w:ilvl w:val="0"/>
          <w:numId w:val="10"/>
        </w:numPr>
        <w:spacing w:line="213" w:lineRule="auto"/>
        <w:rPr>
          <w:rFonts w:ascii="Arial Narrow" w:hAnsi="Arial Narrow"/>
          <w:sz w:val="24"/>
        </w:rPr>
      </w:pPr>
      <w:r w:rsidRPr="001B00DC">
        <w:rPr>
          <w:rFonts w:ascii="Arial Narrow" w:hAnsi="Arial Narrow"/>
          <w:sz w:val="24"/>
        </w:rPr>
        <w:t xml:space="preserve">Decreasing simple sugar intake – sodas, candy, juice, pastries… – will help decrease LDL production. </w:t>
      </w:r>
    </w:p>
    <w:p w14:paraId="2929CD5E" w14:textId="77777777" w:rsidR="008146DF" w:rsidRPr="001B00DC" w:rsidRDefault="008146DF" w:rsidP="008146DF">
      <w:pPr>
        <w:widowControl w:val="0"/>
        <w:numPr>
          <w:ilvl w:val="0"/>
          <w:numId w:val="10"/>
        </w:numPr>
        <w:spacing w:line="213" w:lineRule="auto"/>
        <w:rPr>
          <w:rFonts w:ascii="Arial Narrow" w:hAnsi="Arial Narrow"/>
          <w:sz w:val="24"/>
        </w:rPr>
      </w:pPr>
      <w:r w:rsidRPr="001B00DC">
        <w:rPr>
          <w:rFonts w:ascii="Arial Narrow" w:hAnsi="Arial Narrow"/>
          <w:sz w:val="24"/>
        </w:rPr>
        <w:t>Maintaining a healthy body weight will help to prevent a reduction in HDL and decrease LDL production.</w:t>
      </w:r>
    </w:p>
    <w:p w14:paraId="43B84D7D" w14:textId="77777777" w:rsidR="008146DF" w:rsidRPr="001B00DC" w:rsidRDefault="008146DF" w:rsidP="008146DF">
      <w:pPr>
        <w:widowControl w:val="0"/>
        <w:numPr>
          <w:ilvl w:val="0"/>
          <w:numId w:val="10"/>
        </w:numPr>
        <w:spacing w:line="213" w:lineRule="auto"/>
        <w:rPr>
          <w:rFonts w:ascii="Arial Narrow" w:hAnsi="Arial Narrow"/>
          <w:sz w:val="24"/>
        </w:rPr>
      </w:pPr>
      <w:r w:rsidRPr="001B00DC">
        <w:rPr>
          <w:rFonts w:ascii="Arial Narrow" w:hAnsi="Arial Narrow"/>
          <w:sz w:val="24"/>
        </w:rPr>
        <w:t>Stress Management will help to prevent a reduction in HDL and decrease LDL production.</w:t>
      </w:r>
    </w:p>
    <w:p w14:paraId="1081930C" w14:textId="77777777" w:rsidR="008146DF" w:rsidRPr="001B00DC" w:rsidRDefault="008146DF" w:rsidP="008146DF">
      <w:pPr>
        <w:widowControl w:val="0"/>
        <w:numPr>
          <w:ilvl w:val="0"/>
          <w:numId w:val="10"/>
        </w:numPr>
        <w:spacing w:line="213" w:lineRule="auto"/>
        <w:rPr>
          <w:rFonts w:ascii="Arial Narrow" w:hAnsi="Arial Narrow"/>
          <w:sz w:val="24"/>
        </w:rPr>
      </w:pPr>
      <w:r w:rsidRPr="001B00DC">
        <w:rPr>
          <w:rFonts w:ascii="Arial Narrow" w:hAnsi="Arial Narrow"/>
          <w:sz w:val="24"/>
        </w:rPr>
        <w:t>Avoid excessive consumption of alcohol and caffeine.</w:t>
      </w:r>
    </w:p>
    <w:p w14:paraId="55F2F6A5" w14:textId="77777777" w:rsidR="008146DF" w:rsidRDefault="008146DF" w:rsidP="008146DF">
      <w:pPr>
        <w:widowControl w:val="0"/>
        <w:spacing w:line="215" w:lineRule="auto"/>
        <w:rPr>
          <w:rFonts w:ascii="Arial Narrow" w:hAnsi="Arial Narrow"/>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8"/>
        <w:gridCol w:w="5228"/>
      </w:tblGrid>
      <w:tr w:rsidR="008146DF" w:rsidRPr="00C505BC" w14:paraId="71AB0FD3" w14:textId="77777777" w:rsidTr="00E31452">
        <w:tc>
          <w:tcPr>
            <w:tcW w:w="10456" w:type="dxa"/>
            <w:gridSpan w:val="2"/>
          </w:tcPr>
          <w:p w14:paraId="64ECF620" w14:textId="77777777" w:rsidR="008146DF" w:rsidRPr="00C505BC" w:rsidRDefault="008146DF" w:rsidP="00E31452">
            <w:pPr>
              <w:widowControl w:val="0"/>
              <w:spacing w:line="215" w:lineRule="auto"/>
              <w:jc w:val="center"/>
              <w:rPr>
                <w:rFonts w:ascii="Tahoma" w:hAnsi="Tahoma" w:cs="Tahoma"/>
                <w:sz w:val="24"/>
                <w:szCs w:val="24"/>
              </w:rPr>
            </w:pPr>
            <w:r>
              <w:rPr>
                <w:rFonts w:ascii="Tahoma" w:hAnsi="Tahoma" w:cs="Tahoma"/>
                <w:b/>
                <w:sz w:val="24"/>
                <w:szCs w:val="24"/>
                <w:lang w:val="en" w:eastAsia="en-US"/>
              </w:rPr>
              <w:t xml:space="preserve">Healthy Cholesterol Level Readings (blood test results) </w:t>
            </w:r>
          </w:p>
        </w:tc>
      </w:tr>
      <w:tr w:rsidR="008146DF" w:rsidRPr="00C505BC" w14:paraId="6E50FDF0" w14:textId="77777777" w:rsidTr="00E31452">
        <w:trPr>
          <w:trHeight w:val="379"/>
        </w:trPr>
        <w:tc>
          <w:tcPr>
            <w:tcW w:w="5228" w:type="dxa"/>
          </w:tcPr>
          <w:p w14:paraId="4A8B0890" w14:textId="77777777" w:rsidR="008146DF" w:rsidRPr="00C505BC" w:rsidRDefault="008146DF" w:rsidP="00E31452">
            <w:pPr>
              <w:pStyle w:val="Heading2"/>
              <w:rPr>
                <w:rFonts w:ascii="Arial" w:hAnsi="Arial" w:cs="Arial"/>
                <w:lang w:val="en" w:eastAsia="en-US"/>
              </w:rPr>
            </w:pPr>
            <w:r w:rsidRPr="00C505BC">
              <w:rPr>
                <w:rFonts w:ascii="Arial" w:hAnsi="Arial" w:cs="Arial"/>
                <w:lang w:val="en" w:eastAsia="en-US"/>
              </w:rPr>
              <w:t>Triglycerides less than 150 mg/dl.</w:t>
            </w:r>
          </w:p>
          <w:p w14:paraId="52D46057" w14:textId="77777777" w:rsidR="008146DF" w:rsidRPr="00C505BC" w:rsidRDefault="008146DF" w:rsidP="00E31452">
            <w:pPr>
              <w:pStyle w:val="Heading2"/>
              <w:rPr>
                <w:rFonts w:ascii="Arial" w:hAnsi="Arial" w:cs="Arial"/>
                <w:lang w:val="en" w:eastAsia="en-US"/>
              </w:rPr>
            </w:pPr>
          </w:p>
        </w:tc>
        <w:tc>
          <w:tcPr>
            <w:tcW w:w="5228" w:type="dxa"/>
          </w:tcPr>
          <w:p w14:paraId="3880D641" w14:textId="77777777" w:rsidR="008146DF" w:rsidRPr="00C505BC" w:rsidRDefault="008146DF" w:rsidP="00E31452">
            <w:pPr>
              <w:pStyle w:val="Heading2"/>
              <w:rPr>
                <w:rFonts w:ascii="Arial" w:hAnsi="Arial" w:cs="Arial"/>
                <w:lang w:val="en" w:eastAsia="en-US"/>
              </w:rPr>
            </w:pPr>
            <w:r w:rsidRPr="00C505BC">
              <w:rPr>
                <w:rFonts w:ascii="Arial" w:hAnsi="Arial" w:cs="Arial"/>
                <w:lang w:val="en" w:eastAsia="en-US"/>
              </w:rPr>
              <w:t>HDL "good" cholesterol over 40 mg/dl.</w:t>
            </w:r>
          </w:p>
          <w:p w14:paraId="41A83DA0" w14:textId="77777777" w:rsidR="008146DF" w:rsidRPr="00C505BC" w:rsidRDefault="008146DF" w:rsidP="00E31452">
            <w:pPr>
              <w:widowControl w:val="0"/>
              <w:spacing w:line="215" w:lineRule="auto"/>
              <w:rPr>
                <w:rFonts w:ascii="Arial Narrow" w:hAnsi="Arial Narrow"/>
                <w:sz w:val="24"/>
                <w:szCs w:val="24"/>
              </w:rPr>
            </w:pPr>
          </w:p>
        </w:tc>
      </w:tr>
      <w:tr w:rsidR="008146DF" w:rsidRPr="00C505BC" w14:paraId="01DB16EF" w14:textId="77777777" w:rsidTr="00E31452">
        <w:trPr>
          <w:trHeight w:val="378"/>
        </w:trPr>
        <w:tc>
          <w:tcPr>
            <w:tcW w:w="5228" w:type="dxa"/>
          </w:tcPr>
          <w:p w14:paraId="342ABFB9" w14:textId="77777777" w:rsidR="008146DF" w:rsidRPr="00C505BC" w:rsidRDefault="008146DF" w:rsidP="00E31452">
            <w:pPr>
              <w:pStyle w:val="Heading2"/>
              <w:rPr>
                <w:rFonts w:ascii="Arial" w:hAnsi="Arial" w:cs="Arial"/>
                <w:lang w:val="en" w:eastAsia="en-US"/>
              </w:rPr>
            </w:pPr>
            <w:r w:rsidRPr="00C505BC">
              <w:rPr>
                <w:rFonts w:ascii="Arial" w:hAnsi="Arial" w:cs="Arial"/>
                <w:lang w:val="en" w:eastAsia="en-US"/>
              </w:rPr>
              <w:t>Total cholesterol less than 200 mg/dl.</w:t>
            </w:r>
          </w:p>
        </w:tc>
        <w:tc>
          <w:tcPr>
            <w:tcW w:w="5228" w:type="dxa"/>
          </w:tcPr>
          <w:p w14:paraId="6709E675" w14:textId="77777777" w:rsidR="008146DF" w:rsidRPr="00C505BC" w:rsidRDefault="008146DF" w:rsidP="00E31452">
            <w:pPr>
              <w:pStyle w:val="Heading2"/>
              <w:rPr>
                <w:rFonts w:ascii="Arial" w:hAnsi="Arial" w:cs="Arial"/>
                <w:lang w:val="en" w:eastAsia="en-US"/>
              </w:rPr>
            </w:pPr>
            <w:r w:rsidRPr="00C505BC">
              <w:rPr>
                <w:rFonts w:ascii="Arial" w:hAnsi="Arial" w:cs="Arial"/>
                <w:szCs w:val="24"/>
                <w:lang w:val="en" w:eastAsia="en-US"/>
              </w:rPr>
              <w:t>LDL "bad" cholesterol less than 100 mg/dl</w:t>
            </w:r>
          </w:p>
        </w:tc>
      </w:tr>
    </w:tbl>
    <w:p w14:paraId="4D0B8F0A" w14:textId="77777777" w:rsidR="008146DF" w:rsidRDefault="008146DF" w:rsidP="008146DF">
      <w:pPr>
        <w:widowControl w:val="0"/>
        <w:spacing w:line="215" w:lineRule="auto"/>
        <w:rPr>
          <w:rFonts w:ascii="Arial Narrow" w:hAnsi="Arial Narrow"/>
          <w:sz w:val="24"/>
        </w:rPr>
      </w:pPr>
    </w:p>
    <w:p w14:paraId="4F7B3FA9" w14:textId="77777777" w:rsidR="008146DF" w:rsidRDefault="008146DF" w:rsidP="008146DF">
      <w:pPr>
        <w:widowControl w:val="0"/>
        <w:numPr>
          <w:ilvl w:val="12"/>
          <w:numId w:val="0"/>
        </w:numPr>
        <w:tabs>
          <w:tab w:val="left" w:pos="-1440"/>
        </w:tabs>
        <w:spacing w:line="215" w:lineRule="auto"/>
        <w:rPr>
          <w:rFonts w:ascii="Tahoma" w:hAnsi="Tahoma"/>
          <w:b/>
          <w:sz w:val="24"/>
        </w:rPr>
      </w:pPr>
      <w:r>
        <w:rPr>
          <w:rFonts w:ascii="Tahoma" w:hAnsi="Tahoma"/>
          <w:b/>
          <w:sz w:val="24"/>
        </w:rPr>
        <w:t>3. HIGH BLOOD PRESSURE / HYPERTENSION</w:t>
      </w:r>
    </w:p>
    <w:p w14:paraId="46461CBF" w14:textId="77777777" w:rsidR="008146DF" w:rsidRDefault="008146DF" w:rsidP="008146DF">
      <w:pPr>
        <w:widowControl w:val="0"/>
        <w:numPr>
          <w:ilvl w:val="12"/>
          <w:numId w:val="0"/>
        </w:numPr>
        <w:spacing w:line="215" w:lineRule="auto"/>
        <w:rPr>
          <w:rFonts w:ascii="Arial Narrow" w:hAnsi="Arial Narrow"/>
          <w:sz w:val="24"/>
        </w:rPr>
      </w:pPr>
    </w:p>
    <w:p w14:paraId="0AC9A9E0" w14:textId="77777777" w:rsidR="008146DF" w:rsidRDefault="008146DF" w:rsidP="008146DF">
      <w:pPr>
        <w:widowControl w:val="0"/>
        <w:numPr>
          <w:ilvl w:val="12"/>
          <w:numId w:val="0"/>
        </w:numPr>
        <w:spacing w:line="215" w:lineRule="auto"/>
        <w:rPr>
          <w:rFonts w:ascii="Arial Narrow" w:hAnsi="Arial Narrow"/>
          <w:sz w:val="24"/>
        </w:rPr>
      </w:pPr>
      <w:r>
        <w:rPr>
          <w:rFonts w:ascii="Arial Narrow" w:hAnsi="Arial Narrow"/>
          <w:sz w:val="24"/>
        </w:rPr>
        <w:t xml:space="preserve">High Blood Pressure is often referred to as the </w:t>
      </w:r>
      <w:r>
        <w:rPr>
          <w:rFonts w:ascii="Arial Narrow" w:hAnsi="Arial Narrow"/>
          <w:b/>
          <w:sz w:val="24"/>
        </w:rPr>
        <w:t>silent killer</w:t>
      </w:r>
      <w:r>
        <w:rPr>
          <w:rFonts w:ascii="Arial Narrow" w:hAnsi="Arial Narrow"/>
          <w:sz w:val="24"/>
        </w:rPr>
        <w:t xml:space="preserve"> because there are no signs and symptoms of the disease. Blood pressure refers to the amount of pressure on the arteries while the heart is contracting. Blood pressure readings are represented as systolic/diastolic pressure. </w:t>
      </w:r>
      <w:r>
        <w:rPr>
          <w:rFonts w:ascii="Arial Narrow" w:hAnsi="Arial Narrow"/>
          <w:b/>
          <w:sz w:val="24"/>
        </w:rPr>
        <w:t xml:space="preserve">Systolic </w:t>
      </w:r>
      <w:r>
        <w:rPr>
          <w:rFonts w:ascii="Arial Narrow" w:hAnsi="Arial Narrow"/>
          <w:sz w:val="24"/>
        </w:rPr>
        <w:t xml:space="preserve">pressure refers to the force exerted on the walls of the arteries by the blood when the heart contracts. </w:t>
      </w:r>
      <w:r>
        <w:rPr>
          <w:rFonts w:ascii="Arial Narrow" w:hAnsi="Arial Narrow"/>
          <w:b/>
          <w:sz w:val="24"/>
        </w:rPr>
        <w:t>Diastolic</w:t>
      </w:r>
      <w:r>
        <w:rPr>
          <w:rFonts w:ascii="Arial Narrow" w:hAnsi="Arial Narrow"/>
          <w:sz w:val="24"/>
        </w:rPr>
        <w:t xml:space="preserve"> pressure refers to the force exerted on the walls of the arteries by the blood between contractions, when the heart relaxes, dilates and fills with blood. </w:t>
      </w:r>
    </w:p>
    <w:p w14:paraId="7586ABB9" w14:textId="77777777" w:rsidR="008146DF" w:rsidRDefault="008146DF" w:rsidP="008146DF">
      <w:pPr>
        <w:widowControl w:val="0"/>
        <w:numPr>
          <w:ilvl w:val="12"/>
          <w:numId w:val="0"/>
        </w:numPr>
        <w:spacing w:line="215" w:lineRule="auto"/>
        <w:rPr>
          <w:rFonts w:ascii="Arial Narrow" w:hAnsi="Arial Narrow"/>
          <w:sz w:val="24"/>
        </w:rPr>
      </w:pPr>
    </w:p>
    <w:tbl>
      <w:tblPr>
        <w:tblW w:w="10427"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00" w:firstRow="0" w:lastRow="0" w:firstColumn="0" w:lastColumn="0" w:noHBand="0" w:noVBand="0"/>
      </w:tblPr>
      <w:tblGrid>
        <w:gridCol w:w="81"/>
        <w:gridCol w:w="4609"/>
        <w:gridCol w:w="523"/>
        <w:gridCol w:w="5189"/>
        <w:gridCol w:w="25"/>
      </w:tblGrid>
      <w:tr w:rsidR="008146DF" w14:paraId="713824B0" w14:textId="77777777" w:rsidTr="003471C8">
        <w:trPr>
          <w:trHeight w:val="576"/>
        </w:trPr>
        <w:tc>
          <w:tcPr>
            <w:tcW w:w="4690" w:type="dxa"/>
            <w:gridSpan w:val="2"/>
            <w:shd w:val="solid" w:color="auto" w:fill="auto"/>
          </w:tcPr>
          <w:p w14:paraId="4A76BEA2" w14:textId="77777777" w:rsidR="008146DF" w:rsidRDefault="008146DF" w:rsidP="00E31452">
            <w:pPr>
              <w:widowControl w:val="0"/>
              <w:numPr>
                <w:ilvl w:val="12"/>
                <w:numId w:val="0"/>
              </w:numPr>
              <w:spacing w:line="215" w:lineRule="auto"/>
              <w:jc w:val="center"/>
              <w:rPr>
                <w:rFonts w:ascii="Arial" w:hAnsi="Arial"/>
                <w:b/>
                <w:sz w:val="12"/>
              </w:rPr>
            </w:pPr>
          </w:p>
          <w:p w14:paraId="487C3261" w14:textId="77777777" w:rsidR="008146DF" w:rsidRDefault="008146DF" w:rsidP="00E31452">
            <w:pPr>
              <w:widowControl w:val="0"/>
              <w:numPr>
                <w:ilvl w:val="12"/>
                <w:numId w:val="0"/>
              </w:numPr>
              <w:spacing w:line="215" w:lineRule="auto"/>
              <w:jc w:val="center"/>
              <w:rPr>
                <w:rFonts w:ascii="Arial" w:hAnsi="Arial"/>
                <w:b/>
                <w:sz w:val="24"/>
              </w:rPr>
            </w:pPr>
            <w:r>
              <w:rPr>
                <w:rFonts w:ascii="Arial" w:hAnsi="Arial"/>
                <w:b/>
                <w:sz w:val="32"/>
              </w:rPr>
              <w:t>S</w:t>
            </w:r>
            <w:r>
              <w:rPr>
                <w:rFonts w:ascii="Arial" w:hAnsi="Arial"/>
                <w:b/>
                <w:sz w:val="24"/>
              </w:rPr>
              <w:t>YSTOLIC READINGS</w:t>
            </w:r>
          </w:p>
        </w:tc>
        <w:tc>
          <w:tcPr>
            <w:tcW w:w="5737" w:type="dxa"/>
            <w:gridSpan w:val="3"/>
            <w:shd w:val="solid" w:color="auto" w:fill="auto"/>
          </w:tcPr>
          <w:p w14:paraId="5FA591CC" w14:textId="77777777" w:rsidR="008146DF" w:rsidRDefault="008146DF" w:rsidP="00E31452">
            <w:pPr>
              <w:widowControl w:val="0"/>
              <w:numPr>
                <w:ilvl w:val="12"/>
                <w:numId w:val="0"/>
              </w:numPr>
              <w:spacing w:after="58" w:line="215" w:lineRule="auto"/>
              <w:jc w:val="center"/>
              <w:rPr>
                <w:rFonts w:ascii="Arial Narrow" w:hAnsi="Arial Narrow"/>
                <w:b/>
                <w:sz w:val="12"/>
              </w:rPr>
            </w:pPr>
          </w:p>
          <w:p w14:paraId="6DD721CA" w14:textId="77777777" w:rsidR="008146DF" w:rsidRDefault="008146DF" w:rsidP="00E31452">
            <w:pPr>
              <w:widowControl w:val="0"/>
              <w:numPr>
                <w:ilvl w:val="12"/>
                <w:numId w:val="0"/>
              </w:numPr>
              <w:spacing w:after="58" w:line="215" w:lineRule="auto"/>
              <w:jc w:val="center"/>
              <w:rPr>
                <w:rFonts w:ascii="Arial Narrow" w:hAnsi="Arial Narrow"/>
                <w:b/>
                <w:sz w:val="24"/>
              </w:rPr>
            </w:pPr>
            <w:r>
              <w:rPr>
                <w:rFonts w:ascii="Arial" w:hAnsi="Arial"/>
                <w:b/>
                <w:sz w:val="32"/>
              </w:rPr>
              <w:t>D</w:t>
            </w:r>
            <w:r>
              <w:rPr>
                <w:rFonts w:ascii="Arial" w:hAnsi="Arial"/>
                <w:b/>
                <w:sz w:val="24"/>
              </w:rPr>
              <w:t>IASTOLIC READINGS</w:t>
            </w:r>
          </w:p>
        </w:tc>
      </w:tr>
      <w:tr w:rsidR="008146DF" w14:paraId="74A1E24B" w14:textId="77777777" w:rsidTr="003471C8">
        <w:trPr>
          <w:trHeight w:val="1207"/>
        </w:trPr>
        <w:tc>
          <w:tcPr>
            <w:tcW w:w="5213" w:type="dxa"/>
            <w:gridSpan w:val="3"/>
          </w:tcPr>
          <w:p w14:paraId="11E459C5" w14:textId="77777777" w:rsidR="008146DF" w:rsidRDefault="008146DF" w:rsidP="00E31452">
            <w:pPr>
              <w:widowControl w:val="0"/>
              <w:numPr>
                <w:ilvl w:val="12"/>
                <w:numId w:val="0"/>
              </w:numPr>
              <w:tabs>
                <w:tab w:val="left" w:pos="-1440"/>
              </w:tabs>
              <w:spacing w:line="215" w:lineRule="auto"/>
              <w:rPr>
                <w:rFonts w:ascii="Arial Narrow" w:hAnsi="Arial Narrow"/>
                <w:sz w:val="12"/>
              </w:rPr>
            </w:pPr>
          </w:p>
          <w:p w14:paraId="0054885A" w14:textId="77777777" w:rsidR="008146DF" w:rsidRDefault="008146DF" w:rsidP="00E31452">
            <w:pPr>
              <w:widowControl w:val="0"/>
              <w:numPr>
                <w:ilvl w:val="0"/>
                <w:numId w:val="10"/>
              </w:numPr>
              <w:tabs>
                <w:tab w:val="left" w:pos="-1440"/>
              </w:tabs>
              <w:spacing w:line="215" w:lineRule="auto"/>
              <w:rPr>
                <w:rFonts w:ascii="Arial Narrow" w:hAnsi="Arial Narrow"/>
                <w:sz w:val="24"/>
              </w:rPr>
            </w:pPr>
            <w:r>
              <w:rPr>
                <w:rFonts w:ascii="Arial Narrow" w:hAnsi="Arial Narrow"/>
                <w:sz w:val="24"/>
              </w:rPr>
              <w:t>120 - 140 mmHg - Normal</w:t>
            </w:r>
          </w:p>
          <w:p w14:paraId="45FF977F" w14:textId="77777777" w:rsidR="008146DF" w:rsidRDefault="008146DF" w:rsidP="00E31452">
            <w:pPr>
              <w:widowControl w:val="0"/>
              <w:numPr>
                <w:ilvl w:val="0"/>
                <w:numId w:val="10"/>
              </w:numPr>
              <w:tabs>
                <w:tab w:val="left" w:pos="-1440"/>
              </w:tabs>
              <w:spacing w:line="215" w:lineRule="auto"/>
              <w:rPr>
                <w:rFonts w:ascii="Arial Narrow" w:hAnsi="Arial Narrow"/>
                <w:sz w:val="24"/>
              </w:rPr>
            </w:pPr>
            <w:r>
              <w:rPr>
                <w:rFonts w:ascii="Arial Narrow" w:hAnsi="Arial Narrow"/>
                <w:sz w:val="24"/>
              </w:rPr>
              <w:t>140 - 150 mmHg - Borderline</w:t>
            </w:r>
          </w:p>
          <w:p w14:paraId="7963C2D2" w14:textId="77777777" w:rsidR="008146DF" w:rsidRDefault="008146DF" w:rsidP="00E31452">
            <w:pPr>
              <w:widowControl w:val="0"/>
              <w:numPr>
                <w:ilvl w:val="0"/>
                <w:numId w:val="10"/>
              </w:numPr>
              <w:tabs>
                <w:tab w:val="left" w:pos="-1440"/>
              </w:tabs>
              <w:spacing w:after="58" w:line="215" w:lineRule="auto"/>
              <w:rPr>
                <w:rFonts w:ascii="Arial Narrow" w:hAnsi="Arial Narrow"/>
                <w:b/>
                <w:sz w:val="24"/>
              </w:rPr>
            </w:pPr>
            <w:r>
              <w:rPr>
                <w:rFonts w:ascii="Arial Narrow" w:hAnsi="Arial Narrow"/>
                <w:sz w:val="24"/>
              </w:rPr>
              <w:t>Over 150 mmHg - High * Medical clearance necessary to begin exercise program.</w:t>
            </w:r>
          </w:p>
        </w:tc>
        <w:tc>
          <w:tcPr>
            <w:tcW w:w="5214" w:type="dxa"/>
            <w:gridSpan w:val="2"/>
          </w:tcPr>
          <w:p w14:paraId="0335D8CC" w14:textId="77777777" w:rsidR="008146DF" w:rsidRDefault="008146DF" w:rsidP="00E31452">
            <w:pPr>
              <w:widowControl w:val="0"/>
              <w:numPr>
                <w:ilvl w:val="12"/>
                <w:numId w:val="0"/>
              </w:numPr>
              <w:tabs>
                <w:tab w:val="left" w:pos="-1440"/>
              </w:tabs>
              <w:spacing w:line="215" w:lineRule="auto"/>
              <w:ind w:left="360" w:hanging="360"/>
              <w:rPr>
                <w:rFonts w:ascii="Arial Narrow" w:hAnsi="Arial Narrow"/>
                <w:sz w:val="12"/>
              </w:rPr>
            </w:pPr>
          </w:p>
          <w:p w14:paraId="43CAA9CE" w14:textId="77777777" w:rsidR="008146DF" w:rsidRDefault="008146DF" w:rsidP="00E31452">
            <w:pPr>
              <w:widowControl w:val="0"/>
              <w:numPr>
                <w:ilvl w:val="0"/>
                <w:numId w:val="10"/>
              </w:numPr>
              <w:tabs>
                <w:tab w:val="left" w:pos="-1440"/>
              </w:tabs>
              <w:spacing w:line="215" w:lineRule="auto"/>
              <w:rPr>
                <w:rFonts w:ascii="Arial Narrow" w:hAnsi="Arial Narrow"/>
                <w:sz w:val="24"/>
              </w:rPr>
            </w:pPr>
            <w:r>
              <w:rPr>
                <w:rFonts w:ascii="Arial Narrow" w:hAnsi="Arial Narrow"/>
                <w:sz w:val="24"/>
              </w:rPr>
              <w:t xml:space="preserve">80 - 90 mmHg - </w:t>
            </w:r>
            <w:smartTag w:uri="urn:schemas-microsoft-com:office:smarttags" w:element="City">
              <w:smartTag w:uri="urn:schemas-microsoft-com:office:smarttags" w:element="place">
                <w:r>
                  <w:rPr>
                    <w:rFonts w:ascii="Arial Narrow" w:hAnsi="Arial Narrow"/>
                    <w:sz w:val="24"/>
                  </w:rPr>
                  <w:t>Normal</w:t>
                </w:r>
              </w:smartTag>
            </w:smartTag>
          </w:p>
          <w:p w14:paraId="50E1174F" w14:textId="77777777" w:rsidR="008146DF" w:rsidRDefault="008146DF" w:rsidP="00E31452">
            <w:pPr>
              <w:widowControl w:val="0"/>
              <w:numPr>
                <w:ilvl w:val="0"/>
                <w:numId w:val="10"/>
              </w:numPr>
              <w:tabs>
                <w:tab w:val="left" w:pos="-1440"/>
              </w:tabs>
              <w:spacing w:line="215" w:lineRule="auto"/>
              <w:rPr>
                <w:rFonts w:ascii="Arial Narrow" w:hAnsi="Arial Narrow"/>
                <w:sz w:val="24"/>
              </w:rPr>
            </w:pPr>
            <w:r>
              <w:rPr>
                <w:rFonts w:ascii="Arial Narrow" w:hAnsi="Arial Narrow"/>
                <w:sz w:val="24"/>
              </w:rPr>
              <w:t>90 - 100 mmHg - Borderline</w:t>
            </w:r>
          </w:p>
          <w:p w14:paraId="66480983" w14:textId="77777777" w:rsidR="008146DF" w:rsidRDefault="008146DF" w:rsidP="00E31452">
            <w:pPr>
              <w:widowControl w:val="0"/>
              <w:numPr>
                <w:ilvl w:val="0"/>
                <w:numId w:val="10"/>
              </w:numPr>
              <w:spacing w:after="58" w:line="215" w:lineRule="auto"/>
              <w:rPr>
                <w:rFonts w:ascii="Arial Narrow" w:hAnsi="Arial Narrow"/>
                <w:b/>
                <w:sz w:val="24"/>
              </w:rPr>
            </w:pPr>
            <w:r>
              <w:rPr>
                <w:rFonts w:ascii="Arial Narrow" w:hAnsi="Arial Narrow"/>
                <w:sz w:val="24"/>
              </w:rPr>
              <w:t>Over 100 mmHg - High * Medical clearance necessary to begin exercise program.</w:t>
            </w:r>
          </w:p>
        </w:tc>
      </w:tr>
      <w:tr w:rsidR="008146DF" w14:paraId="11194925" w14:textId="77777777" w:rsidTr="003471C8">
        <w:trPr>
          <w:trHeight w:val="273"/>
        </w:trPr>
        <w:tc>
          <w:tcPr>
            <w:tcW w:w="10427" w:type="dxa"/>
            <w:gridSpan w:val="5"/>
          </w:tcPr>
          <w:p w14:paraId="0173532F" w14:textId="77777777" w:rsidR="008146DF" w:rsidRPr="00A02683" w:rsidRDefault="008146DF" w:rsidP="00E31452">
            <w:pPr>
              <w:widowControl w:val="0"/>
              <w:numPr>
                <w:ilvl w:val="12"/>
                <w:numId w:val="0"/>
              </w:numPr>
              <w:tabs>
                <w:tab w:val="left" w:pos="-1440"/>
              </w:tabs>
              <w:spacing w:line="215" w:lineRule="auto"/>
              <w:ind w:left="360" w:hanging="360"/>
              <w:jc w:val="center"/>
              <w:rPr>
                <w:rFonts w:ascii="Arial Narrow" w:hAnsi="Arial Narrow"/>
                <w:b/>
                <w:sz w:val="32"/>
                <w:szCs w:val="32"/>
              </w:rPr>
            </w:pPr>
            <w:r w:rsidRPr="00A02683">
              <w:rPr>
                <w:rFonts w:ascii="Arial Narrow" w:hAnsi="Arial Narrow"/>
                <w:b/>
                <w:sz w:val="32"/>
                <w:szCs w:val="32"/>
              </w:rPr>
              <w:t xml:space="preserve">Normal Blood Pressure </w:t>
            </w:r>
            <w:smartTag w:uri="urn:schemas-microsoft-com:office:smarttags" w:element="City">
              <w:smartTag w:uri="urn:schemas-microsoft-com:office:smarttags" w:element="place">
                <w:r w:rsidRPr="00A02683">
                  <w:rPr>
                    <w:rFonts w:ascii="Arial Narrow" w:hAnsi="Arial Narrow"/>
                    <w:b/>
                    <w:sz w:val="32"/>
                    <w:szCs w:val="32"/>
                  </w:rPr>
                  <w:t>Reading</w:t>
                </w:r>
              </w:smartTag>
            </w:smartTag>
            <w:r w:rsidRPr="00A02683">
              <w:rPr>
                <w:rFonts w:ascii="Arial Narrow" w:hAnsi="Arial Narrow"/>
                <w:b/>
                <w:sz w:val="32"/>
                <w:szCs w:val="32"/>
              </w:rPr>
              <w:t xml:space="preserve"> = 120/80 mmHg</w:t>
            </w:r>
          </w:p>
          <w:p w14:paraId="404ACFF9" w14:textId="77777777" w:rsidR="008146DF" w:rsidRPr="00A02683" w:rsidRDefault="008146DF" w:rsidP="00E31452">
            <w:pPr>
              <w:widowControl w:val="0"/>
              <w:numPr>
                <w:ilvl w:val="12"/>
                <w:numId w:val="0"/>
              </w:numPr>
              <w:tabs>
                <w:tab w:val="left" w:pos="-1440"/>
              </w:tabs>
              <w:spacing w:line="215" w:lineRule="auto"/>
              <w:ind w:left="360" w:hanging="360"/>
              <w:jc w:val="center"/>
              <w:rPr>
                <w:rFonts w:ascii="Arial Narrow" w:hAnsi="Arial Narrow"/>
                <w:b/>
                <w:sz w:val="32"/>
                <w:szCs w:val="32"/>
              </w:rPr>
            </w:pPr>
            <w:r w:rsidRPr="00A02683">
              <w:rPr>
                <w:rFonts w:ascii="Arial Narrow" w:hAnsi="Arial Narrow"/>
                <w:b/>
                <w:sz w:val="32"/>
                <w:szCs w:val="32"/>
              </w:rPr>
              <w:t xml:space="preserve">High Blood Pressure Reading </w:t>
            </w:r>
            <w:r>
              <w:rPr>
                <w:rFonts w:ascii="Arial Narrow" w:hAnsi="Arial Narrow"/>
                <w:b/>
                <w:sz w:val="32"/>
                <w:szCs w:val="32"/>
              </w:rPr>
              <w:t>= 140/9</w:t>
            </w:r>
            <w:r w:rsidRPr="00A02683">
              <w:rPr>
                <w:rFonts w:ascii="Arial Narrow" w:hAnsi="Arial Narrow"/>
                <w:b/>
                <w:sz w:val="32"/>
                <w:szCs w:val="32"/>
              </w:rPr>
              <w:t>0 mmHg</w:t>
            </w:r>
          </w:p>
        </w:tc>
      </w:tr>
      <w:tr w:rsidR="0028779D" w14:paraId="30D23AAD" w14:textId="77777777" w:rsidTr="003471C8">
        <w:tblPrEx>
          <w:tblBorders>
            <w:top w:val="double" w:sz="24" w:space="0" w:color="000000"/>
            <w:left w:val="double" w:sz="24" w:space="0" w:color="000000"/>
            <w:bottom w:val="double" w:sz="24" w:space="0" w:color="000000"/>
            <w:right w:val="double" w:sz="24" w:space="0" w:color="000000"/>
          </w:tblBorders>
        </w:tblPrEx>
        <w:trPr>
          <w:gridBefore w:val="1"/>
          <w:gridAfter w:val="1"/>
          <w:wBefore w:w="81" w:type="dxa"/>
          <w:wAfter w:w="25" w:type="dxa"/>
          <w:trHeight w:val="754"/>
        </w:trPr>
        <w:tc>
          <w:tcPr>
            <w:tcW w:w="10321" w:type="dxa"/>
            <w:gridSpan w:val="3"/>
            <w:shd w:val="solid" w:color="auto" w:fill="auto"/>
            <w:vAlign w:val="center"/>
          </w:tcPr>
          <w:p w14:paraId="4113C9A1" w14:textId="77777777" w:rsidR="0028779D" w:rsidRDefault="0028779D" w:rsidP="0028779D">
            <w:pPr>
              <w:widowControl w:val="0"/>
              <w:numPr>
                <w:ilvl w:val="12"/>
                <w:numId w:val="0"/>
              </w:numPr>
              <w:spacing w:line="120" w:lineRule="exact"/>
              <w:jc w:val="center"/>
              <w:rPr>
                <w:rFonts w:ascii="Tahoma" w:hAnsi="Tahoma"/>
                <w:b/>
                <w:sz w:val="24"/>
              </w:rPr>
            </w:pPr>
          </w:p>
          <w:p w14:paraId="2F2B06F9" w14:textId="7A791DC5" w:rsidR="0028779D" w:rsidRDefault="0028779D" w:rsidP="0028779D">
            <w:pPr>
              <w:widowControl w:val="0"/>
              <w:numPr>
                <w:ilvl w:val="12"/>
                <w:numId w:val="0"/>
              </w:numPr>
              <w:spacing w:after="58" w:line="215" w:lineRule="auto"/>
              <w:jc w:val="center"/>
              <w:rPr>
                <w:rFonts w:ascii="Tahoma" w:hAnsi="Tahoma"/>
                <w:b/>
                <w:sz w:val="24"/>
              </w:rPr>
            </w:pPr>
            <w:r>
              <w:rPr>
                <w:rFonts w:ascii="Tahoma" w:hAnsi="Tahoma"/>
                <w:b/>
                <w:sz w:val="24"/>
              </w:rPr>
              <w:t>All adults should have their blood pressure checked at least once a year.</w:t>
            </w:r>
          </w:p>
          <w:p w14:paraId="20B73E00" w14:textId="39F71FAC" w:rsidR="0028779D" w:rsidRDefault="0028779D" w:rsidP="0028779D">
            <w:pPr>
              <w:widowControl w:val="0"/>
              <w:numPr>
                <w:ilvl w:val="12"/>
                <w:numId w:val="0"/>
              </w:numPr>
              <w:spacing w:after="58" w:line="215" w:lineRule="auto"/>
              <w:jc w:val="center"/>
              <w:rPr>
                <w:rFonts w:ascii="Tahoma" w:hAnsi="Tahoma"/>
                <w:b/>
                <w:sz w:val="24"/>
              </w:rPr>
            </w:pPr>
            <w:r>
              <w:rPr>
                <w:rFonts w:ascii="Tahoma" w:hAnsi="Tahoma"/>
                <w:b/>
                <w:sz w:val="24"/>
              </w:rPr>
              <w:t>You will need to find out your blood pressure reading for the Fitness Appraisal.</w:t>
            </w:r>
          </w:p>
        </w:tc>
      </w:tr>
    </w:tbl>
    <w:p w14:paraId="0C21CCED" w14:textId="77777777" w:rsidR="0028779D" w:rsidRDefault="0028779D" w:rsidP="0028779D">
      <w:pPr>
        <w:widowControl w:val="0"/>
        <w:numPr>
          <w:ilvl w:val="12"/>
          <w:numId w:val="0"/>
        </w:numPr>
        <w:spacing w:line="215" w:lineRule="auto"/>
        <w:rPr>
          <w:rFonts w:ascii="Arial Narrow" w:hAnsi="Arial Narrow"/>
          <w:b/>
          <w:sz w:val="24"/>
        </w:rPr>
      </w:pPr>
    </w:p>
    <w:p w14:paraId="07BF5DEB" w14:textId="77777777" w:rsidR="0028779D" w:rsidRDefault="0028779D" w:rsidP="0028779D">
      <w:pPr>
        <w:widowControl w:val="0"/>
        <w:numPr>
          <w:ilvl w:val="12"/>
          <w:numId w:val="0"/>
        </w:numPr>
        <w:tabs>
          <w:tab w:val="left" w:pos="-1440"/>
        </w:tabs>
        <w:spacing w:line="215" w:lineRule="auto"/>
        <w:rPr>
          <w:rFonts w:ascii="Tahoma" w:hAnsi="Tahoma"/>
          <w:b/>
          <w:sz w:val="24"/>
        </w:rPr>
      </w:pPr>
    </w:p>
    <w:p w14:paraId="78099717" w14:textId="534F7AAB" w:rsidR="0028779D" w:rsidRDefault="0028779D" w:rsidP="008146DF">
      <w:pPr>
        <w:widowControl w:val="0"/>
        <w:numPr>
          <w:ilvl w:val="12"/>
          <w:numId w:val="0"/>
        </w:numPr>
        <w:spacing w:line="215" w:lineRule="auto"/>
        <w:rPr>
          <w:rFonts w:ascii="Arial Narrow" w:hAnsi="Arial Narrow"/>
          <w:b/>
          <w:sz w:val="24"/>
        </w:rPr>
      </w:pPr>
    </w:p>
    <w:p w14:paraId="360E712C" w14:textId="77777777" w:rsidR="008146DF" w:rsidRDefault="008146DF" w:rsidP="008146DF">
      <w:pPr>
        <w:widowControl w:val="0"/>
        <w:numPr>
          <w:ilvl w:val="12"/>
          <w:numId w:val="0"/>
        </w:numPr>
        <w:spacing w:line="215" w:lineRule="auto"/>
        <w:rPr>
          <w:rFonts w:ascii="Arial Narrow" w:hAnsi="Arial Narrow"/>
          <w:sz w:val="24"/>
        </w:rPr>
      </w:pPr>
      <w:r>
        <w:rPr>
          <w:rFonts w:ascii="Arial Narrow" w:hAnsi="Arial Narrow"/>
          <w:sz w:val="24"/>
        </w:rPr>
        <w:br w:type="page"/>
      </w:r>
      <w:r>
        <w:rPr>
          <w:rFonts w:ascii="Arial Narrow" w:hAnsi="Arial Narrow"/>
          <w:sz w:val="24"/>
        </w:rPr>
        <w:lastRenderedPageBreak/>
        <w:t xml:space="preserve">High Blood Pressure occurs when the force exerted against the arteries as the blood flows through is greater than it should be. Plaque build-up causes the arteries to become narrower in diameter and less elastic and as a result blood pressure increases. The higher the blood pressure, the higher the risks of heart disease and stroke. The best way to treat high blood pressure is to </w:t>
      </w:r>
      <w:r>
        <w:rPr>
          <w:rFonts w:ascii="Arial Narrow" w:hAnsi="Arial Narrow"/>
          <w:b/>
          <w:sz w:val="24"/>
        </w:rPr>
        <w:t>prevent</w:t>
      </w:r>
      <w:r>
        <w:rPr>
          <w:rFonts w:ascii="Arial Narrow" w:hAnsi="Arial Narrow"/>
          <w:sz w:val="24"/>
        </w:rPr>
        <w:t xml:space="preserve"> it. The most effective preventative treatments involve lifestyle changes. Weight loss and maintaining ideal body weight, following a well-balanced eating plan which is low in fat and salt, participating in regular aerobic exercise and controlling stress levels are all excellent methods. If blood pressure cannot be controlled or prevented by lifestyle changes, medications are often prescribed.</w:t>
      </w:r>
    </w:p>
    <w:p w14:paraId="631870CF" w14:textId="77777777" w:rsidR="008146DF" w:rsidRDefault="008146DF" w:rsidP="008146DF">
      <w:pPr>
        <w:widowControl w:val="0"/>
        <w:numPr>
          <w:ilvl w:val="12"/>
          <w:numId w:val="0"/>
        </w:numPr>
        <w:spacing w:line="215" w:lineRule="auto"/>
        <w:rPr>
          <w:rFonts w:ascii="Arial Narrow" w:hAnsi="Arial Narrow"/>
          <w:sz w:val="24"/>
        </w:rPr>
      </w:pPr>
    </w:p>
    <w:p w14:paraId="3BACAE82" w14:textId="77777777" w:rsidR="008146DF" w:rsidRDefault="008146DF" w:rsidP="008146DF">
      <w:pPr>
        <w:widowControl w:val="0"/>
        <w:numPr>
          <w:ilvl w:val="12"/>
          <w:numId w:val="0"/>
        </w:numPr>
        <w:spacing w:line="215" w:lineRule="auto"/>
        <w:rPr>
          <w:rFonts w:ascii="Tahoma" w:hAnsi="Tahoma"/>
          <w:sz w:val="24"/>
        </w:rPr>
      </w:pPr>
      <w:r>
        <w:rPr>
          <w:rFonts w:ascii="Tahoma" w:hAnsi="Tahoma"/>
          <w:b/>
          <w:sz w:val="24"/>
        </w:rPr>
        <w:t>General Guidelines for Controlling Blood Pressure</w:t>
      </w:r>
    </w:p>
    <w:p w14:paraId="6AAF8DFC" w14:textId="77777777" w:rsidR="008146DF" w:rsidRPr="0028779D" w:rsidRDefault="008146DF" w:rsidP="008146DF">
      <w:pPr>
        <w:widowControl w:val="0"/>
        <w:numPr>
          <w:ilvl w:val="12"/>
          <w:numId w:val="0"/>
        </w:numPr>
        <w:spacing w:line="215" w:lineRule="auto"/>
        <w:rPr>
          <w:rFonts w:ascii="Arial Narrow" w:hAnsi="Arial Narrow"/>
          <w:sz w:val="10"/>
        </w:rPr>
      </w:pPr>
    </w:p>
    <w:p w14:paraId="6BE6F7CD" w14:textId="77777777" w:rsidR="008146DF" w:rsidRDefault="008146DF" w:rsidP="008146DF">
      <w:pPr>
        <w:widowControl w:val="0"/>
        <w:numPr>
          <w:ilvl w:val="0"/>
          <w:numId w:val="10"/>
        </w:numPr>
        <w:tabs>
          <w:tab w:val="left" w:pos="-1440"/>
        </w:tabs>
        <w:spacing w:line="215" w:lineRule="auto"/>
        <w:rPr>
          <w:rFonts w:ascii="Arial Narrow" w:hAnsi="Arial Narrow"/>
          <w:sz w:val="24"/>
        </w:rPr>
      </w:pPr>
      <w:r>
        <w:rPr>
          <w:rFonts w:ascii="Arial Narrow" w:hAnsi="Arial Narrow"/>
          <w:sz w:val="24"/>
        </w:rPr>
        <w:t>Aerobic exercise decreases blood pressure</w:t>
      </w:r>
    </w:p>
    <w:p w14:paraId="16BD6BF6" w14:textId="77777777" w:rsidR="008146DF" w:rsidRDefault="008146DF" w:rsidP="008146DF">
      <w:pPr>
        <w:widowControl w:val="0"/>
        <w:numPr>
          <w:ilvl w:val="0"/>
          <w:numId w:val="10"/>
        </w:numPr>
        <w:tabs>
          <w:tab w:val="left" w:pos="-1440"/>
        </w:tabs>
        <w:spacing w:line="215" w:lineRule="auto"/>
        <w:rPr>
          <w:rFonts w:ascii="Arial Narrow" w:hAnsi="Arial Narrow"/>
          <w:sz w:val="24"/>
        </w:rPr>
      </w:pPr>
      <w:r>
        <w:rPr>
          <w:rFonts w:ascii="Arial Narrow" w:hAnsi="Arial Narrow"/>
          <w:sz w:val="24"/>
        </w:rPr>
        <w:t>Weight reduction and maintenance of ideal body weight</w:t>
      </w:r>
    </w:p>
    <w:p w14:paraId="7BE372D6" w14:textId="77777777" w:rsidR="008146DF" w:rsidRDefault="008146DF" w:rsidP="008146DF">
      <w:pPr>
        <w:widowControl w:val="0"/>
        <w:numPr>
          <w:ilvl w:val="0"/>
          <w:numId w:val="10"/>
        </w:numPr>
        <w:tabs>
          <w:tab w:val="left" w:pos="-1440"/>
        </w:tabs>
        <w:spacing w:line="215" w:lineRule="auto"/>
        <w:rPr>
          <w:rFonts w:ascii="Arial Narrow" w:hAnsi="Arial Narrow"/>
          <w:sz w:val="24"/>
        </w:rPr>
      </w:pPr>
      <w:r>
        <w:rPr>
          <w:rFonts w:ascii="Arial Narrow" w:hAnsi="Arial Narrow"/>
          <w:sz w:val="24"/>
        </w:rPr>
        <w:t>Lower salt intake (lowers blood volume)</w:t>
      </w:r>
    </w:p>
    <w:p w14:paraId="5FB97DF7" w14:textId="77777777" w:rsidR="008146DF" w:rsidRDefault="008146DF" w:rsidP="008146DF">
      <w:pPr>
        <w:widowControl w:val="0"/>
        <w:numPr>
          <w:ilvl w:val="0"/>
          <w:numId w:val="10"/>
        </w:numPr>
        <w:tabs>
          <w:tab w:val="left" w:pos="-1440"/>
        </w:tabs>
        <w:spacing w:line="215" w:lineRule="auto"/>
        <w:rPr>
          <w:rFonts w:ascii="Arial Narrow" w:hAnsi="Arial Narrow"/>
          <w:sz w:val="24"/>
        </w:rPr>
      </w:pPr>
      <w:r>
        <w:rPr>
          <w:rFonts w:ascii="Arial Narrow" w:hAnsi="Arial Narrow"/>
          <w:sz w:val="24"/>
        </w:rPr>
        <w:t>Increase potassium intake (decreases/regulates water retention)</w:t>
      </w:r>
    </w:p>
    <w:p w14:paraId="6A22613E" w14:textId="77777777" w:rsidR="008146DF" w:rsidRDefault="008146DF" w:rsidP="008146DF">
      <w:pPr>
        <w:widowControl w:val="0"/>
        <w:numPr>
          <w:ilvl w:val="0"/>
          <w:numId w:val="10"/>
        </w:numPr>
        <w:tabs>
          <w:tab w:val="left" w:pos="-1440"/>
        </w:tabs>
        <w:spacing w:line="215" w:lineRule="auto"/>
        <w:rPr>
          <w:rFonts w:ascii="Arial Narrow" w:hAnsi="Arial Narrow"/>
          <w:sz w:val="24"/>
        </w:rPr>
      </w:pPr>
      <w:r>
        <w:rPr>
          <w:rFonts w:ascii="Arial Narrow" w:hAnsi="Arial Narrow"/>
          <w:sz w:val="24"/>
        </w:rPr>
        <w:t>Quit smoking</w:t>
      </w:r>
    </w:p>
    <w:p w14:paraId="43F972AC" w14:textId="77777777" w:rsidR="008146DF" w:rsidRDefault="008146DF" w:rsidP="008146DF">
      <w:pPr>
        <w:widowControl w:val="0"/>
        <w:numPr>
          <w:ilvl w:val="0"/>
          <w:numId w:val="10"/>
        </w:numPr>
        <w:tabs>
          <w:tab w:val="left" w:pos="-1440"/>
        </w:tabs>
        <w:spacing w:line="215" w:lineRule="auto"/>
        <w:rPr>
          <w:rFonts w:ascii="Arial Narrow" w:hAnsi="Arial Narrow"/>
          <w:sz w:val="24"/>
        </w:rPr>
      </w:pPr>
      <w:r>
        <w:rPr>
          <w:rFonts w:ascii="Arial Narrow" w:hAnsi="Arial Narrow"/>
          <w:sz w:val="24"/>
        </w:rPr>
        <w:t>Stress reduction and control</w:t>
      </w:r>
    </w:p>
    <w:p w14:paraId="53B10095" w14:textId="77777777" w:rsidR="008146DF" w:rsidRDefault="008146DF" w:rsidP="008146DF">
      <w:pPr>
        <w:widowControl w:val="0"/>
        <w:numPr>
          <w:ilvl w:val="0"/>
          <w:numId w:val="10"/>
        </w:numPr>
        <w:tabs>
          <w:tab w:val="left" w:pos="-1440"/>
        </w:tabs>
        <w:spacing w:line="215" w:lineRule="auto"/>
        <w:rPr>
          <w:rFonts w:ascii="Arial Narrow" w:hAnsi="Arial Narrow"/>
          <w:sz w:val="24"/>
        </w:rPr>
      </w:pPr>
      <w:r>
        <w:rPr>
          <w:rFonts w:ascii="Arial Narrow" w:hAnsi="Arial Narrow"/>
          <w:sz w:val="24"/>
        </w:rPr>
        <w:t>Decrease caffeine intake</w:t>
      </w:r>
    </w:p>
    <w:p w14:paraId="487034A3" w14:textId="77777777" w:rsidR="008146DF" w:rsidRDefault="008146DF" w:rsidP="008146DF">
      <w:pPr>
        <w:widowControl w:val="0"/>
        <w:numPr>
          <w:ilvl w:val="0"/>
          <w:numId w:val="10"/>
        </w:numPr>
        <w:tabs>
          <w:tab w:val="left" w:pos="-1440"/>
        </w:tabs>
        <w:spacing w:line="215" w:lineRule="auto"/>
        <w:rPr>
          <w:rFonts w:ascii="Arial Narrow" w:hAnsi="Arial Narrow"/>
          <w:sz w:val="24"/>
        </w:rPr>
      </w:pPr>
      <w:r>
        <w:rPr>
          <w:rFonts w:ascii="Arial Narrow" w:hAnsi="Arial Narrow"/>
          <w:sz w:val="24"/>
        </w:rPr>
        <w:t>Lower alcohol intake (excessive alcohol intake increases triglycerides in the blood thereby contributing to artery blockages)</w:t>
      </w:r>
    </w:p>
    <w:p w14:paraId="13A02942" w14:textId="77777777" w:rsidR="008146DF" w:rsidRDefault="008146DF" w:rsidP="008146DF">
      <w:pPr>
        <w:widowControl w:val="0"/>
        <w:numPr>
          <w:ilvl w:val="0"/>
          <w:numId w:val="10"/>
        </w:numPr>
        <w:tabs>
          <w:tab w:val="left" w:pos="-1440"/>
        </w:tabs>
        <w:spacing w:line="215" w:lineRule="auto"/>
        <w:rPr>
          <w:rFonts w:ascii="Arial Narrow" w:hAnsi="Arial Narrow"/>
          <w:sz w:val="24"/>
        </w:rPr>
      </w:pPr>
      <w:r>
        <w:rPr>
          <w:rFonts w:ascii="Arial Narrow" w:hAnsi="Arial Narrow"/>
          <w:sz w:val="24"/>
        </w:rPr>
        <w:t>Take prescribed medications</w:t>
      </w:r>
    </w:p>
    <w:p w14:paraId="025B8CDE" w14:textId="2E37C939" w:rsidR="008146DF" w:rsidRDefault="008146DF" w:rsidP="008146DF">
      <w:pPr>
        <w:widowControl w:val="0"/>
        <w:numPr>
          <w:ilvl w:val="0"/>
          <w:numId w:val="10"/>
        </w:numPr>
        <w:tabs>
          <w:tab w:val="left" w:pos="-1440"/>
        </w:tabs>
        <w:spacing w:line="215" w:lineRule="auto"/>
        <w:rPr>
          <w:rFonts w:ascii="Arial Narrow" w:hAnsi="Arial Narrow"/>
          <w:sz w:val="24"/>
        </w:rPr>
      </w:pPr>
      <w:r>
        <w:rPr>
          <w:rFonts w:ascii="Arial Narrow" w:hAnsi="Arial Narrow"/>
          <w:sz w:val="24"/>
        </w:rPr>
        <w:t xml:space="preserve">Regular medical check-ups </w:t>
      </w:r>
      <w:r w:rsidR="0028779D">
        <w:rPr>
          <w:rFonts w:ascii="Arial Narrow" w:hAnsi="Arial Narrow"/>
          <w:sz w:val="24"/>
        </w:rPr>
        <w:t>– All adults should have their blood pressure taken yearly. Record your result.</w:t>
      </w:r>
    </w:p>
    <w:p w14:paraId="329FA76C" w14:textId="77777777" w:rsidR="0028779D" w:rsidRDefault="0028779D" w:rsidP="008146DF">
      <w:pPr>
        <w:widowControl w:val="0"/>
        <w:numPr>
          <w:ilvl w:val="12"/>
          <w:numId w:val="0"/>
        </w:numPr>
        <w:tabs>
          <w:tab w:val="left" w:pos="-1440"/>
        </w:tabs>
        <w:spacing w:line="215" w:lineRule="auto"/>
        <w:rPr>
          <w:rFonts w:ascii="Tahoma" w:hAnsi="Tahoma"/>
          <w:b/>
          <w:sz w:val="24"/>
        </w:rPr>
      </w:pPr>
    </w:p>
    <w:p w14:paraId="2DB9D26E" w14:textId="7E16253E" w:rsidR="008146DF" w:rsidRDefault="008146DF" w:rsidP="008146DF">
      <w:pPr>
        <w:widowControl w:val="0"/>
        <w:numPr>
          <w:ilvl w:val="12"/>
          <w:numId w:val="0"/>
        </w:numPr>
        <w:tabs>
          <w:tab w:val="left" w:pos="-1440"/>
        </w:tabs>
        <w:spacing w:line="215" w:lineRule="auto"/>
        <w:rPr>
          <w:rFonts w:ascii="Tahoma" w:hAnsi="Tahoma"/>
          <w:b/>
          <w:sz w:val="24"/>
        </w:rPr>
      </w:pPr>
      <w:r>
        <w:rPr>
          <w:rFonts w:ascii="Tahoma" w:hAnsi="Tahoma"/>
          <w:b/>
          <w:sz w:val="24"/>
        </w:rPr>
        <w:t>4. INACTIVITY / SEDENTARY LIFESTYLE</w:t>
      </w:r>
    </w:p>
    <w:p w14:paraId="4CCA9E00" w14:textId="77777777" w:rsidR="008146DF" w:rsidRDefault="008146DF" w:rsidP="008146DF">
      <w:pPr>
        <w:widowControl w:val="0"/>
        <w:numPr>
          <w:ilvl w:val="12"/>
          <w:numId w:val="0"/>
        </w:numPr>
        <w:tabs>
          <w:tab w:val="left" w:pos="-1440"/>
        </w:tabs>
        <w:spacing w:line="215" w:lineRule="auto"/>
        <w:rPr>
          <w:rFonts w:ascii="Tahoma" w:hAnsi="Tahoma"/>
          <w:sz w:val="24"/>
        </w:rPr>
      </w:pPr>
    </w:p>
    <w:p w14:paraId="141C5040" w14:textId="77777777" w:rsidR="008146DF" w:rsidRDefault="008146DF" w:rsidP="008146DF">
      <w:pPr>
        <w:widowControl w:val="0"/>
        <w:numPr>
          <w:ilvl w:val="12"/>
          <w:numId w:val="0"/>
        </w:numPr>
        <w:spacing w:line="215" w:lineRule="auto"/>
        <w:rPr>
          <w:rFonts w:ascii="Arial Narrow" w:hAnsi="Arial Narrow"/>
          <w:sz w:val="24"/>
        </w:rPr>
      </w:pPr>
      <w:r>
        <w:rPr>
          <w:rFonts w:ascii="Arial Narrow" w:hAnsi="Arial Narrow"/>
          <w:sz w:val="24"/>
        </w:rPr>
        <w:t xml:space="preserve">Inactivity is a major risk factor associated with CHD and many other diseases and illnesses such as: </w:t>
      </w:r>
    </w:p>
    <w:p w14:paraId="1D3F7075" w14:textId="77777777" w:rsidR="008146DF" w:rsidRDefault="008146DF" w:rsidP="008146DF">
      <w:pPr>
        <w:widowControl w:val="0"/>
        <w:numPr>
          <w:ilvl w:val="12"/>
          <w:numId w:val="0"/>
        </w:numPr>
        <w:spacing w:line="215" w:lineRule="auto"/>
        <w:rPr>
          <w:rFonts w:ascii="Arial Narrow" w:hAnsi="Arial Narrow"/>
          <w:sz w:val="24"/>
        </w:rPr>
      </w:pPr>
      <w:r>
        <w:rPr>
          <w:rFonts w:ascii="Arial Narrow" w:hAnsi="Arial Narrow"/>
          <w:sz w:val="24"/>
        </w:rPr>
        <w:t xml:space="preserve">obesity, high blood pressure, high cholesterol, strike, metabolic syndrome, Type 2 Diabetes, osteoporosis, increased anxiety and depression and certain cancers including colon, breast and uterine cancer.  </w:t>
      </w:r>
    </w:p>
    <w:p w14:paraId="25C9FDBD" w14:textId="77777777" w:rsidR="008146DF" w:rsidRDefault="008146DF" w:rsidP="008146DF">
      <w:pPr>
        <w:widowControl w:val="0"/>
        <w:numPr>
          <w:ilvl w:val="12"/>
          <w:numId w:val="0"/>
        </w:numPr>
        <w:spacing w:line="215" w:lineRule="auto"/>
        <w:rPr>
          <w:rFonts w:ascii="Arial Narrow" w:hAnsi="Arial Narrow"/>
          <w:sz w:val="24"/>
        </w:rPr>
      </w:pPr>
    </w:p>
    <w:p w14:paraId="51180F34" w14:textId="77777777" w:rsidR="008146DF" w:rsidRDefault="008146DF" w:rsidP="008146DF">
      <w:pPr>
        <w:widowControl w:val="0"/>
        <w:numPr>
          <w:ilvl w:val="12"/>
          <w:numId w:val="0"/>
        </w:numPr>
        <w:spacing w:line="215" w:lineRule="auto"/>
        <w:rPr>
          <w:rFonts w:ascii="Arial Narrow" w:hAnsi="Arial Narrow"/>
          <w:sz w:val="24"/>
        </w:rPr>
      </w:pPr>
      <w:r>
        <w:rPr>
          <w:rFonts w:ascii="Arial Narrow" w:hAnsi="Arial Narrow"/>
          <w:sz w:val="24"/>
        </w:rPr>
        <w:t xml:space="preserve">The World Health Organization has reported that 60-85 % of the population worldwide does not engage in adequate amounts of physical activity? The increase of technology in our lives and in the workplace is the major cause of the increase in inactivity. </w:t>
      </w:r>
    </w:p>
    <w:p w14:paraId="230C2C0A" w14:textId="77777777" w:rsidR="008146DF" w:rsidRPr="0028779D" w:rsidRDefault="008146DF" w:rsidP="008146DF">
      <w:pPr>
        <w:widowControl w:val="0"/>
        <w:numPr>
          <w:ilvl w:val="12"/>
          <w:numId w:val="0"/>
        </w:numPr>
        <w:spacing w:line="215" w:lineRule="auto"/>
        <w:rPr>
          <w:rFonts w:ascii="Arial Narrow" w:hAnsi="Arial Narrow"/>
          <w:sz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3"/>
        <w:gridCol w:w="6655"/>
      </w:tblGrid>
      <w:tr w:rsidR="008146DF" w:rsidRPr="00923E7F" w14:paraId="715614C5" w14:textId="77777777" w:rsidTr="00E31452">
        <w:tc>
          <w:tcPr>
            <w:tcW w:w="3936" w:type="dxa"/>
            <w:shd w:val="clear" w:color="auto" w:fill="auto"/>
          </w:tcPr>
          <w:p w14:paraId="25022F8F" w14:textId="77777777" w:rsidR="008146DF" w:rsidRPr="00923E7F" w:rsidRDefault="008146DF" w:rsidP="00E31452">
            <w:pPr>
              <w:widowControl w:val="0"/>
              <w:numPr>
                <w:ilvl w:val="12"/>
                <w:numId w:val="0"/>
              </w:numPr>
              <w:spacing w:line="215" w:lineRule="auto"/>
              <w:jc w:val="center"/>
              <w:rPr>
                <w:rFonts w:ascii="Arial Narrow" w:hAnsi="Arial Narrow"/>
                <w:sz w:val="24"/>
              </w:rPr>
            </w:pPr>
          </w:p>
          <w:p w14:paraId="5FE75611" w14:textId="77777777" w:rsidR="008146DF" w:rsidRPr="00923E7F" w:rsidRDefault="008146DF" w:rsidP="00E31452">
            <w:pPr>
              <w:widowControl w:val="0"/>
              <w:numPr>
                <w:ilvl w:val="12"/>
                <w:numId w:val="0"/>
              </w:numPr>
              <w:spacing w:line="215" w:lineRule="auto"/>
              <w:jc w:val="center"/>
              <w:rPr>
                <w:rFonts w:ascii="Arial Narrow" w:hAnsi="Arial Narrow"/>
                <w:sz w:val="24"/>
              </w:rPr>
            </w:pPr>
          </w:p>
          <w:p w14:paraId="48DDB134" w14:textId="77777777" w:rsidR="008146DF" w:rsidRPr="00923E7F" w:rsidRDefault="008146DF" w:rsidP="00E31452">
            <w:pPr>
              <w:widowControl w:val="0"/>
              <w:numPr>
                <w:ilvl w:val="12"/>
                <w:numId w:val="0"/>
              </w:numPr>
              <w:spacing w:line="215" w:lineRule="auto"/>
              <w:jc w:val="center"/>
              <w:rPr>
                <w:rFonts w:ascii="Arial Narrow" w:hAnsi="Arial Narrow"/>
                <w:sz w:val="24"/>
              </w:rPr>
            </w:pPr>
            <w:r>
              <w:rPr>
                <w:rFonts w:ascii="Arial Narrow" w:hAnsi="Arial Narrow"/>
                <w:noProof/>
                <w:sz w:val="24"/>
              </w:rPr>
              <w:drawing>
                <wp:inline distT="0" distB="0" distL="0" distR="0" wp14:anchorId="39CD9667" wp14:editId="1F0FCC21">
                  <wp:extent cx="1828800" cy="1828800"/>
                  <wp:effectExtent l="0" t="0" r="0" b="0"/>
                  <wp:docPr id="9" name="Picture 9" descr="sitting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itting image (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tc>
        <w:tc>
          <w:tcPr>
            <w:tcW w:w="6818" w:type="dxa"/>
            <w:shd w:val="clear" w:color="auto" w:fill="auto"/>
          </w:tcPr>
          <w:p w14:paraId="7BE3E85C" w14:textId="77777777" w:rsidR="008146DF" w:rsidRPr="00923E7F" w:rsidRDefault="008146DF" w:rsidP="00E31452">
            <w:pPr>
              <w:widowControl w:val="0"/>
              <w:numPr>
                <w:ilvl w:val="12"/>
                <w:numId w:val="0"/>
              </w:numPr>
              <w:spacing w:line="215" w:lineRule="auto"/>
              <w:jc w:val="center"/>
              <w:rPr>
                <w:rFonts w:ascii="Arial Narrow" w:hAnsi="Arial Narrow"/>
                <w:sz w:val="24"/>
              </w:rPr>
            </w:pPr>
            <w:r>
              <w:rPr>
                <w:noProof/>
              </w:rPr>
              <w:drawing>
                <wp:inline distT="0" distB="0" distL="0" distR="0" wp14:anchorId="3C16D83E" wp14:editId="53729C96">
                  <wp:extent cx="2804160" cy="2804160"/>
                  <wp:effectExtent l="0" t="0" r="0" b="0"/>
                  <wp:docPr id="10" name="Picture 10" descr="The Sitting Disease | Dangers of Sitting | LifeSpan Work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 Sitting Disease | Dangers of Sitting | LifeSpan Workplace"/>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804160" cy="2804160"/>
                          </a:xfrm>
                          <a:prstGeom prst="rect">
                            <a:avLst/>
                          </a:prstGeom>
                          <a:noFill/>
                          <a:ln>
                            <a:noFill/>
                          </a:ln>
                        </pic:spPr>
                      </pic:pic>
                    </a:graphicData>
                  </a:graphic>
                </wp:inline>
              </w:drawing>
            </w:r>
          </w:p>
        </w:tc>
      </w:tr>
    </w:tbl>
    <w:p w14:paraId="0E67B372" w14:textId="77777777" w:rsidR="008146DF" w:rsidRDefault="008146DF" w:rsidP="008146DF">
      <w:pPr>
        <w:widowControl w:val="0"/>
        <w:numPr>
          <w:ilvl w:val="12"/>
          <w:numId w:val="0"/>
        </w:numPr>
        <w:spacing w:line="215" w:lineRule="auto"/>
        <w:jc w:val="center"/>
      </w:pPr>
    </w:p>
    <w:p w14:paraId="3B5BC2DA" w14:textId="77777777" w:rsidR="008146DF" w:rsidRDefault="008146DF" w:rsidP="008146DF">
      <w:pPr>
        <w:widowControl w:val="0"/>
        <w:numPr>
          <w:ilvl w:val="12"/>
          <w:numId w:val="0"/>
        </w:numPr>
        <w:spacing w:line="215" w:lineRule="auto"/>
        <w:rPr>
          <w:rFonts w:ascii="Arial Narrow" w:hAnsi="Arial Narrow"/>
          <w:sz w:val="24"/>
        </w:rPr>
      </w:pPr>
      <w:r>
        <w:rPr>
          <w:rFonts w:ascii="Arial Narrow" w:hAnsi="Arial Narrow"/>
          <w:sz w:val="24"/>
        </w:rPr>
        <w:t>Regular physical activity will most definitely decrease the risk factors associated with heart disease. More importantly, regaining and maintaining a good fitness level will increase a person’s energy level making them able to do more. Increasing a person’s fitness level also has many psychological benefits such as increasing self-esteem, relieving stress, increasing social relationships, improving sleep habits, increasing self-awareness, self-care and healthy lifestyle awareness.</w:t>
      </w:r>
    </w:p>
    <w:p w14:paraId="4A4F0601" w14:textId="77777777" w:rsidR="008146DF" w:rsidRDefault="008146DF" w:rsidP="008146DF">
      <w:pPr>
        <w:widowControl w:val="0"/>
        <w:numPr>
          <w:ilvl w:val="12"/>
          <w:numId w:val="0"/>
        </w:numPr>
        <w:spacing w:line="215" w:lineRule="auto"/>
        <w:rPr>
          <w:rFonts w:ascii="Arial Narrow" w:hAnsi="Arial Narrow"/>
          <w:sz w:val="24"/>
        </w:rPr>
      </w:pPr>
      <w:r>
        <w:rPr>
          <w:rFonts w:ascii="Arial Narrow" w:hAnsi="Arial Narrow"/>
          <w:sz w:val="24"/>
        </w:rPr>
        <w:t>Put all that together and you have one great medicine that should be prescribed daily.</w:t>
      </w:r>
    </w:p>
    <w:p w14:paraId="54A621EA" w14:textId="77777777" w:rsidR="008146DF" w:rsidRDefault="008146DF" w:rsidP="008146DF">
      <w:pPr>
        <w:widowControl w:val="0"/>
        <w:numPr>
          <w:ilvl w:val="12"/>
          <w:numId w:val="0"/>
        </w:numPr>
        <w:spacing w:line="215" w:lineRule="auto"/>
        <w:rPr>
          <w:rFonts w:ascii="Arial Narrow" w:hAnsi="Arial Narrow"/>
          <w:sz w:val="24"/>
        </w:rPr>
      </w:pPr>
    </w:p>
    <w:p w14:paraId="046FE7C7" w14:textId="77777777" w:rsidR="008146DF" w:rsidRDefault="008146DF" w:rsidP="008146DF">
      <w:pPr>
        <w:widowControl w:val="0"/>
        <w:numPr>
          <w:ilvl w:val="12"/>
          <w:numId w:val="0"/>
        </w:numPr>
        <w:spacing w:line="215" w:lineRule="auto"/>
        <w:rPr>
          <w:rFonts w:ascii="Tahoma" w:hAnsi="Tahoma"/>
          <w:b/>
          <w:sz w:val="24"/>
        </w:rPr>
      </w:pPr>
      <w:r>
        <w:rPr>
          <w:rFonts w:ascii="Tahoma" w:hAnsi="Tahoma"/>
          <w:b/>
          <w:sz w:val="24"/>
        </w:rPr>
        <w:t>Benefits of an Active Lifestyle:</w:t>
      </w:r>
    </w:p>
    <w:p w14:paraId="541B61A2" w14:textId="77777777" w:rsidR="008146DF" w:rsidRDefault="008146DF" w:rsidP="008146DF">
      <w:pPr>
        <w:widowControl w:val="0"/>
        <w:numPr>
          <w:ilvl w:val="0"/>
          <w:numId w:val="10"/>
        </w:numPr>
        <w:tabs>
          <w:tab w:val="left" w:pos="-1440"/>
        </w:tabs>
        <w:spacing w:line="215" w:lineRule="auto"/>
        <w:rPr>
          <w:rFonts w:ascii="Arial Narrow" w:hAnsi="Arial Narrow"/>
          <w:sz w:val="24"/>
        </w:rPr>
      </w:pPr>
      <w:r>
        <w:rPr>
          <w:rFonts w:ascii="Arial Narrow" w:hAnsi="Arial Narrow"/>
          <w:sz w:val="24"/>
        </w:rPr>
        <w:t xml:space="preserve">Decreases LDL &amp; increases HDL cholesterol levels  </w:t>
      </w:r>
    </w:p>
    <w:p w14:paraId="397D615D" w14:textId="77777777" w:rsidR="008146DF" w:rsidRDefault="008146DF" w:rsidP="008146DF">
      <w:pPr>
        <w:widowControl w:val="0"/>
        <w:numPr>
          <w:ilvl w:val="0"/>
          <w:numId w:val="10"/>
        </w:numPr>
        <w:tabs>
          <w:tab w:val="left" w:pos="-1440"/>
        </w:tabs>
        <w:spacing w:line="215" w:lineRule="auto"/>
        <w:rPr>
          <w:rFonts w:ascii="Arial Narrow" w:hAnsi="Arial Narrow"/>
          <w:sz w:val="24"/>
        </w:rPr>
      </w:pPr>
      <w:r>
        <w:rPr>
          <w:rFonts w:ascii="Arial Narrow" w:hAnsi="Arial Narrow"/>
          <w:sz w:val="24"/>
        </w:rPr>
        <w:t>Decreases fatty deposits in the arteries</w:t>
      </w:r>
    </w:p>
    <w:p w14:paraId="1A0CFAA3" w14:textId="77777777" w:rsidR="008146DF" w:rsidRDefault="008146DF" w:rsidP="008146DF">
      <w:pPr>
        <w:widowControl w:val="0"/>
        <w:numPr>
          <w:ilvl w:val="0"/>
          <w:numId w:val="10"/>
        </w:numPr>
        <w:tabs>
          <w:tab w:val="left" w:pos="-1440"/>
        </w:tabs>
        <w:spacing w:line="215" w:lineRule="auto"/>
        <w:rPr>
          <w:rFonts w:ascii="Arial Narrow" w:hAnsi="Arial Narrow"/>
          <w:sz w:val="24"/>
        </w:rPr>
      </w:pPr>
      <w:r>
        <w:rPr>
          <w:rFonts w:ascii="Arial Narrow" w:hAnsi="Arial Narrow"/>
          <w:sz w:val="24"/>
        </w:rPr>
        <w:t>Aids in weight management, decreases body fat, decreases obesity, increases muscle and bone mass.</w:t>
      </w:r>
    </w:p>
    <w:p w14:paraId="7EF80E7C" w14:textId="77777777" w:rsidR="008146DF" w:rsidRDefault="008146DF" w:rsidP="008146DF">
      <w:pPr>
        <w:widowControl w:val="0"/>
        <w:numPr>
          <w:ilvl w:val="0"/>
          <w:numId w:val="10"/>
        </w:numPr>
        <w:tabs>
          <w:tab w:val="left" w:pos="-1440"/>
        </w:tabs>
        <w:spacing w:line="215" w:lineRule="auto"/>
        <w:rPr>
          <w:rFonts w:ascii="Arial Narrow" w:hAnsi="Arial Narrow"/>
          <w:sz w:val="24"/>
        </w:rPr>
      </w:pPr>
      <w:r>
        <w:rPr>
          <w:rFonts w:ascii="Arial Narrow" w:hAnsi="Arial Narrow"/>
          <w:sz w:val="24"/>
        </w:rPr>
        <w:t>Decreases and helps to control blood pressure</w:t>
      </w:r>
    </w:p>
    <w:p w14:paraId="0D50B1FF" w14:textId="77777777" w:rsidR="008146DF" w:rsidRDefault="008146DF" w:rsidP="008146DF">
      <w:pPr>
        <w:widowControl w:val="0"/>
        <w:numPr>
          <w:ilvl w:val="0"/>
          <w:numId w:val="10"/>
        </w:numPr>
        <w:tabs>
          <w:tab w:val="left" w:pos="-1440"/>
        </w:tabs>
        <w:spacing w:line="215" w:lineRule="auto"/>
        <w:rPr>
          <w:rFonts w:ascii="Arial Narrow" w:hAnsi="Arial Narrow"/>
          <w:sz w:val="24"/>
        </w:rPr>
      </w:pPr>
      <w:r>
        <w:rPr>
          <w:rFonts w:ascii="Arial Narrow" w:hAnsi="Arial Narrow"/>
          <w:sz w:val="24"/>
        </w:rPr>
        <w:t>Decreases stress and helps people to cope better with stress</w:t>
      </w:r>
    </w:p>
    <w:p w14:paraId="6BC93C5B" w14:textId="77777777" w:rsidR="008146DF" w:rsidRDefault="008146DF" w:rsidP="008146DF">
      <w:pPr>
        <w:widowControl w:val="0"/>
        <w:numPr>
          <w:ilvl w:val="0"/>
          <w:numId w:val="10"/>
        </w:numPr>
        <w:tabs>
          <w:tab w:val="left" w:pos="-1440"/>
        </w:tabs>
        <w:spacing w:line="215" w:lineRule="auto"/>
        <w:rPr>
          <w:rFonts w:ascii="Arial Narrow" w:hAnsi="Arial Narrow"/>
          <w:sz w:val="24"/>
        </w:rPr>
      </w:pPr>
      <w:r>
        <w:rPr>
          <w:rFonts w:ascii="Arial Narrow" w:hAnsi="Arial Narrow"/>
          <w:sz w:val="24"/>
        </w:rPr>
        <w:t xml:space="preserve">Improves mood </w:t>
      </w:r>
    </w:p>
    <w:p w14:paraId="221D5C28" w14:textId="77777777" w:rsidR="008146DF" w:rsidRDefault="008146DF" w:rsidP="008146DF">
      <w:pPr>
        <w:widowControl w:val="0"/>
        <w:numPr>
          <w:ilvl w:val="0"/>
          <w:numId w:val="10"/>
        </w:numPr>
        <w:tabs>
          <w:tab w:val="left" w:pos="-1440"/>
        </w:tabs>
        <w:spacing w:line="215" w:lineRule="auto"/>
        <w:rPr>
          <w:rFonts w:ascii="Arial Narrow" w:hAnsi="Arial Narrow"/>
          <w:sz w:val="24"/>
        </w:rPr>
      </w:pPr>
      <w:r>
        <w:rPr>
          <w:rFonts w:ascii="Arial Narrow" w:hAnsi="Arial Narrow"/>
          <w:sz w:val="24"/>
        </w:rPr>
        <w:t>Helps control diabetes - can prevent adult onset diabetes</w:t>
      </w:r>
    </w:p>
    <w:p w14:paraId="5B652FFD" w14:textId="77777777" w:rsidR="008146DF" w:rsidRPr="00043881" w:rsidRDefault="008146DF" w:rsidP="008146DF">
      <w:pPr>
        <w:widowControl w:val="0"/>
        <w:numPr>
          <w:ilvl w:val="0"/>
          <w:numId w:val="10"/>
        </w:numPr>
        <w:tabs>
          <w:tab w:val="left" w:pos="-1440"/>
        </w:tabs>
        <w:spacing w:line="215" w:lineRule="auto"/>
        <w:ind w:left="0" w:firstLine="0"/>
        <w:rPr>
          <w:rFonts w:ascii="Tahoma" w:hAnsi="Tahoma"/>
          <w:sz w:val="24"/>
        </w:rPr>
      </w:pPr>
      <w:r w:rsidRPr="001413F7">
        <w:rPr>
          <w:rFonts w:ascii="Arial Narrow" w:hAnsi="Arial Narrow"/>
          <w:sz w:val="24"/>
        </w:rPr>
        <w:t xml:space="preserve">Improves and motivates participants towards healthy lifestyle habits </w:t>
      </w:r>
    </w:p>
    <w:p w14:paraId="53EEE55C" w14:textId="77777777" w:rsidR="008146DF" w:rsidRPr="00043881" w:rsidRDefault="008146DF" w:rsidP="008146DF">
      <w:pPr>
        <w:widowControl w:val="0"/>
        <w:numPr>
          <w:ilvl w:val="0"/>
          <w:numId w:val="10"/>
        </w:numPr>
        <w:tabs>
          <w:tab w:val="left" w:pos="-1440"/>
        </w:tabs>
        <w:spacing w:line="215" w:lineRule="auto"/>
        <w:ind w:left="0" w:firstLine="0"/>
        <w:rPr>
          <w:rFonts w:ascii="Tahoma" w:hAnsi="Tahoma"/>
          <w:sz w:val="24"/>
        </w:rPr>
      </w:pPr>
      <w:r>
        <w:rPr>
          <w:rFonts w:ascii="Arial Narrow" w:hAnsi="Arial Narrow"/>
          <w:sz w:val="24"/>
        </w:rPr>
        <w:t>Strengthens the immune system</w:t>
      </w:r>
    </w:p>
    <w:p w14:paraId="0EE1DC35" w14:textId="77777777" w:rsidR="008146DF" w:rsidRPr="00043881" w:rsidRDefault="008146DF" w:rsidP="008146DF">
      <w:pPr>
        <w:widowControl w:val="0"/>
        <w:numPr>
          <w:ilvl w:val="0"/>
          <w:numId w:val="10"/>
        </w:numPr>
        <w:tabs>
          <w:tab w:val="left" w:pos="-1440"/>
        </w:tabs>
        <w:spacing w:line="215" w:lineRule="auto"/>
        <w:ind w:left="0" w:firstLine="0"/>
        <w:rPr>
          <w:rFonts w:ascii="Tahoma" w:hAnsi="Tahoma"/>
          <w:sz w:val="24"/>
        </w:rPr>
      </w:pPr>
      <w:r>
        <w:rPr>
          <w:rFonts w:ascii="Arial Narrow" w:hAnsi="Arial Narrow"/>
          <w:sz w:val="24"/>
        </w:rPr>
        <w:t>Aids in preventing diseases such as: heart disease, osteoporosis, hypertension, diabetes, cancer.</w:t>
      </w:r>
    </w:p>
    <w:p w14:paraId="09C9924F" w14:textId="77777777" w:rsidR="008146DF" w:rsidRPr="001B00DC" w:rsidRDefault="008146DF" w:rsidP="008146DF">
      <w:pPr>
        <w:widowControl w:val="0"/>
        <w:numPr>
          <w:ilvl w:val="0"/>
          <w:numId w:val="10"/>
        </w:numPr>
        <w:tabs>
          <w:tab w:val="left" w:pos="-1440"/>
        </w:tabs>
        <w:spacing w:line="213" w:lineRule="auto"/>
        <w:ind w:left="0" w:firstLine="0"/>
        <w:rPr>
          <w:rFonts w:ascii="Tahoma" w:hAnsi="Tahoma"/>
          <w:sz w:val="24"/>
        </w:rPr>
      </w:pPr>
      <w:r>
        <w:rPr>
          <w:rFonts w:ascii="Arial Narrow" w:hAnsi="Arial Narrow"/>
          <w:sz w:val="24"/>
        </w:rPr>
        <w:t xml:space="preserve">Improves quality of life: social, intellectual, physical, psychological, spiritual </w:t>
      </w:r>
      <w:r w:rsidRPr="001B00DC">
        <w:rPr>
          <w:rFonts w:ascii="Arial Narrow" w:hAnsi="Arial Narrow"/>
          <w:sz w:val="24"/>
        </w:rPr>
        <w:t>health &amp; environmental health</w:t>
      </w:r>
    </w:p>
    <w:p w14:paraId="14FE84E4" w14:textId="77777777" w:rsidR="008146DF" w:rsidRPr="001B00DC" w:rsidRDefault="008146DF" w:rsidP="008146DF">
      <w:pPr>
        <w:widowControl w:val="0"/>
        <w:numPr>
          <w:ilvl w:val="0"/>
          <w:numId w:val="10"/>
        </w:numPr>
        <w:tabs>
          <w:tab w:val="left" w:pos="-1440"/>
        </w:tabs>
        <w:spacing w:line="213" w:lineRule="auto"/>
        <w:ind w:left="0" w:firstLine="0"/>
        <w:rPr>
          <w:rFonts w:ascii="Arial Narrow" w:hAnsi="Arial Narrow"/>
          <w:sz w:val="24"/>
        </w:rPr>
      </w:pPr>
      <w:r w:rsidRPr="001B00DC">
        <w:rPr>
          <w:rFonts w:ascii="Arial Narrow" w:hAnsi="Arial Narrow"/>
          <w:sz w:val="24"/>
        </w:rPr>
        <w:t>Increases energy level</w:t>
      </w:r>
    </w:p>
    <w:p w14:paraId="033CEE68" w14:textId="77777777" w:rsidR="008146DF" w:rsidRDefault="008146DF" w:rsidP="008146DF">
      <w:pPr>
        <w:widowControl w:val="0"/>
        <w:numPr>
          <w:ilvl w:val="0"/>
          <w:numId w:val="10"/>
        </w:numPr>
        <w:tabs>
          <w:tab w:val="left" w:pos="-1440"/>
        </w:tabs>
        <w:spacing w:line="213" w:lineRule="auto"/>
        <w:ind w:left="0" w:firstLine="0"/>
        <w:rPr>
          <w:rFonts w:ascii="Arial Narrow" w:hAnsi="Arial Narrow"/>
          <w:sz w:val="24"/>
        </w:rPr>
      </w:pPr>
      <w:r w:rsidRPr="001B00DC">
        <w:rPr>
          <w:rFonts w:ascii="Arial Narrow" w:hAnsi="Arial Narrow"/>
          <w:sz w:val="24"/>
        </w:rPr>
        <w:t>Improves sleep habits</w:t>
      </w:r>
    </w:p>
    <w:p w14:paraId="5392BB82" w14:textId="77777777" w:rsidR="008146DF" w:rsidRDefault="008146DF" w:rsidP="008146DF">
      <w:pPr>
        <w:widowControl w:val="0"/>
        <w:numPr>
          <w:ilvl w:val="12"/>
          <w:numId w:val="0"/>
        </w:numPr>
        <w:spacing w:line="215" w:lineRule="auto"/>
        <w:jc w:val="center"/>
      </w:pPr>
    </w:p>
    <w:p w14:paraId="3F305F1E" w14:textId="77777777" w:rsidR="008146DF" w:rsidRDefault="008146DF" w:rsidP="008146DF">
      <w:pPr>
        <w:widowControl w:val="0"/>
        <w:numPr>
          <w:ilvl w:val="12"/>
          <w:numId w:val="0"/>
        </w:numPr>
        <w:spacing w:line="215" w:lineRule="auto"/>
        <w:jc w:val="center"/>
      </w:pPr>
      <w:r>
        <w:rPr>
          <w:noProof/>
        </w:rPr>
        <w:drawing>
          <wp:inline distT="0" distB="0" distL="0" distR="0" wp14:anchorId="6EEE0D11" wp14:editId="3C8D1A3D">
            <wp:extent cx="6570773" cy="5090160"/>
            <wp:effectExtent l="0" t="0" r="1905" b="0"/>
            <wp:docPr id="469" name="Picture 469" descr="all+age+activity+pyramid.jpg (600×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l+age+activity+pyramid.jpg (600×46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599587" cy="5112481"/>
                    </a:xfrm>
                    <a:prstGeom prst="rect">
                      <a:avLst/>
                    </a:prstGeom>
                    <a:noFill/>
                    <a:ln>
                      <a:noFill/>
                    </a:ln>
                  </pic:spPr>
                </pic:pic>
              </a:graphicData>
            </a:graphic>
          </wp:inline>
        </w:drawing>
      </w:r>
    </w:p>
    <w:p w14:paraId="3DBDDA2A" w14:textId="77777777" w:rsidR="008146DF" w:rsidRDefault="008146DF" w:rsidP="008146DF">
      <w:pPr>
        <w:widowControl w:val="0"/>
        <w:numPr>
          <w:ilvl w:val="12"/>
          <w:numId w:val="0"/>
        </w:numPr>
        <w:spacing w:line="215" w:lineRule="auto"/>
        <w:rPr>
          <w:rFonts w:ascii="Arial Narrow" w:hAnsi="Arial Narrow"/>
          <w:sz w:val="24"/>
        </w:rPr>
      </w:pPr>
    </w:p>
    <w:p w14:paraId="3767560C" w14:textId="77777777" w:rsidR="008146DF" w:rsidRDefault="008146DF" w:rsidP="008146DF">
      <w:pPr>
        <w:pStyle w:val="Quote"/>
        <w:jc w:val="center"/>
        <w:rPr>
          <w:rFonts w:ascii="Arial" w:hAnsi="Arial" w:cs="Arial"/>
          <w:i w:val="0"/>
          <w:sz w:val="24"/>
          <w:szCs w:val="24"/>
          <w:u w:val="single"/>
        </w:rPr>
      </w:pPr>
    </w:p>
    <w:p w14:paraId="125CED91" w14:textId="77777777" w:rsidR="008146DF" w:rsidRDefault="008146DF" w:rsidP="008146DF">
      <w:pPr>
        <w:widowControl w:val="0"/>
        <w:spacing w:line="120" w:lineRule="exact"/>
        <w:rPr>
          <w:rFonts w:ascii="Tahoma" w:hAnsi="Tahoma"/>
          <w:sz w:val="32"/>
        </w:rPr>
      </w:pPr>
    </w:p>
    <w:p w14:paraId="12129A09" w14:textId="77777777" w:rsidR="008146DF" w:rsidRPr="00E02A62" w:rsidRDefault="008146DF" w:rsidP="008146DF">
      <w:pPr>
        <w:widowControl w:val="0"/>
        <w:pBdr>
          <w:top w:val="triple" w:sz="4" w:space="1" w:color="auto"/>
          <w:left w:val="triple" w:sz="4" w:space="4" w:color="auto"/>
          <w:bottom w:val="triple" w:sz="4" w:space="1" w:color="auto"/>
          <w:right w:val="triple" w:sz="4" w:space="4" w:color="auto"/>
        </w:pBdr>
        <w:spacing w:after="58" w:line="215" w:lineRule="auto"/>
        <w:jc w:val="center"/>
        <w:rPr>
          <w:rFonts w:ascii="Tahoma" w:hAnsi="Tahoma"/>
          <w:b/>
          <w:color w:val="FF0000"/>
          <w:sz w:val="32"/>
        </w:rPr>
      </w:pPr>
      <w:r w:rsidRPr="00E02A62">
        <w:rPr>
          <w:rFonts w:ascii="Tahoma" w:hAnsi="Tahoma"/>
          <w:b/>
          <w:color w:val="FF0000"/>
          <w:sz w:val="32"/>
        </w:rPr>
        <w:t>Prevention is the best medicine to control CHD risk.</w:t>
      </w:r>
    </w:p>
    <w:p w14:paraId="6EAC143F" w14:textId="77777777" w:rsidR="008146DF" w:rsidRPr="00E02A62" w:rsidRDefault="008146DF" w:rsidP="008146DF">
      <w:pPr>
        <w:widowControl w:val="0"/>
        <w:numPr>
          <w:ilvl w:val="12"/>
          <w:numId w:val="0"/>
        </w:numPr>
        <w:pBdr>
          <w:top w:val="triple" w:sz="4" w:space="1" w:color="auto"/>
          <w:left w:val="triple" w:sz="4" w:space="4" w:color="auto"/>
          <w:bottom w:val="triple" w:sz="4" w:space="1" w:color="auto"/>
          <w:right w:val="triple" w:sz="4" w:space="4" w:color="auto"/>
        </w:pBdr>
        <w:spacing w:line="215" w:lineRule="auto"/>
        <w:jc w:val="center"/>
        <w:rPr>
          <w:rFonts w:ascii="Arial Narrow" w:hAnsi="Arial Narrow"/>
          <w:color w:val="FF0000"/>
          <w:sz w:val="24"/>
        </w:rPr>
      </w:pPr>
      <w:r w:rsidRPr="00E02A62">
        <w:rPr>
          <w:rFonts w:ascii="Tahoma" w:hAnsi="Tahoma"/>
          <w:b/>
          <w:color w:val="FF0000"/>
          <w:sz w:val="32"/>
        </w:rPr>
        <w:t>Exercise is Medicine</w:t>
      </w:r>
      <w:r w:rsidRPr="00E02A62">
        <w:rPr>
          <w:rFonts w:ascii="Tahoma" w:hAnsi="Tahoma"/>
          <w:b/>
          <w:i/>
          <w:color w:val="FF0000"/>
          <w:sz w:val="32"/>
        </w:rPr>
        <w:t>.</w:t>
      </w:r>
    </w:p>
    <w:p w14:paraId="5A91B1F1" w14:textId="77777777" w:rsidR="008146DF" w:rsidRDefault="008146DF" w:rsidP="008146DF">
      <w:pPr>
        <w:rPr>
          <w:rFonts w:ascii="Tahoma" w:hAnsi="Tahoma"/>
          <w:b/>
          <w:sz w:val="24"/>
        </w:rPr>
      </w:pPr>
      <w:r>
        <w:rPr>
          <w:rFonts w:ascii="Tahoma" w:hAnsi="Tahoma"/>
          <w:b/>
          <w:sz w:val="24"/>
        </w:rPr>
        <w:br w:type="page"/>
      </w:r>
    </w:p>
    <w:p w14:paraId="22644A89" w14:textId="77777777" w:rsidR="008146DF" w:rsidRPr="00043881" w:rsidRDefault="008146DF" w:rsidP="008146DF">
      <w:pPr>
        <w:widowControl w:val="0"/>
        <w:numPr>
          <w:ilvl w:val="12"/>
          <w:numId w:val="0"/>
        </w:numPr>
        <w:spacing w:line="215" w:lineRule="auto"/>
        <w:rPr>
          <w:rFonts w:ascii="Tahoma" w:hAnsi="Tahoma"/>
          <w:sz w:val="24"/>
        </w:rPr>
      </w:pPr>
      <w:r>
        <w:rPr>
          <w:rFonts w:ascii="Tahoma" w:hAnsi="Tahoma"/>
          <w:b/>
          <w:sz w:val="24"/>
        </w:rPr>
        <w:lastRenderedPageBreak/>
        <w:t>5</w:t>
      </w:r>
      <w:r w:rsidRPr="00043881">
        <w:rPr>
          <w:rFonts w:ascii="Tahoma" w:hAnsi="Tahoma"/>
          <w:b/>
          <w:sz w:val="24"/>
        </w:rPr>
        <w:t>.  OBESITY</w:t>
      </w:r>
    </w:p>
    <w:p w14:paraId="7C8C3764" w14:textId="2CE52133" w:rsidR="008146DF" w:rsidRDefault="008146DF" w:rsidP="00AB1B8A">
      <w:pPr>
        <w:rPr>
          <w:rFonts w:ascii="Arial Narrow" w:hAnsi="Arial Narrow"/>
          <w:sz w:val="24"/>
          <w:szCs w:val="24"/>
        </w:rPr>
      </w:pPr>
    </w:p>
    <w:p w14:paraId="2A35FE6D" w14:textId="2F502474" w:rsidR="008146DF" w:rsidRDefault="008146DF" w:rsidP="008146DF">
      <w:pPr>
        <w:spacing w:before="100" w:beforeAutospacing="1"/>
        <w:rPr>
          <w:rFonts w:ascii="Arial Narrow" w:hAnsi="Arial Narrow"/>
          <w:sz w:val="24"/>
          <w:szCs w:val="24"/>
        </w:rPr>
      </w:pPr>
      <w:r>
        <w:rPr>
          <w:rFonts w:ascii="Arial Narrow" w:hAnsi="Arial Narrow"/>
          <w:sz w:val="24"/>
          <w:szCs w:val="24"/>
        </w:rPr>
        <w:t>You will learn more about Body Composition and Weight Management in Chapter 8 and when you complete the Vanier Fitness Appraisal.</w:t>
      </w:r>
      <w:r w:rsidR="00933D54">
        <w:rPr>
          <w:rFonts w:ascii="Arial Narrow" w:hAnsi="Arial Narrow"/>
          <w:sz w:val="24"/>
          <w:szCs w:val="24"/>
        </w:rPr>
        <w:t xml:space="preserve"> Excessive fat </w:t>
      </w:r>
      <w:r w:rsidR="00661CAA">
        <w:rPr>
          <w:rFonts w:ascii="Arial Narrow" w:hAnsi="Arial Narrow"/>
          <w:sz w:val="24"/>
          <w:szCs w:val="24"/>
        </w:rPr>
        <w:t xml:space="preserve">accumulation, </w:t>
      </w:r>
      <w:r w:rsidR="00933D54">
        <w:rPr>
          <w:rFonts w:ascii="Arial Narrow" w:hAnsi="Arial Narrow"/>
          <w:sz w:val="24"/>
          <w:szCs w:val="24"/>
        </w:rPr>
        <w:t>especially in the abdominal area (close to the heart</w:t>
      </w:r>
      <w:r w:rsidR="00661CAA">
        <w:rPr>
          <w:rFonts w:ascii="Arial Narrow" w:hAnsi="Arial Narrow"/>
          <w:sz w:val="24"/>
          <w:szCs w:val="24"/>
        </w:rPr>
        <w:t xml:space="preserve">) can </w:t>
      </w:r>
      <w:r w:rsidR="00AB1B8A">
        <w:rPr>
          <w:rFonts w:ascii="Arial Narrow" w:hAnsi="Arial Narrow"/>
          <w:sz w:val="24"/>
          <w:szCs w:val="24"/>
        </w:rPr>
        <w:t xml:space="preserve">impair health and can lead to many serious health risks and associated </w:t>
      </w:r>
      <w:r>
        <w:rPr>
          <w:rFonts w:ascii="Arial Narrow" w:hAnsi="Arial Narrow"/>
          <w:sz w:val="24"/>
          <w:szCs w:val="24"/>
        </w:rPr>
        <w:t>heart</w:t>
      </w:r>
      <w:r w:rsidR="00661CAA">
        <w:rPr>
          <w:rFonts w:ascii="Arial Narrow" w:hAnsi="Arial Narrow"/>
          <w:sz w:val="24"/>
          <w:szCs w:val="24"/>
        </w:rPr>
        <w:t xml:space="preserve"> illnesses, </w:t>
      </w:r>
      <w:r>
        <w:rPr>
          <w:rFonts w:ascii="Arial Narrow" w:hAnsi="Arial Narrow"/>
          <w:sz w:val="24"/>
          <w:szCs w:val="24"/>
        </w:rPr>
        <w:t>risks</w:t>
      </w:r>
      <w:r w:rsidR="00933D54" w:rsidRPr="00933D54">
        <w:rPr>
          <w:rFonts w:ascii="Arial Narrow" w:hAnsi="Arial Narrow"/>
          <w:sz w:val="24"/>
          <w:szCs w:val="24"/>
        </w:rPr>
        <w:t xml:space="preserve"> </w:t>
      </w:r>
      <w:r w:rsidR="00933D54">
        <w:rPr>
          <w:rFonts w:ascii="Arial Narrow" w:hAnsi="Arial Narrow"/>
          <w:sz w:val="24"/>
          <w:szCs w:val="24"/>
        </w:rPr>
        <w:t>and diseases such as high blood pressure, high cholesterol and diabetes</w:t>
      </w:r>
      <w:r w:rsidR="00661CAA">
        <w:rPr>
          <w:rFonts w:ascii="Arial Narrow" w:hAnsi="Arial Narrow"/>
          <w:sz w:val="24"/>
          <w:szCs w:val="24"/>
        </w:rPr>
        <w:t>.</w:t>
      </w:r>
      <w:r>
        <w:rPr>
          <w:rFonts w:ascii="Arial Narrow" w:hAnsi="Arial Narrow"/>
          <w:sz w:val="24"/>
          <w:szCs w:val="24"/>
        </w:rPr>
        <w:t xml:space="preserve"> </w:t>
      </w:r>
      <w:r w:rsidRPr="001B00DC">
        <w:rPr>
          <w:rFonts w:ascii="Arial Narrow" w:hAnsi="Arial Narrow"/>
          <w:sz w:val="24"/>
          <w:szCs w:val="24"/>
        </w:rPr>
        <w:t xml:space="preserve"> </w:t>
      </w:r>
    </w:p>
    <w:p w14:paraId="746E6241" w14:textId="77777777" w:rsidR="008146DF" w:rsidRPr="00AB1B8A" w:rsidRDefault="008146DF" w:rsidP="008146DF">
      <w:pPr>
        <w:widowControl w:val="0"/>
        <w:numPr>
          <w:ilvl w:val="12"/>
          <w:numId w:val="0"/>
        </w:numPr>
        <w:spacing w:line="215" w:lineRule="auto"/>
        <w:rPr>
          <w:rFonts w:ascii="Arial Narrow" w:hAnsi="Arial Narrow"/>
          <w:sz w:val="18"/>
        </w:rPr>
      </w:pPr>
    </w:p>
    <w:p w14:paraId="49BC3C77" w14:textId="77777777" w:rsidR="008146DF" w:rsidRDefault="008146DF" w:rsidP="008146DF">
      <w:pPr>
        <w:widowControl w:val="0"/>
        <w:numPr>
          <w:ilvl w:val="12"/>
          <w:numId w:val="0"/>
        </w:numPr>
        <w:spacing w:line="215" w:lineRule="auto"/>
        <w:rPr>
          <w:rFonts w:ascii="Arial Narrow" w:hAnsi="Arial Narrow"/>
          <w:sz w:val="24"/>
        </w:rPr>
      </w:pPr>
      <w:r>
        <w:rPr>
          <w:rFonts w:ascii="Arial Narrow" w:hAnsi="Arial Narrow"/>
          <w:sz w:val="24"/>
        </w:rPr>
        <w:t xml:space="preserve">Obesity in itself is a health risk, but it is also associated with many other risk factors which include: </w:t>
      </w:r>
    </w:p>
    <w:p w14:paraId="55688DF3" w14:textId="77777777" w:rsidR="008146DF" w:rsidRDefault="008146DF" w:rsidP="008146DF">
      <w:pPr>
        <w:widowControl w:val="0"/>
        <w:numPr>
          <w:ilvl w:val="0"/>
          <w:numId w:val="10"/>
        </w:numPr>
        <w:spacing w:line="215" w:lineRule="auto"/>
        <w:rPr>
          <w:rFonts w:ascii="Arial Narrow" w:hAnsi="Arial Narrow"/>
          <w:sz w:val="24"/>
        </w:rPr>
      </w:pPr>
      <w:r>
        <w:rPr>
          <w:rFonts w:ascii="Arial Narrow" w:hAnsi="Arial Narrow"/>
          <w:sz w:val="24"/>
        </w:rPr>
        <w:t>5 - 6 times more likely to have high blood pressure.</w:t>
      </w:r>
    </w:p>
    <w:p w14:paraId="271A929F" w14:textId="77777777" w:rsidR="008146DF" w:rsidRDefault="008146DF" w:rsidP="008146DF">
      <w:pPr>
        <w:widowControl w:val="0"/>
        <w:numPr>
          <w:ilvl w:val="0"/>
          <w:numId w:val="10"/>
        </w:numPr>
        <w:spacing w:line="215" w:lineRule="auto"/>
        <w:rPr>
          <w:rFonts w:ascii="Arial Narrow" w:hAnsi="Arial Narrow"/>
          <w:sz w:val="24"/>
        </w:rPr>
      </w:pPr>
      <w:r>
        <w:rPr>
          <w:rFonts w:ascii="Arial Narrow" w:hAnsi="Arial Narrow"/>
          <w:sz w:val="24"/>
        </w:rPr>
        <w:t>2 times more likely to have high cholesterol</w:t>
      </w:r>
    </w:p>
    <w:p w14:paraId="4177B474" w14:textId="77777777" w:rsidR="008146DF" w:rsidRDefault="008146DF" w:rsidP="008146DF">
      <w:pPr>
        <w:widowControl w:val="0"/>
        <w:numPr>
          <w:ilvl w:val="0"/>
          <w:numId w:val="10"/>
        </w:numPr>
        <w:spacing w:line="215" w:lineRule="auto"/>
        <w:rPr>
          <w:rFonts w:ascii="Arial Narrow" w:hAnsi="Arial Narrow"/>
          <w:sz w:val="24"/>
        </w:rPr>
      </w:pPr>
      <w:r>
        <w:rPr>
          <w:rFonts w:ascii="Arial Narrow" w:hAnsi="Arial Narrow"/>
          <w:sz w:val="24"/>
        </w:rPr>
        <w:t xml:space="preserve">3 times more likely to have diabetes. </w:t>
      </w:r>
    </w:p>
    <w:p w14:paraId="2852A60D" w14:textId="77777777" w:rsidR="008146DF" w:rsidRDefault="008146DF" w:rsidP="008146DF">
      <w:pPr>
        <w:widowControl w:val="0"/>
        <w:numPr>
          <w:ilvl w:val="0"/>
          <w:numId w:val="10"/>
        </w:numPr>
        <w:spacing w:line="215" w:lineRule="auto"/>
        <w:rPr>
          <w:rFonts w:ascii="Arial Narrow" w:hAnsi="Arial Narrow"/>
          <w:sz w:val="24"/>
        </w:rPr>
      </w:pPr>
      <w:r>
        <w:rPr>
          <w:rFonts w:ascii="Arial Narrow" w:hAnsi="Arial Narrow"/>
          <w:sz w:val="24"/>
        </w:rPr>
        <w:t xml:space="preserve">more likely to have high blood fat levels and high blood sugar levels </w:t>
      </w:r>
    </w:p>
    <w:p w14:paraId="05B90762" w14:textId="77777777" w:rsidR="008146DF" w:rsidRDefault="008146DF" w:rsidP="008146DF">
      <w:pPr>
        <w:widowControl w:val="0"/>
        <w:numPr>
          <w:ilvl w:val="0"/>
          <w:numId w:val="10"/>
        </w:numPr>
        <w:spacing w:line="215" w:lineRule="auto"/>
        <w:rPr>
          <w:rFonts w:ascii="Arial Narrow" w:hAnsi="Arial Narrow"/>
          <w:sz w:val="24"/>
        </w:rPr>
      </w:pPr>
      <w:r>
        <w:rPr>
          <w:rFonts w:ascii="Arial Narrow" w:hAnsi="Arial Narrow"/>
          <w:sz w:val="24"/>
        </w:rPr>
        <w:t>more susceptible to heart attacks and strokes</w:t>
      </w:r>
    </w:p>
    <w:p w14:paraId="265CF918" w14:textId="77777777" w:rsidR="008146DF" w:rsidRDefault="008146DF" w:rsidP="008146DF">
      <w:pPr>
        <w:widowControl w:val="0"/>
        <w:numPr>
          <w:ilvl w:val="12"/>
          <w:numId w:val="0"/>
        </w:numPr>
        <w:spacing w:line="215" w:lineRule="auto"/>
        <w:rPr>
          <w:rFonts w:ascii="Arial Narrow" w:hAnsi="Arial Narrow"/>
          <w:sz w:val="24"/>
        </w:rPr>
      </w:pPr>
    </w:p>
    <w:p w14:paraId="57CCD3ED" w14:textId="77777777" w:rsidR="008146DF" w:rsidRDefault="008146DF" w:rsidP="008146DF">
      <w:pPr>
        <w:widowControl w:val="0"/>
        <w:numPr>
          <w:ilvl w:val="12"/>
          <w:numId w:val="0"/>
        </w:numPr>
        <w:spacing w:line="215" w:lineRule="auto"/>
        <w:rPr>
          <w:rFonts w:ascii="Arial Narrow" w:hAnsi="Arial Narrow"/>
          <w:b/>
          <w:sz w:val="24"/>
        </w:rPr>
      </w:pPr>
      <w:r>
        <w:rPr>
          <w:rFonts w:ascii="Arial Narrow" w:hAnsi="Arial Narrow"/>
          <w:b/>
          <w:sz w:val="24"/>
        </w:rPr>
        <w:t xml:space="preserve">The keys to a healthy Body Composition and obesity prevention are: </w:t>
      </w:r>
    </w:p>
    <w:p w14:paraId="67EB0C81" w14:textId="77777777" w:rsidR="008146DF" w:rsidRDefault="008146DF" w:rsidP="008146DF">
      <w:pPr>
        <w:widowControl w:val="0"/>
        <w:numPr>
          <w:ilvl w:val="0"/>
          <w:numId w:val="10"/>
        </w:numPr>
        <w:spacing w:line="215" w:lineRule="auto"/>
        <w:rPr>
          <w:rFonts w:ascii="Arial Narrow" w:hAnsi="Arial Narrow"/>
          <w:sz w:val="24"/>
        </w:rPr>
      </w:pPr>
      <w:r>
        <w:rPr>
          <w:rFonts w:ascii="Arial Narrow" w:hAnsi="Arial Narrow"/>
          <w:sz w:val="24"/>
        </w:rPr>
        <w:t>Healthy eating habits – balanced eating plan, water for thirst, nutrient rich food consumption, portion control …</w:t>
      </w:r>
    </w:p>
    <w:p w14:paraId="3F4B8FCC" w14:textId="77777777" w:rsidR="008146DF" w:rsidRDefault="008146DF" w:rsidP="008146DF">
      <w:pPr>
        <w:widowControl w:val="0"/>
        <w:numPr>
          <w:ilvl w:val="0"/>
          <w:numId w:val="10"/>
        </w:numPr>
        <w:spacing w:line="215" w:lineRule="auto"/>
        <w:rPr>
          <w:rFonts w:ascii="Arial Narrow" w:hAnsi="Arial Narrow"/>
          <w:sz w:val="24"/>
        </w:rPr>
      </w:pPr>
      <w:r>
        <w:rPr>
          <w:rFonts w:ascii="Arial Narrow" w:hAnsi="Arial Narrow"/>
          <w:sz w:val="24"/>
        </w:rPr>
        <w:t>60 -90 minutes of daily activity (walking, gardening, taking the stairs, housework...)</w:t>
      </w:r>
    </w:p>
    <w:p w14:paraId="50D86445" w14:textId="77777777" w:rsidR="008146DF" w:rsidRDefault="008146DF" w:rsidP="008146DF">
      <w:pPr>
        <w:widowControl w:val="0"/>
        <w:numPr>
          <w:ilvl w:val="0"/>
          <w:numId w:val="10"/>
        </w:numPr>
        <w:spacing w:line="215" w:lineRule="auto"/>
        <w:rPr>
          <w:rFonts w:ascii="Arial Narrow" w:hAnsi="Arial Narrow"/>
          <w:sz w:val="24"/>
        </w:rPr>
      </w:pPr>
      <w:r>
        <w:rPr>
          <w:rFonts w:ascii="Arial Narrow" w:hAnsi="Arial Narrow"/>
          <w:sz w:val="24"/>
        </w:rPr>
        <w:t>Regular cardiovascular exercise - 30 minutes 3 - 5 times each week.</w:t>
      </w:r>
    </w:p>
    <w:p w14:paraId="188B78C5" w14:textId="77777777" w:rsidR="008146DF" w:rsidRDefault="008146DF" w:rsidP="008146DF">
      <w:pPr>
        <w:widowControl w:val="0"/>
        <w:numPr>
          <w:ilvl w:val="0"/>
          <w:numId w:val="10"/>
        </w:numPr>
        <w:spacing w:line="215" w:lineRule="auto"/>
        <w:rPr>
          <w:rFonts w:ascii="Arial Narrow" w:hAnsi="Arial Narrow"/>
          <w:sz w:val="24"/>
        </w:rPr>
      </w:pPr>
      <w:r>
        <w:rPr>
          <w:rFonts w:ascii="Arial Narrow" w:hAnsi="Arial Narrow"/>
          <w:sz w:val="24"/>
        </w:rPr>
        <w:t xml:space="preserve">Muscular conditioning exercises - 2 - 3 days each week  </w:t>
      </w:r>
    </w:p>
    <w:p w14:paraId="39A4DEE8" w14:textId="77777777" w:rsidR="008146DF" w:rsidRDefault="008146DF" w:rsidP="008146DF">
      <w:pPr>
        <w:widowControl w:val="0"/>
        <w:numPr>
          <w:ilvl w:val="0"/>
          <w:numId w:val="10"/>
        </w:numPr>
        <w:spacing w:line="215" w:lineRule="auto"/>
        <w:rPr>
          <w:rFonts w:ascii="Arial Narrow" w:hAnsi="Arial Narrow"/>
          <w:sz w:val="24"/>
        </w:rPr>
      </w:pPr>
      <w:r>
        <w:rPr>
          <w:rFonts w:ascii="Arial Narrow" w:hAnsi="Arial Narrow"/>
          <w:sz w:val="24"/>
        </w:rPr>
        <w:t xml:space="preserve">Active living - active leisure time </w:t>
      </w:r>
    </w:p>
    <w:p w14:paraId="05082CBF" w14:textId="77777777" w:rsidR="008146DF" w:rsidRDefault="008146DF" w:rsidP="008146DF">
      <w:pPr>
        <w:widowControl w:val="0"/>
        <w:spacing w:line="215" w:lineRule="auto"/>
        <w:rPr>
          <w:rFonts w:ascii="Arial Narrow" w:hAnsi="Arial Narrow"/>
          <w:sz w:val="24"/>
        </w:rPr>
      </w:pPr>
    </w:p>
    <w:p w14:paraId="25A95349" w14:textId="77777777" w:rsidR="008146DF" w:rsidRDefault="008146DF" w:rsidP="008146DF">
      <w:pPr>
        <w:widowControl w:val="0"/>
        <w:tabs>
          <w:tab w:val="left" w:pos="-1440"/>
        </w:tabs>
        <w:spacing w:line="215" w:lineRule="auto"/>
        <w:rPr>
          <w:rFonts w:ascii="Tahoma" w:hAnsi="Tahoma"/>
          <w:b/>
          <w:sz w:val="24"/>
        </w:rPr>
      </w:pPr>
      <w:r>
        <w:rPr>
          <w:rFonts w:ascii="Tahoma" w:hAnsi="Tahoma"/>
          <w:b/>
          <w:sz w:val="24"/>
        </w:rPr>
        <w:t>6.   DIABETES</w:t>
      </w:r>
    </w:p>
    <w:p w14:paraId="6BECDE53" w14:textId="77777777" w:rsidR="008146DF" w:rsidRPr="000658B6" w:rsidRDefault="008146DF" w:rsidP="008146DF">
      <w:pPr>
        <w:widowControl w:val="0"/>
        <w:spacing w:line="215" w:lineRule="auto"/>
        <w:rPr>
          <w:rFonts w:ascii="Arial Narrow" w:hAnsi="Arial Narrow"/>
        </w:rPr>
      </w:pPr>
    </w:p>
    <w:p w14:paraId="791A08F0" w14:textId="77777777" w:rsidR="008146DF" w:rsidRDefault="008146DF" w:rsidP="008146DF">
      <w:pPr>
        <w:widowControl w:val="0"/>
        <w:spacing w:line="215" w:lineRule="auto"/>
        <w:rPr>
          <w:rFonts w:ascii="Arial Narrow" w:hAnsi="Arial Narrow"/>
          <w:sz w:val="24"/>
        </w:rPr>
      </w:pPr>
      <w:r>
        <w:rPr>
          <w:rFonts w:ascii="Arial Narrow" w:hAnsi="Arial Narrow"/>
          <w:sz w:val="24"/>
        </w:rPr>
        <w:t>Diabetes mellitus is a disease of the endocrine system in which the body does not produce or respond correctly to the hormone insulin. The hormone insulin is responsible for regulating carbohydrate and fat metabolism.  When a person has diabetes, the pancreas, which produces the hormone insulin, does not function properly. This absolute or relative deficiency in the hormone insulin results in the inability to control blood sugar levels, and can damage almost every system in the body. Without sufficient amounts of insulin available, the glucose in the blood is unable to enter the cells, and thus fails to meet the cells' energy requirements. Persons with diabetes have a higher likelihood of obtaining high blood pressure and atherosclerosis, thereby increasing their risk of heart attacks and strokes. Once diabetes has been detected, the physician can prescribe a diet, a regular exercise program and medications if necessary. Risk factors associated with diabetes include: being overweight, heredity, elevated blood pressure, high blood sugar and blood fat levels. Diabetes is a powerful risk factor associated with CHD and it is extremely important to seek and follow medical advice. Up to 80% of Diabetics will suffer from CHD.</w:t>
      </w:r>
    </w:p>
    <w:p w14:paraId="13ECEF56" w14:textId="77777777" w:rsidR="00AB1B8A" w:rsidRDefault="00AB1B8A" w:rsidP="00AB1B8A">
      <w:pPr>
        <w:rPr>
          <w:rFonts w:ascii="Arial Narrow" w:hAnsi="Arial Narrow" w:cs="Arial"/>
          <w:sz w:val="24"/>
          <w:u w:val="single"/>
        </w:rPr>
      </w:pPr>
    </w:p>
    <w:p w14:paraId="4E0D3A05" w14:textId="0031DCB6" w:rsidR="00F83D6E" w:rsidRPr="00AB1B8A" w:rsidRDefault="00F83D6E" w:rsidP="00AB1B8A">
      <w:pPr>
        <w:pBdr>
          <w:top w:val="single" w:sz="12" w:space="1" w:color="auto"/>
          <w:left w:val="single" w:sz="12" w:space="4" w:color="auto"/>
          <w:bottom w:val="single" w:sz="12" w:space="1" w:color="auto"/>
          <w:right w:val="single" w:sz="12" w:space="4" w:color="auto"/>
        </w:pBdr>
        <w:jc w:val="center"/>
        <w:rPr>
          <w:rFonts w:ascii="Arial Narrow" w:hAnsi="Arial Narrow" w:cs="Arial"/>
          <w:b/>
          <w:sz w:val="24"/>
          <w:u w:val="single"/>
        </w:rPr>
      </w:pPr>
      <w:r w:rsidRPr="00AB1B8A">
        <w:rPr>
          <w:rFonts w:ascii="Arial Narrow" w:hAnsi="Arial Narrow" w:cs="Arial"/>
          <w:b/>
          <w:sz w:val="24"/>
          <w:u w:val="single"/>
        </w:rPr>
        <w:t>Statement from Diabetes Canada</w:t>
      </w:r>
    </w:p>
    <w:p w14:paraId="53D652B8" w14:textId="77777777" w:rsidR="00AB1B8A" w:rsidRDefault="00F83D6E" w:rsidP="00AB1B8A">
      <w:pPr>
        <w:pBdr>
          <w:top w:val="single" w:sz="12" w:space="1" w:color="auto"/>
          <w:left w:val="single" w:sz="12" w:space="4" w:color="auto"/>
          <w:bottom w:val="single" w:sz="12" w:space="1" w:color="auto"/>
          <w:right w:val="single" w:sz="12" w:space="4" w:color="auto"/>
        </w:pBdr>
        <w:jc w:val="center"/>
        <w:rPr>
          <w:rFonts w:ascii="Arial Narrow" w:hAnsi="Arial Narrow" w:cs="Arial"/>
          <w:sz w:val="24"/>
        </w:rPr>
      </w:pPr>
      <w:r w:rsidRPr="00F83D6E">
        <w:rPr>
          <w:rFonts w:ascii="Arial Narrow" w:hAnsi="Arial Narrow" w:cs="Arial"/>
          <w:sz w:val="24"/>
        </w:rPr>
        <w:t>“Regular exercise also has special advantages if you have type 2 diabetes.</w:t>
      </w:r>
      <w:r w:rsidR="00AB1B8A">
        <w:rPr>
          <w:rFonts w:ascii="Arial Narrow" w:hAnsi="Arial Narrow" w:cs="Arial"/>
          <w:sz w:val="24"/>
        </w:rPr>
        <w:t xml:space="preserve"> </w:t>
      </w:r>
    </w:p>
    <w:p w14:paraId="33D15335" w14:textId="77777777" w:rsidR="00AB1B8A" w:rsidRDefault="00F83D6E" w:rsidP="00AB1B8A">
      <w:pPr>
        <w:pBdr>
          <w:top w:val="single" w:sz="12" w:space="1" w:color="auto"/>
          <w:left w:val="single" w:sz="12" w:space="4" w:color="auto"/>
          <w:bottom w:val="single" w:sz="12" w:space="1" w:color="auto"/>
          <w:right w:val="single" w:sz="12" w:space="4" w:color="auto"/>
        </w:pBdr>
        <w:jc w:val="center"/>
        <w:rPr>
          <w:rFonts w:ascii="Arial Narrow" w:hAnsi="Arial Narrow" w:cs="Arial"/>
          <w:sz w:val="24"/>
        </w:rPr>
      </w:pPr>
      <w:r w:rsidRPr="00F83D6E">
        <w:rPr>
          <w:rFonts w:ascii="Arial Narrow" w:hAnsi="Arial Narrow" w:cs="Arial"/>
          <w:sz w:val="24"/>
        </w:rPr>
        <w:t>It can also help prevent or delay type 2 diabetes from developing.</w:t>
      </w:r>
    </w:p>
    <w:p w14:paraId="23AD5291" w14:textId="603030E9" w:rsidR="00F83D6E" w:rsidRPr="00F83D6E" w:rsidRDefault="00F83D6E" w:rsidP="00AB1B8A">
      <w:pPr>
        <w:pBdr>
          <w:top w:val="single" w:sz="12" w:space="1" w:color="auto"/>
          <w:left w:val="single" w:sz="12" w:space="4" w:color="auto"/>
          <w:bottom w:val="single" w:sz="12" w:space="1" w:color="auto"/>
          <w:right w:val="single" w:sz="12" w:space="4" w:color="auto"/>
        </w:pBdr>
        <w:jc w:val="center"/>
        <w:rPr>
          <w:rFonts w:ascii="Arial Narrow" w:hAnsi="Arial Narrow" w:cs="Arial"/>
          <w:sz w:val="24"/>
        </w:rPr>
      </w:pPr>
      <w:r w:rsidRPr="00F83D6E">
        <w:rPr>
          <w:rFonts w:ascii="Arial Narrow" w:hAnsi="Arial Narrow" w:cs="Arial"/>
          <w:sz w:val="24"/>
        </w:rPr>
        <w:t>Regular physical activity improves your body’s sensitivity to insulin and helps manage your blood glucose (sugar) levels.”</w:t>
      </w:r>
    </w:p>
    <w:p w14:paraId="6E600F71" w14:textId="0DDB332C" w:rsidR="00F83D6E" w:rsidRPr="00F83D6E" w:rsidRDefault="00F83D6E" w:rsidP="00AB1B8A">
      <w:pPr>
        <w:pBdr>
          <w:top w:val="single" w:sz="12" w:space="1" w:color="auto"/>
          <w:left w:val="single" w:sz="12" w:space="4" w:color="auto"/>
          <w:bottom w:val="single" w:sz="12" w:space="1" w:color="auto"/>
          <w:right w:val="single" w:sz="12" w:space="4" w:color="auto"/>
        </w:pBdr>
        <w:jc w:val="center"/>
        <w:rPr>
          <w:rFonts w:ascii="Arial Narrow" w:hAnsi="Arial Narrow"/>
          <w:sz w:val="24"/>
        </w:rPr>
      </w:pPr>
      <w:r w:rsidRPr="00F83D6E">
        <w:rPr>
          <w:rFonts w:ascii="Arial Narrow" w:hAnsi="Arial Narrow" w:cs="Arial"/>
          <w:u w:val="single"/>
        </w:rPr>
        <w:t>http://www.diabetes.ca/diabetes-and-you/healthy-living-resources/exercise/physical-activity-diabetes</w:t>
      </w:r>
    </w:p>
    <w:p w14:paraId="250A0E81" w14:textId="77777777" w:rsidR="00AB1B8A" w:rsidRDefault="00AB1B8A" w:rsidP="008146DF">
      <w:pPr>
        <w:widowControl w:val="0"/>
        <w:spacing w:line="215" w:lineRule="auto"/>
        <w:rPr>
          <w:rFonts w:ascii="Tahoma" w:hAnsi="Tahoma"/>
          <w:b/>
          <w:sz w:val="24"/>
        </w:rPr>
      </w:pPr>
    </w:p>
    <w:p w14:paraId="077A3EF9" w14:textId="61B98401" w:rsidR="008146DF" w:rsidRDefault="008146DF" w:rsidP="008146DF">
      <w:pPr>
        <w:widowControl w:val="0"/>
        <w:spacing w:line="215" w:lineRule="auto"/>
        <w:rPr>
          <w:rFonts w:ascii="Tahoma" w:hAnsi="Tahoma"/>
          <w:sz w:val="24"/>
        </w:rPr>
      </w:pPr>
      <w:r>
        <w:rPr>
          <w:rFonts w:ascii="Tahoma" w:hAnsi="Tahoma"/>
          <w:b/>
          <w:sz w:val="24"/>
        </w:rPr>
        <w:t xml:space="preserve">Type 1 - Juvenile Diabetes </w:t>
      </w:r>
    </w:p>
    <w:p w14:paraId="77CE8F06" w14:textId="77777777" w:rsidR="008146DF" w:rsidRDefault="008146DF" w:rsidP="008146DF">
      <w:pPr>
        <w:widowControl w:val="0"/>
        <w:spacing w:line="215" w:lineRule="auto"/>
        <w:rPr>
          <w:rFonts w:ascii="Arial Narrow" w:hAnsi="Arial Narrow"/>
          <w:sz w:val="24"/>
        </w:rPr>
      </w:pPr>
      <w:r>
        <w:rPr>
          <w:rFonts w:ascii="Arial Narrow" w:hAnsi="Arial Narrow"/>
          <w:sz w:val="24"/>
        </w:rPr>
        <w:t>Type 1 diabetes has been named juvenile diabetes (occurs before 20 yrs. of age) or insulin-dependent diabetes. Type 1 diabetes occurs when the hormone insulin is not produced by the pancreas and must be supplied by injections of insulin.</w:t>
      </w:r>
    </w:p>
    <w:p w14:paraId="4A51DEB4" w14:textId="77777777" w:rsidR="008146DF" w:rsidRDefault="008146DF" w:rsidP="008146DF">
      <w:pPr>
        <w:widowControl w:val="0"/>
        <w:spacing w:line="215" w:lineRule="auto"/>
        <w:rPr>
          <w:rFonts w:ascii="Arial Narrow" w:hAnsi="Arial Narrow"/>
          <w:sz w:val="24"/>
        </w:rPr>
      </w:pPr>
    </w:p>
    <w:p w14:paraId="41D96D3E" w14:textId="77777777" w:rsidR="008146DF" w:rsidRDefault="008146DF" w:rsidP="008146DF">
      <w:pPr>
        <w:widowControl w:val="0"/>
        <w:spacing w:line="215" w:lineRule="auto"/>
        <w:rPr>
          <w:rFonts w:ascii="Tahoma" w:hAnsi="Tahoma"/>
          <w:sz w:val="24"/>
        </w:rPr>
      </w:pPr>
      <w:r>
        <w:rPr>
          <w:rFonts w:ascii="Tahoma" w:hAnsi="Tahoma"/>
          <w:b/>
          <w:sz w:val="24"/>
        </w:rPr>
        <w:t>Type 2 - Adult Onset Diabetes</w:t>
      </w:r>
    </w:p>
    <w:p w14:paraId="4D40B2CC" w14:textId="77777777" w:rsidR="008146DF" w:rsidRDefault="008146DF" w:rsidP="008146DF">
      <w:pPr>
        <w:widowControl w:val="0"/>
        <w:spacing w:line="215" w:lineRule="auto"/>
        <w:rPr>
          <w:rFonts w:ascii="Arial Narrow" w:hAnsi="Arial Narrow"/>
          <w:sz w:val="24"/>
        </w:rPr>
      </w:pPr>
      <w:r>
        <w:rPr>
          <w:rFonts w:ascii="Arial Narrow" w:hAnsi="Arial Narrow"/>
          <w:sz w:val="24"/>
        </w:rPr>
        <w:t xml:space="preserve">Type 2 diabetes has been named adult onset (over 40 yrs. of age, 80% due to obesity) or non-insulin dependent. With Type 2 diabetes, the pancreas is able to produce insulin, but the cellular tissues do not respond to the insulin and thus the blood sugar level is not regulated. </w:t>
      </w:r>
    </w:p>
    <w:p w14:paraId="1A962E38" w14:textId="77777777" w:rsidR="00661CAA" w:rsidRDefault="00661CAA">
      <w:pPr>
        <w:spacing w:after="160" w:line="259" w:lineRule="auto"/>
        <w:rPr>
          <w:rFonts w:ascii="Tahoma" w:hAnsi="Tahoma"/>
          <w:b/>
          <w:sz w:val="24"/>
        </w:rPr>
      </w:pPr>
      <w:r>
        <w:rPr>
          <w:rFonts w:ascii="Tahoma" w:hAnsi="Tahoma"/>
        </w:rPr>
        <w:br w:type="page"/>
      </w:r>
    </w:p>
    <w:p w14:paraId="26119150" w14:textId="30933648" w:rsidR="008146DF" w:rsidRDefault="008146DF" w:rsidP="008146DF">
      <w:pPr>
        <w:pStyle w:val="Heading2"/>
        <w:numPr>
          <w:ilvl w:val="12"/>
          <w:numId w:val="0"/>
        </w:numPr>
        <w:tabs>
          <w:tab w:val="left" w:pos="-1440"/>
        </w:tabs>
        <w:rPr>
          <w:rFonts w:ascii="Tahoma" w:hAnsi="Tahoma"/>
        </w:rPr>
      </w:pPr>
      <w:r>
        <w:rPr>
          <w:rFonts w:ascii="Tahoma" w:hAnsi="Tahoma"/>
        </w:rPr>
        <w:lastRenderedPageBreak/>
        <w:t>7.   STRESS</w:t>
      </w:r>
    </w:p>
    <w:p w14:paraId="0B0069D4" w14:textId="77777777" w:rsidR="008146DF" w:rsidRDefault="008146DF" w:rsidP="008146DF">
      <w:pPr>
        <w:widowControl w:val="0"/>
        <w:numPr>
          <w:ilvl w:val="12"/>
          <w:numId w:val="0"/>
        </w:numPr>
        <w:spacing w:line="215" w:lineRule="auto"/>
        <w:rPr>
          <w:rFonts w:ascii="Arial Narrow" w:hAnsi="Arial Narrow"/>
          <w:sz w:val="24"/>
        </w:rPr>
      </w:pPr>
    </w:p>
    <w:p w14:paraId="29E8B399" w14:textId="77777777" w:rsidR="008146DF" w:rsidRDefault="008146DF" w:rsidP="008146DF">
      <w:pPr>
        <w:widowControl w:val="0"/>
        <w:numPr>
          <w:ilvl w:val="12"/>
          <w:numId w:val="0"/>
        </w:numPr>
        <w:tabs>
          <w:tab w:val="left" w:pos="-1440"/>
        </w:tabs>
        <w:spacing w:line="215" w:lineRule="auto"/>
        <w:rPr>
          <w:rFonts w:ascii="Arial Narrow" w:hAnsi="Arial Narrow"/>
          <w:sz w:val="24"/>
        </w:rPr>
      </w:pPr>
      <w:r>
        <w:rPr>
          <w:rFonts w:ascii="Arial Narrow" w:hAnsi="Arial Narrow"/>
          <w:sz w:val="24"/>
        </w:rPr>
        <w:t>Stress plays a definite role in the health and well-being of all individuals. It is not so much the actual stress that is of concern to us; it is how a person copes with, manages, and deals with the stressors in their lives. The inability to effectively cope with stress can lead to various illnesses such as high blood pressure, CHD, weight loss, obesity, ulcers, various stomach irritations, colds and flu</w:t>
      </w:r>
      <w:r w:rsidRPr="001D663B">
        <w:rPr>
          <w:rFonts w:ascii="Arial Narrow" w:hAnsi="Arial Narrow"/>
          <w:sz w:val="24"/>
        </w:rPr>
        <w:t xml:space="preserve"> </w:t>
      </w:r>
      <w:r>
        <w:rPr>
          <w:rFonts w:ascii="Arial Narrow" w:hAnsi="Arial Narrow"/>
          <w:sz w:val="24"/>
        </w:rPr>
        <w:t>and cancer. Refer to Chapter 9 for information on how to manage stress.</w:t>
      </w:r>
    </w:p>
    <w:p w14:paraId="5F3EB64B" w14:textId="77777777" w:rsidR="008146DF" w:rsidRDefault="008146DF" w:rsidP="008146DF">
      <w:pPr>
        <w:widowControl w:val="0"/>
        <w:numPr>
          <w:ilvl w:val="12"/>
          <w:numId w:val="0"/>
        </w:numPr>
        <w:tabs>
          <w:tab w:val="left" w:pos="-1440"/>
        </w:tabs>
        <w:spacing w:line="215" w:lineRule="auto"/>
        <w:ind w:left="720" w:hanging="720"/>
        <w:rPr>
          <w:rFonts w:ascii="Arial Narrow" w:hAnsi="Arial Narrow"/>
          <w:b/>
          <w:sz w:val="32"/>
        </w:rPr>
      </w:pPr>
    </w:p>
    <w:p w14:paraId="03E4408E" w14:textId="77777777" w:rsidR="008146DF" w:rsidRDefault="008146DF" w:rsidP="008146DF">
      <w:pPr>
        <w:widowControl w:val="0"/>
        <w:numPr>
          <w:ilvl w:val="12"/>
          <w:numId w:val="0"/>
        </w:numPr>
        <w:tabs>
          <w:tab w:val="left" w:pos="-1440"/>
        </w:tabs>
        <w:spacing w:line="215" w:lineRule="auto"/>
        <w:rPr>
          <w:rFonts w:ascii="Tahoma" w:hAnsi="Tahoma"/>
          <w:b/>
          <w:sz w:val="24"/>
        </w:rPr>
      </w:pPr>
      <w:r>
        <w:rPr>
          <w:rFonts w:ascii="Tahoma" w:hAnsi="Tahoma"/>
          <w:b/>
          <w:sz w:val="24"/>
        </w:rPr>
        <w:t>8. UNHEALTHY EATING HABITS</w:t>
      </w:r>
    </w:p>
    <w:p w14:paraId="668D2AE0" w14:textId="77777777" w:rsidR="008146DF" w:rsidRDefault="008146DF" w:rsidP="008146DF">
      <w:pPr>
        <w:widowControl w:val="0"/>
        <w:numPr>
          <w:ilvl w:val="12"/>
          <w:numId w:val="0"/>
        </w:numPr>
        <w:tabs>
          <w:tab w:val="left" w:pos="-1440"/>
        </w:tabs>
        <w:spacing w:line="215" w:lineRule="auto"/>
        <w:rPr>
          <w:rFonts w:ascii="Tahoma" w:hAnsi="Tahoma"/>
          <w:sz w:val="24"/>
        </w:rPr>
      </w:pPr>
    </w:p>
    <w:p w14:paraId="50B2C26B" w14:textId="77777777" w:rsidR="008146DF" w:rsidRDefault="008146DF" w:rsidP="008146DF">
      <w:pPr>
        <w:widowControl w:val="0"/>
        <w:spacing w:line="215" w:lineRule="auto"/>
        <w:rPr>
          <w:rFonts w:ascii="Arial Narrow" w:hAnsi="Arial Narrow"/>
          <w:sz w:val="24"/>
        </w:rPr>
      </w:pPr>
      <w:r>
        <w:rPr>
          <w:rFonts w:ascii="Arial Narrow" w:hAnsi="Arial Narrow"/>
          <w:sz w:val="24"/>
        </w:rPr>
        <w:t>Good nutrition is definitely a major step to reducing the risks associated with CHD and many other diseases. Following a well-balanced eating plan, consuming appropriate amounts of calories for your body size and activity level, consuming foods low in fat - especially low in saturated fats, eating foods high in fibre and nutrient value, low in salt and simple sugars, more natural and less processed foods will definitely reduce the risk factors and produce a healthier, better functioning body.</w:t>
      </w:r>
    </w:p>
    <w:p w14:paraId="74D9640D" w14:textId="77777777" w:rsidR="008146DF" w:rsidRDefault="008146DF" w:rsidP="008146DF">
      <w:pPr>
        <w:widowControl w:val="0"/>
        <w:numPr>
          <w:ilvl w:val="12"/>
          <w:numId w:val="0"/>
        </w:numPr>
        <w:tabs>
          <w:tab w:val="left" w:pos="-1440"/>
        </w:tabs>
        <w:spacing w:line="215" w:lineRule="auto"/>
        <w:rPr>
          <w:rFonts w:ascii="Tahoma" w:hAnsi="Tahoma"/>
          <w:sz w:val="24"/>
        </w:rPr>
      </w:pPr>
    </w:p>
    <w:p w14:paraId="52E0371D" w14:textId="77777777" w:rsidR="008146DF" w:rsidRDefault="008146DF" w:rsidP="008146DF">
      <w:pPr>
        <w:widowControl w:val="0"/>
        <w:numPr>
          <w:ilvl w:val="12"/>
          <w:numId w:val="0"/>
        </w:numPr>
        <w:tabs>
          <w:tab w:val="left" w:pos="-1440"/>
        </w:tabs>
        <w:spacing w:line="215" w:lineRule="auto"/>
        <w:rPr>
          <w:rFonts w:ascii="Tahoma" w:hAnsi="Tahoma"/>
          <w:b/>
          <w:sz w:val="24"/>
        </w:rPr>
      </w:pPr>
      <w:r>
        <w:rPr>
          <w:rFonts w:ascii="Tahoma" w:hAnsi="Tahoma"/>
          <w:b/>
          <w:sz w:val="24"/>
        </w:rPr>
        <w:t>9. HIGH BLOOD FAT LEVELS</w:t>
      </w:r>
    </w:p>
    <w:p w14:paraId="7EAF3F0E" w14:textId="77777777" w:rsidR="008146DF" w:rsidRDefault="008146DF" w:rsidP="008146DF">
      <w:pPr>
        <w:widowControl w:val="0"/>
        <w:numPr>
          <w:ilvl w:val="12"/>
          <w:numId w:val="0"/>
        </w:numPr>
        <w:spacing w:line="215" w:lineRule="auto"/>
        <w:rPr>
          <w:rFonts w:ascii="Arial Narrow" w:hAnsi="Arial Narrow"/>
          <w:sz w:val="24"/>
        </w:rPr>
      </w:pPr>
    </w:p>
    <w:p w14:paraId="2412EF07" w14:textId="77777777" w:rsidR="008146DF" w:rsidRDefault="008146DF" w:rsidP="008146DF">
      <w:pPr>
        <w:widowControl w:val="0"/>
        <w:numPr>
          <w:ilvl w:val="12"/>
          <w:numId w:val="0"/>
        </w:numPr>
        <w:spacing w:line="215" w:lineRule="auto"/>
        <w:rPr>
          <w:rFonts w:ascii="Arial Narrow" w:hAnsi="Arial Narrow"/>
          <w:sz w:val="24"/>
        </w:rPr>
      </w:pPr>
      <w:r>
        <w:rPr>
          <w:rFonts w:ascii="Arial Narrow" w:hAnsi="Arial Narrow"/>
          <w:sz w:val="24"/>
        </w:rPr>
        <w:t>High blood fat levels contribute to the narrowing and blocking of the arteries. High blood fat levels may be the result of high cholesterol (LDL), high fat consumption - especially saturated fats and triglycerides. Triglycerides are fats which flow through the blood after eating and have been linked with CHD, especially in women. Triglyceride levels tend to be high in those who consume diets high in calories, sugar, alcohol and refined starches such as white breads, cakes, cookies, donuts.</w:t>
      </w:r>
    </w:p>
    <w:p w14:paraId="0568AB99" w14:textId="77777777" w:rsidR="008146DF" w:rsidRDefault="008146DF" w:rsidP="008146DF">
      <w:pPr>
        <w:widowControl w:val="0"/>
        <w:tabs>
          <w:tab w:val="left" w:pos="-1440"/>
        </w:tabs>
        <w:spacing w:line="215" w:lineRule="auto"/>
        <w:rPr>
          <w:rFonts w:ascii="Tahoma" w:hAnsi="Tahoma"/>
          <w:b/>
          <w:sz w:val="24"/>
        </w:rPr>
      </w:pPr>
    </w:p>
    <w:p w14:paraId="1B8BCE12" w14:textId="77777777" w:rsidR="008146DF" w:rsidRDefault="008146DF" w:rsidP="008146DF">
      <w:pPr>
        <w:widowControl w:val="0"/>
        <w:tabs>
          <w:tab w:val="left" w:pos="-1440"/>
        </w:tabs>
        <w:spacing w:line="215" w:lineRule="auto"/>
        <w:rPr>
          <w:rFonts w:ascii="Tahoma" w:hAnsi="Tahoma"/>
          <w:b/>
          <w:sz w:val="24"/>
        </w:rPr>
      </w:pPr>
      <w:r>
        <w:rPr>
          <w:rFonts w:ascii="Tahoma" w:hAnsi="Tahoma"/>
          <w:b/>
          <w:sz w:val="24"/>
        </w:rPr>
        <w:t xml:space="preserve">10.   ALCOHOL CONSUMPTION   </w:t>
      </w:r>
    </w:p>
    <w:p w14:paraId="5D6D58F0" w14:textId="77777777" w:rsidR="008146DF" w:rsidRPr="000658B6" w:rsidRDefault="008146DF" w:rsidP="008146DF">
      <w:pPr>
        <w:widowControl w:val="0"/>
        <w:tabs>
          <w:tab w:val="left" w:pos="-1440"/>
        </w:tabs>
        <w:spacing w:line="215" w:lineRule="auto"/>
        <w:ind w:left="720" w:hanging="720"/>
        <w:rPr>
          <w:rFonts w:ascii="Tahoma" w:hAnsi="Tahoma"/>
          <w:b/>
        </w:rPr>
      </w:pPr>
    </w:p>
    <w:p w14:paraId="46F9C535" w14:textId="77777777" w:rsidR="008146DF" w:rsidRDefault="008146DF" w:rsidP="008146DF">
      <w:pPr>
        <w:widowControl w:val="0"/>
        <w:tabs>
          <w:tab w:val="left" w:pos="-1440"/>
        </w:tabs>
        <w:spacing w:line="215" w:lineRule="auto"/>
        <w:rPr>
          <w:rFonts w:ascii="Arial Narrow" w:hAnsi="Arial Narrow"/>
          <w:sz w:val="24"/>
        </w:rPr>
      </w:pPr>
      <w:r>
        <w:rPr>
          <w:rFonts w:ascii="Arial Narrow" w:hAnsi="Arial Narrow"/>
          <w:sz w:val="24"/>
        </w:rPr>
        <w:t xml:space="preserve">Alcohol is a central nervous system depressant. Consumption of alcohol slows reaction time, dulls alertness, impairs coordination, intensifies emotions, lowers inhibitions, and increases risk taking behaviours. On the positive side, alcohol is a social-lubricant on the negative side, alcohol is a drug and if </w:t>
      </w:r>
      <w:r w:rsidRPr="000658B6">
        <w:rPr>
          <w:rFonts w:ascii="Arial Narrow" w:hAnsi="Arial Narrow"/>
          <w:sz w:val="24"/>
        </w:rPr>
        <w:t>abuse</w:t>
      </w:r>
      <w:r>
        <w:rPr>
          <w:rFonts w:ascii="Arial Narrow" w:hAnsi="Arial Narrow"/>
          <w:sz w:val="24"/>
        </w:rPr>
        <w:t>d even moderately, it can cause serious social, psychological and health problems. Alcohol addiction is a chemical dependence and is characterized by excessive use and preoccupation with the consumption of alcohol.</w:t>
      </w:r>
    </w:p>
    <w:p w14:paraId="770F49CF" w14:textId="77777777" w:rsidR="008146DF" w:rsidRDefault="008146DF" w:rsidP="008146DF">
      <w:pPr>
        <w:rPr>
          <w:rFonts w:ascii="Arial Narrow" w:hAnsi="Arial Narr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25"/>
        <w:gridCol w:w="5403"/>
      </w:tblGrid>
      <w:tr w:rsidR="008146DF" w:rsidRPr="00C505BC" w14:paraId="3AACA68C" w14:textId="77777777" w:rsidTr="00E31452">
        <w:tc>
          <w:tcPr>
            <w:tcW w:w="10528" w:type="dxa"/>
            <w:gridSpan w:val="2"/>
          </w:tcPr>
          <w:p w14:paraId="208F75F3" w14:textId="77777777" w:rsidR="008146DF" w:rsidRPr="00C505BC" w:rsidRDefault="008146DF" w:rsidP="00E31452">
            <w:pPr>
              <w:widowControl w:val="0"/>
              <w:tabs>
                <w:tab w:val="left" w:pos="-1440"/>
              </w:tabs>
              <w:spacing w:line="215" w:lineRule="auto"/>
              <w:jc w:val="center"/>
              <w:rPr>
                <w:rFonts w:ascii="Arial" w:hAnsi="Arial" w:cs="Arial"/>
                <w:sz w:val="24"/>
              </w:rPr>
            </w:pPr>
            <w:r w:rsidRPr="00C505BC">
              <w:rPr>
                <w:rFonts w:ascii="Arial" w:hAnsi="Arial" w:cs="Arial"/>
                <w:b/>
                <w:sz w:val="24"/>
              </w:rPr>
              <w:t>Consequences of Alcohol Abuse</w:t>
            </w:r>
          </w:p>
        </w:tc>
      </w:tr>
      <w:tr w:rsidR="008146DF" w:rsidRPr="00C505BC" w14:paraId="58644627" w14:textId="77777777" w:rsidTr="00E31452">
        <w:tc>
          <w:tcPr>
            <w:tcW w:w="5125" w:type="dxa"/>
          </w:tcPr>
          <w:p w14:paraId="0C7E1657" w14:textId="77777777" w:rsidR="008146DF" w:rsidRPr="00C505BC" w:rsidRDefault="008146DF" w:rsidP="00E31452">
            <w:pPr>
              <w:widowControl w:val="0"/>
              <w:numPr>
                <w:ilvl w:val="0"/>
                <w:numId w:val="3"/>
              </w:numPr>
              <w:tabs>
                <w:tab w:val="left" w:pos="-1440"/>
              </w:tabs>
              <w:spacing w:line="215" w:lineRule="auto"/>
              <w:rPr>
                <w:rFonts w:ascii="Arial Narrow" w:hAnsi="Arial Narrow"/>
                <w:sz w:val="24"/>
              </w:rPr>
            </w:pPr>
            <w:r w:rsidRPr="00C505BC">
              <w:rPr>
                <w:rFonts w:ascii="Arial Narrow" w:hAnsi="Arial Narrow"/>
                <w:sz w:val="24"/>
              </w:rPr>
              <w:t>Increased risk of having a car accident – accounts for 50 % of deaths from car accidents.</w:t>
            </w:r>
          </w:p>
          <w:p w14:paraId="5C2BB409" w14:textId="77777777" w:rsidR="008146DF" w:rsidRPr="00C505BC" w:rsidRDefault="008146DF" w:rsidP="00E31452">
            <w:pPr>
              <w:widowControl w:val="0"/>
              <w:numPr>
                <w:ilvl w:val="0"/>
                <w:numId w:val="3"/>
              </w:numPr>
              <w:tabs>
                <w:tab w:val="left" w:pos="-1440"/>
              </w:tabs>
              <w:spacing w:line="215" w:lineRule="auto"/>
              <w:rPr>
                <w:rFonts w:ascii="Arial Narrow" w:hAnsi="Arial Narrow"/>
                <w:sz w:val="24"/>
              </w:rPr>
            </w:pPr>
            <w:r w:rsidRPr="00C505BC">
              <w:rPr>
                <w:rFonts w:ascii="Arial Narrow" w:hAnsi="Arial Narrow"/>
                <w:sz w:val="24"/>
              </w:rPr>
              <w:t>Associated with crime, assaults, suicide</w:t>
            </w:r>
            <w:r>
              <w:rPr>
                <w:rFonts w:ascii="Arial Narrow" w:hAnsi="Arial Narrow"/>
                <w:sz w:val="24"/>
              </w:rPr>
              <w:t>…</w:t>
            </w:r>
          </w:p>
          <w:p w14:paraId="13A6B276" w14:textId="77777777" w:rsidR="008146DF" w:rsidRPr="00C505BC" w:rsidRDefault="008146DF" w:rsidP="00E31452">
            <w:pPr>
              <w:widowControl w:val="0"/>
              <w:numPr>
                <w:ilvl w:val="0"/>
                <w:numId w:val="3"/>
              </w:numPr>
              <w:tabs>
                <w:tab w:val="left" w:pos="-1440"/>
              </w:tabs>
              <w:spacing w:line="215" w:lineRule="auto"/>
              <w:rPr>
                <w:rFonts w:ascii="Arial Narrow" w:hAnsi="Arial Narrow"/>
                <w:sz w:val="24"/>
              </w:rPr>
            </w:pPr>
            <w:r w:rsidRPr="00C505BC">
              <w:rPr>
                <w:rFonts w:ascii="Arial Narrow" w:hAnsi="Arial Narrow"/>
                <w:sz w:val="24"/>
              </w:rPr>
              <w:t>Associated with absenteeism, poor work/school performance, and dropout rates.</w:t>
            </w:r>
          </w:p>
          <w:p w14:paraId="7D190FA3" w14:textId="77777777" w:rsidR="008146DF" w:rsidRPr="00C505BC" w:rsidRDefault="008146DF" w:rsidP="00E31452">
            <w:pPr>
              <w:widowControl w:val="0"/>
              <w:numPr>
                <w:ilvl w:val="0"/>
                <w:numId w:val="3"/>
              </w:numPr>
              <w:tabs>
                <w:tab w:val="left" w:pos="-1440"/>
              </w:tabs>
              <w:spacing w:line="215" w:lineRule="auto"/>
              <w:rPr>
                <w:rFonts w:ascii="Arial Narrow" w:hAnsi="Arial Narrow"/>
                <w:sz w:val="24"/>
              </w:rPr>
            </w:pPr>
            <w:r w:rsidRPr="00C505BC">
              <w:rPr>
                <w:rFonts w:ascii="Arial Narrow" w:hAnsi="Arial Narrow"/>
                <w:sz w:val="24"/>
              </w:rPr>
              <w:t>Associated with various psychological problems.</w:t>
            </w:r>
          </w:p>
        </w:tc>
        <w:tc>
          <w:tcPr>
            <w:tcW w:w="5403" w:type="dxa"/>
          </w:tcPr>
          <w:p w14:paraId="4579D7F3" w14:textId="77777777" w:rsidR="008146DF" w:rsidRPr="00C505BC" w:rsidRDefault="008146DF" w:rsidP="00E31452">
            <w:pPr>
              <w:widowControl w:val="0"/>
              <w:numPr>
                <w:ilvl w:val="0"/>
                <w:numId w:val="3"/>
              </w:numPr>
              <w:tabs>
                <w:tab w:val="left" w:pos="-1440"/>
              </w:tabs>
              <w:spacing w:line="215" w:lineRule="auto"/>
              <w:rPr>
                <w:rFonts w:ascii="Arial Narrow" w:hAnsi="Arial Narrow"/>
                <w:sz w:val="24"/>
              </w:rPr>
            </w:pPr>
            <w:r w:rsidRPr="00C505BC">
              <w:rPr>
                <w:rFonts w:ascii="Arial Narrow" w:hAnsi="Arial Narrow"/>
                <w:sz w:val="24"/>
              </w:rPr>
              <w:t>Increased risk of heart attack and strokes.</w:t>
            </w:r>
          </w:p>
          <w:p w14:paraId="6E5E694E" w14:textId="77777777" w:rsidR="008146DF" w:rsidRPr="00C505BC" w:rsidRDefault="008146DF" w:rsidP="00E31452">
            <w:pPr>
              <w:widowControl w:val="0"/>
              <w:numPr>
                <w:ilvl w:val="0"/>
                <w:numId w:val="3"/>
              </w:numPr>
              <w:tabs>
                <w:tab w:val="left" w:pos="-1440"/>
              </w:tabs>
              <w:spacing w:line="215" w:lineRule="auto"/>
              <w:rPr>
                <w:rFonts w:ascii="Arial Narrow" w:hAnsi="Arial Narrow"/>
                <w:sz w:val="24"/>
              </w:rPr>
            </w:pPr>
            <w:r w:rsidRPr="00C505BC">
              <w:rPr>
                <w:rFonts w:ascii="Arial Narrow" w:hAnsi="Arial Narrow"/>
                <w:sz w:val="24"/>
              </w:rPr>
              <w:t xml:space="preserve">Increased risk of obesity and diabetes. </w:t>
            </w:r>
          </w:p>
          <w:p w14:paraId="36FAC1FC" w14:textId="77777777" w:rsidR="008146DF" w:rsidRPr="00C505BC" w:rsidRDefault="008146DF" w:rsidP="00E31452">
            <w:pPr>
              <w:widowControl w:val="0"/>
              <w:numPr>
                <w:ilvl w:val="0"/>
                <w:numId w:val="3"/>
              </w:numPr>
              <w:tabs>
                <w:tab w:val="left" w:pos="-1440"/>
              </w:tabs>
              <w:spacing w:line="215" w:lineRule="auto"/>
              <w:rPr>
                <w:rFonts w:ascii="Arial Narrow" w:hAnsi="Arial Narrow"/>
                <w:sz w:val="24"/>
              </w:rPr>
            </w:pPr>
            <w:r w:rsidRPr="00C505BC">
              <w:rPr>
                <w:rFonts w:ascii="Arial Narrow" w:hAnsi="Arial Narrow"/>
                <w:sz w:val="24"/>
              </w:rPr>
              <w:t>Increases blood pressure and cholesterol.</w:t>
            </w:r>
          </w:p>
          <w:p w14:paraId="4CF0A2B5" w14:textId="77777777" w:rsidR="008146DF" w:rsidRPr="00C505BC" w:rsidRDefault="008146DF" w:rsidP="00E31452">
            <w:pPr>
              <w:widowControl w:val="0"/>
              <w:numPr>
                <w:ilvl w:val="0"/>
                <w:numId w:val="3"/>
              </w:numPr>
              <w:tabs>
                <w:tab w:val="left" w:pos="-1440"/>
              </w:tabs>
              <w:spacing w:line="215" w:lineRule="auto"/>
              <w:rPr>
                <w:rFonts w:ascii="Arial Narrow" w:hAnsi="Arial Narrow"/>
                <w:sz w:val="24"/>
              </w:rPr>
            </w:pPr>
            <w:r w:rsidRPr="00C505BC">
              <w:rPr>
                <w:rFonts w:ascii="Arial Narrow" w:hAnsi="Arial Narrow"/>
                <w:sz w:val="24"/>
              </w:rPr>
              <w:t>Increased risk of cancer (mouth, throat, liver, stomach, intestines and pancreas)</w:t>
            </w:r>
          </w:p>
          <w:p w14:paraId="469EE281" w14:textId="77777777" w:rsidR="008146DF" w:rsidRPr="00C505BC" w:rsidRDefault="008146DF" w:rsidP="00E31452">
            <w:pPr>
              <w:widowControl w:val="0"/>
              <w:numPr>
                <w:ilvl w:val="0"/>
                <w:numId w:val="3"/>
              </w:numPr>
              <w:tabs>
                <w:tab w:val="left" w:pos="-1440"/>
              </w:tabs>
              <w:spacing w:line="215" w:lineRule="auto"/>
              <w:rPr>
                <w:rFonts w:ascii="Arial Narrow" w:hAnsi="Arial Narrow"/>
                <w:sz w:val="24"/>
              </w:rPr>
            </w:pPr>
            <w:r w:rsidRPr="00C505BC">
              <w:rPr>
                <w:rFonts w:ascii="Arial Narrow" w:hAnsi="Arial Narrow"/>
                <w:sz w:val="24"/>
              </w:rPr>
              <w:t xml:space="preserve">Increased risk of liver failure – cirrhosis of the liver.  </w:t>
            </w:r>
          </w:p>
        </w:tc>
      </w:tr>
    </w:tbl>
    <w:p w14:paraId="19E43776" w14:textId="77777777" w:rsidR="008146DF" w:rsidRDefault="008146DF" w:rsidP="008146DF">
      <w:pPr>
        <w:widowControl w:val="0"/>
        <w:tabs>
          <w:tab w:val="left" w:pos="-1440"/>
        </w:tabs>
        <w:spacing w:line="215" w:lineRule="auto"/>
        <w:ind w:left="720" w:hanging="720"/>
        <w:rPr>
          <w:rFonts w:ascii="Tahoma" w:hAnsi="Tahoma"/>
          <w:b/>
          <w:sz w:val="24"/>
        </w:rPr>
      </w:pPr>
    </w:p>
    <w:p w14:paraId="633075EB" w14:textId="77777777" w:rsidR="008146DF" w:rsidRDefault="008146DF" w:rsidP="008146DF">
      <w:pPr>
        <w:rPr>
          <w:rFonts w:ascii="Tahoma" w:hAnsi="Tahoma"/>
          <w:b/>
          <w:sz w:val="28"/>
        </w:rPr>
      </w:pPr>
      <w:r>
        <w:rPr>
          <w:rFonts w:ascii="Tahoma" w:hAnsi="Tahoma"/>
          <w:b/>
          <w:sz w:val="28"/>
        </w:rPr>
        <w:br w:type="page"/>
      </w:r>
    </w:p>
    <w:p w14:paraId="5528A039" w14:textId="77777777" w:rsidR="008146DF" w:rsidRDefault="008146DF" w:rsidP="008146DF">
      <w:pPr>
        <w:widowControl w:val="0"/>
        <w:numPr>
          <w:ilvl w:val="12"/>
          <w:numId w:val="0"/>
        </w:numPr>
        <w:spacing w:line="215" w:lineRule="auto"/>
        <w:ind w:left="-936" w:right="936" w:firstLine="936"/>
        <w:rPr>
          <w:rFonts w:ascii="Tahoma" w:hAnsi="Tahoma"/>
          <w:b/>
          <w:sz w:val="28"/>
        </w:rPr>
      </w:pPr>
      <w:r>
        <w:rPr>
          <w:rFonts w:ascii="Tahoma" w:hAnsi="Tahoma"/>
          <w:b/>
          <w:sz w:val="28"/>
        </w:rPr>
        <w:lastRenderedPageBreak/>
        <w:t>UNCONTROLLABLE RISK FACTORS</w:t>
      </w:r>
    </w:p>
    <w:p w14:paraId="12977B1C" w14:textId="77777777" w:rsidR="008146DF" w:rsidRPr="00374FC2" w:rsidRDefault="008146DF" w:rsidP="008146DF">
      <w:pPr>
        <w:widowControl w:val="0"/>
        <w:spacing w:line="215" w:lineRule="auto"/>
        <w:rPr>
          <w:rFonts w:ascii="Arial Narrow" w:hAnsi="Arial Narrow"/>
          <w:b/>
          <w:sz w:val="12"/>
        </w:rPr>
      </w:pPr>
    </w:p>
    <w:p w14:paraId="585A90D3" w14:textId="77777777" w:rsidR="008146DF" w:rsidRDefault="008146DF" w:rsidP="008146DF">
      <w:pPr>
        <w:widowControl w:val="0"/>
        <w:tabs>
          <w:tab w:val="left" w:pos="-1440"/>
        </w:tabs>
        <w:spacing w:line="215" w:lineRule="auto"/>
        <w:ind w:left="720" w:hanging="720"/>
        <w:rPr>
          <w:rFonts w:ascii="Tahoma" w:hAnsi="Tahoma"/>
          <w:sz w:val="24"/>
        </w:rPr>
      </w:pPr>
      <w:r>
        <w:rPr>
          <w:rFonts w:ascii="Tahoma" w:hAnsi="Tahoma"/>
          <w:b/>
          <w:sz w:val="24"/>
        </w:rPr>
        <w:t>1.   HEREDITY</w:t>
      </w:r>
    </w:p>
    <w:p w14:paraId="2572DC93" w14:textId="77777777" w:rsidR="008146DF" w:rsidRPr="00374FC2" w:rsidRDefault="008146DF" w:rsidP="008146DF">
      <w:pPr>
        <w:widowControl w:val="0"/>
        <w:spacing w:line="215" w:lineRule="auto"/>
        <w:rPr>
          <w:rFonts w:ascii="Arial Narrow" w:hAnsi="Arial Narrow"/>
          <w:sz w:val="2"/>
        </w:rPr>
      </w:pPr>
    </w:p>
    <w:p w14:paraId="4284B8C9" w14:textId="77777777" w:rsidR="008146DF" w:rsidRDefault="008146DF" w:rsidP="008146DF">
      <w:pPr>
        <w:widowControl w:val="0"/>
        <w:spacing w:line="215" w:lineRule="auto"/>
        <w:rPr>
          <w:rFonts w:ascii="Arial Narrow" w:hAnsi="Arial Narrow"/>
          <w:sz w:val="24"/>
        </w:rPr>
      </w:pPr>
      <w:r>
        <w:rPr>
          <w:rFonts w:ascii="Arial Narrow" w:hAnsi="Arial Narrow"/>
          <w:sz w:val="24"/>
        </w:rPr>
        <w:t>It is impossible to control our family medical history and unfortunately, we cannot change it. If a parent, sibling and/or other close relatives have suffered from CHD before the age of 50 there is an increased risk of developing CHD. This is true with many other diseases such as high blood pressure, diabetes, high blood fat levels and heart attacks that may be passed down from generation to generation. Although we cannot control our family history, we can make every effort to minimise and prevent the controllable risk factors.  By not smoking, following a regular exercise program and a well-balanced eating plan, learning to cope with and handle stress, not abusing drugs or alcohol and making educated, healthy decisions, we can lessen the potential risk of our heredity.</w:t>
      </w:r>
    </w:p>
    <w:p w14:paraId="78B1D880" w14:textId="77777777" w:rsidR="008146DF" w:rsidRPr="00374FC2" w:rsidRDefault="008146DF" w:rsidP="008146DF">
      <w:pPr>
        <w:widowControl w:val="0"/>
        <w:tabs>
          <w:tab w:val="left" w:pos="-1440"/>
        </w:tabs>
        <w:spacing w:line="215" w:lineRule="auto"/>
        <w:ind w:left="720" w:hanging="720"/>
        <w:rPr>
          <w:rFonts w:ascii="Arial Narrow" w:hAnsi="Arial Narrow"/>
          <w:b/>
          <w:sz w:val="12"/>
        </w:rPr>
      </w:pPr>
    </w:p>
    <w:p w14:paraId="59CB8C67" w14:textId="77777777" w:rsidR="008146DF" w:rsidRDefault="008146DF" w:rsidP="008146DF">
      <w:pPr>
        <w:widowControl w:val="0"/>
        <w:tabs>
          <w:tab w:val="left" w:pos="-1440"/>
        </w:tabs>
        <w:spacing w:line="215" w:lineRule="auto"/>
        <w:ind w:left="720" w:hanging="720"/>
        <w:rPr>
          <w:rFonts w:ascii="Tahoma" w:hAnsi="Tahoma"/>
          <w:sz w:val="24"/>
        </w:rPr>
      </w:pPr>
      <w:r>
        <w:rPr>
          <w:rFonts w:ascii="Tahoma" w:hAnsi="Tahoma"/>
          <w:b/>
          <w:sz w:val="24"/>
        </w:rPr>
        <w:t>2.   AGE</w:t>
      </w:r>
    </w:p>
    <w:p w14:paraId="70D62674" w14:textId="77777777" w:rsidR="008146DF" w:rsidRPr="00374FC2" w:rsidRDefault="008146DF" w:rsidP="008146DF">
      <w:pPr>
        <w:widowControl w:val="0"/>
        <w:spacing w:line="215" w:lineRule="auto"/>
        <w:rPr>
          <w:rFonts w:ascii="Arial Narrow" w:hAnsi="Arial Narrow"/>
          <w:sz w:val="6"/>
        </w:rPr>
      </w:pPr>
    </w:p>
    <w:p w14:paraId="628E2494" w14:textId="77777777" w:rsidR="008146DF" w:rsidRDefault="008146DF" w:rsidP="008146DF">
      <w:pPr>
        <w:widowControl w:val="0"/>
        <w:spacing w:line="215" w:lineRule="auto"/>
        <w:rPr>
          <w:rFonts w:ascii="Arial Narrow" w:hAnsi="Arial Narrow"/>
          <w:sz w:val="24"/>
        </w:rPr>
      </w:pPr>
      <w:r>
        <w:rPr>
          <w:rFonts w:ascii="Arial Narrow" w:hAnsi="Arial Narrow"/>
          <w:sz w:val="24"/>
        </w:rPr>
        <w:t xml:space="preserve">Higher Risks are associated with men over the age of 45 and Post-menopausal women. </w:t>
      </w:r>
    </w:p>
    <w:p w14:paraId="021E2619" w14:textId="77777777" w:rsidR="008146DF" w:rsidRDefault="008146DF" w:rsidP="008146DF">
      <w:pPr>
        <w:widowControl w:val="0"/>
        <w:spacing w:line="215" w:lineRule="auto"/>
        <w:rPr>
          <w:rFonts w:ascii="Arial Narrow" w:hAnsi="Arial Narrow"/>
          <w:sz w:val="24"/>
        </w:rPr>
      </w:pPr>
      <w:r>
        <w:rPr>
          <w:rFonts w:ascii="Arial Narrow" w:hAnsi="Arial Narrow"/>
          <w:sz w:val="24"/>
        </w:rPr>
        <w:t xml:space="preserve">As we age, cardiovascular function declines and the risks of CHD increase. It is very important to remember that many of the risk factors associated with heart disease are a result of choices made in the younger years. By preventing, eliminating and or controlling the risk factors throughout our lives, we can age with less risk and less deterioration of the cardiovascular system.  </w:t>
      </w:r>
    </w:p>
    <w:p w14:paraId="59A848E0" w14:textId="77777777" w:rsidR="008146DF" w:rsidRPr="006E7370" w:rsidRDefault="008146DF" w:rsidP="008146DF">
      <w:pPr>
        <w:widowControl w:val="0"/>
        <w:tabs>
          <w:tab w:val="left" w:pos="-1440"/>
        </w:tabs>
        <w:spacing w:line="215" w:lineRule="auto"/>
        <w:ind w:left="720" w:hanging="720"/>
        <w:rPr>
          <w:rFonts w:ascii="Arial Narrow" w:hAnsi="Arial Narrow"/>
          <w:b/>
          <w:sz w:val="18"/>
        </w:rPr>
      </w:pPr>
    </w:p>
    <w:p w14:paraId="28009145" w14:textId="77777777" w:rsidR="008146DF" w:rsidRDefault="008146DF" w:rsidP="008146DF">
      <w:pPr>
        <w:widowControl w:val="0"/>
        <w:tabs>
          <w:tab w:val="left" w:pos="-1440"/>
        </w:tabs>
        <w:spacing w:line="215" w:lineRule="auto"/>
        <w:ind w:left="720" w:hanging="720"/>
        <w:rPr>
          <w:rFonts w:ascii="Tahoma" w:hAnsi="Tahoma"/>
          <w:sz w:val="24"/>
        </w:rPr>
      </w:pPr>
      <w:r>
        <w:rPr>
          <w:rFonts w:ascii="Tahoma" w:hAnsi="Tahoma"/>
          <w:b/>
          <w:sz w:val="24"/>
        </w:rPr>
        <w:t xml:space="preserve">3.   NATAL SEX – MALE / FEMALE </w:t>
      </w:r>
    </w:p>
    <w:p w14:paraId="38D1D105" w14:textId="77777777" w:rsidR="008146DF" w:rsidRPr="00374FC2" w:rsidRDefault="008146DF" w:rsidP="008146DF">
      <w:pPr>
        <w:widowControl w:val="0"/>
        <w:spacing w:line="215" w:lineRule="auto"/>
        <w:rPr>
          <w:rFonts w:ascii="Arial Narrow" w:hAnsi="Arial Narrow"/>
          <w:sz w:val="6"/>
        </w:rPr>
      </w:pPr>
    </w:p>
    <w:p w14:paraId="644C7532" w14:textId="77777777" w:rsidR="008146DF" w:rsidRDefault="008146DF" w:rsidP="008146DF">
      <w:pPr>
        <w:widowControl w:val="0"/>
        <w:spacing w:line="215" w:lineRule="auto"/>
        <w:rPr>
          <w:rFonts w:ascii="Arial Narrow" w:hAnsi="Arial Narrow"/>
          <w:sz w:val="24"/>
        </w:rPr>
      </w:pPr>
      <w:r>
        <w:rPr>
          <w:rFonts w:ascii="Arial Narrow" w:hAnsi="Arial Narrow"/>
          <w:sz w:val="24"/>
        </w:rPr>
        <w:t xml:space="preserve">Males, particularly before the age of 40, have been found to have a higher incidence of heart disease and cardiovascular problems than do pre-menopausal females. </w:t>
      </w:r>
      <w:r w:rsidRPr="006E7370">
        <w:rPr>
          <w:rFonts w:ascii="Arial Narrow" w:hAnsi="Arial Narrow"/>
          <w:sz w:val="22"/>
        </w:rPr>
        <w:t>M</w:t>
      </w:r>
      <w:r>
        <w:rPr>
          <w:rFonts w:ascii="Arial Narrow" w:hAnsi="Arial Narrow"/>
          <w:sz w:val="22"/>
        </w:rPr>
        <w:t xml:space="preserve">ales </w:t>
      </w:r>
      <w:r w:rsidRPr="006E7370">
        <w:rPr>
          <w:rFonts w:ascii="Arial Narrow" w:hAnsi="Arial Narrow"/>
          <w:sz w:val="22"/>
        </w:rPr>
        <w:t>are 2x more likely to suffer a heart attac</w:t>
      </w:r>
      <w:r>
        <w:rPr>
          <w:rFonts w:ascii="Arial Narrow" w:hAnsi="Arial Narrow"/>
          <w:sz w:val="22"/>
        </w:rPr>
        <w:t>k.</w:t>
      </w:r>
      <w:r w:rsidRPr="006E7370">
        <w:rPr>
          <w:rFonts w:ascii="Arial Narrow" w:hAnsi="Arial Narrow"/>
          <w:sz w:val="22"/>
        </w:rPr>
        <w:t xml:space="preserve"> M</w:t>
      </w:r>
      <w:r>
        <w:rPr>
          <w:rFonts w:ascii="Arial Narrow" w:hAnsi="Arial Narrow"/>
          <w:sz w:val="22"/>
        </w:rPr>
        <w:t xml:space="preserve">ales </w:t>
      </w:r>
      <w:r w:rsidRPr="006E7370">
        <w:rPr>
          <w:rFonts w:ascii="Arial Narrow" w:hAnsi="Arial Narrow"/>
          <w:sz w:val="22"/>
        </w:rPr>
        <w:t xml:space="preserve">are newly diagnosed with heart disease </w:t>
      </w:r>
      <w:r>
        <w:rPr>
          <w:rFonts w:ascii="Arial Narrow" w:hAnsi="Arial Narrow"/>
          <w:sz w:val="22"/>
        </w:rPr>
        <w:t xml:space="preserve">at approximately </w:t>
      </w:r>
      <w:r w:rsidRPr="006E7370">
        <w:rPr>
          <w:rFonts w:ascii="Arial Narrow" w:hAnsi="Arial Narrow"/>
          <w:sz w:val="22"/>
        </w:rPr>
        <w:t>55 to 64 years</w:t>
      </w:r>
      <w:r>
        <w:rPr>
          <w:rFonts w:ascii="Arial Narrow" w:hAnsi="Arial Narrow"/>
          <w:sz w:val="22"/>
        </w:rPr>
        <w:t xml:space="preserve">, </w:t>
      </w:r>
      <w:r w:rsidRPr="006E7370">
        <w:rPr>
          <w:rFonts w:ascii="Arial Narrow" w:hAnsi="Arial Narrow"/>
          <w:sz w:val="22"/>
        </w:rPr>
        <w:t xml:space="preserve">10 years younger than </w:t>
      </w:r>
      <w:r>
        <w:rPr>
          <w:rFonts w:ascii="Arial Narrow" w:hAnsi="Arial Narrow"/>
          <w:sz w:val="22"/>
        </w:rPr>
        <w:t>Females</w:t>
      </w:r>
      <w:r w:rsidRPr="006E7370">
        <w:rPr>
          <w:rFonts w:ascii="Arial Narrow" w:hAnsi="Arial Narrow"/>
          <w:sz w:val="22"/>
        </w:rPr>
        <w:t xml:space="preserve"> </w:t>
      </w:r>
      <w:r>
        <w:rPr>
          <w:rFonts w:ascii="Arial Narrow" w:hAnsi="Arial Narrow"/>
          <w:sz w:val="22"/>
        </w:rPr>
        <w:t xml:space="preserve">at </w:t>
      </w:r>
      <w:r w:rsidRPr="006E7370">
        <w:rPr>
          <w:rFonts w:ascii="Arial Narrow" w:hAnsi="Arial Narrow"/>
          <w:sz w:val="22"/>
        </w:rPr>
        <w:t>65 to 74 years</w:t>
      </w:r>
      <w:r>
        <w:rPr>
          <w:rFonts w:ascii="Arial Narrow" w:hAnsi="Arial Narrow"/>
          <w:sz w:val="22"/>
        </w:rPr>
        <w:t>.</w:t>
      </w:r>
      <w:r w:rsidRPr="006E7370">
        <w:rPr>
          <w:sz w:val="22"/>
        </w:rPr>
        <w:t xml:space="preserve"> </w:t>
      </w:r>
      <w:r>
        <w:rPr>
          <w:rFonts w:ascii="Arial Narrow" w:hAnsi="Arial Narrow"/>
          <w:sz w:val="24"/>
        </w:rPr>
        <w:t>Here are some of the possible reasons as to why:</w:t>
      </w:r>
    </w:p>
    <w:p w14:paraId="6438EAD6" w14:textId="77777777" w:rsidR="008146DF" w:rsidRPr="00374FC2" w:rsidRDefault="008146DF" w:rsidP="008146DF">
      <w:pPr>
        <w:widowControl w:val="0"/>
        <w:spacing w:line="215" w:lineRule="auto"/>
        <w:rPr>
          <w:rFonts w:ascii="Arial Narrow" w:hAnsi="Arial Narrow"/>
          <w:sz w:val="6"/>
        </w:rPr>
      </w:pPr>
    </w:p>
    <w:p w14:paraId="7695EE41" w14:textId="77777777" w:rsidR="008146DF" w:rsidRDefault="008146DF" w:rsidP="008146DF">
      <w:pPr>
        <w:widowControl w:val="0"/>
        <w:numPr>
          <w:ilvl w:val="0"/>
          <w:numId w:val="10"/>
        </w:numPr>
        <w:spacing w:line="215" w:lineRule="auto"/>
        <w:rPr>
          <w:rFonts w:ascii="Arial Narrow" w:hAnsi="Arial Narrow"/>
          <w:sz w:val="24"/>
        </w:rPr>
      </w:pPr>
      <w:r>
        <w:rPr>
          <w:rFonts w:ascii="Arial Narrow" w:hAnsi="Arial Narrow"/>
          <w:sz w:val="24"/>
        </w:rPr>
        <w:t>CHD tends to develop later on in the lives of females probably due to the fact that women have higher levels of heart healthy HDL cholesterol during their pre-menopausal years. The female hormone estrogen signals the liver to produce less (LDL) bad cholesterol; produce more HDL (good cholesterol); and makes blood vessels more elastic. After menopause, when the production of estrogen drops, the LDL levels will increase. Estrogen replacement treatments are being used during menopause to help lower CHD but the effects are still being researched.</w:t>
      </w:r>
    </w:p>
    <w:p w14:paraId="70E21DA2" w14:textId="77777777" w:rsidR="008146DF" w:rsidRDefault="008146DF" w:rsidP="008146DF">
      <w:pPr>
        <w:widowControl w:val="0"/>
        <w:numPr>
          <w:ilvl w:val="0"/>
          <w:numId w:val="10"/>
        </w:numPr>
        <w:spacing w:line="215" w:lineRule="auto"/>
        <w:rPr>
          <w:rFonts w:ascii="Arial Narrow" w:hAnsi="Arial Narrow"/>
          <w:sz w:val="24"/>
        </w:rPr>
      </w:pPr>
      <w:r>
        <w:rPr>
          <w:rFonts w:ascii="Arial Narrow" w:hAnsi="Arial Narrow"/>
          <w:sz w:val="24"/>
        </w:rPr>
        <w:t xml:space="preserve">Location of fat stores. Males tend to store excess fat in the abdominal region (android - apple shape).  Females tend to store excess body fat in the lower extremities, hips and buttocks (gynoid - pear shape).  Higher fat storage in the abdominal region especially visceral (internal) fat is linked with heart disease. During the Fitness Appraisal, you will explore the Waist to Hip ratio test (waist </w:t>
      </w:r>
      <w:r>
        <w:rPr>
          <w:rFonts w:ascii="Arial Narrow" w:hAnsi="Arial Narrow"/>
          <w:sz w:val="24"/>
        </w:rPr>
        <w:sym w:font="Kino MT" w:char="00F7"/>
      </w:r>
      <w:r>
        <w:rPr>
          <w:rFonts w:ascii="Arial Narrow" w:hAnsi="Arial Narrow"/>
          <w:sz w:val="24"/>
        </w:rPr>
        <w:t xml:space="preserve"> hip circumference) which is used to determine a person’s risk for CHD. </w:t>
      </w:r>
    </w:p>
    <w:p w14:paraId="2D97D0F4" w14:textId="77777777" w:rsidR="008146DF" w:rsidRDefault="008146DF" w:rsidP="008146DF">
      <w:pPr>
        <w:widowControl w:val="0"/>
        <w:numPr>
          <w:ilvl w:val="0"/>
          <w:numId w:val="10"/>
        </w:numPr>
        <w:spacing w:line="215" w:lineRule="auto"/>
        <w:rPr>
          <w:rFonts w:ascii="Arial Narrow" w:hAnsi="Arial Narrow"/>
          <w:sz w:val="24"/>
        </w:rPr>
      </w:pPr>
      <w:r>
        <w:rPr>
          <w:rFonts w:ascii="Arial Narrow" w:hAnsi="Arial Narrow"/>
          <w:sz w:val="24"/>
        </w:rPr>
        <w:t>A higher concentration of visceral (internal) fat vs. subcutaneous (just under the skin - cellulite type fat) has been associated with higher CHD risk especially when the fat is located in the trunk region.</w:t>
      </w:r>
    </w:p>
    <w:p w14:paraId="3437F948" w14:textId="77777777" w:rsidR="008146DF" w:rsidRDefault="008146DF" w:rsidP="008146DF">
      <w:pPr>
        <w:widowControl w:val="0"/>
        <w:numPr>
          <w:ilvl w:val="0"/>
          <w:numId w:val="10"/>
        </w:numPr>
        <w:spacing w:line="215" w:lineRule="auto"/>
        <w:rPr>
          <w:rFonts w:ascii="Arial Narrow" w:hAnsi="Arial Narrow"/>
          <w:sz w:val="24"/>
        </w:rPr>
      </w:pPr>
      <w:r>
        <w:rPr>
          <w:rFonts w:ascii="Arial Narrow" w:hAnsi="Arial Narrow"/>
          <w:sz w:val="24"/>
        </w:rPr>
        <w:t>Higher testosterone levels in males triggers the liver to produce more LDL cholesterol.</w:t>
      </w:r>
    </w:p>
    <w:p w14:paraId="6263146C" w14:textId="77777777" w:rsidR="008146DF" w:rsidRDefault="008146DF" w:rsidP="008146DF">
      <w:pPr>
        <w:widowControl w:val="0"/>
        <w:spacing w:line="215" w:lineRule="auto"/>
        <w:rPr>
          <w:rFonts w:ascii="Arial Narrow" w:hAnsi="Arial Narrow"/>
          <w:sz w:val="24"/>
        </w:rPr>
      </w:pPr>
    </w:p>
    <w:p w14:paraId="0E136833" w14:textId="77777777" w:rsidR="008146DF" w:rsidRDefault="008146DF" w:rsidP="008146DF">
      <w:pPr>
        <w:widowControl w:val="0"/>
        <w:tabs>
          <w:tab w:val="left" w:pos="-1440"/>
        </w:tabs>
        <w:spacing w:line="215" w:lineRule="auto"/>
        <w:ind w:left="720" w:hanging="720"/>
        <w:rPr>
          <w:rFonts w:ascii="Tahoma" w:hAnsi="Tahoma"/>
          <w:b/>
          <w:sz w:val="24"/>
        </w:rPr>
      </w:pPr>
      <w:r>
        <w:rPr>
          <w:rFonts w:ascii="Tahoma" w:hAnsi="Tahoma"/>
          <w:b/>
          <w:sz w:val="24"/>
        </w:rPr>
        <w:t>4.   ETHNICITY</w:t>
      </w:r>
    </w:p>
    <w:p w14:paraId="199134C3" w14:textId="77777777" w:rsidR="008146DF" w:rsidRPr="00374FC2" w:rsidRDefault="008146DF" w:rsidP="008146DF">
      <w:pPr>
        <w:widowControl w:val="0"/>
        <w:tabs>
          <w:tab w:val="left" w:pos="-1440"/>
        </w:tabs>
        <w:spacing w:line="215" w:lineRule="auto"/>
        <w:ind w:left="720" w:hanging="720"/>
        <w:rPr>
          <w:rFonts w:ascii="Tahoma" w:hAnsi="Tahoma"/>
          <w:b/>
          <w:sz w:val="10"/>
        </w:rPr>
      </w:pPr>
    </w:p>
    <w:p w14:paraId="72A1D436" w14:textId="77777777" w:rsidR="008146DF" w:rsidRDefault="008146DF" w:rsidP="008146DF">
      <w:pPr>
        <w:widowControl w:val="0"/>
        <w:tabs>
          <w:tab w:val="left" w:pos="-1440"/>
        </w:tabs>
        <w:spacing w:line="215" w:lineRule="auto"/>
        <w:rPr>
          <w:rFonts w:ascii="Tahoma" w:hAnsi="Tahoma"/>
          <w:sz w:val="24"/>
        </w:rPr>
      </w:pPr>
      <w:r>
        <w:rPr>
          <w:rFonts w:ascii="Arial Narrow" w:hAnsi="Arial Narrow"/>
          <w:sz w:val="24"/>
        </w:rPr>
        <w:t xml:space="preserve">According to the National Library of Medicine, Blacks, Hispanics, Latinos and Southeast Asians, are ethnic groups with an increased risk of CHD. </w:t>
      </w:r>
    </w:p>
    <w:p w14:paraId="4556FE5F" w14:textId="77777777" w:rsidR="008146DF" w:rsidRPr="00374FC2" w:rsidRDefault="008146DF" w:rsidP="008146DF">
      <w:pPr>
        <w:widowControl w:val="0"/>
        <w:spacing w:line="215" w:lineRule="auto"/>
        <w:rPr>
          <w:rFonts w:ascii="Arial Narrow" w:hAnsi="Arial Narrow"/>
          <w:sz w:val="6"/>
        </w:rPr>
      </w:pPr>
    </w:p>
    <w:p w14:paraId="35696BF0" w14:textId="77777777" w:rsidR="008146DF" w:rsidRDefault="008146DF" w:rsidP="008146DF">
      <w:pPr>
        <w:widowControl w:val="0"/>
        <w:spacing w:line="215" w:lineRule="auto"/>
        <w:rPr>
          <w:rFonts w:ascii="Arial Narrow" w:hAnsi="Arial Narrow"/>
          <w:sz w:val="24"/>
        </w:rPr>
      </w:pPr>
      <w:r>
        <w:rPr>
          <w:rFonts w:ascii="Arial Narrow" w:hAnsi="Arial Narrow"/>
          <w:sz w:val="24"/>
        </w:rPr>
        <w:t xml:space="preserve">Heart disease is a dangerous, life threatening condition that should be treated equally for everyone. Every person should be educated about the risk factors and healthy lifestyle choices that will help them reduce those risks. </w:t>
      </w:r>
    </w:p>
    <w:p w14:paraId="285E9F78" w14:textId="77777777" w:rsidR="008146DF" w:rsidRDefault="008146DF" w:rsidP="008146DF">
      <w:pPr>
        <w:widowControl w:val="0"/>
        <w:spacing w:line="215" w:lineRule="auto"/>
        <w:rPr>
          <w:rFonts w:ascii="Arial Narrow" w:hAnsi="Arial Narrow"/>
          <w:sz w:val="24"/>
        </w:rPr>
      </w:pPr>
    </w:p>
    <w:tbl>
      <w:tblPr>
        <w:tblW w:w="0" w:type="auto"/>
        <w:tblInd w:w="120" w:type="dxa"/>
        <w:tblBorders>
          <w:top w:val="single" w:sz="6" w:space="0" w:color="000000" w:shadow="1"/>
          <w:left w:val="single" w:sz="6" w:space="0" w:color="000000" w:shadow="1"/>
          <w:bottom w:val="single" w:sz="6" w:space="0" w:color="000000" w:shadow="1"/>
          <w:right w:val="single" w:sz="6" w:space="0" w:color="000000" w:shadow="1"/>
          <w:insideH w:val="single" w:sz="6" w:space="0" w:color="000000"/>
          <w:insideV w:val="single" w:sz="6" w:space="0" w:color="000000"/>
        </w:tblBorders>
        <w:tblLayout w:type="fixed"/>
        <w:tblCellMar>
          <w:left w:w="120" w:type="dxa"/>
          <w:right w:w="120" w:type="dxa"/>
        </w:tblCellMar>
        <w:tblLook w:val="0000" w:firstRow="0" w:lastRow="0" w:firstColumn="0" w:lastColumn="0" w:noHBand="0" w:noVBand="0"/>
      </w:tblPr>
      <w:tblGrid>
        <w:gridCol w:w="10490"/>
      </w:tblGrid>
      <w:tr w:rsidR="008146DF" w14:paraId="21FAE8DE" w14:textId="77777777" w:rsidTr="00E31452">
        <w:tc>
          <w:tcPr>
            <w:tcW w:w="10490" w:type="dxa"/>
          </w:tcPr>
          <w:p w14:paraId="51188ACC" w14:textId="77777777" w:rsidR="008146DF" w:rsidRDefault="008146DF" w:rsidP="00E31452">
            <w:pPr>
              <w:widowControl w:val="0"/>
              <w:spacing w:line="120" w:lineRule="exact"/>
              <w:jc w:val="center"/>
              <w:rPr>
                <w:rFonts w:ascii="Tahoma" w:hAnsi="Tahoma"/>
                <w:sz w:val="32"/>
              </w:rPr>
            </w:pPr>
          </w:p>
          <w:p w14:paraId="35918389" w14:textId="77777777" w:rsidR="008146DF" w:rsidRPr="006F6B9A" w:rsidRDefault="008146DF" w:rsidP="00E31452">
            <w:pPr>
              <w:widowControl w:val="0"/>
              <w:spacing w:after="58" w:line="215" w:lineRule="auto"/>
              <w:jc w:val="center"/>
              <w:rPr>
                <w:rFonts w:ascii="Tahoma" w:hAnsi="Tahoma"/>
                <w:b/>
                <w:color w:val="FF0000"/>
                <w:sz w:val="32"/>
              </w:rPr>
            </w:pPr>
            <w:r w:rsidRPr="006F6B9A">
              <w:rPr>
                <w:rFonts w:ascii="Tahoma" w:hAnsi="Tahoma"/>
                <w:b/>
                <w:color w:val="FF0000"/>
                <w:sz w:val="32"/>
              </w:rPr>
              <w:t>Prevention is the best medicine to control CHD risk.</w:t>
            </w:r>
          </w:p>
          <w:p w14:paraId="2A6FE6ED" w14:textId="77777777" w:rsidR="008146DF" w:rsidRDefault="008146DF" w:rsidP="00E31452">
            <w:pPr>
              <w:widowControl w:val="0"/>
              <w:spacing w:after="58" w:line="215" w:lineRule="auto"/>
              <w:jc w:val="center"/>
              <w:rPr>
                <w:rFonts w:ascii="Tahoma" w:hAnsi="Tahoma"/>
                <w:sz w:val="32"/>
              </w:rPr>
            </w:pPr>
            <w:r w:rsidRPr="006F6B9A">
              <w:rPr>
                <w:rFonts w:ascii="Tahoma" w:hAnsi="Tahoma"/>
                <w:b/>
                <w:color w:val="FF0000"/>
                <w:sz w:val="32"/>
              </w:rPr>
              <w:t>Exercise is Medicine</w:t>
            </w:r>
            <w:r w:rsidRPr="006F6B9A">
              <w:rPr>
                <w:rFonts w:ascii="Tahoma" w:hAnsi="Tahoma"/>
                <w:b/>
                <w:iCs/>
                <w:color w:val="FF0000"/>
                <w:sz w:val="32"/>
              </w:rPr>
              <w:t>.</w:t>
            </w:r>
          </w:p>
        </w:tc>
      </w:tr>
    </w:tbl>
    <w:p w14:paraId="31C44D2A" w14:textId="77777777" w:rsidR="008146DF" w:rsidRDefault="008146DF" w:rsidP="008146DF">
      <w:pPr>
        <w:widowControl w:val="0"/>
        <w:spacing w:line="215" w:lineRule="auto"/>
        <w:rPr>
          <w:rFonts w:ascii="Arial Narrow" w:hAnsi="Arial Narrow"/>
          <w:b/>
          <w:sz w:val="24"/>
        </w:rPr>
      </w:pPr>
    </w:p>
    <w:tbl>
      <w:tblPr>
        <w:tblW w:w="10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5"/>
        <w:gridCol w:w="7633"/>
      </w:tblGrid>
      <w:tr w:rsidR="008146DF" w14:paraId="74D1E63E" w14:textId="77777777" w:rsidTr="00E31452">
        <w:tc>
          <w:tcPr>
            <w:tcW w:w="2965" w:type="dxa"/>
            <w:tcBorders>
              <w:top w:val="single" w:sz="4" w:space="0" w:color="000000"/>
              <w:left w:val="single" w:sz="4" w:space="0" w:color="000000"/>
              <w:bottom w:val="single" w:sz="4" w:space="0" w:color="000000"/>
              <w:right w:val="single" w:sz="4" w:space="0" w:color="000000"/>
            </w:tcBorders>
          </w:tcPr>
          <w:p w14:paraId="52D106CB" w14:textId="77777777" w:rsidR="008146DF" w:rsidRPr="00F33E9B" w:rsidRDefault="008146DF" w:rsidP="00E31452">
            <w:pPr>
              <w:jc w:val="center"/>
              <w:outlineLvl w:val="3"/>
              <w:rPr>
                <w:rFonts w:ascii="Arial Narrow" w:hAnsi="Arial Narrow"/>
                <w:b/>
                <w:sz w:val="24"/>
              </w:rPr>
            </w:pPr>
            <w:r w:rsidRPr="00F33E9B">
              <w:rPr>
                <w:rFonts w:ascii="Arial Narrow" w:hAnsi="Arial Narrow"/>
                <w:b/>
                <w:noProof/>
                <w:sz w:val="24"/>
              </w:rPr>
              <w:lastRenderedPageBreak/>
              <w:drawing>
                <wp:inline distT="0" distB="0" distL="0" distR="0" wp14:anchorId="481EE206" wp14:editId="63D1E7BB">
                  <wp:extent cx="1447800" cy="1403927"/>
                  <wp:effectExtent l="0" t="0" r="0" b="6350"/>
                  <wp:docPr id="310" name="Picture 310" descr="61e77911b1121a34a07cd8e06b517fa9.jpg (21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61e77911b1121a34a07cd8e06b517fa9.jpg (211×20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459421" cy="1415196"/>
                          </a:xfrm>
                          <a:prstGeom prst="rect">
                            <a:avLst/>
                          </a:prstGeom>
                          <a:noFill/>
                          <a:ln>
                            <a:noFill/>
                          </a:ln>
                        </pic:spPr>
                      </pic:pic>
                    </a:graphicData>
                  </a:graphic>
                </wp:inline>
              </w:drawing>
            </w:r>
          </w:p>
        </w:tc>
        <w:tc>
          <w:tcPr>
            <w:tcW w:w="7633" w:type="dxa"/>
            <w:tcBorders>
              <w:top w:val="single" w:sz="4" w:space="0" w:color="000000"/>
              <w:left w:val="single" w:sz="4" w:space="0" w:color="000000"/>
              <w:bottom w:val="single" w:sz="4" w:space="0" w:color="000000"/>
              <w:right w:val="single" w:sz="4" w:space="0" w:color="000000"/>
            </w:tcBorders>
          </w:tcPr>
          <w:p w14:paraId="37FE7EFA" w14:textId="77777777" w:rsidR="008146DF" w:rsidRPr="00F33E9B" w:rsidRDefault="008146DF" w:rsidP="00E31452">
            <w:pPr>
              <w:jc w:val="center"/>
              <w:rPr>
                <w:noProof/>
              </w:rPr>
            </w:pPr>
          </w:p>
          <w:p w14:paraId="3959FF82" w14:textId="77777777" w:rsidR="008146DF" w:rsidRPr="00F33E9B" w:rsidRDefault="008146DF" w:rsidP="00E31452">
            <w:pPr>
              <w:jc w:val="center"/>
              <w:rPr>
                <w:rFonts w:ascii="Tahoma" w:hAnsi="Tahoma" w:cs="Tahoma"/>
                <w:b/>
                <w:noProof/>
                <w:sz w:val="44"/>
              </w:rPr>
            </w:pPr>
            <w:r w:rsidRPr="00F33E9B">
              <w:rPr>
                <w:rFonts w:ascii="Tahoma" w:hAnsi="Tahoma" w:cs="Tahoma"/>
                <w:b/>
                <w:noProof/>
                <w:sz w:val="44"/>
              </w:rPr>
              <w:t xml:space="preserve">Coronary Heart Disease </w:t>
            </w:r>
          </w:p>
          <w:p w14:paraId="4CABEB07" w14:textId="77777777" w:rsidR="008146DF" w:rsidRPr="00F33E9B" w:rsidRDefault="008146DF" w:rsidP="00E31452">
            <w:pPr>
              <w:jc w:val="center"/>
              <w:rPr>
                <w:rFonts w:ascii="Tahoma" w:hAnsi="Tahoma" w:cs="Tahoma"/>
                <w:b/>
                <w:noProof/>
                <w:sz w:val="44"/>
              </w:rPr>
            </w:pPr>
            <w:r w:rsidRPr="00F33E9B">
              <w:rPr>
                <w:rFonts w:ascii="Tahoma" w:hAnsi="Tahoma" w:cs="Tahoma"/>
                <w:b/>
                <w:noProof/>
                <w:sz w:val="44"/>
              </w:rPr>
              <w:t xml:space="preserve">Risk Factors </w:t>
            </w:r>
          </w:p>
          <w:p w14:paraId="7A644C59" w14:textId="77777777" w:rsidR="008146DF" w:rsidRPr="00F33E9B" w:rsidRDefault="008146DF" w:rsidP="00E31452">
            <w:pPr>
              <w:jc w:val="center"/>
              <w:rPr>
                <w:noProof/>
              </w:rPr>
            </w:pPr>
            <w:r w:rsidRPr="00F33E9B">
              <w:rPr>
                <w:rFonts w:ascii="Tahoma" w:hAnsi="Tahoma" w:cs="Tahoma"/>
                <w:b/>
                <w:noProof/>
                <w:sz w:val="44"/>
              </w:rPr>
              <w:t>Statistics Canada</w:t>
            </w:r>
          </w:p>
        </w:tc>
      </w:tr>
      <w:tr w:rsidR="008146DF" w:rsidRPr="003759A7" w14:paraId="18793120" w14:textId="77777777" w:rsidTr="00E31452">
        <w:tc>
          <w:tcPr>
            <w:tcW w:w="2965" w:type="dxa"/>
            <w:tcBorders>
              <w:top w:val="single" w:sz="4" w:space="0" w:color="000000"/>
              <w:left w:val="single" w:sz="4" w:space="0" w:color="000000"/>
              <w:bottom w:val="single" w:sz="4" w:space="0" w:color="000000"/>
              <w:right w:val="single" w:sz="4" w:space="0" w:color="000000"/>
            </w:tcBorders>
          </w:tcPr>
          <w:p w14:paraId="337AD8BA" w14:textId="77777777" w:rsidR="008146DF" w:rsidRPr="00F33E9B" w:rsidRDefault="008146DF" w:rsidP="00E31452">
            <w:pPr>
              <w:jc w:val="center"/>
              <w:outlineLvl w:val="3"/>
              <w:rPr>
                <w:rFonts w:ascii="Arial" w:hAnsi="Arial" w:cs="Arial"/>
                <w:b/>
                <w:sz w:val="24"/>
                <w:szCs w:val="24"/>
              </w:rPr>
            </w:pPr>
            <w:r w:rsidRPr="00F33E9B">
              <w:rPr>
                <w:rFonts w:ascii="Arial" w:hAnsi="Arial" w:cs="Arial"/>
                <w:b/>
                <w:sz w:val="24"/>
                <w:szCs w:val="24"/>
              </w:rPr>
              <w:t xml:space="preserve">CHD </w:t>
            </w:r>
          </w:p>
        </w:tc>
        <w:tc>
          <w:tcPr>
            <w:tcW w:w="7633" w:type="dxa"/>
            <w:tcBorders>
              <w:top w:val="single" w:sz="4" w:space="0" w:color="000000"/>
              <w:left w:val="single" w:sz="4" w:space="0" w:color="000000"/>
              <w:bottom w:val="single" w:sz="4" w:space="0" w:color="000000"/>
              <w:right w:val="single" w:sz="4" w:space="0" w:color="000000"/>
            </w:tcBorders>
          </w:tcPr>
          <w:p w14:paraId="0AD92952" w14:textId="77777777" w:rsidR="008146DF" w:rsidRPr="00F33E9B" w:rsidRDefault="008146DF" w:rsidP="00E31452">
            <w:pPr>
              <w:jc w:val="center"/>
              <w:rPr>
                <w:rFonts w:ascii="Arial" w:hAnsi="Arial" w:cs="Arial"/>
                <w:noProof/>
                <w:sz w:val="24"/>
                <w:szCs w:val="24"/>
              </w:rPr>
            </w:pPr>
            <w:r w:rsidRPr="00F33E9B">
              <w:rPr>
                <w:rFonts w:ascii="Arial" w:hAnsi="Arial" w:cs="Arial"/>
                <w:noProof/>
                <w:sz w:val="24"/>
                <w:szCs w:val="24"/>
              </w:rPr>
              <w:t xml:space="preserve">8.5 % of Canadians live with CHD </w:t>
            </w:r>
          </w:p>
          <w:p w14:paraId="4812E8C9" w14:textId="77777777" w:rsidR="008146DF" w:rsidRPr="00F33E9B" w:rsidRDefault="00386ED6" w:rsidP="00E31452">
            <w:pPr>
              <w:jc w:val="center"/>
              <w:rPr>
                <w:rFonts w:ascii="Arial" w:hAnsi="Arial" w:cs="Arial"/>
                <w:noProof/>
                <w:sz w:val="24"/>
                <w:szCs w:val="24"/>
              </w:rPr>
            </w:pPr>
            <w:hyperlink r:id="rId70" w:history="1">
              <w:r w:rsidR="008146DF" w:rsidRPr="00F33E9B">
                <w:rPr>
                  <w:rStyle w:val="Hyperlink"/>
                  <w:rFonts w:ascii="Arial" w:hAnsi="Arial" w:cs="Arial"/>
                  <w:noProof/>
                  <w:sz w:val="24"/>
                  <w:szCs w:val="24"/>
                </w:rPr>
                <w:t>Heart disease in Canada: Highlights from the Canadian Chronic Disease Surveillance System, 2017 - Canada.ca</w:t>
              </w:r>
            </w:hyperlink>
          </w:p>
        </w:tc>
      </w:tr>
      <w:tr w:rsidR="008146DF" w:rsidRPr="003759A7" w14:paraId="64AB60F8" w14:textId="77777777" w:rsidTr="00E31452">
        <w:tc>
          <w:tcPr>
            <w:tcW w:w="2965" w:type="dxa"/>
            <w:tcBorders>
              <w:top w:val="single" w:sz="4" w:space="0" w:color="000000"/>
              <w:left w:val="single" w:sz="4" w:space="0" w:color="000000"/>
              <w:bottom w:val="single" w:sz="4" w:space="0" w:color="000000"/>
              <w:right w:val="single" w:sz="4" w:space="0" w:color="000000"/>
            </w:tcBorders>
          </w:tcPr>
          <w:p w14:paraId="7C5E64C0" w14:textId="77777777" w:rsidR="008146DF" w:rsidRPr="00F33E9B" w:rsidRDefault="008146DF" w:rsidP="00E31452">
            <w:pPr>
              <w:jc w:val="center"/>
              <w:outlineLvl w:val="3"/>
              <w:rPr>
                <w:rFonts w:ascii="Arial" w:hAnsi="Arial" w:cs="Arial"/>
                <w:b/>
                <w:sz w:val="24"/>
                <w:szCs w:val="24"/>
              </w:rPr>
            </w:pPr>
            <w:r w:rsidRPr="00F33E9B">
              <w:rPr>
                <w:rFonts w:ascii="Arial" w:hAnsi="Arial" w:cs="Arial"/>
                <w:b/>
                <w:sz w:val="24"/>
                <w:szCs w:val="24"/>
              </w:rPr>
              <w:t>Smoking</w:t>
            </w:r>
          </w:p>
        </w:tc>
        <w:tc>
          <w:tcPr>
            <w:tcW w:w="7633" w:type="dxa"/>
            <w:tcBorders>
              <w:top w:val="single" w:sz="4" w:space="0" w:color="000000"/>
              <w:left w:val="single" w:sz="4" w:space="0" w:color="000000"/>
              <w:bottom w:val="single" w:sz="4" w:space="0" w:color="000000"/>
              <w:right w:val="single" w:sz="4" w:space="0" w:color="000000"/>
            </w:tcBorders>
          </w:tcPr>
          <w:p w14:paraId="4C4C0892" w14:textId="77777777" w:rsidR="008146DF" w:rsidRPr="00F33E9B" w:rsidRDefault="008146DF" w:rsidP="00E31452">
            <w:pPr>
              <w:jc w:val="center"/>
              <w:rPr>
                <w:rFonts w:ascii="Arial" w:hAnsi="Arial" w:cs="Arial"/>
                <w:noProof/>
                <w:sz w:val="24"/>
                <w:szCs w:val="24"/>
              </w:rPr>
            </w:pPr>
            <w:r w:rsidRPr="00F33E9B">
              <w:rPr>
                <w:rFonts w:ascii="Arial" w:hAnsi="Arial" w:cs="Arial"/>
                <w:noProof/>
                <w:sz w:val="24"/>
                <w:szCs w:val="24"/>
              </w:rPr>
              <w:t>Tobacco smoking remains the leading cause of preventable disease and death in Canada. Smoking is responsible for </w:t>
            </w:r>
            <w:r w:rsidRPr="00F33E9B">
              <w:rPr>
                <w:rStyle w:val="Strong"/>
                <w:rFonts w:ascii="Arial" w:hAnsi="Arial" w:cs="Arial"/>
                <w:b w:val="0"/>
                <w:bCs w:val="0"/>
                <w:noProof/>
                <w:sz w:val="24"/>
                <w:szCs w:val="24"/>
              </w:rPr>
              <w:t>16.6 %</w:t>
            </w:r>
            <w:r w:rsidRPr="00F33E9B">
              <w:rPr>
                <w:rFonts w:ascii="Arial" w:hAnsi="Arial" w:cs="Arial"/>
                <w:noProof/>
                <w:sz w:val="24"/>
                <w:szCs w:val="24"/>
              </w:rPr>
              <w:t> of all deaths in Canada. (Cancer, Heart disease, Respiratory Disease)</w:t>
            </w:r>
          </w:p>
          <w:p w14:paraId="1BF19565" w14:textId="77777777" w:rsidR="008146DF" w:rsidRPr="00F33E9B" w:rsidRDefault="008146DF" w:rsidP="00E31452">
            <w:pPr>
              <w:jc w:val="center"/>
              <w:rPr>
                <w:rFonts w:ascii="Arial" w:hAnsi="Arial" w:cs="Arial"/>
                <w:noProof/>
                <w:sz w:val="24"/>
                <w:szCs w:val="24"/>
              </w:rPr>
            </w:pPr>
            <w:r w:rsidRPr="00F33E9B">
              <w:rPr>
                <w:rFonts w:ascii="Arial" w:hAnsi="Arial" w:cs="Arial"/>
                <w:noProof/>
                <w:sz w:val="24"/>
                <w:szCs w:val="24"/>
              </w:rPr>
              <w:t>13 % of the Canadian Population smoke / 21 % of the Quebec population smoke.</w:t>
            </w:r>
            <w:r>
              <w:rPr>
                <w:rFonts w:ascii="Arial" w:hAnsi="Arial" w:cs="Arial"/>
                <w:noProof/>
                <w:sz w:val="24"/>
                <w:szCs w:val="24"/>
              </w:rPr>
              <w:t xml:space="preserve"> </w:t>
            </w:r>
            <w:r w:rsidRPr="00F33E9B">
              <w:rPr>
                <w:rFonts w:ascii="Arial" w:hAnsi="Arial" w:cs="Arial"/>
                <w:noProof/>
                <w:sz w:val="24"/>
                <w:szCs w:val="24"/>
              </w:rPr>
              <w:t>The smoking rate in Canada is highest in the 20-24 year age group, for both m</w:t>
            </w:r>
            <w:r>
              <w:rPr>
                <w:rFonts w:ascii="Arial" w:hAnsi="Arial" w:cs="Arial"/>
                <w:noProof/>
                <w:sz w:val="24"/>
                <w:szCs w:val="24"/>
              </w:rPr>
              <w:t>ales and females.</w:t>
            </w:r>
          </w:p>
          <w:p w14:paraId="1DFCFAB1" w14:textId="77777777" w:rsidR="008146DF" w:rsidRPr="00F33E9B" w:rsidRDefault="008146DF" w:rsidP="00E31452">
            <w:pPr>
              <w:jc w:val="center"/>
              <w:rPr>
                <w:rFonts w:ascii="Arial" w:hAnsi="Arial" w:cs="Arial"/>
                <w:noProof/>
                <w:sz w:val="24"/>
                <w:szCs w:val="24"/>
              </w:rPr>
            </w:pPr>
            <w:r w:rsidRPr="00F33E9B">
              <w:rPr>
                <w:rStyle w:val="Strong"/>
                <w:rFonts w:ascii="Arial" w:hAnsi="Arial" w:cs="Arial"/>
                <w:b w:val="0"/>
                <w:bCs w:val="0"/>
                <w:noProof/>
                <w:sz w:val="24"/>
                <w:szCs w:val="24"/>
              </w:rPr>
              <w:t>15.1 %</w:t>
            </w:r>
            <w:r w:rsidRPr="00F33E9B">
              <w:rPr>
                <w:rFonts w:ascii="Arial" w:hAnsi="Arial" w:cs="Arial"/>
                <w:noProof/>
                <w:sz w:val="24"/>
                <w:szCs w:val="24"/>
              </w:rPr>
              <w:t> of Canadians 12 years and older were exposed to second-hand smoke at home.</w:t>
            </w:r>
          </w:p>
          <w:p w14:paraId="0D2A1838" w14:textId="77777777" w:rsidR="008146DF" w:rsidRPr="00F33E9B" w:rsidRDefault="00386ED6" w:rsidP="00E31452">
            <w:pPr>
              <w:jc w:val="center"/>
              <w:rPr>
                <w:rFonts w:ascii="Arial" w:hAnsi="Arial" w:cs="Arial"/>
                <w:noProof/>
                <w:sz w:val="24"/>
                <w:szCs w:val="24"/>
              </w:rPr>
            </w:pPr>
            <w:hyperlink r:id="rId71" w:history="1">
              <w:r w:rsidR="008146DF" w:rsidRPr="00F33E9B">
                <w:rPr>
                  <w:rStyle w:val="Hyperlink"/>
                  <w:rFonts w:ascii="Arial" w:hAnsi="Arial" w:cs="Arial"/>
                  <w:noProof/>
                  <w:sz w:val="24"/>
                  <w:szCs w:val="24"/>
                </w:rPr>
                <w:t>% of Canadians, that smoke - Search (bing.com)</w:t>
              </w:r>
            </w:hyperlink>
          </w:p>
          <w:p w14:paraId="22EFCD80" w14:textId="77777777" w:rsidR="008146DF" w:rsidRPr="00F33E9B" w:rsidRDefault="00386ED6" w:rsidP="00E31452">
            <w:pPr>
              <w:jc w:val="center"/>
              <w:rPr>
                <w:rFonts w:ascii="Arial" w:hAnsi="Arial" w:cs="Arial"/>
                <w:noProof/>
                <w:sz w:val="24"/>
                <w:szCs w:val="24"/>
              </w:rPr>
            </w:pPr>
            <w:hyperlink r:id="rId72" w:history="1">
              <w:r w:rsidR="008146DF" w:rsidRPr="00F33E9B">
                <w:rPr>
                  <w:rStyle w:val="Hyperlink"/>
                  <w:rFonts w:ascii="Arial" w:hAnsi="Arial" w:cs="Arial"/>
                  <w:noProof/>
                  <w:sz w:val="24"/>
                  <w:szCs w:val="24"/>
                </w:rPr>
                <w:t>Which part of Canada has the most smokers? | CBC News</w:t>
              </w:r>
            </w:hyperlink>
          </w:p>
        </w:tc>
      </w:tr>
      <w:tr w:rsidR="008146DF" w:rsidRPr="003759A7" w14:paraId="20577852" w14:textId="77777777" w:rsidTr="00E31452">
        <w:tc>
          <w:tcPr>
            <w:tcW w:w="2965" w:type="dxa"/>
            <w:tcBorders>
              <w:top w:val="single" w:sz="4" w:space="0" w:color="000000"/>
              <w:left w:val="single" w:sz="4" w:space="0" w:color="000000"/>
              <w:bottom w:val="single" w:sz="4" w:space="0" w:color="000000"/>
              <w:right w:val="single" w:sz="4" w:space="0" w:color="000000"/>
            </w:tcBorders>
          </w:tcPr>
          <w:p w14:paraId="1DB3F026" w14:textId="77777777" w:rsidR="008146DF" w:rsidRPr="00F33E9B" w:rsidRDefault="008146DF" w:rsidP="00E31452">
            <w:pPr>
              <w:jc w:val="center"/>
              <w:outlineLvl w:val="3"/>
              <w:rPr>
                <w:rFonts w:ascii="Arial" w:hAnsi="Arial" w:cs="Arial"/>
                <w:b/>
                <w:sz w:val="24"/>
                <w:szCs w:val="24"/>
              </w:rPr>
            </w:pPr>
            <w:r w:rsidRPr="00F33E9B">
              <w:rPr>
                <w:rFonts w:ascii="Arial" w:hAnsi="Arial" w:cs="Arial"/>
                <w:b/>
                <w:sz w:val="24"/>
                <w:szCs w:val="24"/>
              </w:rPr>
              <w:t>High Cholesterol</w:t>
            </w:r>
          </w:p>
        </w:tc>
        <w:tc>
          <w:tcPr>
            <w:tcW w:w="7633" w:type="dxa"/>
            <w:tcBorders>
              <w:top w:val="single" w:sz="4" w:space="0" w:color="000000"/>
              <w:left w:val="single" w:sz="4" w:space="0" w:color="000000"/>
              <w:bottom w:val="single" w:sz="4" w:space="0" w:color="000000"/>
              <w:right w:val="single" w:sz="4" w:space="0" w:color="000000"/>
            </w:tcBorders>
          </w:tcPr>
          <w:p w14:paraId="1B10A46B" w14:textId="77777777" w:rsidR="008146DF" w:rsidRPr="00F33E9B" w:rsidRDefault="008146DF" w:rsidP="00E31452">
            <w:pPr>
              <w:jc w:val="center"/>
              <w:rPr>
                <w:rFonts w:ascii="Arial" w:hAnsi="Arial" w:cs="Arial"/>
                <w:noProof/>
                <w:sz w:val="24"/>
                <w:szCs w:val="24"/>
              </w:rPr>
            </w:pPr>
            <w:r w:rsidRPr="00F33E9B">
              <w:rPr>
                <w:rFonts w:ascii="Arial" w:hAnsi="Arial" w:cs="Arial"/>
                <w:noProof/>
                <w:sz w:val="24"/>
                <w:szCs w:val="24"/>
              </w:rPr>
              <w:t xml:space="preserve">28% of Adult Canadians have high cholesterol </w:t>
            </w:r>
          </w:p>
          <w:p w14:paraId="688062B4" w14:textId="77777777" w:rsidR="008146DF" w:rsidRPr="00F33E9B" w:rsidRDefault="00386ED6" w:rsidP="00E31452">
            <w:pPr>
              <w:jc w:val="center"/>
              <w:rPr>
                <w:rFonts w:ascii="Arial" w:hAnsi="Arial" w:cs="Arial"/>
                <w:noProof/>
                <w:sz w:val="24"/>
                <w:szCs w:val="24"/>
              </w:rPr>
            </w:pPr>
            <w:hyperlink r:id="rId73" w:history="1">
              <w:r w:rsidR="008146DF" w:rsidRPr="00F33E9B">
                <w:rPr>
                  <w:rStyle w:val="Hyperlink"/>
                  <w:rFonts w:ascii="Arial" w:hAnsi="Arial" w:cs="Arial"/>
                  <w:noProof/>
                  <w:sz w:val="24"/>
                  <w:szCs w:val="24"/>
                </w:rPr>
                <w:t>Cholesterol levels of adults, 2016-2019 (statcan.gc.ca)</w:t>
              </w:r>
            </w:hyperlink>
          </w:p>
        </w:tc>
      </w:tr>
      <w:tr w:rsidR="008146DF" w:rsidRPr="003759A7" w14:paraId="16BC16DB" w14:textId="77777777" w:rsidTr="00E31452">
        <w:tc>
          <w:tcPr>
            <w:tcW w:w="2965" w:type="dxa"/>
            <w:tcBorders>
              <w:top w:val="single" w:sz="4" w:space="0" w:color="000000"/>
              <w:left w:val="single" w:sz="4" w:space="0" w:color="000000"/>
              <w:bottom w:val="single" w:sz="4" w:space="0" w:color="000000"/>
              <w:right w:val="single" w:sz="4" w:space="0" w:color="000000"/>
            </w:tcBorders>
          </w:tcPr>
          <w:p w14:paraId="56AFAEF7" w14:textId="77777777" w:rsidR="008146DF" w:rsidRPr="00F33E9B" w:rsidRDefault="008146DF" w:rsidP="00E31452">
            <w:pPr>
              <w:jc w:val="center"/>
              <w:outlineLvl w:val="3"/>
              <w:rPr>
                <w:rFonts w:ascii="Arial" w:hAnsi="Arial" w:cs="Arial"/>
                <w:b/>
                <w:sz w:val="24"/>
                <w:szCs w:val="24"/>
              </w:rPr>
            </w:pPr>
            <w:r w:rsidRPr="00F33E9B">
              <w:rPr>
                <w:rFonts w:ascii="Arial" w:hAnsi="Arial" w:cs="Arial"/>
                <w:b/>
                <w:sz w:val="24"/>
                <w:szCs w:val="24"/>
              </w:rPr>
              <w:t>High Blood Pressure</w:t>
            </w:r>
          </w:p>
        </w:tc>
        <w:tc>
          <w:tcPr>
            <w:tcW w:w="7633" w:type="dxa"/>
            <w:tcBorders>
              <w:top w:val="single" w:sz="4" w:space="0" w:color="000000"/>
              <w:left w:val="single" w:sz="4" w:space="0" w:color="000000"/>
              <w:bottom w:val="single" w:sz="4" w:space="0" w:color="000000"/>
              <w:right w:val="single" w:sz="4" w:space="0" w:color="000000"/>
            </w:tcBorders>
          </w:tcPr>
          <w:p w14:paraId="2CD81705" w14:textId="77777777" w:rsidR="008146DF" w:rsidRPr="00F33E9B" w:rsidRDefault="008146DF" w:rsidP="00E31452">
            <w:pPr>
              <w:jc w:val="center"/>
              <w:rPr>
                <w:rFonts w:ascii="Arial" w:hAnsi="Arial" w:cs="Arial"/>
                <w:noProof/>
                <w:sz w:val="24"/>
                <w:szCs w:val="24"/>
              </w:rPr>
            </w:pPr>
            <w:r w:rsidRPr="00F33E9B">
              <w:rPr>
                <w:rFonts w:ascii="Arial" w:hAnsi="Arial" w:cs="Arial"/>
                <w:noProof/>
                <w:sz w:val="24"/>
                <w:szCs w:val="24"/>
              </w:rPr>
              <w:t>19 % of Adult Canadians have High BP readings</w:t>
            </w:r>
          </w:p>
          <w:p w14:paraId="78F7D3C2" w14:textId="77777777" w:rsidR="008146DF" w:rsidRPr="00F33E9B" w:rsidRDefault="008146DF" w:rsidP="00E31452">
            <w:pPr>
              <w:jc w:val="center"/>
              <w:rPr>
                <w:rFonts w:ascii="Arial" w:hAnsi="Arial" w:cs="Arial"/>
                <w:noProof/>
                <w:sz w:val="24"/>
                <w:szCs w:val="24"/>
              </w:rPr>
            </w:pPr>
            <w:r w:rsidRPr="00F33E9B">
              <w:rPr>
                <w:rFonts w:ascii="Arial" w:hAnsi="Arial" w:cs="Arial"/>
                <w:noProof/>
                <w:sz w:val="24"/>
                <w:szCs w:val="24"/>
              </w:rPr>
              <w:t>17 % of them are unaware that they have high BP!</w:t>
            </w:r>
          </w:p>
          <w:p w14:paraId="5683BB7A" w14:textId="77777777" w:rsidR="008146DF" w:rsidRPr="00F33E9B" w:rsidRDefault="00386ED6" w:rsidP="00E31452">
            <w:pPr>
              <w:jc w:val="center"/>
              <w:rPr>
                <w:rFonts w:ascii="Arial" w:hAnsi="Arial" w:cs="Arial"/>
                <w:noProof/>
                <w:sz w:val="24"/>
                <w:szCs w:val="24"/>
              </w:rPr>
            </w:pPr>
            <w:hyperlink r:id="rId74" w:anchor=":~:text=High%20blood%20pressure%20found%20in%2019%25%20of%20Canadians,the%20hypertensive%20range.%20...%203%20Healthier%20lifestyles%20" w:history="1">
              <w:r w:rsidR="008146DF" w:rsidRPr="00F33E9B">
                <w:rPr>
                  <w:rStyle w:val="Hyperlink"/>
                  <w:rFonts w:ascii="Arial" w:hAnsi="Arial" w:cs="Arial"/>
                  <w:noProof/>
                  <w:sz w:val="24"/>
                  <w:szCs w:val="24"/>
                </w:rPr>
                <w:t>High blood pressure found in 19% of Canadians | CBC News</w:t>
              </w:r>
            </w:hyperlink>
          </w:p>
        </w:tc>
      </w:tr>
      <w:tr w:rsidR="008146DF" w:rsidRPr="003759A7" w14:paraId="174BD0DB" w14:textId="77777777" w:rsidTr="00E31452">
        <w:tc>
          <w:tcPr>
            <w:tcW w:w="2965" w:type="dxa"/>
            <w:tcBorders>
              <w:top w:val="single" w:sz="4" w:space="0" w:color="000000"/>
              <w:left w:val="single" w:sz="4" w:space="0" w:color="000000"/>
              <w:bottom w:val="single" w:sz="4" w:space="0" w:color="000000"/>
              <w:right w:val="single" w:sz="4" w:space="0" w:color="000000"/>
            </w:tcBorders>
          </w:tcPr>
          <w:p w14:paraId="48C599BD" w14:textId="77777777" w:rsidR="008146DF" w:rsidRPr="00F33E9B" w:rsidRDefault="008146DF" w:rsidP="00E31452">
            <w:pPr>
              <w:jc w:val="center"/>
              <w:outlineLvl w:val="3"/>
              <w:rPr>
                <w:rFonts w:ascii="Arial" w:hAnsi="Arial" w:cs="Arial"/>
                <w:b/>
                <w:sz w:val="24"/>
                <w:szCs w:val="24"/>
              </w:rPr>
            </w:pPr>
            <w:r w:rsidRPr="00F33E9B">
              <w:rPr>
                <w:rFonts w:ascii="Arial" w:hAnsi="Arial" w:cs="Arial"/>
                <w:b/>
                <w:sz w:val="24"/>
                <w:szCs w:val="24"/>
              </w:rPr>
              <w:t>Activity</w:t>
            </w:r>
          </w:p>
        </w:tc>
        <w:tc>
          <w:tcPr>
            <w:tcW w:w="7633" w:type="dxa"/>
            <w:tcBorders>
              <w:top w:val="single" w:sz="4" w:space="0" w:color="000000"/>
              <w:left w:val="single" w:sz="4" w:space="0" w:color="000000"/>
              <w:bottom w:val="single" w:sz="4" w:space="0" w:color="000000"/>
              <w:right w:val="single" w:sz="4" w:space="0" w:color="000000"/>
            </w:tcBorders>
          </w:tcPr>
          <w:p w14:paraId="5FA7BAC1" w14:textId="77777777" w:rsidR="008146DF" w:rsidRPr="00F33E9B" w:rsidRDefault="008146DF" w:rsidP="00E31452">
            <w:pPr>
              <w:jc w:val="center"/>
              <w:rPr>
                <w:rFonts w:ascii="Arial" w:hAnsi="Arial" w:cs="Arial"/>
                <w:noProof/>
                <w:sz w:val="24"/>
                <w:szCs w:val="24"/>
              </w:rPr>
            </w:pPr>
            <w:r w:rsidRPr="00F33E9B">
              <w:rPr>
                <w:rFonts w:ascii="Arial" w:hAnsi="Arial" w:cs="Arial"/>
                <w:noProof/>
                <w:sz w:val="24"/>
                <w:szCs w:val="24"/>
              </w:rPr>
              <w:t>According to Ipsos:</w:t>
            </w:r>
          </w:p>
          <w:p w14:paraId="40B468D0" w14:textId="77777777" w:rsidR="008146DF" w:rsidRPr="00F33E9B" w:rsidRDefault="008146DF" w:rsidP="00E31452">
            <w:pPr>
              <w:jc w:val="center"/>
              <w:rPr>
                <w:rFonts w:ascii="Arial" w:hAnsi="Arial" w:cs="Arial"/>
                <w:noProof/>
                <w:sz w:val="24"/>
                <w:szCs w:val="24"/>
              </w:rPr>
            </w:pPr>
            <w:r w:rsidRPr="00F33E9B">
              <w:rPr>
                <w:rFonts w:ascii="Arial" w:hAnsi="Arial" w:cs="Arial"/>
                <w:noProof/>
                <w:sz w:val="24"/>
                <w:szCs w:val="24"/>
              </w:rPr>
              <w:t xml:space="preserve">40% of Canadians aged 25-64 say they do less than thirty minutes of physical activity per day. 6% of Canadians get no exercise at all. 37% of Canadians exercise for 30-59 minutes every day, while 8% say they are physically active for over two hours each day. On average, people in Quebec get the least exercise, with 64% of the population in the province getting less than 30 minutes of exercise per day. </w:t>
            </w:r>
          </w:p>
          <w:p w14:paraId="6425C036" w14:textId="77777777" w:rsidR="008146DF" w:rsidRPr="00F33E9B" w:rsidRDefault="00386ED6" w:rsidP="00E31452">
            <w:pPr>
              <w:jc w:val="center"/>
              <w:rPr>
                <w:rFonts w:ascii="Arial" w:hAnsi="Arial" w:cs="Arial"/>
                <w:noProof/>
                <w:sz w:val="24"/>
                <w:szCs w:val="24"/>
              </w:rPr>
            </w:pPr>
            <w:hyperlink r:id="rId75" w:anchor=":~:text=According%20to%20Ipsos%2C%2040%25%20of%20Canadians%20aged%2025-64,physically%20active%20for%20over%20two%20hours%20each%20day." w:history="1">
              <w:r w:rsidR="008146DF" w:rsidRPr="00F33E9B">
                <w:rPr>
                  <w:rStyle w:val="Hyperlink"/>
                  <w:rFonts w:ascii="Arial" w:hAnsi="Arial" w:cs="Arial"/>
                  <w:noProof/>
                  <w:sz w:val="24"/>
                  <w:szCs w:val="24"/>
                </w:rPr>
                <w:t>Fitness Industry Statistics in Canada for 2023 - Made in CA</w:t>
              </w:r>
            </w:hyperlink>
          </w:p>
        </w:tc>
      </w:tr>
      <w:tr w:rsidR="008146DF" w:rsidRPr="003759A7" w14:paraId="5325ED63" w14:textId="77777777" w:rsidTr="00E31452">
        <w:tc>
          <w:tcPr>
            <w:tcW w:w="2965" w:type="dxa"/>
            <w:tcBorders>
              <w:top w:val="single" w:sz="4" w:space="0" w:color="000000"/>
              <w:left w:val="single" w:sz="4" w:space="0" w:color="000000"/>
              <w:bottom w:val="single" w:sz="4" w:space="0" w:color="000000"/>
              <w:right w:val="single" w:sz="4" w:space="0" w:color="000000"/>
            </w:tcBorders>
          </w:tcPr>
          <w:p w14:paraId="529810FD" w14:textId="77777777" w:rsidR="008146DF" w:rsidRPr="00F33E9B" w:rsidRDefault="008146DF" w:rsidP="00E31452">
            <w:pPr>
              <w:jc w:val="center"/>
              <w:outlineLvl w:val="3"/>
              <w:rPr>
                <w:rFonts w:ascii="Arial" w:hAnsi="Arial" w:cs="Arial"/>
                <w:b/>
                <w:sz w:val="24"/>
                <w:szCs w:val="24"/>
              </w:rPr>
            </w:pPr>
            <w:r w:rsidRPr="00F33E9B">
              <w:rPr>
                <w:rFonts w:ascii="Arial" w:hAnsi="Arial" w:cs="Arial"/>
                <w:b/>
                <w:sz w:val="24"/>
                <w:szCs w:val="24"/>
              </w:rPr>
              <w:t xml:space="preserve">Obesity </w:t>
            </w:r>
          </w:p>
        </w:tc>
        <w:tc>
          <w:tcPr>
            <w:tcW w:w="7633" w:type="dxa"/>
            <w:tcBorders>
              <w:top w:val="single" w:sz="4" w:space="0" w:color="000000"/>
              <w:left w:val="single" w:sz="4" w:space="0" w:color="000000"/>
              <w:bottom w:val="single" w:sz="4" w:space="0" w:color="000000"/>
              <w:right w:val="single" w:sz="4" w:space="0" w:color="000000"/>
            </w:tcBorders>
          </w:tcPr>
          <w:p w14:paraId="2ED092ED" w14:textId="77777777" w:rsidR="008146DF" w:rsidRPr="00F33E9B" w:rsidRDefault="008146DF" w:rsidP="00E31452">
            <w:pPr>
              <w:jc w:val="center"/>
              <w:rPr>
                <w:rFonts w:ascii="Arial" w:hAnsi="Arial" w:cs="Arial"/>
                <w:noProof/>
                <w:sz w:val="24"/>
                <w:szCs w:val="24"/>
              </w:rPr>
            </w:pPr>
            <w:r w:rsidRPr="00F33E9B">
              <w:rPr>
                <w:rFonts w:ascii="Arial" w:hAnsi="Arial" w:cs="Arial"/>
                <w:noProof/>
                <w:sz w:val="24"/>
                <w:szCs w:val="24"/>
              </w:rPr>
              <w:t>26 % of Canadians are classified as Obese</w:t>
            </w:r>
          </w:p>
          <w:p w14:paraId="12A15FD9" w14:textId="77777777" w:rsidR="008146DF" w:rsidRPr="00F33E9B" w:rsidRDefault="008146DF" w:rsidP="00E31452">
            <w:pPr>
              <w:jc w:val="center"/>
              <w:rPr>
                <w:rFonts w:ascii="Arial" w:hAnsi="Arial" w:cs="Arial"/>
                <w:noProof/>
                <w:sz w:val="24"/>
                <w:szCs w:val="24"/>
              </w:rPr>
            </w:pPr>
            <w:r w:rsidRPr="00F33E9B">
              <w:rPr>
                <w:rFonts w:ascii="Arial" w:hAnsi="Arial" w:cs="Arial"/>
                <w:noProof/>
                <w:sz w:val="24"/>
                <w:szCs w:val="24"/>
              </w:rPr>
              <w:t xml:space="preserve">36 % of Canadians are classified as Overweight </w:t>
            </w:r>
          </w:p>
          <w:p w14:paraId="53E6C1D3" w14:textId="77777777" w:rsidR="008146DF" w:rsidRPr="00F33E9B" w:rsidRDefault="008146DF" w:rsidP="00E31452">
            <w:pPr>
              <w:jc w:val="center"/>
              <w:rPr>
                <w:rFonts w:ascii="Arial" w:hAnsi="Arial" w:cs="Arial"/>
                <w:noProof/>
                <w:sz w:val="24"/>
                <w:szCs w:val="24"/>
              </w:rPr>
            </w:pPr>
            <w:r w:rsidRPr="00F33E9B">
              <w:rPr>
                <w:rFonts w:ascii="Arial" w:hAnsi="Arial" w:cs="Arial"/>
                <w:noProof/>
                <w:sz w:val="24"/>
                <w:szCs w:val="24"/>
              </w:rPr>
              <w:t>= 62 % of Canadians with excess weight which could lead to disease.</w:t>
            </w:r>
          </w:p>
          <w:p w14:paraId="56A6AC1E" w14:textId="77777777" w:rsidR="008146DF" w:rsidRPr="00F33E9B" w:rsidRDefault="00386ED6" w:rsidP="00E31452">
            <w:pPr>
              <w:jc w:val="center"/>
              <w:rPr>
                <w:rFonts w:ascii="Arial" w:hAnsi="Arial" w:cs="Arial"/>
                <w:noProof/>
                <w:sz w:val="24"/>
                <w:szCs w:val="24"/>
              </w:rPr>
            </w:pPr>
            <w:hyperlink r:id="rId76" w:history="1">
              <w:r w:rsidR="008146DF" w:rsidRPr="00F33E9B">
                <w:rPr>
                  <w:rStyle w:val="Hyperlink"/>
                  <w:rFonts w:ascii="Arial" w:hAnsi="Arial" w:cs="Arial"/>
                  <w:noProof/>
                  <w:sz w:val="24"/>
                  <w:szCs w:val="24"/>
                </w:rPr>
                <w:t>Overweight and obese adults, 2018 (statcan.gc.ca)</w:t>
              </w:r>
            </w:hyperlink>
          </w:p>
        </w:tc>
      </w:tr>
      <w:tr w:rsidR="008146DF" w:rsidRPr="003759A7" w14:paraId="1D0B8421" w14:textId="77777777" w:rsidTr="00E31452">
        <w:tc>
          <w:tcPr>
            <w:tcW w:w="2965" w:type="dxa"/>
            <w:tcBorders>
              <w:top w:val="single" w:sz="4" w:space="0" w:color="000000"/>
              <w:left w:val="single" w:sz="4" w:space="0" w:color="000000"/>
              <w:bottom w:val="single" w:sz="4" w:space="0" w:color="000000"/>
              <w:right w:val="single" w:sz="4" w:space="0" w:color="000000"/>
            </w:tcBorders>
          </w:tcPr>
          <w:p w14:paraId="7110DDC8" w14:textId="77777777" w:rsidR="008146DF" w:rsidRPr="00F33E9B" w:rsidRDefault="008146DF" w:rsidP="00E31452">
            <w:pPr>
              <w:jc w:val="center"/>
              <w:outlineLvl w:val="3"/>
              <w:rPr>
                <w:rFonts w:ascii="Arial" w:hAnsi="Arial" w:cs="Arial"/>
                <w:b/>
                <w:sz w:val="24"/>
                <w:szCs w:val="24"/>
              </w:rPr>
            </w:pPr>
            <w:r w:rsidRPr="00F33E9B">
              <w:rPr>
                <w:rFonts w:ascii="Arial" w:hAnsi="Arial" w:cs="Arial"/>
                <w:b/>
                <w:sz w:val="24"/>
                <w:szCs w:val="24"/>
              </w:rPr>
              <w:t>Diabetes</w:t>
            </w:r>
          </w:p>
          <w:p w14:paraId="2F19344C" w14:textId="77777777" w:rsidR="008146DF" w:rsidRPr="00F33E9B" w:rsidRDefault="008146DF" w:rsidP="00E31452">
            <w:pPr>
              <w:jc w:val="center"/>
              <w:outlineLvl w:val="3"/>
              <w:rPr>
                <w:rFonts w:ascii="Arial" w:hAnsi="Arial" w:cs="Arial"/>
                <w:b/>
                <w:sz w:val="24"/>
                <w:szCs w:val="24"/>
              </w:rPr>
            </w:pPr>
          </w:p>
        </w:tc>
        <w:tc>
          <w:tcPr>
            <w:tcW w:w="7633" w:type="dxa"/>
            <w:tcBorders>
              <w:top w:val="single" w:sz="4" w:space="0" w:color="000000"/>
              <w:left w:val="single" w:sz="4" w:space="0" w:color="000000"/>
              <w:bottom w:val="single" w:sz="4" w:space="0" w:color="000000"/>
              <w:right w:val="single" w:sz="4" w:space="0" w:color="000000"/>
            </w:tcBorders>
          </w:tcPr>
          <w:p w14:paraId="74F81E26" w14:textId="77777777" w:rsidR="008146DF" w:rsidRPr="00F33E9B" w:rsidRDefault="008146DF" w:rsidP="00E31452">
            <w:pPr>
              <w:jc w:val="center"/>
              <w:rPr>
                <w:rFonts w:ascii="Arial" w:hAnsi="Arial" w:cs="Arial"/>
                <w:noProof/>
                <w:sz w:val="24"/>
                <w:szCs w:val="24"/>
              </w:rPr>
            </w:pPr>
            <w:r w:rsidRPr="00F33E9B">
              <w:rPr>
                <w:rFonts w:ascii="Arial" w:hAnsi="Arial" w:cs="Arial"/>
                <w:noProof/>
                <w:sz w:val="24"/>
                <w:szCs w:val="24"/>
              </w:rPr>
              <w:t>8.1 % have diabetes</w:t>
            </w:r>
          </w:p>
          <w:p w14:paraId="6DA99023" w14:textId="77777777" w:rsidR="008146DF" w:rsidRPr="00F33E9B" w:rsidRDefault="00386ED6" w:rsidP="00E31452">
            <w:pPr>
              <w:jc w:val="center"/>
              <w:rPr>
                <w:rFonts w:ascii="Arial" w:hAnsi="Arial" w:cs="Arial"/>
                <w:noProof/>
                <w:sz w:val="24"/>
                <w:szCs w:val="24"/>
              </w:rPr>
            </w:pPr>
            <w:hyperlink r:id="rId77" w:history="1">
              <w:r w:rsidR="008146DF" w:rsidRPr="00F33E9B">
                <w:rPr>
                  <w:rStyle w:val="Hyperlink"/>
                  <w:rFonts w:ascii="Arial" w:hAnsi="Arial" w:cs="Arial"/>
                  <w:noProof/>
                  <w:sz w:val="24"/>
                  <w:szCs w:val="24"/>
                </w:rPr>
                <w:t>Diabetes in Canada in review, 2021 - Canada.ca</w:t>
              </w:r>
            </w:hyperlink>
          </w:p>
        </w:tc>
      </w:tr>
      <w:tr w:rsidR="008146DF" w:rsidRPr="003759A7" w14:paraId="59D90D67" w14:textId="77777777" w:rsidTr="00E31452">
        <w:tc>
          <w:tcPr>
            <w:tcW w:w="2965" w:type="dxa"/>
            <w:tcBorders>
              <w:top w:val="single" w:sz="4" w:space="0" w:color="000000"/>
              <w:left w:val="single" w:sz="4" w:space="0" w:color="000000"/>
              <w:bottom w:val="single" w:sz="4" w:space="0" w:color="000000"/>
              <w:right w:val="single" w:sz="4" w:space="0" w:color="000000"/>
            </w:tcBorders>
          </w:tcPr>
          <w:p w14:paraId="5DD8B1BD" w14:textId="77777777" w:rsidR="008146DF" w:rsidRPr="00F33E9B" w:rsidRDefault="008146DF" w:rsidP="00E31452">
            <w:pPr>
              <w:jc w:val="center"/>
              <w:outlineLvl w:val="3"/>
              <w:rPr>
                <w:rFonts w:ascii="Arial" w:hAnsi="Arial" w:cs="Arial"/>
                <w:b/>
                <w:sz w:val="24"/>
                <w:szCs w:val="24"/>
              </w:rPr>
            </w:pPr>
            <w:r w:rsidRPr="00F33E9B">
              <w:rPr>
                <w:rFonts w:ascii="Arial" w:hAnsi="Arial" w:cs="Arial"/>
                <w:b/>
                <w:sz w:val="24"/>
                <w:szCs w:val="24"/>
              </w:rPr>
              <w:t xml:space="preserve">Alcohol </w:t>
            </w:r>
          </w:p>
        </w:tc>
        <w:tc>
          <w:tcPr>
            <w:tcW w:w="7633" w:type="dxa"/>
            <w:tcBorders>
              <w:top w:val="single" w:sz="4" w:space="0" w:color="000000"/>
              <w:left w:val="single" w:sz="4" w:space="0" w:color="000000"/>
              <w:bottom w:val="single" w:sz="4" w:space="0" w:color="000000"/>
              <w:right w:val="single" w:sz="4" w:space="0" w:color="000000"/>
            </w:tcBorders>
          </w:tcPr>
          <w:p w14:paraId="5D279200" w14:textId="77777777" w:rsidR="008146DF" w:rsidRPr="00F33E9B" w:rsidRDefault="008146DF" w:rsidP="00E31452">
            <w:pPr>
              <w:jc w:val="center"/>
              <w:rPr>
                <w:rFonts w:ascii="Arial" w:hAnsi="Arial" w:cs="Arial"/>
                <w:noProof/>
                <w:sz w:val="24"/>
                <w:szCs w:val="24"/>
              </w:rPr>
            </w:pPr>
            <w:r w:rsidRPr="00F33E9B">
              <w:rPr>
                <w:rFonts w:ascii="Arial" w:hAnsi="Arial" w:cs="Arial"/>
                <w:noProof/>
                <w:sz w:val="24"/>
                <w:szCs w:val="24"/>
              </w:rPr>
              <w:t xml:space="preserve">19 % of Canadians consume Excessive amounts of alcohol </w:t>
            </w:r>
          </w:p>
          <w:p w14:paraId="5218EAE2" w14:textId="77777777" w:rsidR="008146DF" w:rsidRPr="00F33E9B" w:rsidRDefault="008146DF" w:rsidP="00E31452">
            <w:pPr>
              <w:jc w:val="center"/>
              <w:rPr>
                <w:rFonts w:ascii="Arial" w:hAnsi="Arial" w:cs="Arial"/>
                <w:noProof/>
                <w:sz w:val="24"/>
                <w:szCs w:val="24"/>
              </w:rPr>
            </w:pPr>
            <w:r w:rsidRPr="00F33E9B">
              <w:rPr>
                <w:rFonts w:ascii="Arial" w:hAnsi="Arial" w:cs="Arial"/>
                <w:noProof/>
                <w:sz w:val="24"/>
                <w:szCs w:val="24"/>
              </w:rPr>
              <w:t>The highest proportion of heavy drinking for both sexes was among those aged 18 to 34. </w:t>
            </w:r>
          </w:p>
          <w:p w14:paraId="20F7B49F" w14:textId="77777777" w:rsidR="008146DF" w:rsidRPr="00F33E9B" w:rsidRDefault="00386ED6" w:rsidP="00E31452">
            <w:pPr>
              <w:jc w:val="center"/>
              <w:rPr>
                <w:rFonts w:ascii="Arial" w:hAnsi="Arial" w:cs="Arial"/>
                <w:noProof/>
                <w:sz w:val="24"/>
                <w:szCs w:val="24"/>
              </w:rPr>
            </w:pPr>
            <w:hyperlink r:id="rId78" w:history="1">
              <w:r w:rsidR="008146DF" w:rsidRPr="00F33E9B">
                <w:rPr>
                  <w:rStyle w:val="Hyperlink"/>
                  <w:rFonts w:ascii="Arial" w:hAnsi="Arial" w:cs="Arial"/>
                  <w:noProof/>
                  <w:sz w:val="24"/>
                  <w:szCs w:val="24"/>
                </w:rPr>
                <w:t>Heavy Drinking, 2018 (statcan.gc.ca)</w:t>
              </w:r>
            </w:hyperlink>
          </w:p>
        </w:tc>
      </w:tr>
      <w:tr w:rsidR="008146DF" w:rsidRPr="003759A7" w14:paraId="1CD21FB5" w14:textId="77777777" w:rsidTr="00E31452">
        <w:tc>
          <w:tcPr>
            <w:tcW w:w="2965" w:type="dxa"/>
            <w:tcBorders>
              <w:top w:val="single" w:sz="4" w:space="0" w:color="000000"/>
              <w:left w:val="single" w:sz="4" w:space="0" w:color="000000"/>
              <w:bottom w:val="single" w:sz="4" w:space="0" w:color="000000"/>
              <w:right w:val="single" w:sz="4" w:space="0" w:color="000000"/>
            </w:tcBorders>
          </w:tcPr>
          <w:p w14:paraId="76E419DB" w14:textId="77777777" w:rsidR="008146DF" w:rsidRPr="00F33E9B" w:rsidRDefault="008146DF" w:rsidP="00E31452">
            <w:pPr>
              <w:jc w:val="center"/>
              <w:outlineLvl w:val="3"/>
              <w:rPr>
                <w:rFonts w:ascii="Arial" w:hAnsi="Arial" w:cs="Arial"/>
                <w:b/>
                <w:sz w:val="24"/>
                <w:szCs w:val="24"/>
              </w:rPr>
            </w:pPr>
            <w:r w:rsidRPr="00F33E9B">
              <w:rPr>
                <w:rFonts w:ascii="Arial" w:hAnsi="Arial" w:cs="Arial"/>
                <w:b/>
                <w:sz w:val="24"/>
                <w:szCs w:val="24"/>
              </w:rPr>
              <w:t>Stress</w:t>
            </w:r>
          </w:p>
          <w:p w14:paraId="27C0E6EA" w14:textId="77777777" w:rsidR="008146DF" w:rsidRPr="00F33E9B" w:rsidRDefault="008146DF" w:rsidP="00E31452">
            <w:pPr>
              <w:jc w:val="center"/>
              <w:outlineLvl w:val="3"/>
              <w:rPr>
                <w:rFonts w:ascii="Arial" w:hAnsi="Arial" w:cs="Arial"/>
                <w:b/>
                <w:sz w:val="24"/>
                <w:szCs w:val="24"/>
              </w:rPr>
            </w:pPr>
            <w:r w:rsidRPr="00F33E9B">
              <w:rPr>
                <w:rFonts w:ascii="Arial" w:hAnsi="Arial" w:cs="Arial"/>
                <w:b/>
                <w:sz w:val="24"/>
                <w:szCs w:val="24"/>
              </w:rPr>
              <w:t xml:space="preserve">Mental Health </w:t>
            </w:r>
          </w:p>
        </w:tc>
        <w:tc>
          <w:tcPr>
            <w:tcW w:w="7633" w:type="dxa"/>
            <w:tcBorders>
              <w:top w:val="single" w:sz="4" w:space="0" w:color="000000"/>
              <w:left w:val="single" w:sz="4" w:space="0" w:color="000000"/>
              <w:bottom w:val="single" w:sz="4" w:space="0" w:color="000000"/>
              <w:right w:val="single" w:sz="4" w:space="0" w:color="000000"/>
            </w:tcBorders>
          </w:tcPr>
          <w:p w14:paraId="2E675854" w14:textId="77777777" w:rsidR="008146DF" w:rsidRPr="00F33E9B" w:rsidRDefault="008146DF" w:rsidP="00E31452">
            <w:pPr>
              <w:jc w:val="center"/>
              <w:rPr>
                <w:rFonts w:ascii="Arial" w:hAnsi="Arial" w:cs="Arial"/>
                <w:noProof/>
                <w:sz w:val="24"/>
                <w:szCs w:val="24"/>
              </w:rPr>
            </w:pPr>
            <w:r w:rsidRPr="00F33E9B">
              <w:rPr>
                <w:rFonts w:ascii="Arial" w:hAnsi="Arial" w:cs="Arial"/>
                <w:noProof/>
                <w:sz w:val="24"/>
                <w:szCs w:val="24"/>
              </w:rPr>
              <w:t>20 % of Canadians reported that their lives were a bit or extremely stressful</w:t>
            </w:r>
          </w:p>
          <w:p w14:paraId="4DB466A1" w14:textId="77777777" w:rsidR="008146DF" w:rsidRPr="00F33E9B" w:rsidRDefault="00386ED6" w:rsidP="00E31452">
            <w:pPr>
              <w:jc w:val="center"/>
              <w:rPr>
                <w:rFonts w:ascii="Arial" w:hAnsi="Arial" w:cs="Arial"/>
                <w:noProof/>
                <w:sz w:val="24"/>
                <w:szCs w:val="24"/>
              </w:rPr>
            </w:pPr>
            <w:hyperlink r:id="rId79" w:anchor=":~:text=In%202021%2C%20around%2020.4%20percent%20Canadians%20stated%20having,life%20were%20quite%20a%20bit%20or%20extremely%20stressful." w:history="1">
              <w:r w:rsidR="008146DF" w:rsidRPr="00F33E9B">
                <w:rPr>
                  <w:rStyle w:val="Hyperlink"/>
                  <w:rFonts w:ascii="Arial" w:hAnsi="Arial" w:cs="Arial"/>
                  <w:noProof/>
                  <w:sz w:val="24"/>
                  <w:szCs w:val="24"/>
                </w:rPr>
                <w:t>Canadians life stress quite a lot percent 2003-2021 | Statista</w:t>
              </w:r>
            </w:hyperlink>
          </w:p>
        </w:tc>
      </w:tr>
    </w:tbl>
    <w:p w14:paraId="441727D6" w14:textId="77777777" w:rsidR="008146DF" w:rsidRDefault="008146DF" w:rsidP="008146DF">
      <w:r>
        <w:br w:type="page"/>
      </w:r>
    </w:p>
    <w:tbl>
      <w:tblPr>
        <w:tblW w:w="10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61"/>
        <w:gridCol w:w="6237"/>
      </w:tblGrid>
      <w:tr w:rsidR="008146DF" w:rsidRPr="00826475" w14:paraId="5281004E" w14:textId="77777777" w:rsidTr="00E31452">
        <w:tc>
          <w:tcPr>
            <w:tcW w:w="4361" w:type="dxa"/>
          </w:tcPr>
          <w:p w14:paraId="476028B7" w14:textId="77777777" w:rsidR="008146DF" w:rsidRPr="00826475" w:rsidRDefault="008146DF" w:rsidP="00E31452">
            <w:pPr>
              <w:jc w:val="center"/>
              <w:outlineLvl w:val="3"/>
              <w:rPr>
                <w:rFonts w:ascii="Arial Narrow" w:hAnsi="Arial Narrow" w:cs="Arial"/>
                <w:b/>
                <w:bCs/>
                <w:color w:val="705E3E"/>
                <w:sz w:val="28"/>
                <w:szCs w:val="28"/>
                <w:lang w:val="en"/>
              </w:rPr>
            </w:pPr>
            <w:r>
              <w:rPr>
                <w:rFonts w:ascii="Arial Narrow" w:hAnsi="Arial Narrow"/>
                <w:b/>
                <w:sz w:val="24"/>
              </w:rPr>
              <w:lastRenderedPageBreak/>
              <w:br w:type="page"/>
            </w:r>
          </w:p>
          <w:p w14:paraId="4F06C481" w14:textId="77777777" w:rsidR="008146DF" w:rsidRDefault="008146DF" w:rsidP="00E31452">
            <w:pPr>
              <w:pStyle w:val="Heading1"/>
              <w:rPr>
                <w:lang w:val="en"/>
              </w:rPr>
            </w:pPr>
            <w:r w:rsidRPr="00826475">
              <w:rPr>
                <w:lang w:val="en"/>
              </w:rPr>
              <w:t xml:space="preserve">Important Information </w:t>
            </w:r>
          </w:p>
          <w:p w14:paraId="51AD6267" w14:textId="77777777" w:rsidR="008146DF" w:rsidRPr="00826475" w:rsidRDefault="008146DF" w:rsidP="00E31452">
            <w:pPr>
              <w:pStyle w:val="Heading1"/>
              <w:rPr>
                <w:lang w:val="en"/>
              </w:rPr>
            </w:pPr>
            <w:r w:rsidRPr="00826475">
              <w:rPr>
                <w:lang w:val="en"/>
              </w:rPr>
              <w:t>from the</w:t>
            </w:r>
          </w:p>
          <w:p w14:paraId="03A4E595" w14:textId="77777777" w:rsidR="008146DF" w:rsidRPr="00826475" w:rsidRDefault="008146DF" w:rsidP="00E31452">
            <w:pPr>
              <w:pStyle w:val="Heading1"/>
              <w:rPr>
                <w:lang w:val="en"/>
              </w:rPr>
            </w:pPr>
            <w:r w:rsidRPr="00826475">
              <w:rPr>
                <w:lang w:val="en"/>
              </w:rPr>
              <w:t>Heart and Stroke Foundation</w:t>
            </w:r>
          </w:p>
          <w:p w14:paraId="680848A3" w14:textId="77777777" w:rsidR="008146DF" w:rsidRDefault="008146DF" w:rsidP="00E31452">
            <w:pPr>
              <w:jc w:val="center"/>
              <w:outlineLvl w:val="3"/>
              <w:rPr>
                <w:rStyle w:val="HTMLCite"/>
                <w:rFonts w:ascii="Verdana" w:hAnsi="Verdana" w:cs="Arial"/>
                <w:color w:val="000000"/>
                <w:sz w:val="24"/>
                <w:szCs w:val="24"/>
              </w:rPr>
            </w:pPr>
          </w:p>
          <w:p w14:paraId="20D7884F" w14:textId="77777777" w:rsidR="008146DF" w:rsidRPr="00826475" w:rsidRDefault="008146DF" w:rsidP="00E31452">
            <w:pPr>
              <w:jc w:val="center"/>
              <w:outlineLvl w:val="3"/>
              <w:rPr>
                <w:rFonts w:ascii="Verdana" w:hAnsi="Verdana" w:cs="Arial"/>
                <w:b/>
                <w:bCs/>
                <w:color w:val="705E3E"/>
                <w:sz w:val="24"/>
                <w:szCs w:val="24"/>
                <w:lang w:val="en"/>
              </w:rPr>
            </w:pPr>
          </w:p>
          <w:p w14:paraId="0794F22E" w14:textId="77777777" w:rsidR="008146DF" w:rsidRPr="00826475" w:rsidRDefault="008146DF" w:rsidP="00E31452">
            <w:pPr>
              <w:jc w:val="center"/>
              <w:outlineLvl w:val="3"/>
              <w:rPr>
                <w:rFonts w:ascii="Arial Narrow" w:hAnsi="Arial Narrow" w:cs="Arial"/>
                <w:b/>
                <w:bCs/>
                <w:color w:val="705E3E"/>
                <w:sz w:val="28"/>
                <w:szCs w:val="28"/>
                <w:lang w:val="en"/>
              </w:rPr>
            </w:pPr>
          </w:p>
        </w:tc>
        <w:tc>
          <w:tcPr>
            <w:tcW w:w="6237" w:type="dxa"/>
          </w:tcPr>
          <w:p w14:paraId="781B7A04" w14:textId="77777777" w:rsidR="008146DF" w:rsidRDefault="008146DF" w:rsidP="00E31452">
            <w:pPr>
              <w:jc w:val="center"/>
              <w:rPr>
                <w:noProof/>
              </w:rPr>
            </w:pPr>
            <w:r>
              <w:rPr>
                <w:noProof/>
              </w:rPr>
              <w:drawing>
                <wp:inline distT="0" distB="0" distL="0" distR="0" wp14:anchorId="06B3CBD3" wp14:editId="3A9F1DCB">
                  <wp:extent cx="1670050" cy="963295"/>
                  <wp:effectExtent l="0" t="0" r="0" b="0"/>
                  <wp:docPr id="12" name="Picture 1" descr="http://communities.mysudbury.ca/Sites/Heart%20and%20Stroke%20Foundation%20of%20Ontario/logo/New%20HSFO%20Logo%20June%2016,%202006%20Fiscal%202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ommunities.mysudbury.ca/Sites/Heart%20and%20Stroke%20Foundation%20of%20Ontario/logo/New%20HSFO%20Logo%20June%2016,%202006%20Fiscal%202006.gif"/>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670050" cy="963295"/>
                          </a:xfrm>
                          <a:prstGeom prst="rect">
                            <a:avLst/>
                          </a:prstGeom>
                          <a:noFill/>
                          <a:ln>
                            <a:noFill/>
                          </a:ln>
                        </pic:spPr>
                      </pic:pic>
                    </a:graphicData>
                  </a:graphic>
                </wp:inline>
              </w:drawing>
            </w:r>
          </w:p>
          <w:p w14:paraId="5124EB35" w14:textId="77777777" w:rsidR="008146DF" w:rsidRPr="00223E38" w:rsidRDefault="00386ED6" w:rsidP="00E31452">
            <w:pPr>
              <w:jc w:val="center"/>
              <w:rPr>
                <w:rFonts w:ascii="Calibri" w:hAnsi="Calibri"/>
                <w:color w:val="0000FF"/>
                <w:u w:val="single"/>
              </w:rPr>
            </w:pPr>
            <w:hyperlink r:id="rId81" w:history="1">
              <w:r w:rsidR="008146DF" w:rsidRPr="00223E38">
                <w:rPr>
                  <w:rStyle w:val="Hyperlink"/>
                  <w:rFonts w:ascii="Calibri" w:hAnsi="Calibri"/>
                </w:rPr>
                <w:t>http://ottawaheart.ca/images/2.6-Heart-and-Stroke-logo.gif</w:t>
              </w:r>
            </w:hyperlink>
          </w:p>
          <w:p w14:paraId="10601E8F" w14:textId="77777777" w:rsidR="008146DF" w:rsidRPr="00826475" w:rsidRDefault="008146DF" w:rsidP="00E31452">
            <w:pPr>
              <w:pStyle w:val="Heading1"/>
              <w:rPr>
                <w:rFonts w:cs="Arial"/>
                <w:bCs/>
                <w:color w:val="705E3E"/>
                <w:sz w:val="20"/>
                <w:lang w:val="en"/>
              </w:rPr>
            </w:pPr>
          </w:p>
        </w:tc>
      </w:tr>
    </w:tbl>
    <w:p w14:paraId="39F59E8E" w14:textId="77777777" w:rsidR="008146DF" w:rsidRDefault="008146DF" w:rsidP="008146DF">
      <w:pPr>
        <w:pStyle w:val="Heading1"/>
        <w:jc w:val="left"/>
      </w:pPr>
    </w:p>
    <w:p w14:paraId="1ED08ED8" w14:textId="77777777" w:rsidR="008146DF" w:rsidRPr="00826475" w:rsidRDefault="008146DF" w:rsidP="008146DF">
      <w:pPr>
        <w:pStyle w:val="Heading1"/>
        <w:jc w:val="left"/>
      </w:pPr>
      <w:r w:rsidRPr="00826475">
        <w:t>Symptoms of a Heart Attack</w:t>
      </w:r>
      <w:r>
        <w:t>:</w:t>
      </w:r>
    </w:p>
    <w:p w14:paraId="4204C577" w14:textId="77777777" w:rsidR="008146DF" w:rsidRPr="00CF1379" w:rsidRDefault="008146DF" w:rsidP="008146DF">
      <w:pPr>
        <w:numPr>
          <w:ilvl w:val="0"/>
          <w:numId w:val="11"/>
        </w:numPr>
        <w:tabs>
          <w:tab w:val="clear" w:pos="720"/>
          <w:tab w:val="num" w:pos="90"/>
        </w:tabs>
        <w:spacing w:before="100" w:beforeAutospacing="1" w:after="100" w:afterAutospacing="1"/>
        <w:ind w:left="630" w:hanging="630"/>
        <w:rPr>
          <w:rFonts w:ascii="Arial Narrow" w:hAnsi="Arial Narrow" w:cs="Arial"/>
          <w:color w:val="000000"/>
          <w:sz w:val="24"/>
          <w:szCs w:val="24"/>
          <w:lang w:val="en"/>
        </w:rPr>
      </w:pPr>
      <w:r w:rsidRPr="00CF1379">
        <w:rPr>
          <w:rFonts w:ascii="Arial Narrow" w:hAnsi="Arial Narrow" w:cs="Arial"/>
          <w:color w:val="000000"/>
          <w:sz w:val="24"/>
          <w:szCs w:val="24"/>
          <w:lang w:val="en"/>
        </w:rPr>
        <w:t xml:space="preserve">Chest pain </w:t>
      </w:r>
    </w:p>
    <w:p w14:paraId="4C184DA2" w14:textId="77777777" w:rsidR="008146DF" w:rsidRPr="00CF1379" w:rsidRDefault="008146DF" w:rsidP="008146DF">
      <w:pPr>
        <w:numPr>
          <w:ilvl w:val="0"/>
          <w:numId w:val="11"/>
        </w:numPr>
        <w:tabs>
          <w:tab w:val="clear" w:pos="720"/>
          <w:tab w:val="num" w:pos="90"/>
        </w:tabs>
        <w:spacing w:before="100" w:beforeAutospacing="1" w:after="100" w:afterAutospacing="1"/>
        <w:ind w:left="630" w:hanging="630"/>
        <w:rPr>
          <w:rFonts w:ascii="Arial Narrow" w:hAnsi="Arial Narrow" w:cs="Arial"/>
          <w:color w:val="000000"/>
          <w:sz w:val="24"/>
          <w:szCs w:val="24"/>
          <w:lang w:val="en"/>
        </w:rPr>
      </w:pPr>
      <w:r w:rsidRPr="00CF1379">
        <w:rPr>
          <w:rFonts w:ascii="Arial Narrow" w:hAnsi="Arial Narrow" w:cs="Arial"/>
          <w:color w:val="000000"/>
          <w:sz w:val="24"/>
          <w:szCs w:val="24"/>
          <w:lang w:val="en"/>
        </w:rPr>
        <w:t xml:space="preserve">Pain in the arm or below the breastbone that can radiate to the back, jaw, throat, or arm </w:t>
      </w:r>
    </w:p>
    <w:p w14:paraId="5B670CCD" w14:textId="77777777" w:rsidR="008146DF" w:rsidRPr="00CF1379" w:rsidRDefault="008146DF" w:rsidP="008146DF">
      <w:pPr>
        <w:numPr>
          <w:ilvl w:val="0"/>
          <w:numId w:val="11"/>
        </w:numPr>
        <w:tabs>
          <w:tab w:val="clear" w:pos="720"/>
          <w:tab w:val="num" w:pos="90"/>
        </w:tabs>
        <w:spacing w:before="100" w:beforeAutospacing="1" w:after="100" w:afterAutospacing="1"/>
        <w:ind w:left="630" w:hanging="630"/>
        <w:rPr>
          <w:rFonts w:ascii="Arial Narrow" w:hAnsi="Arial Narrow" w:cs="Arial"/>
          <w:color w:val="000000"/>
          <w:sz w:val="24"/>
          <w:szCs w:val="24"/>
          <w:lang w:val="en"/>
        </w:rPr>
      </w:pPr>
      <w:r w:rsidRPr="00CF1379">
        <w:rPr>
          <w:rFonts w:ascii="Arial Narrow" w:hAnsi="Arial Narrow" w:cs="Arial"/>
          <w:color w:val="000000"/>
          <w:sz w:val="24"/>
          <w:szCs w:val="24"/>
          <w:lang w:val="en"/>
        </w:rPr>
        <w:t>Pain that may feel like heartburn</w:t>
      </w:r>
    </w:p>
    <w:p w14:paraId="1B630338" w14:textId="77777777" w:rsidR="008146DF" w:rsidRPr="00CF1379" w:rsidRDefault="008146DF" w:rsidP="008146DF">
      <w:pPr>
        <w:numPr>
          <w:ilvl w:val="0"/>
          <w:numId w:val="11"/>
        </w:numPr>
        <w:tabs>
          <w:tab w:val="clear" w:pos="720"/>
          <w:tab w:val="num" w:pos="90"/>
        </w:tabs>
        <w:spacing w:before="100" w:beforeAutospacing="1" w:after="100" w:afterAutospacing="1"/>
        <w:ind w:left="630" w:hanging="630"/>
        <w:rPr>
          <w:rFonts w:ascii="Arial Narrow" w:hAnsi="Arial Narrow" w:cs="Arial"/>
          <w:color w:val="000000"/>
          <w:sz w:val="24"/>
          <w:szCs w:val="24"/>
          <w:lang w:val="en"/>
        </w:rPr>
      </w:pPr>
      <w:r w:rsidRPr="00CF1379">
        <w:rPr>
          <w:rFonts w:ascii="Arial Narrow" w:hAnsi="Arial Narrow" w:cs="Arial"/>
          <w:color w:val="000000"/>
          <w:sz w:val="24"/>
          <w:szCs w:val="24"/>
          <w:lang w:val="en"/>
        </w:rPr>
        <w:t>Sweating, cool clammy skin</w:t>
      </w:r>
    </w:p>
    <w:p w14:paraId="407F40A7" w14:textId="77777777" w:rsidR="008146DF" w:rsidRPr="00CF1379" w:rsidRDefault="008146DF" w:rsidP="008146DF">
      <w:pPr>
        <w:numPr>
          <w:ilvl w:val="0"/>
          <w:numId w:val="11"/>
        </w:numPr>
        <w:tabs>
          <w:tab w:val="clear" w:pos="720"/>
          <w:tab w:val="num" w:pos="90"/>
        </w:tabs>
        <w:spacing w:before="100" w:beforeAutospacing="1" w:after="100" w:afterAutospacing="1"/>
        <w:ind w:left="630" w:hanging="630"/>
        <w:rPr>
          <w:rFonts w:ascii="Arial Narrow" w:hAnsi="Arial Narrow" w:cs="Arial"/>
          <w:color w:val="000000"/>
          <w:sz w:val="24"/>
          <w:szCs w:val="24"/>
          <w:lang w:val="en"/>
        </w:rPr>
      </w:pPr>
      <w:r w:rsidRPr="00CF1379">
        <w:rPr>
          <w:rFonts w:ascii="Arial Narrow" w:hAnsi="Arial Narrow" w:cs="Arial"/>
          <w:color w:val="000000"/>
          <w:sz w:val="24"/>
          <w:szCs w:val="24"/>
          <w:lang w:val="en"/>
        </w:rPr>
        <w:t xml:space="preserve">Nausea, vomiting, or dizziness </w:t>
      </w:r>
    </w:p>
    <w:p w14:paraId="6CE0212E" w14:textId="77777777" w:rsidR="008146DF" w:rsidRPr="00CF1379" w:rsidRDefault="008146DF" w:rsidP="008146DF">
      <w:pPr>
        <w:numPr>
          <w:ilvl w:val="0"/>
          <w:numId w:val="11"/>
        </w:numPr>
        <w:tabs>
          <w:tab w:val="clear" w:pos="720"/>
          <w:tab w:val="num" w:pos="90"/>
        </w:tabs>
        <w:spacing w:before="100" w:beforeAutospacing="1" w:after="100" w:afterAutospacing="1"/>
        <w:ind w:left="630" w:hanging="630"/>
        <w:rPr>
          <w:rFonts w:ascii="Arial Narrow" w:hAnsi="Arial Narrow" w:cs="Arial"/>
          <w:color w:val="000000"/>
          <w:sz w:val="24"/>
          <w:szCs w:val="24"/>
          <w:lang w:val="en"/>
        </w:rPr>
      </w:pPr>
      <w:r w:rsidRPr="00CF1379">
        <w:rPr>
          <w:rFonts w:ascii="Arial Narrow" w:hAnsi="Arial Narrow" w:cs="Arial"/>
          <w:color w:val="000000"/>
          <w:sz w:val="24"/>
          <w:szCs w:val="24"/>
          <w:lang w:val="en"/>
        </w:rPr>
        <w:t xml:space="preserve">Difficulty breathing </w:t>
      </w:r>
    </w:p>
    <w:p w14:paraId="6D65CBBB" w14:textId="77777777" w:rsidR="008146DF" w:rsidRPr="00CF1379" w:rsidRDefault="008146DF" w:rsidP="008146DF">
      <w:pPr>
        <w:numPr>
          <w:ilvl w:val="0"/>
          <w:numId w:val="11"/>
        </w:numPr>
        <w:tabs>
          <w:tab w:val="clear" w:pos="720"/>
          <w:tab w:val="num" w:pos="90"/>
        </w:tabs>
        <w:spacing w:before="100" w:beforeAutospacing="1" w:after="100" w:afterAutospacing="1"/>
        <w:ind w:left="630" w:hanging="630"/>
        <w:rPr>
          <w:rFonts w:ascii="Arial Narrow" w:hAnsi="Arial Narrow" w:cs="Arial"/>
          <w:color w:val="000000"/>
          <w:sz w:val="24"/>
          <w:szCs w:val="24"/>
          <w:lang w:val="en"/>
        </w:rPr>
      </w:pPr>
      <w:r w:rsidRPr="00CF1379">
        <w:rPr>
          <w:rFonts w:ascii="Arial Narrow" w:hAnsi="Arial Narrow" w:cs="Arial"/>
          <w:color w:val="000000"/>
          <w:sz w:val="24"/>
          <w:szCs w:val="24"/>
          <w:lang w:val="en"/>
        </w:rPr>
        <w:t xml:space="preserve">Rapid or irregular heartbeats </w:t>
      </w:r>
    </w:p>
    <w:p w14:paraId="7545C608" w14:textId="77777777" w:rsidR="008146DF" w:rsidRPr="00CF1379" w:rsidRDefault="008146DF" w:rsidP="008146DF">
      <w:pPr>
        <w:numPr>
          <w:ilvl w:val="0"/>
          <w:numId w:val="11"/>
        </w:numPr>
        <w:tabs>
          <w:tab w:val="clear" w:pos="720"/>
          <w:tab w:val="num" w:pos="90"/>
        </w:tabs>
        <w:spacing w:before="100" w:beforeAutospacing="1" w:after="100" w:afterAutospacing="1"/>
        <w:ind w:left="630" w:hanging="630"/>
        <w:rPr>
          <w:rFonts w:ascii="Arial Narrow" w:hAnsi="Arial Narrow" w:cs="Arial"/>
          <w:color w:val="000000"/>
          <w:sz w:val="24"/>
          <w:szCs w:val="24"/>
          <w:lang w:val="en"/>
        </w:rPr>
      </w:pPr>
      <w:r w:rsidRPr="00CF1379">
        <w:rPr>
          <w:rFonts w:ascii="Arial Narrow" w:hAnsi="Arial Narrow" w:cs="Arial"/>
          <w:color w:val="000000"/>
          <w:sz w:val="24"/>
          <w:szCs w:val="24"/>
          <w:lang w:val="en"/>
        </w:rPr>
        <w:t xml:space="preserve">Fear, anxiety, denial </w:t>
      </w:r>
    </w:p>
    <w:p w14:paraId="10CB1FEA" w14:textId="77777777" w:rsidR="008146DF" w:rsidRPr="00CF1379" w:rsidRDefault="008146DF" w:rsidP="008146DF">
      <w:pPr>
        <w:pStyle w:val="Heading1"/>
        <w:jc w:val="left"/>
        <w:rPr>
          <w:rFonts w:ascii="Arial Narrow" w:hAnsi="Arial Narrow" w:cs="Arial"/>
          <w:b w:val="0"/>
        </w:rPr>
      </w:pPr>
      <w:bookmarkStart w:id="4" w:name="warningsignals"/>
      <w:bookmarkEnd w:id="4"/>
      <w:r w:rsidRPr="00CF1379">
        <w:rPr>
          <w:rFonts w:ascii="Arial Narrow" w:hAnsi="Arial Narrow" w:cs="Arial"/>
          <w:b w:val="0"/>
        </w:rPr>
        <w:t>If you are experiencing any of these signals, you should:</w:t>
      </w:r>
    </w:p>
    <w:p w14:paraId="5B9402FD" w14:textId="77777777" w:rsidR="008146DF" w:rsidRPr="00CF1379" w:rsidRDefault="008146DF" w:rsidP="008146DF">
      <w:pPr>
        <w:pStyle w:val="Heading1"/>
        <w:jc w:val="left"/>
        <w:rPr>
          <w:rFonts w:ascii="Arial Narrow" w:hAnsi="Arial Narrow" w:cs="Arial"/>
          <w:b w:val="0"/>
        </w:rPr>
      </w:pPr>
      <w:r w:rsidRPr="00CF1379">
        <w:rPr>
          <w:rFonts w:ascii="Arial Narrow" w:hAnsi="Arial Narrow" w:cs="Arial"/>
          <w:bCs/>
        </w:rPr>
        <w:t xml:space="preserve">CALL </w:t>
      </w:r>
      <w:smartTag w:uri="urn:schemas-microsoft-com:office:smarttags" w:element="date">
        <w:smartTagPr>
          <w:attr w:name="Month" w:val="9"/>
          <w:attr w:name="Day" w:val="1"/>
          <w:attr w:name="Year" w:val="2001"/>
        </w:smartTagPr>
        <w:r w:rsidRPr="00CF1379">
          <w:rPr>
            <w:rFonts w:ascii="Arial Narrow" w:hAnsi="Arial Narrow" w:cs="Arial"/>
            <w:bCs/>
          </w:rPr>
          <w:t>9-1-1</w:t>
        </w:r>
      </w:smartTag>
      <w:r w:rsidRPr="00CF1379">
        <w:rPr>
          <w:rFonts w:ascii="Arial Narrow" w:hAnsi="Arial Narrow" w:cs="Arial"/>
          <w:b w:val="0"/>
        </w:rPr>
        <w:t xml:space="preserve"> immediately, or have someone call for you. </w:t>
      </w:r>
    </w:p>
    <w:p w14:paraId="5843797A" w14:textId="77777777" w:rsidR="008146DF" w:rsidRPr="00CF1379" w:rsidRDefault="008146DF" w:rsidP="008146DF">
      <w:pPr>
        <w:pStyle w:val="Heading1"/>
        <w:jc w:val="left"/>
        <w:rPr>
          <w:rFonts w:ascii="Arial Narrow" w:hAnsi="Arial Narrow" w:cs="Arial"/>
          <w:b w:val="0"/>
        </w:rPr>
      </w:pPr>
      <w:r w:rsidRPr="00CF1379">
        <w:rPr>
          <w:rFonts w:ascii="Arial Narrow" w:hAnsi="Arial Narrow" w:cs="Arial"/>
          <w:b w:val="0"/>
        </w:rPr>
        <w:t xml:space="preserve">Stop all activity and sit or lie down, in whatever position is most comfortable. </w:t>
      </w:r>
    </w:p>
    <w:p w14:paraId="2F9827CB" w14:textId="77777777" w:rsidR="008146DF" w:rsidRPr="00CF1379" w:rsidRDefault="008146DF" w:rsidP="008146DF">
      <w:pPr>
        <w:pStyle w:val="Heading1"/>
        <w:jc w:val="left"/>
        <w:rPr>
          <w:rFonts w:ascii="Arial Narrow" w:hAnsi="Arial Narrow" w:cs="Arial"/>
          <w:b w:val="0"/>
        </w:rPr>
      </w:pPr>
      <w:r w:rsidRPr="00CF1379">
        <w:rPr>
          <w:rFonts w:ascii="Arial Narrow" w:hAnsi="Arial Narrow" w:cs="Arial"/>
          <w:b w:val="0"/>
        </w:rPr>
        <w:t xml:space="preserve">Rest comfortably and wait for an ambulance with emergency medical personnel to arrive. </w:t>
      </w:r>
    </w:p>
    <w:p w14:paraId="7B3B74DA" w14:textId="77777777" w:rsidR="008146DF" w:rsidRPr="00CF1379" w:rsidRDefault="008146DF" w:rsidP="008146DF">
      <w:pPr>
        <w:pStyle w:val="Heading1"/>
        <w:jc w:val="left"/>
        <w:rPr>
          <w:rFonts w:ascii="Arial Narrow" w:hAnsi="Arial Narrow"/>
          <w:bCs/>
        </w:rPr>
      </w:pPr>
    </w:p>
    <w:p w14:paraId="32FED4CB" w14:textId="77777777" w:rsidR="008146DF" w:rsidRDefault="008146DF" w:rsidP="008146DF">
      <w:pPr>
        <w:pStyle w:val="Heading1"/>
        <w:jc w:val="left"/>
        <w:rPr>
          <w:bCs/>
        </w:rPr>
      </w:pPr>
      <w:r>
        <w:rPr>
          <w:bCs/>
        </w:rPr>
        <w:t>Quick Action Saves Lives:</w:t>
      </w:r>
    </w:p>
    <w:p w14:paraId="7536447D" w14:textId="77777777" w:rsidR="008146DF" w:rsidRDefault="008146DF" w:rsidP="008146DF">
      <w:pPr>
        <w:pStyle w:val="Heading1"/>
        <w:jc w:val="left"/>
        <w:rPr>
          <w:rStyle w:val="Strong"/>
          <w:i/>
          <w:iCs/>
        </w:rPr>
      </w:pPr>
      <w:bookmarkStart w:id="5" w:name="cpr"/>
      <w:bookmarkEnd w:id="5"/>
    </w:p>
    <w:p w14:paraId="3DEE59F5" w14:textId="77777777" w:rsidR="008146DF" w:rsidRPr="00F815A3" w:rsidRDefault="008146DF" w:rsidP="008146DF">
      <w:pPr>
        <w:pStyle w:val="Heading1"/>
        <w:jc w:val="left"/>
      </w:pPr>
      <w:r w:rsidRPr="00F815A3">
        <w:rPr>
          <w:rStyle w:val="Strong"/>
          <w:i/>
          <w:iCs/>
        </w:rPr>
        <w:t>What is CPR?</w:t>
      </w:r>
    </w:p>
    <w:p w14:paraId="7BFDF13B" w14:textId="77777777" w:rsidR="008146DF" w:rsidRPr="00CF1379" w:rsidRDefault="008146DF" w:rsidP="008146DF">
      <w:pPr>
        <w:pStyle w:val="Heading1"/>
        <w:jc w:val="left"/>
        <w:rPr>
          <w:rFonts w:ascii="Arial Narrow" w:hAnsi="Arial Narrow" w:cs="Arial"/>
          <w:b w:val="0"/>
        </w:rPr>
      </w:pPr>
      <w:r w:rsidRPr="00CF1379">
        <w:rPr>
          <w:rFonts w:ascii="Arial Narrow" w:hAnsi="Arial Narrow" w:cs="Arial"/>
          <w:b w:val="0"/>
        </w:rPr>
        <w:t>Cardiopulmonary resuscitation (CPR) is an emergency procedure involving chest compressions (pressing down on the chest) and artificial respiration (rescue breathing). It has the power to maintain oxygenation to the vital organs of someone suffering cardiac arrest, until an ambulance arrives.</w:t>
      </w:r>
    </w:p>
    <w:p w14:paraId="581C4D7B" w14:textId="77777777" w:rsidR="008146DF" w:rsidRPr="00CF1379" w:rsidRDefault="008146DF" w:rsidP="008146DF">
      <w:pPr>
        <w:pStyle w:val="Heading1"/>
        <w:jc w:val="left"/>
        <w:rPr>
          <w:rFonts w:ascii="Arial Narrow" w:hAnsi="Arial Narrow"/>
        </w:rPr>
      </w:pPr>
    </w:p>
    <w:p w14:paraId="50D55AFF" w14:textId="54F6F4A0" w:rsidR="008146DF" w:rsidRPr="00826475" w:rsidRDefault="008146DF" w:rsidP="008146DF">
      <w:pPr>
        <w:pStyle w:val="Heading1"/>
        <w:jc w:val="left"/>
      </w:pPr>
      <w:r w:rsidRPr="00826475">
        <w:t>Why get trained</w:t>
      </w:r>
      <w:r w:rsidR="00661CAA">
        <w:t xml:space="preserve"> in CPR</w:t>
      </w:r>
      <w:r w:rsidRPr="00826475">
        <w:t>?</w:t>
      </w:r>
    </w:p>
    <w:p w14:paraId="2410D762" w14:textId="77777777" w:rsidR="008146DF" w:rsidRDefault="008146DF" w:rsidP="008146DF">
      <w:pPr>
        <w:pStyle w:val="Heading1"/>
        <w:jc w:val="left"/>
        <w:rPr>
          <w:rFonts w:ascii="Arial Narrow" w:hAnsi="Arial Narrow" w:cs="Arial"/>
          <w:b w:val="0"/>
        </w:rPr>
      </w:pPr>
    </w:p>
    <w:p w14:paraId="35238FE9" w14:textId="77777777" w:rsidR="008146DF" w:rsidRPr="00CF1379" w:rsidRDefault="008146DF" w:rsidP="008146DF">
      <w:pPr>
        <w:pStyle w:val="Heading1"/>
        <w:jc w:val="left"/>
        <w:rPr>
          <w:rFonts w:ascii="Arial Narrow" w:hAnsi="Arial Narrow" w:cs="Arial"/>
          <w:b w:val="0"/>
        </w:rPr>
      </w:pPr>
      <w:r w:rsidRPr="00CF1379">
        <w:rPr>
          <w:rFonts w:ascii="Arial Narrow" w:hAnsi="Arial Narrow" w:cs="Arial"/>
          <w:b w:val="0"/>
        </w:rPr>
        <w:t xml:space="preserve">You only have 4-6 minutes, after the heart stops, before the brain cells die from lack of oxygen.  Learning CPR is fast, easy and inexpensive – just a few hours could make an important difference in someone's life. </w:t>
      </w:r>
    </w:p>
    <w:p w14:paraId="3054B829" w14:textId="77777777" w:rsidR="008146DF" w:rsidRPr="00CF1379" w:rsidRDefault="008146DF" w:rsidP="008146DF">
      <w:pPr>
        <w:pStyle w:val="Heading1"/>
        <w:jc w:val="left"/>
        <w:rPr>
          <w:rFonts w:ascii="Arial Narrow" w:hAnsi="Arial Narrow"/>
          <w:bCs/>
          <w:color w:val="705E3E"/>
          <w:lang w:val="en"/>
        </w:rPr>
      </w:pPr>
      <w:r w:rsidRPr="00CF1379">
        <w:rPr>
          <w:rFonts w:ascii="Arial Narrow" w:hAnsi="Arial Narrow" w:cs="Arial"/>
          <w:b w:val="0"/>
        </w:rPr>
        <w:t xml:space="preserve">Find out about CPR training here at Vanier or in your area at </w:t>
      </w:r>
      <w:r w:rsidRPr="00CF1379">
        <w:rPr>
          <w:rStyle w:val="HTMLCite"/>
          <w:rFonts w:ascii="Arial Narrow" w:hAnsi="Arial Narrow" w:cs="Arial"/>
          <w:color w:val="000000"/>
          <w:szCs w:val="24"/>
        </w:rPr>
        <w:t>www.</w:t>
      </w:r>
      <w:r w:rsidRPr="00CF1379">
        <w:rPr>
          <w:rStyle w:val="HTMLCite"/>
          <w:rFonts w:ascii="Arial Narrow" w:hAnsi="Arial Narrow" w:cs="Arial"/>
          <w:bCs/>
          <w:color w:val="000000"/>
          <w:szCs w:val="24"/>
        </w:rPr>
        <w:t>heartandstroke</w:t>
      </w:r>
      <w:r w:rsidRPr="00CF1379">
        <w:rPr>
          <w:rStyle w:val="HTMLCite"/>
          <w:rFonts w:ascii="Arial Narrow" w:hAnsi="Arial Narrow" w:cs="Arial"/>
          <w:color w:val="000000"/>
          <w:szCs w:val="24"/>
        </w:rPr>
        <w:t>.ca</w:t>
      </w:r>
      <w:r>
        <w:rPr>
          <w:rStyle w:val="HTMLCite"/>
          <w:rFonts w:ascii="Arial Narrow" w:hAnsi="Arial Narrow" w:cs="Arial"/>
          <w:color w:val="000000"/>
          <w:szCs w:val="24"/>
        </w:rPr>
        <w:t>.</w:t>
      </w:r>
    </w:p>
    <w:p w14:paraId="3D29C08E" w14:textId="77777777" w:rsidR="008146DF" w:rsidRPr="00CF1379" w:rsidRDefault="008146DF" w:rsidP="008146DF">
      <w:pPr>
        <w:numPr>
          <w:ilvl w:val="12"/>
          <w:numId w:val="0"/>
        </w:numPr>
        <w:rPr>
          <w:rFonts w:ascii="Arial Narrow" w:hAnsi="Arial Narrow"/>
          <w:sz w:val="24"/>
        </w:rPr>
      </w:pPr>
    </w:p>
    <w:p w14:paraId="05CCE241" w14:textId="77777777" w:rsidR="008146DF" w:rsidRDefault="008146DF" w:rsidP="008146DF">
      <w:pPr>
        <w:pStyle w:val="Heading1"/>
        <w:rPr>
          <w:rStyle w:val="HTMLCite"/>
          <w:rFonts w:ascii="Verdana" w:hAnsi="Verdana" w:cs="Arial"/>
          <w:color w:val="000000"/>
          <w:szCs w:val="24"/>
        </w:rPr>
      </w:pPr>
      <w:r>
        <w:rPr>
          <w:rStyle w:val="HTMLCite"/>
          <w:rFonts w:ascii="Verdana" w:hAnsi="Verdana" w:cs="Arial"/>
          <w:color w:val="000000"/>
          <w:szCs w:val="24"/>
        </w:rPr>
        <w:t xml:space="preserve">Canadian </w:t>
      </w:r>
      <w:r w:rsidRPr="00826475">
        <w:rPr>
          <w:lang w:val="en"/>
        </w:rPr>
        <w:t>Heart and Stroke Foundation</w:t>
      </w:r>
      <w:r>
        <w:rPr>
          <w:lang w:val="en"/>
        </w:rPr>
        <w:t xml:space="preserve">. Retrieved from: </w:t>
      </w:r>
      <w:hyperlink r:id="rId82" w:history="1">
        <w:r w:rsidRPr="00D34082">
          <w:rPr>
            <w:rStyle w:val="Hyperlink"/>
            <w:rFonts w:ascii="Verdana" w:hAnsi="Verdana" w:cs="Arial"/>
            <w:szCs w:val="24"/>
          </w:rPr>
          <w:t>www.</w:t>
        </w:r>
        <w:r w:rsidRPr="00D34082">
          <w:rPr>
            <w:rStyle w:val="Hyperlink"/>
            <w:rFonts w:ascii="Verdana" w:hAnsi="Verdana" w:cs="Arial"/>
            <w:b w:val="0"/>
            <w:bCs/>
            <w:szCs w:val="24"/>
          </w:rPr>
          <w:t>heartandstroke</w:t>
        </w:r>
        <w:r w:rsidRPr="00D34082">
          <w:rPr>
            <w:rStyle w:val="Hyperlink"/>
            <w:rFonts w:ascii="Verdana" w:hAnsi="Verdana" w:cs="Arial"/>
            <w:szCs w:val="24"/>
          </w:rPr>
          <w:t>.ca</w:t>
        </w:r>
      </w:hyperlink>
    </w:p>
    <w:p w14:paraId="201082D9" w14:textId="77777777" w:rsidR="008146DF" w:rsidRDefault="008146DF" w:rsidP="008146DF">
      <w:pPr>
        <w:widowControl w:val="0"/>
        <w:numPr>
          <w:ilvl w:val="12"/>
          <w:numId w:val="0"/>
        </w:numPr>
        <w:spacing w:line="215" w:lineRule="auto"/>
        <w:jc w:val="center"/>
        <w:rPr>
          <w:sz w:val="24"/>
        </w:rPr>
      </w:pPr>
    </w:p>
    <w:p w14:paraId="10693CF6" w14:textId="0E9D9549" w:rsidR="008146DF" w:rsidRPr="006D14E7" w:rsidRDefault="008146DF" w:rsidP="0028779D">
      <w:pPr>
        <w:widowControl w:val="0"/>
        <w:jc w:val="center"/>
        <w:rPr>
          <w:rFonts w:ascii="Copperplate Gothic Bold" w:hAnsi="Copperplate Gothic Bold"/>
          <w:b/>
          <w:sz w:val="40"/>
          <w:szCs w:val="40"/>
        </w:rPr>
      </w:pPr>
      <w:r>
        <w:rPr>
          <w:rFonts w:ascii="Tahoma" w:hAnsi="Tahoma"/>
          <w:b/>
          <w:sz w:val="28"/>
        </w:rPr>
        <w:br w:type="page"/>
      </w:r>
      <w:bookmarkStart w:id="6" w:name="Chapter3"/>
      <w:r w:rsidRPr="006D14E7">
        <w:rPr>
          <w:rFonts w:ascii="Copperplate Gothic Bold" w:hAnsi="Copperplate Gothic Bold"/>
          <w:b/>
          <w:sz w:val="40"/>
          <w:szCs w:val="40"/>
        </w:rPr>
        <w:lastRenderedPageBreak/>
        <w:t xml:space="preserve">CHAPTER </w:t>
      </w:r>
      <w:r>
        <w:rPr>
          <w:rFonts w:ascii="Copperplate Gothic Bold" w:hAnsi="Copperplate Gothic Bold"/>
          <w:b/>
          <w:sz w:val="40"/>
          <w:szCs w:val="40"/>
        </w:rPr>
        <w:t>3</w:t>
      </w:r>
      <w:bookmarkEnd w:id="6"/>
    </w:p>
    <w:p w14:paraId="305474BF" w14:textId="77777777" w:rsidR="008146DF" w:rsidRPr="006D14E7" w:rsidRDefault="008146DF" w:rsidP="008146DF">
      <w:pPr>
        <w:widowControl w:val="0"/>
        <w:jc w:val="center"/>
        <w:rPr>
          <w:rFonts w:ascii="Copperplate Gothic Bold" w:hAnsi="Copperplate Gothic Bold"/>
          <w:b/>
          <w:sz w:val="40"/>
          <w:szCs w:val="40"/>
        </w:rPr>
      </w:pPr>
      <w:r w:rsidRPr="006D14E7">
        <w:rPr>
          <w:rFonts w:ascii="Copperplate Gothic Bold" w:hAnsi="Copperplate Gothic Bold"/>
          <w:b/>
          <w:noProof/>
          <w:sz w:val="40"/>
          <w:szCs w:val="40"/>
        </w:rPr>
        <w:t>CARDIOVASCULAR EXERCISE</w:t>
      </w:r>
    </w:p>
    <w:p w14:paraId="330F92E3" w14:textId="77777777" w:rsidR="008146DF" w:rsidRDefault="008146DF" w:rsidP="008146DF">
      <w:pPr>
        <w:widowControl w:val="0"/>
        <w:rPr>
          <w:rFonts w:ascii="Copperplate Gothic Bold" w:hAnsi="Copperplate Gothic Bold"/>
          <w:b/>
          <w:sz w:val="40"/>
          <w:szCs w:val="40"/>
        </w:rPr>
      </w:pPr>
    </w:p>
    <w:p w14:paraId="7782DD96" w14:textId="77777777" w:rsidR="008146DF" w:rsidRDefault="008146DF" w:rsidP="008146DF">
      <w:pPr>
        <w:widowControl w:val="0"/>
        <w:spacing w:line="215" w:lineRule="auto"/>
        <w:rPr>
          <w:rFonts w:ascii="Tahoma" w:hAnsi="Tahoma"/>
          <w:b/>
          <w:sz w:val="24"/>
        </w:rPr>
      </w:pPr>
      <w:r>
        <w:rPr>
          <w:rFonts w:ascii="Tahoma" w:hAnsi="Tahoma"/>
          <w:b/>
          <w:sz w:val="24"/>
        </w:rPr>
        <w:t>What is Cardiovascular Exercise?</w:t>
      </w:r>
    </w:p>
    <w:p w14:paraId="727BBC80" w14:textId="77777777" w:rsidR="008146DF" w:rsidRDefault="008146DF" w:rsidP="008146DF">
      <w:pPr>
        <w:rPr>
          <w:rFonts w:ascii="Arial Narrow" w:hAnsi="Arial Narrow"/>
          <w:sz w:val="24"/>
          <w:szCs w:val="24"/>
        </w:rPr>
      </w:pPr>
    </w:p>
    <w:p w14:paraId="0FFB61D4" w14:textId="77777777" w:rsidR="008146DF" w:rsidRDefault="008146DF" w:rsidP="008146DF">
      <w:pPr>
        <w:rPr>
          <w:b/>
          <w:sz w:val="24"/>
        </w:rPr>
      </w:pPr>
      <w:r w:rsidRPr="00257C13">
        <w:rPr>
          <w:rFonts w:ascii="Arial Narrow" w:hAnsi="Arial Narrow"/>
          <w:sz w:val="24"/>
          <w:szCs w:val="24"/>
        </w:rPr>
        <w:t xml:space="preserve">Cardiovascular Exercise otherwise known as </w:t>
      </w:r>
      <w:r w:rsidRPr="000C69FE">
        <w:rPr>
          <w:rFonts w:ascii="Arial Narrow" w:hAnsi="Arial Narrow"/>
          <w:b/>
          <w:sz w:val="24"/>
          <w:szCs w:val="24"/>
        </w:rPr>
        <w:t>aerobic</w:t>
      </w:r>
      <w:r>
        <w:rPr>
          <w:rFonts w:ascii="Arial Narrow" w:hAnsi="Arial Narrow"/>
          <w:sz w:val="24"/>
          <w:szCs w:val="24"/>
        </w:rPr>
        <w:t xml:space="preserve"> </w:t>
      </w:r>
      <w:r w:rsidRPr="00257C13">
        <w:rPr>
          <w:rFonts w:ascii="Arial Narrow" w:hAnsi="Arial Narrow"/>
          <w:sz w:val="24"/>
          <w:szCs w:val="24"/>
        </w:rPr>
        <w:t xml:space="preserve">exercise </w:t>
      </w:r>
      <w:r>
        <w:rPr>
          <w:rFonts w:ascii="Arial Narrow" w:hAnsi="Arial Narrow"/>
          <w:sz w:val="24"/>
          <w:szCs w:val="24"/>
        </w:rPr>
        <w:t xml:space="preserve">(aerobic = burning energy in the presence of oxygen) </w:t>
      </w:r>
      <w:r w:rsidRPr="00257C13">
        <w:rPr>
          <w:rFonts w:ascii="Arial Narrow" w:hAnsi="Arial Narrow"/>
          <w:sz w:val="24"/>
          <w:szCs w:val="24"/>
        </w:rPr>
        <w:t>is characterized as being continuous, non-stop movement; uses the large muscle groups such as the legs; and is performed at an intensity level that can be maintained for extended periods of time i.e. 5 - 30 minutes</w:t>
      </w:r>
      <w:r>
        <w:rPr>
          <w:rFonts w:ascii="Arial Narrow" w:hAnsi="Arial Narrow"/>
          <w:sz w:val="24"/>
          <w:szCs w:val="24"/>
        </w:rPr>
        <w:t>.</w:t>
      </w:r>
      <w:r w:rsidRPr="00257C13">
        <w:rPr>
          <w:rFonts w:ascii="Arial Narrow" w:hAnsi="Arial Narrow"/>
          <w:sz w:val="24"/>
          <w:szCs w:val="24"/>
        </w:rPr>
        <w:t xml:space="preserve"> Examples include: </w:t>
      </w:r>
      <w:r>
        <w:rPr>
          <w:rFonts w:ascii="Arial Narrow" w:hAnsi="Arial Narrow"/>
          <w:sz w:val="24"/>
          <w:szCs w:val="24"/>
        </w:rPr>
        <w:t>walking, jogging, swimming, biking, running sports etc.</w:t>
      </w:r>
    </w:p>
    <w:p w14:paraId="39E4C813" w14:textId="77777777" w:rsidR="008146DF" w:rsidRDefault="008146DF" w:rsidP="008146DF">
      <w:pPr>
        <w:widowControl w:val="0"/>
        <w:spacing w:line="215" w:lineRule="auto"/>
        <w:rPr>
          <w:rFonts w:ascii="Tahoma" w:hAnsi="Tahoma"/>
          <w:b/>
          <w:sz w:val="24"/>
        </w:rPr>
      </w:pPr>
    </w:p>
    <w:p w14:paraId="18DC5460" w14:textId="77777777" w:rsidR="008146DF" w:rsidRDefault="008146DF" w:rsidP="008146DF">
      <w:pPr>
        <w:widowControl w:val="0"/>
        <w:spacing w:line="215" w:lineRule="auto"/>
        <w:rPr>
          <w:rFonts w:ascii="Tahoma" w:hAnsi="Tahoma"/>
          <w:b/>
          <w:sz w:val="24"/>
        </w:rPr>
      </w:pPr>
      <w:r>
        <w:rPr>
          <w:rFonts w:ascii="Tahoma" w:hAnsi="Tahoma"/>
          <w:b/>
          <w:sz w:val="24"/>
        </w:rPr>
        <w:t>The Benefits of Cardiovascular Exercise:</w:t>
      </w:r>
    </w:p>
    <w:p w14:paraId="579DA7B0" w14:textId="77777777" w:rsidR="008146DF" w:rsidRDefault="008146DF" w:rsidP="008146DF">
      <w:pPr>
        <w:widowControl w:val="0"/>
        <w:spacing w:line="215" w:lineRule="auto"/>
        <w:rPr>
          <w:rFonts w:ascii="Tahoma" w:hAnsi="Tahoma"/>
          <w:b/>
          <w:sz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8"/>
        <w:gridCol w:w="8458"/>
      </w:tblGrid>
      <w:tr w:rsidR="008146DF" w:rsidRPr="004E31BD" w14:paraId="7465D919" w14:textId="77777777" w:rsidTr="00E31452">
        <w:tc>
          <w:tcPr>
            <w:tcW w:w="1998" w:type="dxa"/>
          </w:tcPr>
          <w:p w14:paraId="5636E959" w14:textId="77777777" w:rsidR="008146DF" w:rsidRPr="004E31BD" w:rsidRDefault="008146DF" w:rsidP="00E31452">
            <w:pPr>
              <w:widowControl w:val="0"/>
              <w:spacing w:line="215" w:lineRule="auto"/>
              <w:rPr>
                <w:rFonts w:ascii="Arial" w:hAnsi="Arial" w:cs="Arial"/>
                <w:b/>
                <w:sz w:val="24"/>
              </w:rPr>
            </w:pPr>
            <w:r w:rsidRPr="004E31BD">
              <w:rPr>
                <w:rFonts w:ascii="Arial" w:hAnsi="Arial" w:cs="Arial"/>
                <w:b/>
                <w:sz w:val="24"/>
              </w:rPr>
              <w:t>Health Benefits</w:t>
            </w:r>
          </w:p>
        </w:tc>
        <w:tc>
          <w:tcPr>
            <w:tcW w:w="8458" w:type="dxa"/>
          </w:tcPr>
          <w:p w14:paraId="13A2D014" w14:textId="77777777" w:rsidR="008146DF" w:rsidRPr="004E31BD" w:rsidRDefault="008146DF" w:rsidP="00E31452">
            <w:pPr>
              <w:widowControl w:val="0"/>
              <w:numPr>
                <w:ilvl w:val="0"/>
                <w:numId w:val="9"/>
              </w:numPr>
              <w:spacing w:line="215" w:lineRule="auto"/>
              <w:rPr>
                <w:rFonts w:ascii="Arial Narrow" w:hAnsi="Arial Narrow" w:cs="Arial"/>
                <w:sz w:val="24"/>
              </w:rPr>
            </w:pPr>
            <w:r w:rsidRPr="004E31BD">
              <w:rPr>
                <w:rFonts w:ascii="Arial Narrow" w:hAnsi="Arial Narrow" w:cs="Arial"/>
                <w:sz w:val="24"/>
              </w:rPr>
              <w:t>↓ Disease risk – heart attacks, stroke, some cancers, high blood pressure, high cholesterol, diabetes, obesity.</w:t>
            </w:r>
          </w:p>
          <w:p w14:paraId="68155373" w14:textId="77777777" w:rsidR="008146DF" w:rsidRPr="004E31BD" w:rsidRDefault="008146DF" w:rsidP="00E31452">
            <w:pPr>
              <w:widowControl w:val="0"/>
              <w:numPr>
                <w:ilvl w:val="0"/>
                <w:numId w:val="9"/>
              </w:numPr>
              <w:spacing w:line="215" w:lineRule="auto"/>
              <w:rPr>
                <w:rFonts w:ascii="Arial Narrow" w:hAnsi="Arial Narrow" w:cs="Arial"/>
                <w:sz w:val="24"/>
              </w:rPr>
            </w:pPr>
            <w:r w:rsidRPr="004E31BD">
              <w:rPr>
                <w:rFonts w:ascii="Arial Narrow" w:hAnsi="Arial Narrow" w:cs="Arial"/>
                <w:sz w:val="24"/>
              </w:rPr>
              <w:t>Improves the efficiency of the heart and lungs.</w:t>
            </w:r>
          </w:p>
          <w:p w14:paraId="152F47DC" w14:textId="77777777" w:rsidR="008146DF" w:rsidRPr="004E31BD" w:rsidRDefault="008146DF" w:rsidP="00E31452">
            <w:pPr>
              <w:widowControl w:val="0"/>
              <w:numPr>
                <w:ilvl w:val="0"/>
                <w:numId w:val="9"/>
              </w:numPr>
              <w:spacing w:line="215" w:lineRule="auto"/>
              <w:rPr>
                <w:rFonts w:ascii="Arial Narrow" w:hAnsi="Arial Narrow" w:cs="Arial"/>
                <w:sz w:val="24"/>
              </w:rPr>
            </w:pPr>
            <w:r w:rsidRPr="004E31BD">
              <w:rPr>
                <w:rFonts w:ascii="Arial Narrow" w:hAnsi="Arial Narrow" w:cs="Arial"/>
                <w:sz w:val="24"/>
              </w:rPr>
              <w:t>Strengthens the immune system – less sicknesses</w:t>
            </w:r>
          </w:p>
          <w:p w14:paraId="51E477AC" w14:textId="77777777" w:rsidR="008146DF" w:rsidRPr="004E31BD" w:rsidRDefault="008146DF" w:rsidP="00E31452">
            <w:pPr>
              <w:widowControl w:val="0"/>
              <w:numPr>
                <w:ilvl w:val="0"/>
                <w:numId w:val="9"/>
              </w:numPr>
              <w:spacing w:line="215" w:lineRule="auto"/>
              <w:rPr>
                <w:rFonts w:ascii="Arial Narrow" w:hAnsi="Arial Narrow" w:cs="Arial"/>
                <w:b/>
                <w:sz w:val="24"/>
              </w:rPr>
            </w:pPr>
            <w:r w:rsidRPr="004E31BD">
              <w:rPr>
                <w:rFonts w:ascii="Arial Narrow" w:hAnsi="Arial Narrow" w:cs="Arial"/>
                <w:sz w:val="24"/>
              </w:rPr>
              <w:t>Increases bone density - aids in the prevention of osteoporosis.</w:t>
            </w:r>
          </w:p>
          <w:p w14:paraId="44CFD687" w14:textId="77777777" w:rsidR="008146DF" w:rsidRPr="004E31BD" w:rsidRDefault="008146DF" w:rsidP="00E31452">
            <w:pPr>
              <w:widowControl w:val="0"/>
              <w:numPr>
                <w:ilvl w:val="0"/>
                <w:numId w:val="9"/>
              </w:numPr>
              <w:spacing w:line="215" w:lineRule="auto"/>
              <w:rPr>
                <w:rFonts w:ascii="Arial Narrow" w:hAnsi="Arial Narrow" w:cs="Arial"/>
                <w:b/>
                <w:sz w:val="24"/>
              </w:rPr>
            </w:pPr>
            <w:r w:rsidRPr="004E31BD">
              <w:rPr>
                <w:rFonts w:ascii="Arial Narrow" w:hAnsi="Arial Narrow" w:cs="Arial"/>
                <w:sz w:val="24"/>
              </w:rPr>
              <w:t>Improves digestion and regularity – helps prevent constipation.</w:t>
            </w:r>
          </w:p>
        </w:tc>
      </w:tr>
      <w:tr w:rsidR="008146DF" w:rsidRPr="004E31BD" w14:paraId="1E00A1F8" w14:textId="77777777" w:rsidTr="00E31452">
        <w:tc>
          <w:tcPr>
            <w:tcW w:w="1998" w:type="dxa"/>
          </w:tcPr>
          <w:p w14:paraId="02468F0B" w14:textId="77777777" w:rsidR="008146DF" w:rsidRPr="004E31BD" w:rsidRDefault="008146DF" w:rsidP="00E31452">
            <w:pPr>
              <w:widowControl w:val="0"/>
              <w:spacing w:line="215" w:lineRule="auto"/>
              <w:rPr>
                <w:rFonts w:ascii="Arial" w:hAnsi="Arial" w:cs="Arial"/>
                <w:b/>
                <w:sz w:val="24"/>
              </w:rPr>
            </w:pPr>
            <w:r w:rsidRPr="004E31BD">
              <w:rPr>
                <w:rFonts w:ascii="Arial" w:hAnsi="Arial" w:cs="Arial"/>
                <w:b/>
                <w:sz w:val="24"/>
              </w:rPr>
              <w:t>Changes in Body Composition</w:t>
            </w:r>
          </w:p>
        </w:tc>
        <w:tc>
          <w:tcPr>
            <w:tcW w:w="8458" w:type="dxa"/>
          </w:tcPr>
          <w:p w14:paraId="67EA4F51" w14:textId="77777777" w:rsidR="008146DF" w:rsidRPr="004E31BD" w:rsidRDefault="008146DF" w:rsidP="00E31452">
            <w:pPr>
              <w:widowControl w:val="0"/>
              <w:numPr>
                <w:ilvl w:val="0"/>
                <w:numId w:val="9"/>
              </w:numPr>
              <w:spacing w:line="215" w:lineRule="auto"/>
              <w:rPr>
                <w:rFonts w:ascii="Arial Narrow" w:hAnsi="Arial Narrow" w:cs="Arial"/>
                <w:sz w:val="24"/>
              </w:rPr>
            </w:pPr>
            <w:r w:rsidRPr="004E31BD">
              <w:rPr>
                <w:rFonts w:ascii="Arial Narrow" w:hAnsi="Arial Narrow" w:cs="Arial"/>
                <w:sz w:val="24"/>
              </w:rPr>
              <w:t>In co-operation with healthy eating habits, aerobic exercise can assist in weight loss and weight maintenance and thus aid in the prevention of obesity.</w:t>
            </w:r>
          </w:p>
          <w:p w14:paraId="22F1CAB8" w14:textId="77777777" w:rsidR="008146DF" w:rsidRPr="004E31BD" w:rsidRDefault="008146DF" w:rsidP="00E31452">
            <w:pPr>
              <w:widowControl w:val="0"/>
              <w:numPr>
                <w:ilvl w:val="0"/>
                <w:numId w:val="9"/>
              </w:numPr>
              <w:spacing w:line="215" w:lineRule="auto"/>
              <w:rPr>
                <w:rFonts w:ascii="Arial Narrow" w:hAnsi="Arial Narrow" w:cs="Arial"/>
                <w:sz w:val="24"/>
              </w:rPr>
            </w:pPr>
            <w:r w:rsidRPr="004E31BD">
              <w:rPr>
                <w:rFonts w:ascii="Arial Narrow" w:hAnsi="Arial Narrow" w:cs="Arial"/>
                <w:sz w:val="24"/>
              </w:rPr>
              <w:t>Increase in caloric expenditure – the more intense the activity, the more calories you will burn.</w:t>
            </w:r>
          </w:p>
          <w:p w14:paraId="30FABBBA" w14:textId="77777777" w:rsidR="008146DF" w:rsidRPr="004E31BD" w:rsidRDefault="008146DF" w:rsidP="00E31452">
            <w:pPr>
              <w:widowControl w:val="0"/>
              <w:numPr>
                <w:ilvl w:val="0"/>
                <w:numId w:val="9"/>
              </w:numPr>
              <w:spacing w:line="215" w:lineRule="auto"/>
              <w:rPr>
                <w:rFonts w:ascii="Arial Narrow" w:hAnsi="Arial Narrow" w:cs="Arial"/>
                <w:b/>
                <w:sz w:val="24"/>
              </w:rPr>
            </w:pPr>
            <w:r w:rsidRPr="004E31BD">
              <w:rPr>
                <w:rFonts w:ascii="Arial Narrow" w:hAnsi="Arial Narrow" w:cs="Arial"/>
                <w:sz w:val="24"/>
              </w:rPr>
              <w:t>Increases metabolism</w:t>
            </w:r>
          </w:p>
        </w:tc>
      </w:tr>
      <w:tr w:rsidR="008146DF" w:rsidRPr="004E31BD" w14:paraId="52324DB5" w14:textId="77777777" w:rsidTr="00E31452">
        <w:tc>
          <w:tcPr>
            <w:tcW w:w="1998" w:type="dxa"/>
          </w:tcPr>
          <w:p w14:paraId="195260F1" w14:textId="77777777" w:rsidR="008146DF" w:rsidRPr="004E31BD" w:rsidRDefault="008146DF" w:rsidP="00E31452">
            <w:pPr>
              <w:widowControl w:val="0"/>
              <w:spacing w:line="215" w:lineRule="auto"/>
              <w:rPr>
                <w:rFonts w:ascii="Arial" w:hAnsi="Arial" w:cs="Arial"/>
                <w:b/>
                <w:sz w:val="24"/>
              </w:rPr>
            </w:pPr>
            <w:r w:rsidRPr="004E31BD">
              <w:rPr>
                <w:rFonts w:ascii="Arial" w:hAnsi="Arial" w:cs="Arial"/>
                <w:b/>
                <w:sz w:val="24"/>
              </w:rPr>
              <w:t>Psychological Benefits</w:t>
            </w:r>
          </w:p>
        </w:tc>
        <w:tc>
          <w:tcPr>
            <w:tcW w:w="8458" w:type="dxa"/>
          </w:tcPr>
          <w:p w14:paraId="085DB9B9" w14:textId="77777777" w:rsidR="008146DF" w:rsidRPr="004E31BD" w:rsidRDefault="008146DF" w:rsidP="00E31452">
            <w:pPr>
              <w:widowControl w:val="0"/>
              <w:numPr>
                <w:ilvl w:val="0"/>
                <w:numId w:val="9"/>
              </w:numPr>
              <w:spacing w:line="215" w:lineRule="auto"/>
              <w:rPr>
                <w:rFonts w:ascii="Arial Narrow" w:hAnsi="Arial Narrow" w:cs="Arial"/>
                <w:sz w:val="24"/>
              </w:rPr>
            </w:pPr>
            <w:r w:rsidRPr="004E31BD">
              <w:rPr>
                <w:rFonts w:ascii="Arial Narrow" w:hAnsi="Arial Narrow" w:cs="Arial"/>
                <w:sz w:val="24"/>
              </w:rPr>
              <w:t>Reduces stress levels.</w:t>
            </w:r>
          </w:p>
          <w:p w14:paraId="0EAA9C37" w14:textId="77777777" w:rsidR="008146DF" w:rsidRPr="004E31BD" w:rsidRDefault="008146DF" w:rsidP="00E31452">
            <w:pPr>
              <w:widowControl w:val="0"/>
              <w:numPr>
                <w:ilvl w:val="0"/>
                <w:numId w:val="9"/>
              </w:numPr>
              <w:spacing w:line="215" w:lineRule="auto"/>
              <w:rPr>
                <w:rFonts w:ascii="Arial Narrow" w:hAnsi="Arial Narrow" w:cs="Arial"/>
                <w:sz w:val="24"/>
              </w:rPr>
            </w:pPr>
            <w:r w:rsidRPr="004E31BD">
              <w:rPr>
                <w:rFonts w:ascii="Arial Narrow" w:hAnsi="Arial Narrow" w:cs="Arial"/>
                <w:sz w:val="24"/>
              </w:rPr>
              <w:t>Improves sleep habits - more restful sleep</w:t>
            </w:r>
          </w:p>
          <w:p w14:paraId="4237B1B0" w14:textId="77777777" w:rsidR="008146DF" w:rsidRPr="004E31BD" w:rsidRDefault="008146DF" w:rsidP="00E31452">
            <w:pPr>
              <w:widowControl w:val="0"/>
              <w:numPr>
                <w:ilvl w:val="0"/>
                <w:numId w:val="9"/>
              </w:numPr>
              <w:spacing w:line="215" w:lineRule="auto"/>
              <w:rPr>
                <w:rFonts w:ascii="Arial Narrow" w:hAnsi="Arial Narrow" w:cs="Arial"/>
                <w:sz w:val="24"/>
              </w:rPr>
            </w:pPr>
            <w:r w:rsidRPr="004E31BD">
              <w:rPr>
                <w:rFonts w:ascii="Arial Narrow" w:hAnsi="Arial Narrow" w:cs="Arial"/>
                <w:sz w:val="24"/>
              </w:rPr>
              <w:t>Promotes a positive attitude, self-esteem, overall sense of well-being.</w:t>
            </w:r>
          </w:p>
          <w:p w14:paraId="6DA88041" w14:textId="77777777" w:rsidR="008146DF" w:rsidRPr="004E31BD" w:rsidRDefault="008146DF" w:rsidP="00E31452">
            <w:pPr>
              <w:widowControl w:val="0"/>
              <w:numPr>
                <w:ilvl w:val="0"/>
                <w:numId w:val="9"/>
              </w:numPr>
              <w:spacing w:line="215" w:lineRule="auto"/>
              <w:rPr>
                <w:rFonts w:ascii="Arial Narrow" w:hAnsi="Arial Narrow" w:cs="Arial"/>
                <w:sz w:val="24"/>
              </w:rPr>
            </w:pPr>
            <w:r w:rsidRPr="004E31BD">
              <w:rPr>
                <w:rFonts w:ascii="Arial Narrow" w:hAnsi="Arial Narrow" w:cs="Arial"/>
                <w:sz w:val="24"/>
              </w:rPr>
              <w:t xml:space="preserve">Improves concentration, focus </w:t>
            </w:r>
          </w:p>
          <w:p w14:paraId="744D3D37" w14:textId="77777777" w:rsidR="008146DF" w:rsidRPr="004E31BD" w:rsidRDefault="008146DF" w:rsidP="00E31452">
            <w:pPr>
              <w:widowControl w:val="0"/>
              <w:numPr>
                <w:ilvl w:val="0"/>
                <w:numId w:val="9"/>
              </w:numPr>
              <w:spacing w:line="215" w:lineRule="auto"/>
              <w:rPr>
                <w:rFonts w:ascii="Arial Narrow" w:hAnsi="Arial Narrow" w:cs="Arial"/>
                <w:b/>
                <w:sz w:val="24"/>
              </w:rPr>
            </w:pPr>
            <w:r w:rsidRPr="004E31BD">
              <w:rPr>
                <w:rFonts w:ascii="Arial Narrow" w:hAnsi="Arial Narrow" w:cs="Arial"/>
                <w:sz w:val="24"/>
              </w:rPr>
              <w:t xml:space="preserve">Decreases depression and improves mood </w:t>
            </w:r>
          </w:p>
        </w:tc>
      </w:tr>
      <w:tr w:rsidR="008146DF" w:rsidRPr="004E31BD" w14:paraId="0D6FFAA3" w14:textId="77777777" w:rsidTr="00E31452">
        <w:tc>
          <w:tcPr>
            <w:tcW w:w="1998" w:type="dxa"/>
          </w:tcPr>
          <w:p w14:paraId="6EDBF3CA" w14:textId="77777777" w:rsidR="008146DF" w:rsidRPr="004E31BD" w:rsidRDefault="008146DF" w:rsidP="00E31452">
            <w:pPr>
              <w:widowControl w:val="0"/>
              <w:spacing w:line="215" w:lineRule="auto"/>
              <w:rPr>
                <w:rFonts w:ascii="Arial" w:hAnsi="Arial" w:cs="Arial"/>
                <w:b/>
                <w:sz w:val="24"/>
              </w:rPr>
            </w:pPr>
            <w:r w:rsidRPr="004E31BD">
              <w:rPr>
                <w:rFonts w:ascii="Arial" w:hAnsi="Arial" w:cs="Arial"/>
                <w:b/>
                <w:sz w:val="24"/>
              </w:rPr>
              <w:t>Quality of Life</w:t>
            </w:r>
          </w:p>
        </w:tc>
        <w:tc>
          <w:tcPr>
            <w:tcW w:w="8458" w:type="dxa"/>
          </w:tcPr>
          <w:p w14:paraId="072480D3" w14:textId="77777777" w:rsidR="008146DF" w:rsidRPr="004E31BD" w:rsidRDefault="008146DF" w:rsidP="00E31452">
            <w:pPr>
              <w:widowControl w:val="0"/>
              <w:numPr>
                <w:ilvl w:val="0"/>
                <w:numId w:val="9"/>
              </w:numPr>
              <w:spacing w:line="215" w:lineRule="auto"/>
              <w:rPr>
                <w:rFonts w:ascii="Arial Narrow" w:hAnsi="Arial Narrow" w:cs="Arial"/>
                <w:sz w:val="24"/>
              </w:rPr>
            </w:pPr>
            <w:r w:rsidRPr="004E31BD">
              <w:rPr>
                <w:rFonts w:ascii="Arial Narrow" w:hAnsi="Arial Narrow" w:cs="Arial"/>
                <w:sz w:val="24"/>
              </w:rPr>
              <w:t>Increases energy levels</w:t>
            </w:r>
          </w:p>
          <w:p w14:paraId="1E6EDC9F" w14:textId="77777777" w:rsidR="008146DF" w:rsidRPr="004E31BD" w:rsidRDefault="008146DF" w:rsidP="00E31452">
            <w:pPr>
              <w:widowControl w:val="0"/>
              <w:numPr>
                <w:ilvl w:val="0"/>
                <w:numId w:val="9"/>
              </w:numPr>
              <w:spacing w:line="215" w:lineRule="auto"/>
              <w:rPr>
                <w:rFonts w:ascii="Arial Narrow" w:hAnsi="Arial Narrow" w:cs="Arial"/>
                <w:sz w:val="24"/>
              </w:rPr>
            </w:pPr>
            <w:r>
              <w:rPr>
                <w:rFonts w:ascii="Arial Narrow" w:hAnsi="Arial Narrow" w:cs="Arial"/>
                <w:sz w:val="24"/>
              </w:rPr>
              <w:t>Get more f</w:t>
            </w:r>
            <w:r w:rsidRPr="004E31BD">
              <w:rPr>
                <w:rFonts w:ascii="Arial Narrow" w:hAnsi="Arial Narrow" w:cs="Arial"/>
                <w:sz w:val="24"/>
              </w:rPr>
              <w:t>un</w:t>
            </w:r>
            <w:r>
              <w:rPr>
                <w:rFonts w:ascii="Arial Narrow" w:hAnsi="Arial Narrow" w:cs="Arial"/>
                <w:sz w:val="24"/>
              </w:rPr>
              <w:t xml:space="preserve"> out of life</w:t>
            </w:r>
          </w:p>
          <w:p w14:paraId="1E127B8F" w14:textId="77777777" w:rsidR="008146DF" w:rsidRPr="004E31BD" w:rsidRDefault="008146DF" w:rsidP="00E31452">
            <w:pPr>
              <w:widowControl w:val="0"/>
              <w:numPr>
                <w:ilvl w:val="0"/>
                <w:numId w:val="9"/>
              </w:numPr>
              <w:spacing w:line="215" w:lineRule="auto"/>
              <w:rPr>
                <w:rFonts w:ascii="Arial Narrow" w:hAnsi="Arial Narrow" w:cs="Arial"/>
                <w:sz w:val="24"/>
              </w:rPr>
            </w:pPr>
            <w:r w:rsidRPr="004E31BD">
              <w:rPr>
                <w:rFonts w:ascii="Arial Narrow" w:hAnsi="Arial Narrow" w:cs="Arial"/>
                <w:sz w:val="24"/>
              </w:rPr>
              <w:t>Provides avenue for social interaction</w:t>
            </w:r>
          </w:p>
          <w:p w14:paraId="461ACE7A" w14:textId="77777777" w:rsidR="008146DF" w:rsidRPr="004E31BD" w:rsidRDefault="008146DF" w:rsidP="00E31452">
            <w:pPr>
              <w:widowControl w:val="0"/>
              <w:numPr>
                <w:ilvl w:val="0"/>
                <w:numId w:val="9"/>
              </w:numPr>
              <w:spacing w:line="215" w:lineRule="auto"/>
              <w:rPr>
                <w:rFonts w:ascii="Arial Narrow" w:hAnsi="Arial Narrow" w:cs="Arial"/>
                <w:b/>
                <w:sz w:val="24"/>
              </w:rPr>
            </w:pPr>
            <w:r w:rsidRPr="004E31BD">
              <w:rPr>
                <w:rFonts w:ascii="Arial Narrow" w:hAnsi="Arial Narrow" w:cs="Arial"/>
                <w:sz w:val="24"/>
              </w:rPr>
              <w:t xml:space="preserve">Improved sex life </w:t>
            </w:r>
          </w:p>
        </w:tc>
      </w:tr>
    </w:tbl>
    <w:p w14:paraId="1BEEEA4D" w14:textId="77777777" w:rsidR="008146DF" w:rsidRDefault="008146DF" w:rsidP="008146DF">
      <w:pPr>
        <w:widowControl w:val="0"/>
        <w:rPr>
          <w:rFonts w:ascii="Tahoma" w:hAnsi="Tahoma"/>
          <w:b/>
          <w:sz w:val="28"/>
        </w:rPr>
      </w:pPr>
      <w:r>
        <w:rPr>
          <w:rFonts w:ascii="Tahoma" w:hAnsi="Tahoma"/>
          <w:b/>
          <w:sz w:val="24"/>
        </w:rPr>
        <w:br w:type="page"/>
      </w:r>
      <w:r>
        <w:rPr>
          <w:rFonts w:ascii="Tahoma" w:hAnsi="Tahoma"/>
          <w:b/>
          <w:sz w:val="28"/>
        </w:rPr>
        <w:lastRenderedPageBreak/>
        <w:t>FITT PRINCIPLE FOR CARDIOVASCULAR EXERCISE</w:t>
      </w:r>
    </w:p>
    <w:p w14:paraId="379F5075" w14:textId="77777777" w:rsidR="008146DF" w:rsidRDefault="008146DF" w:rsidP="008146DF">
      <w:pPr>
        <w:rPr>
          <w:rFonts w:ascii="Calisto MT" w:hAnsi="Calisto MT"/>
          <w:b/>
          <w:sz w:val="24"/>
        </w:rPr>
      </w:pPr>
    </w:p>
    <w:p w14:paraId="75DE7317" w14:textId="77777777" w:rsidR="008146DF" w:rsidRDefault="008146DF" w:rsidP="008146DF">
      <w:pPr>
        <w:widowControl w:val="0"/>
        <w:rPr>
          <w:rFonts w:ascii="Arial Narrow" w:hAnsi="Arial Narrow"/>
          <w:sz w:val="24"/>
        </w:rPr>
      </w:pPr>
      <w:r>
        <w:rPr>
          <w:rFonts w:ascii="Arial Narrow" w:hAnsi="Arial Narrow"/>
          <w:sz w:val="24"/>
        </w:rPr>
        <w:t>The American College of Sports Medicine (</w:t>
      </w:r>
      <w:r>
        <w:rPr>
          <w:rFonts w:ascii="Arial Narrow" w:hAnsi="Arial Narrow"/>
          <w:b/>
          <w:sz w:val="24"/>
        </w:rPr>
        <w:t>ACSM</w:t>
      </w:r>
      <w:r>
        <w:rPr>
          <w:rFonts w:ascii="Arial Narrow" w:hAnsi="Arial Narrow"/>
          <w:sz w:val="24"/>
        </w:rPr>
        <w:t xml:space="preserve">) has developed the FITT principle to provide basic guidelines for exercise prescription. To use the FITT principle effectively, it is important to adjust the prescriptions based on individual differences, fitness levels, specific limitations, fitness goals and skill levels.  </w:t>
      </w:r>
    </w:p>
    <w:p w14:paraId="71F22A58" w14:textId="77777777" w:rsidR="008146DF" w:rsidRDefault="008146DF" w:rsidP="008146DF">
      <w:pPr>
        <w:widowControl w:val="0"/>
        <w:rPr>
          <w:b/>
          <w:sz w:val="28"/>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62"/>
        <w:gridCol w:w="552"/>
        <w:gridCol w:w="1248"/>
        <w:gridCol w:w="1366"/>
        <w:gridCol w:w="1244"/>
        <w:gridCol w:w="1370"/>
        <w:gridCol w:w="622"/>
        <w:gridCol w:w="1992"/>
      </w:tblGrid>
      <w:tr w:rsidR="008146DF" w14:paraId="3390CE59" w14:textId="77777777" w:rsidTr="00E31452">
        <w:tc>
          <w:tcPr>
            <w:tcW w:w="2062" w:type="dxa"/>
            <w:shd w:val="clear" w:color="auto" w:fill="D9D9D9" w:themeFill="background1" w:themeFillShade="D9"/>
          </w:tcPr>
          <w:p w14:paraId="724F6EDF" w14:textId="77777777" w:rsidR="008146DF" w:rsidRDefault="008146DF" w:rsidP="00E31452">
            <w:pPr>
              <w:widowControl w:val="0"/>
              <w:jc w:val="center"/>
              <w:rPr>
                <w:rFonts w:ascii="Tahoma" w:hAnsi="Tahoma"/>
                <w:b/>
                <w:sz w:val="28"/>
              </w:rPr>
            </w:pPr>
            <w:r>
              <w:rPr>
                <w:rFonts w:ascii="Tahoma" w:hAnsi="Tahoma"/>
                <w:b/>
                <w:sz w:val="28"/>
              </w:rPr>
              <w:t>F</w:t>
            </w:r>
          </w:p>
        </w:tc>
        <w:tc>
          <w:tcPr>
            <w:tcW w:w="1800" w:type="dxa"/>
            <w:gridSpan w:val="2"/>
            <w:shd w:val="clear" w:color="auto" w:fill="D9D9D9" w:themeFill="background1" w:themeFillShade="D9"/>
          </w:tcPr>
          <w:p w14:paraId="6C5D596B" w14:textId="77777777" w:rsidR="008146DF" w:rsidRDefault="008146DF" w:rsidP="00E31452">
            <w:pPr>
              <w:widowControl w:val="0"/>
              <w:jc w:val="center"/>
              <w:rPr>
                <w:rFonts w:ascii="Tahoma" w:hAnsi="Tahoma"/>
                <w:b/>
                <w:sz w:val="28"/>
              </w:rPr>
            </w:pPr>
            <w:r>
              <w:rPr>
                <w:rFonts w:ascii="Tahoma" w:hAnsi="Tahoma"/>
                <w:b/>
                <w:sz w:val="28"/>
              </w:rPr>
              <w:t>I</w:t>
            </w:r>
          </w:p>
        </w:tc>
        <w:tc>
          <w:tcPr>
            <w:tcW w:w="2610" w:type="dxa"/>
            <w:gridSpan w:val="2"/>
            <w:shd w:val="clear" w:color="auto" w:fill="D9D9D9" w:themeFill="background1" w:themeFillShade="D9"/>
          </w:tcPr>
          <w:p w14:paraId="543C5A2D" w14:textId="77777777" w:rsidR="008146DF" w:rsidRDefault="008146DF" w:rsidP="00E31452">
            <w:pPr>
              <w:widowControl w:val="0"/>
              <w:jc w:val="center"/>
              <w:rPr>
                <w:rFonts w:ascii="Tahoma" w:hAnsi="Tahoma"/>
                <w:b/>
                <w:sz w:val="28"/>
              </w:rPr>
            </w:pPr>
            <w:r>
              <w:rPr>
                <w:rFonts w:ascii="Tahoma" w:hAnsi="Tahoma"/>
                <w:b/>
                <w:sz w:val="28"/>
              </w:rPr>
              <w:t>T</w:t>
            </w:r>
          </w:p>
        </w:tc>
        <w:tc>
          <w:tcPr>
            <w:tcW w:w="3984" w:type="dxa"/>
            <w:gridSpan w:val="3"/>
            <w:shd w:val="clear" w:color="auto" w:fill="D9D9D9" w:themeFill="background1" w:themeFillShade="D9"/>
          </w:tcPr>
          <w:p w14:paraId="2A5C5760" w14:textId="77777777" w:rsidR="008146DF" w:rsidRDefault="008146DF" w:rsidP="00E31452">
            <w:pPr>
              <w:widowControl w:val="0"/>
              <w:jc w:val="center"/>
              <w:rPr>
                <w:rFonts w:ascii="Tahoma" w:hAnsi="Tahoma"/>
                <w:b/>
                <w:sz w:val="28"/>
              </w:rPr>
            </w:pPr>
            <w:r>
              <w:rPr>
                <w:rFonts w:ascii="Tahoma" w:hAnsi="Tahoma"/>
                <w:b/>
                <w:sz w:val="28"/>
              </w:rPr>
              <w:t>T</w:t>
            </w:r>
          </w:p>
        </w:tc>
      </w:tr>
      <w:tr w:rsidR="008146DF" w14:paraId="345441FD" w14:textId="77777777" w:rsidTr="00E31452">
        <w:tc>
          <w:tcPr>
            <w:tcW w:w="2062" w:type="dxa"/>
            <w:shd w:val="clear" w:color="auto" w:fill="D9D9D9" w:themeFill="background1" w:themeFillShade="D9"/>
          </w:tcPr>
          <w:p w14:paraId="55490951" w14:textId="77777777" w:rsidR="008146DF" w:rsidRDefault="008146DF" w:rsidP="00E31452">
            <w:pPr>
              <w:widowControl w:val="0"/>
              <w:jc w:val="center"/>
              <w:rPr>
                <w:rFonts w:ascii="Arial Narrow" w:hAnsi="Arial Narrow"/>
                <w:b/>
                <w:sz w:val="24"/>
              </w:rPr>
            </w:pPr>
            <w:r>
              <w:rPr>
                <w:rFonts w:ascii="Arial Narrow" w:hAnsi="Arial Narrow"/>
                <w:b/>
                <w:sz w:val="24"/>
              </w:rPr>
              <w:t>Frequency</w:t>
            </w:r>
          </w:p>
        </w:tc>
        <w:tc>
          <w:tcPr>
            <w:tcW w:w="1800" w:type="dxa"/>
            <w:gridSpan w:val="2"/>
            <w:shd w:val="clear" w:color="auto" w:fill="D9D9D9" w:themeFill="background1" w:themeFillShade="D9"/>
          </w:tcPr>
          <w:p w14:paraId="6DF75239" w14:textId="77777777" w:rsidR="008146DF" w:rsidRDefault="008146DF" w:rsidP="00E31452">
            <w:pPr>
              <w:widowControl w:val="0"/>
              <w:jc w:val="center"/>
              <w:rPr>
                <w:rFonts w:ascii="Arial Narrow" w:hAnsi="Arial Narrow"/>
                <w:b/>
                <w:sz w:val="24"/>
              </w:rPr>
            </w:pPr>
            <w:r>
              <w:rPr>
                <w:rFonts w:ascii="Arial Narrow" w:hAnsi="Arial Narrow"/>
                <w:b/>
                <w:sz w:val="24"/>
              </w:rPr>
              <w:t>Intensity</w:t>
            </w:r>
          </w:p>
        </w:tc>
        <w:tc>
          <w:tcPr>
            <w:tcW w:w="2610" w:type="dxa"/>
            <w:gridSpan w:val="2"/>
            <w:shd w:val="clear" w:color="auto" w:fill="D9D9D9" w:themeFill="background1" w:themeFillShade="D9"/>
          </w:tcPr>
          <w:p w14:paraId="441A40D4" w14:textId="77777777" w:rsidR="008146DF" w:rsidRDefault="008146DF" w:rsidP="00E31452">
            <w:pPr>
              <w:widowControl w:val="0"/>
              <w:jc w:val="center"/>
              <w:rPr>
                <w:rFonts w:ascii="Arial Narrow" w:hAnsi="Arial Narrow"/>
                <w:b/>
                <w:sz w:val="24"/>
              </w:rPr>
            </w:pPr>
            <w:r>
              <w:rPr>
                <w:rFonts w:ascii="Arial Narrow" w:hAnsi="Arial Narrow"/>
                <w:b/>
                <w:sz w:val="24"/>
              </w:rPr>
              <w:t>Time</w:t>
            </w:r>
          </w:p>
        </w:tc>
        <w:tc>
          <w:tcPr>
            <w:tcW w:w="3984" w:type="dxa"/>
            <w:gridSpan w:val="3"/>
            <w:shd w:val="clear" w:color="auto" w:fill="D9D9D9" w:themeFill="background1" w:themeFillShade="D9"/>
          </w:tcPr>
          <w:p w14:paraId="3E35E30D" w14:textId="77777777" w:rsidR="008146DF" w:rsidRDefault="008146DF" w:rsidP="00E31452">
            <w:pPr>
              <w:widowControl w:val="0"/>
              <w:jc w:val="center"/>
              <w:rPr>
                <w:rFonts w:ascii="Arial Narrow" w:hAnsi="Arial Narrow"/>
                <w:b/>
                <w:sz w:val="24"/>
              </w:rPr>
            </w:pPr>
            <w:r>
              <w:rPr>
                <w:rFonts w:ascii="Arial Narrow" w:hAnsi="Arial Narrow"/>
                <w:b/>
                <w:sz w:val="24"/>
              </w:rPr>
              <w:t>Type</w:t>
            </w:r>
          </w:p>
        </w:tc>
      </w:tr>
      <w:tr w:rsidR="008146DF" w14:paraId="000EDE25" w14:textId="77777777" w:rsidTr="00E31452">
        <w:tc>
          <w:tcPr>
            <w:tcW w:w="2062" w:type="dxa"/>
            <w:shd w:val="clear" w:color="auto" w:fill="D9D9D9" w:themeFill="background1" w:themeFillShade="D9"/>
          </w:tcPr>
          <w:p w14:paraId="1F745FB4" w14:textId="77777777" w:rsidR="008146DF" w:rsidRDefault="008146DF" w:rsidP="00E31452">
            <w:pPr>
              <w:widowControl w:val="0"/>
              <w:jc w:val="center"/>
              <w:rPr>
                <w:rFonts w:ascii="Arial Narrow" w:hAnsi="Arial Narrow"/>
                <w:sz w:val="24"/>
              </w:rPr>
            </w:pPr>
            <w:r>
              <w:rPr>
                <w:rFonts w:ascii="Arial Narrow" w:hAnsi="Arial Narrow"/>
                <w:sz w:val="24"/>
              </w:rPr>
              <w:t>times / week</w:t>
            </w:r>
          </w:p>
        </w:tc>
        <w:tc>
          <w:tcPr>
            <w:tcW w:w="1800" w:type="dxa"/>
            <w:gridSpan w:val="2"/>
            <w:shd w:val="clear" w:color="auto" w:fill="D9D9D9" w:themeFill="background1" w:themeFillShade="D9"/>
          </w:tcPr>
          <w:p w14:paraId="4E88393B" w14:textId="77777777" w:rsidR="008146DF" w:rsidRDefault="008146DF" w:rsidP="00E31452">
            <w:pPr>
              <w:widowControl w:val="0"/>
              <w:jc w:val="center"/>
              <w:rPr>
                <w:rFonts w:ascii="Arial Narrow" w:hAnsi="Arial Narrow"/>
                <w:sz w:val="24"/>
              </w:rPr>
            </w:pPr>
            <w:r>
              <w:rPr>
                <w:rFonts w:ascii="Arial Narrow" w:hAnsi="Arial Narrow"/>
                <w:sz w:val="24"/>
              </w:rPr>
              <w:t xml:space="preserve">how hard </w:t>
            </w:r>
          </w:p>
        </w:tc>
        <w:tc>
          <w:tcPr>
            <w:tcW w:w="2610" w:type="dxa"/>
            <w:gridSpan w:val="2"/>
            <w:shd w:val="clear" w:color="auto" w:fill="D9D9D9" w:themeFill="background1" w:themeFillShade="D9"/>
          </w:tcPr>
          <w:p w14:paraId="5B087927" w14:textId="77777777" w:rsidR="008146DF" w:rsidRDefault="008146DF" w:rsidP="00E31452">
            <w:pPr>
              <w:widowControl w:val="0"/>
              <w:jc w:val="center"/>
              <w:rPr>
                <w:rFonts w:ascii="Arial Narrow" w:hAnsi="Arial Narrow"/>
                <w:sz w:val="24"/>
              </w:rPr>
            </w:pPr>
            <w:r>
              <w:rPr>
                <w:rFonts w:ascii="Arial Narrow" w:hAnsi="Arial Narrow"/>
                <w:sz w:val="24"/>
              </w:rPr>
              <w:t>how long</w:t>
            </w:r>
          </w:p>
        </w:tc>
        <w:tc>
          <w:tcPr>
            <w:tcW w:w="1992" w:type="dxa"/>
            <w:gridSpan w:val="2"/>
            <w:shd w:val="clear" w:color="auto" w:fill="D9D9D9" w:themeFill="background1" w:themeFillShade="D9"/>
          </w:tcPr>
          <w:p w14:paraId="6F1CBC82" w14:textId="77777777" w:rsidR="008146DF" w:rsidRDefault="008146DF" w:rsidP="00E31452">
            <w:pPr>
              <w:widowControl w:val="0"/>
              <w:jc w:val="center"/>
              <w:rPr>
                <w:rFonts w:ascii="Arial Narrow" w:hAnsi="Arial Narrow"/>
                <w:sz w:val="24"/>
              </w:rPr>
            </w:pPr>
            <w:r>
              <w:rPr>
                <w:rFonts w:ascii="Arial Narrow" w:hAnsi="Arial Narrow"/>
                <w:sz w:val="24"/>
              </w:rPr>
              <w:t>mode of activity</w:t>
            </w:r>
          </w:p>
        </w:tc>
        <w:tc>
          <w:tcPr>
            <w:tcW w:w="1992" w:type="dxa"/>
            <w:shd w:val="clear" w:color="auto" w:fill="D9D9D9" w:themeFill="background1" w:themeFillShade="D9"/>
          </w:tcPr>
          <w:p w14:paraId="3C78C448" w14:textId="77777777" w:rsidR="008146DF" w:rsidRDefault="008146DF" w:rsidP="00E31452">
            <w:pPr>
              <w:jc w:val="center"/>
              <w:rPr>
                <w:rFonts w:ascii="Arial Narrow" w:hAnsi="Arial Narrow"/>
                <w:sz w:val="24"/>
              </w:rPr>
            </w:pPr>
            <w:r>
              <w:rPr>
                <w:rFonts w:ascii="Arial Narrow" w:hAnsi="Arial Narrow"/>
                <w:sz w:val="24"/>
              </w:rPr>
              <w:t xml:space="preserve">Workout format </w:t>
            </w:r>
          </w:p>
        </w:tc>
      </w:tr>
      <w:tr w:rsidR="008146DF" w14:paraId="11BF98CF" w14:textId="77777777" w:rsidTr="00E31452">
        <w:tc>
          <w:tcPr>
            <w:tcW w:w="2062" w:type="dxa"/>
          </w:tcPr>
          <w:p w14:paraId="556CD8B4" w14:textId="77777777" w:rsidR="008146DF" w:rsidRDefault="008146DF" w:rsidP="00E31452">
            <w:pPr>
              <w:jc w:val="center"/>
              <w:rPr>
                <w:rFonts w:ascii="Arial Narrow" w:hAnsi="Arial Narrow"/>
                <w:sz w:val="24"/>
              </w:rPr>
            </w:pPr>
          </w:p>
          <w:p w14:paraId="4BC25220" w14:textId="77777777" w:rsidR="008146DF" w:rsidRDefault="008146DF" w:rsidP="00E31452">
            <w:pPr>
              <w:jc w:val="center"/>
              <w:rPr>
                <w:rFonts w:ascii="Arial Narrow" w:hAnsi="Arial Narrow"/>
                <w:sz w:val="24"/>
              </w:rPr>
            </w:pPr>
            <w:r>
              <w:rPr>
                <w:rFonts w:ascii="Arial Narrow" w:hAnsi="Arial Narrow"/>
                <w:sz w:val="24"/>
              </w:rPr>
              <w:t>3 – 5</w:t>
            </w:r>
          </w:p>
          <w:p w14:paraId="78D569D7" w14:textId="77777777" w:rsidR="008146DF" w:rsidRDefault="008146DF" w:rsidP="00E31452">
            <w:pPr>
              <w:jc w:val="center"/>
              <w:rPr>
                <w:rFonts w:ascii="Arial Narrow" w:hAnsi="Arial Narrow"/>
                <w:sz w:val="24"/>
              </w:rPr>
            </w:pPr>
            <w:r>
              <w:rPr>
                <w:rFonts w:ascii="Arial Narrow" w:hAnsi="Arial Narrow"/>
                <w:sz w:val="24"/>
              </w:rPr>
              <w:t>times / week</w:t>
            </w:r>
          </w:p>
          <w:p w14:paraId="2E4A639A" w14:textId="77777777" w:rsidR="008146DF" w:rsidRDefault="008146DF" w:rsidP="00E31452">
            <w:pPr>
              <w:jc w:val="center"/>
              <w:rPr>
                <w:rFonts w:ascii="Arial Narrow" w:hAnsi="Arial Narrow"/>
                <w:sz w:val="24"/>
              </w:rPr>
            </w:pPr>
          </w:p>
          <w:p w14:paraId="76DBE694" w14:textId="77777777" w:rsidR="008146DF" w:rsidRDefault="008146DF" w:rsidP="00E31452">
            <w:pPr>
              <w:widowControl w:val="0"/>
              <w:jc w:val="center"/>
              <w:rPr>
                <w:rFonts w:ascii="Arial Narrow" w:hAnsi="Arial Narrow"/>
                <w:sz w:val="24"/>
              </w:rPr>
            </w:pPr>
            <w:r>
              <w:rPr>
                <w:rFonts w:ascii="Arial Narrow" w:hAnsi="Arial Narrow"/>
                <w:sz w:val="24"/>
              </w:rPr>
              <w:t>2 x / week for maintenance</w:t>
            </w:r>
          </w:p>
          <w:p w14:paraId="6D29C196" w14:textId="77777777" w:rsidR="008146DF" w:rsidRDefault="008146DF" w:rsidP="00E31452">
            <w:pPr>
              <w:widowControl w:val="0"/>
              <w:jc w:val="center"/>
              <w:rPr>
                <w:rFonts w:ascii="Arial Narrow" w:hAnsi="Arial Narrow"/>
                <w:sz w:val="24"/>
              </w:rPr>
            </w:pPr>
            <w:r>
              <w:rPr>
                <w:rFonts w:ascii="Arial Narrow" w:hAnsi="Arial Narrow"/>
                <w:sz w:val="24"/>
              </w:rPr>
              <w:t xml:space="preserve"> </w:t>
            </w:r>
          </w:p>
          <w:p w14:paraId="75F48137" w14:textId="77777777" w:rsidR="008146DF" w:rsidRDefault="008146DF" w:rsidP="00E31452">
            <w:pPr>
              <w:widowControl w:val="0"/>
              <w:jc w:val="center"/>
              <w:rPr>
                <w:rFonts w:ascii="Arial Narrow" w:hAnsi="Arial Narrow"/>
                <w:sz w:val="24"/>
              </w:rPr>
            </w:pPr>
          </w:p>
        </w:tc>
        <w:tc>
          <w:tcPr>
            <w:tcW w:w="1800" w:type="dxa"/>
            <w:gridSpan w:val="2"/>
          </w:tcPr>
          <w:p w14:paraId="400E0035" w14:textId="77777777" w:rsidR="008146DF" w:rsidRDefault="008146DF" w:rsidP="00E31452">
            <w:pPr>
              <w:jc w:val="center"/>
              <w:rPr>
                <w:rFonts w:ascii="Arial Narrow" w:hAnsi="Arial Narrow"/>
                <w:sz w:val="24"/>
              </w:rPr>
            </w:pPr>
          </w:p>
          <w:p w14:paraId="742ADA60" w14:textId="77777777" w:rsidR="008146DF" w:rsidRDefault="008146DF" w:rsidP="00E31452">
            <w:pPr>
              <w:jc w:val="center"/>
              <w:rPr>
                <w:rFonts w:ascii="Arial Narrow" w:hAnsi="Arial Narrow"/>
                <w:sz w:val="24"/>
              </w:rPr>
            </w:pPr>
            <w:r>
              <w:rPr>
                <w:rFonts w:ascii="Arial Narrow" w:hAnsi="Arial Narrow"/>
                <w:sz w:val="24"/>
              </w:rPr>
              <w:t>60-85% of Max HR</w:t>
            </w:r>
          </w:p>
          <w:p w14:paraId="2B088F02" w14:textId="77777777" w:rsidR="008146DF" w:rsidRDefault="008146DF" w:rsidP="00E31452">
            <w:pPr>
              <w:jc w:val="center"/>
              <w:rPr>
                <w:rFonts w:ascii="Arial Narrow" w:hAnsi="Arial Narrow"/>
                <w:sz w:val="24"/>
              </w:rPr>
            </w:pPr>
          </w:p>
          <w:p w14:paraId="02631C91" w14:textId="77777777" w:rsidR="008146DF" w:rsidRDefault="008146DF" w:rsidP="00E31452">
            <w:pPr>
              <w:jc w:val="center"/>
              <w:rPr>
                <w:rFonts w:ascii="Arial Narrow" w:hAnsi="Arial Narrow"/>
                <w:sz w:val="24"/>
              </w:rPr>
            </w:pPr>
            <w:r>
              <w:rPr>
                <w:rFonts w:ascii="Arial Narrow" w:hAnsi="Arial Narrow"/>
                <w:sz w:val="24"/>
              </w:rPr>
              <w:t>RPE: 2-4</w:t>
            </w:r>
          </w:p>
          <w:p w14:paraId="2F4B9C2D" w14:textId="77777777" w:rsidR="008146DF" w:rsidRDefault="008146DF" w:rsidP="00E31452">
            <w:pPr>
              <w:jc w:val="center"/>
              <w:rPr>
                <w:rFonts w:ascii="Arial Narrow" w:hAnsi="Arial Narrow"/>
                <w:sz w:val="24"/>
              </w:rPr>
            </w:pPr>
            <w:r>
              <w:rPr>
                <w:rFonts w:ascii="Arial Narrow" w:hAnsi="Arial Narrow"/>
                <w:sz w:val="24"/>
              </w:rPr>
              <w:t xml:space="preserve">comfortable to </w:t>
            </w:r>
          </w:p>
          <w:p w14:paraId="02B3385B" w14:textId="77777777" w:rsidR="008146DF" w:rsidRDefault="008146DF" w:rsidP="00E31452">
            <w:pPr>
              <w:jc w:val="center"/>
              <w:rPr>
                <w:rFonts w:ascii="Arial Narrow" w:hAnsi="Arial Narrow"/>
                <w:sz w:val="24"/>
              </w:rPr>
            </w:pPr>
            <w:r>
              <w:rPr>
                <w:rFonts w:ascii="Arial Narrow" w:hAnsi="Arial Narrow"/>
                <w:sz w:val="24"/>
              </w:rPr>
              <w:t>moderately hard</w:t>
            </w:r>
          </w:p>
        </w:tc>
        <w:tc>
          <w:tcPr>
            <w:tcW w:w="2610" w:type="dxa"/>
            <w:gridSpan w:val="2"/>
          </w:tcPr>
          <w:p w14:paraId="3085A28C" w14:textId="77777777" w:rsidR="008146DF" w:rsidRDefault="008146DF" w:rsidP="00E31452">
            <w:pPr>
              <w:jc w:val="center"/>
              <w:rPr>
                <w:rFonts w:ascii="Arial Narrow" w:hAnsi="Arial Narrow"/>
                <w:sz w:val="24"/>
              </w:rPr>
            </w:pPr>
            <w:r>
              <w:rPr>
                <w:rFonts w:ascii="Arial Narrow" w:hAnsi="Arial Narrow"/>
                <w:sz w:val="24"/>
              </w:rPr>
              <w:t xml:space="preserve">20 - 60 minutes of continuous activity at an intensity level appropriate for you </w:t>
            </w:r>
          </w:p>
          <w:p w14:paraId="11B9A424" w14:textId="77777777" w:rsidR="008146DF" w:rsidRDefault="008146DF" w:rsidP="00E31452">
            <w:pPr>
              <w:jc w:val="center"/>
              <w:rPr>
                <w:rFonts w:ascii="Arial Narrow" w:hAnsi="Arial Narrow"/>
                <w:sz w:val="24"/>
              </w:rPr>
            </w:pPr>
            <w:r>
              <w:rPr>
                <w:rFonts w:ascii="Arial Narrow" w:hAnsi="Arial Narrow"/>
                <w:sz w:val="24"/>
              </w:rPr>
              <w:t>(HR 60-85% of max)</w:t>
            </w:r>
          </w:p>
          <w:p w14:paraId="73D00421" w14:textId="506C3C2F" w:rsidR="008146DF" w:rsidRPr="001D3314" w:rsidRDefault="008146DF" w:rsidP="004B676B">
            <w:pPr>
              <w:jc w:val="center"/>
              <w:rPr>
                <w:rFonts w:ascii="Arial Narrow" w:hAnsi="Arial Narrow"/>
                <w:b/>
                <w:sz w:val="24"/>
              </w:rPr>
            </w:pPr>
            <w:r>
              <w:rPr>
                <w:rFonts w:ascii="Arial Narrow" w:hAnsi="Arial Narrow"/>
                <w:sz w:val="24"/>
              </w:rPr>
              <w:t>.</w:t>
            </w:r>
            <w:r w:rsidRPr="001D3314">
              <w:rPr>
                <w:rFonts w:ascii="Arial Narrow" w:hAnsi="Arial Narrow"/>
                <w:b/>
                <w:sz w:val="24"/>
              </w:rPr>
              <w:t>OR</w:t>
            </w:r>
          </w:p>
          <w:p w14:paraId="0E3B4CF1" w14:textId="7D8FA9BC" w:rsidR="008146DF" w:rsidRDefault="008146DF" w:rsidP="00E31452">
            <w:pPr>
              <w:widowControl w:val="0"/>
              <w:jc w:val="center"/>
              <w:rPr>
                <w:rFonts w:ascii="Arial Narrow" w:hAnsi="Arial Narrow"/>
                <w:sz w:val="24"/>
                <w:szCs w:val="22"/>
              </w:rPr>
            </w:pPr>
            <w:r w:rsidRPr="00A668BF">
              <w:rPr>
                <w:rFonts w:ascii="Arial Narrow" w:hAnsi="Arial Narrow"/>
                <w:sz w:val="24"/>
                <w:szCs w:val="22"/>
              </w:rPr>
              <w:t xml:space="preserve">1-2 minutes of high intensity intervals </w:t>
            </w:r>
            <w:r w:rsidRPr="00EC21F8">
              <w:rPr>
                <w:rFonts w:ascii="Arial Narrow" w:hAnsi="Arial Narrow"/>
                <w:b/>
                <w:sz w:val="24"/>
                <w:szCs w:val="22"/>
              </w:rPr>
              <w:t>HITT</w:t>
            </w:r>
            <w:r w:rsidR="004B676B">
              <w:rPr>
                <w:rFonts w:ascii="Arial Narrow" w:hAnsi="Arial Narrow"/>
                <w:b/>
                <w:sz w:val="24"/>
                <w:szCs w:val="22"/>
              </w:rPr>
              <w:t xml:space="preserve"> </w:t>
            </w:r>
            <w:r w:rsidR="004B676B" w:rsidRPr="004B676B">
              <w:rPr>
                <w:rFonts w:ascii="Arial Narrow" w:hAnsi="Arial Narrow"/>
                <w:sz w:val="24"/>
                <w:szCs w:val="22"/>
              </w:rPr>
              <w:t>such as 1 min. Burpees</w:t>
            </w:r>
          </w:p>
          <w:p w14:paraId="4845DF0C" w14:textId="77777777" w:rsidR="004B676B" w:rsidRDefault="008146DF" w:rsidP="00E31452">
            <w:pPr>
              <w:widowControl w:val="0"/>
              <w:jc w:val="center"/>
              <w:rPr>
                <w:rFonts w:ascii="Arial Narrow" w:hAnsi="Arial Narrow"/>
                <w:sz w:val="24"/>
                <w:szCs w:val="22"/>
              </w:rPr>
            </w:pPr>
            <w:r w:rsidRPr="00A668BF">
              <w:rPr>
                <w:rFonts w:ascii="Arial Narrow" w:hAnsi="Arial Narrow"/>
                <w:sz w:val="24"/>
                <w:szCs w:val="22"/>
              </w:rPr>
              <w:t>between muscle conditioning</w:t>
            </w:r>
            <w:r>
              <w:rPr>
                <w:rFonts w:ascii="Arial Narrow" w:hAnsi="Arial Narrow"/>
                <w:sz w:val="24"/>
                <w:szCs w:val="22"/>
              </w:rPr>
              <w:t xml:space="preserve"> and or cardio </w:t>
            </w:r>
            <w:r w:rsidRPr="00A668BF">
              <w:rPr>
                <w:rFonts w:ascii="Arial Narrow" w:hAnsi="Arial Narrow"/>
                <w:sz w:val="24"/>
                <w:szCs w:val="22"/>
              </w:rPr>
              <w:t>exercises can also be effective.</w:t>
            </w:r>
            <w:r w:rsidR="004B676B" w:rsidRPr="00A668BF">
              <w:rPr>
                <w:rFonts w:ascii="Arial Narrow" w:hAnsi="Arial Narrow"/>
                <w:sz w:val="24"/>
                <w:szCs w:val="22"/>
              </w:rPr>
              <w:t xml:space="preserve"> </w:t>
            </w:r>
          </w:p>
          <w:p w14:paraId="14038335" w14:textId="47061E61" w:rsidR="008146DF" w:rsidRDefault="004B676B" w:rsidP="00E31452">
            <w:pPr>
              <w:widowControl w:val="0"/>
              <w:jc w:val="center"/>
              <w:rPr>
                <w:rFonts w:ascii="Arial Narrow" w:hAnsi="Arial Narrow"/>
                <w:sz w:val="24"/>
                <w:szCs w:val="22"/>
              </w:rPr>
            </w:pPr>
            <w:r w:rsidRPr="00A668BF">
              <w:rPr>
                <w:rFonts w:ascii="Arial Narrow" w:hAnsi="Arial Narrow"/>
                <w:sz w:val="24"/>
                <w:szCs w:val="22"/>
              </w:rPr>
              <w:t>(</w:t>
            </w:r>
            <w:r>
              <w:rPr>
                <w:rFonts w:ascii="Arial Narrow" w:hAnsi="Arial Narrow"/>
                <w:sz w:val="24"/>
                <w:szCs w:val="22"/>
              </w:rPr>
              <w:t xml:space="preserve">shoot </w:t>
            </w:r>
            <w:r w:rsidRPr="00A668BF">
              <w:rPr>
                <w:rFonts w:ascii="Arial Narrow" w:hAnsi="Arial Narrow"/>
                <w:sz w:val="24"/>
                <w:szCs w:val="22"/>
              </w:rPr>
              <w:t>for</w:t>
            </w:r>
            <w:r>
              <w:rPr>
                <w:rFonts w:ascii="Arial Narrow" w:hAnsi="Arial Narrow"/>
                <w:sz w:val="24"/>
                <w:szCs w:val="22"/>
              </w:rPr>
              <w:t xml:space="preserve"> a total of at </w:t>
            </w:r>
            <w:r w:rsidRPr="00A668BF">
              <w:rPr>
                <w:rFonts w:ascii="Arial Narrow" w:hAnsi="Arial Narrow"/>
                <w:sz w:val="24"/>
                <w:szCs w:val="22"/>
              </w:rPr>
              <w:t>least 10 minutes)</w:t>
            </w:r>
          </w:p>
          <w:p w14:paraId="0359AFE8" w14:textId="77777777" w:rsidR="008146DF" w:rsidRDefault="008146DF" w:rsidP="00E31452">
            <w:pPr>
              <w:widowControl w:val="0"/>
              <w:jc w:val="center"/>
              <w:rPr>
                <w:rFonts w:ascii="Arial Narrow" w:hAnsi="Arial Narrow"/>
                <w:sz w:val="24"/>
              </w:rPr>
            </w:pPr>
            <w:r>
              <w:rPr>
                <w:rFonts w:ascii="Arial Narrow" w:hAnsi="Arial Narrow"/>
                <w:sz w:val="24"/>
              </w:rPr>
              <w:t xml:space="preserve">HR may exceed 85 % </w:t>
            </w:r>
            <w:r w:rsidR="004B676B">
              <w:rPr>
                <w:rFonts w:ascii="Arial Narrow" w:hAnsi="Arial Narrow"/>
                <w:sz w:val="24"/>
              </w:rPr>
              <w:t xml:space="preserve">= </w:t>
            </w:r>
          </w:p>
          <w:p w14:paraId="65CD50EF" w14:textId="4ABC58A6" w:rsidR="004B676B" w:rsidRDefault="004B676B" w:rsidP="00E31452">
            <w:pPr>
              <w:widowControl w:val="0"/>
              <w:jc w:val="center"/>
              <w:rPr>
                <w:rFonts w:ascii="Arial Narrow" w:hAnsi="Arial Narrow"/>
                <w:sz w:val="24"/>
              </w:rPr>
            </w:pPr>
            <w:r>
              <w:rPr>
                <w:rFonts w:ascii="Arial Narrow" w:hAnsi="Arial Narrow"/>
                <w:sz w:val="24"/>
              </w:rPr>
              <w:t>Anaerobic intervals</w:t>
            </w:r>
          </w:p>
        </w:tc>
        <w:tc>
          <w:tcPr>
            <w:tcW w:w="1992" w:type="dxa"/>
            <w:gridSpan w:val="2"/>
          </w:tcPr>
          <w:p w14:paraId="10A6C202" w14:textId="77777777" w:rsidR="008146DF" w:rsidRDefault="008146DF" w:rsidP="00E31452">
            <w:pPr>
              <w:jc w:val="center"/>
              <w:rPr>
                <w:rFonts w:ascii="Arial Narrow" w:hAnsi="Arial Narrow"/>
                <w:sz w:val="24"/>
              </w:rPr>
            </w:pPr>
            <w:r w:rsidRPr="00755287">
              <w:rPr>
                <w:rFonts w:ascii="Arial Narrow" w:hAnsi="Arial Narrow"/>
                <w:b/>
                <w:sz w:val="24"/>
                <w:u w:val="single"/>
              </w:rPr>
              <w:t>Outdoor</w:t>
            </w:r>
            <w:r>
              <w:rPr>
                <w:rFonts w:ascii="Arial Narrow" w:hAnsi="Arial Narrow"/>
                <w:b/>
                <w:sz w:val="24"/>
                <w:u w:val="single"/>
              </w:rPr>
              <w:t xml:space="preserve"> Activities</w:t>
            </w:r>
            <w:r w:rsidRPr="00755287">
              <w:rPr>
                <w:rFonts w:ascii="Arial Narrow" w:hAnsi="Arial Narrow"/>
                <w:b/>
                <w:sz w:val="24"/>
              </w:rPr>
              <w:t>:</w:t>
            </w:r>
            <w:r>
              <w:rPr>
                <w:rFonts w:ascii="Arial Narrow" w:hAnsi="Arial Narrow"/>
                <w:sz w:val="24"/>
              </w:rPr>
              <w:t xml:space="preserve"> walk, jog, bike, x-country skiing…</w:t>
            </w:r>
          </w:p>
          <w:p w14:paraId="686D90C1" w14:textId="77777777" w:rsidR="008146DF" w:rsidRDefault="008146DF" w:rsidP="00E31452">
            <w:pPr>
              <w:jc w:val="center"/>
              <w:rPr>
                <w:rFonts w:ascii="Arial Narrow" w:hAnsi="Arial Narrow"/>
                <w:b/>
                <w:sz w:val="24"/>
                <w:u w:val="single"/>
              </w:rPr>
            </w:pPr>
            <w:r w:rsidRPr="00755287">
              <w:rPr>
                <w:rFonts w:ascii="Arial Narrow" w:hAnsi="Arial Narrow"/>
                <w:b/>
                <w:sz w:val="24"/>
                <w:u w:val="single"/>
              </w:rPr>
              <w:t>Indoor</w:t>
            </w:r>
            <w:r>
              <w:rPr>
                <w:rFonts w:ascii="Arial Narrow" w:hAnsi="Arial Narrow"/>
                <w:b/>
                <w:sz w:val="24"/>
                <w:u w:val="single"/>
              </w:rPr>
              <w:t xml:space="preserve"> Activities</w:t>
            </w:r>
            <w:r w:rsidRPr="00755287">
              <w:rPr>
                <w:rFonts w:ascii="Arial Narrow" w:hAnsi="Arial Narrow"/>
                <w:b/>
                <w:sz w:val="24"/>
              </w:rPr>
              <w:t>:</w:t>
            </w:r>
            <w:r>
              <w:rPr>
                <w:rFonts w:ascii="Arial Narrow" w:hAnsi="Arial Narrow"/>
                <w:sz w:val="24"/>
              </w:rPr>
              <w:t xml:space="preserve"> treadmill, elliptical, bike, group fitness classes, bootcamp, dance, swim, body weight,</w:t>
            </w:r>
            <w:r w:rsidRPr="006F4272">
              <w:rPr>
                <w:rFonts w:ascii="Arial Narrow" w:hAnsi="Arial Narrow"/>
                <w:b/>
                <w:sz w:val="24"/>
                <w:u w:val="single"/>
              </w:rPr>
              <w:t xml:space="preserve"> </w:t>
            </w:r>
          </w:p>
          <w:p w14:paraId="4E5727A3" w14:textId="77777777" w:rsidR="008146DF" w:rsidRDefault="008146DF" w:rsidP="00E31452">
            <w:pPr>
              <w:jc w:val="center"/>
              <w:rPr>
                <w:rFonts w:ascii="Arial Narrow" w:hAnsi="Arial Narrow"/>
                <w:sz w:val="24"/>
              </w:rPr>
            </w:pPr>
            <w:r>
              <w:rPr>
                <w:rFonts w:ascii="Arial Narrow" w:hAnsi="Arial Narrow"/>
                <w:b/>
                <w:sz w:val="24"/>
                <w:u w:val="single"/>
              </w:rPr>
              <w:t xml:space="preserve">Sample </w:t>
            </w:r>
            <w:r w:rsidRPr="006F4272">
              <w:rPr>
                <w:rFonts w:ascii="Arial Narrow" w:hAnsi="Arial Narrow"/>
                <w:b/>
                <w:sz w:val="24"/>
                <w:u w:val="single"/>
              </w:rPr>
              <w:t>Sports</w:t>
            </w:r>
            <w:r>
              <w:rPr>
                <w:rFonts w:ascii="Arial Narrow" w:hAnsi="Arial Narrow"/>
                <w:sz w:val="24"/>
              </w:rPr>
              <w:t xml:space="preserve">: soccer, </w:t>
            </w:r>
          </w:p>
          <w:p w14:paraId="009864CC" w14:textId="77777777" w:rsidR="008146DF" w:rsidRDefault="008146DF" w:rsidP="00E31452">
            <w:pPr>
              <w:widowControl w:val="0"/>
              <w:jc w:val="center"/>
              <w:rPr>
                <w:rFonts w:ascii="Arial Narrow" w:hAnsi="Arial Narrow"/>
                <w:sz w:val="24"/>
              </w:rPr>
            </w:pPr>
            <w:r>
              <w:rPr>
                <w:rFonts w:ascii="Arial Narrow" w:hAnsi="Arial Narrow"/>
                <w:sz w:val="24"/>
              </w:rPr>
              <w:t>ball hockey, basketball etc..</w:t>
            </w:r>
          </w:p>
        </w:tc>
        <w:tc>
          <w:tcPr>
            <w:tcW w:w="1992" w:type="dxa"/>
          </w:tcPr>
          <w:p w14:paraId="715F8BA5" w14:textId="77777777" w:rsidR="008146DF" w:rsidRPr="00CA3927" w:rsidRDefault="008146DF" w:rsidP="00E31452">
            <w:pPr>
              <w:widowControl w:val="0"/>
              <w:jc w:val="center"/>
              <w:rPr>
                <w:rFonts w:ascii="Arial Narrow" w:hAnsi="Arial Narrow"/>
                <w:b/>
                <w:sz w:val="24"/>
              </w:rPr>
            </w:pPr>
            <w:r w:rsidRPr="00CA3927">
              <w:rPr>
                <w:rFonts w:ascii="Arial Narrow" w:hAnsi="Arial Narrow"/>
                <w:b/>
                <w:sz w:val="24"/>
              </w:rPr>
              <w:t xml:space="preserve">Continuous </w:t>
            </w:r>
          </w:p>
          <w:p w14:paraId="797D3937" w14:textId="77777777" w:rsidR="008146DF" w:rsidRDefault="008146DF" w:rsidP="00E31452">
            <w:pPr>
              <w:widowControl w:val="0"/>
              <w:jc w:val="center"/>
              <w:rPr>
                <w:rFonts w:ascii="Arial Narrow" w:hAnsi="Arial Narrow"/>
                <w:sz w:val="24"/>
              </w:rPr>
            </w:pPr>
            <w:r>
              <w:rPr>
                <w:rFonts w:ascii="Arial Narrow" w:hAnsi="Arial Narrow"/>
                <w:sz w:val="24"/>
              </w:rPr>
              <w:t>Steady state workout</w:t>
            </w:r>
          </w:p>
          <w:p w14:paraId="5408FD86" w14:textId="77777777" w:rsidR="008146DF" w:rsidRDefault="008146DF" w:rsidP="00E31452">
            <w:pPr>
              <w:widowControl w:val="0"/>
              <w:jc w:val="center"/>
              <w:rPr>
                <w:rFonts w:ascii="Arial Narrow" w:hAnsi="Arial Narrow"/>
                <w:sz w:val="24"/>
              </w:rPr>
            </w:pPr>
          </w:p>
          <w:p w14:paraId="77F2D1F9" w14:textId="77777777" w:rsidR="008146DF" w:rsidRPr="00CA3927" w:rsidRDefault="008146DF" w:rsidP="00E31452">
            <w:pPr>
              <w:widowControl w:val="0"/>
              <w:jc w:val="center"/>
              <w:rPr>
                <w:rFonts w:ascii="Arial Narrow" w:hAnsi="Arial Narrow"/>
                <w:b/>
                <w:sz w:val="24"/>
              </w:rPr>
            </w:pPr>
            <w:r w:rsidRPr="00CA3927">
              <w:rPr>
                <w:rFonts w:ascii="Arial Narrow" w:hAnsi="Arial Narrow"/>
                <w:b/>
                <w:sz w:val="24"/>
              </w:rPr>
              <w:t>Intervals</w:t>
            </w:r>
          </w:p>
          <w:p w14:paraId="396E248F" w14:textId="77777777" w:rsidR="008146DF" w:rsidRDefault="008146DF" w:rsidP="00E31452">
            <w:pPr>
              <w:widowControl w:val="0"/>
              <w:jc w:val="center"/>
              <w:rPr>
                <w:rFonts w:ascii="Arial Narrow" w:hAnsi="Arial Narrow"/>
                <w:sz w:val="24"/>
              </w:rPr>
            </w:pPr>
            <w:r>
              <w:rPr>
                <w:rFonts w:ascii="Arial Narrow" w:hAnsi="Arial Narrow"/>
                <w:sz w:val="24"/>
              </w:rPr>
              <w:t>Varying intensity</w:t>
            </w:r>
          </w:p>
          <w:p w14:paraId="517D5964" w14:textId="77777777" w:rsidR="008146DF" w:rsidRDefault="008146DF" w:rsidP="00E31452">
            <w:pPr>
              <w:widowControl w:val="0"/>
              <w:jc w:val="center"/>
              <w:rPr>
                <w:rFonts w:ascii="Arial Narrow" w:hAnsi="Arial Narrow"/>
                <w:sz w:val="24"/>
              </w:rPr>
            </w:pPr>
            <w:r>
              <w:rPr>
                <w:rFonts w:ascii="Arial Narrow" w:hAnsi="Arial Narrow"/>
                <w:sz w:val="24"/>
              </w:rPr>
              <w:t>60 % 1 min, / 90 % 30 sec / 60 % 1 min / 80 % 1 min</w:t>
            </w:r>
          </w:p>
          <w:p w14:paraId="50DB2A31" w14:textId="77777777" w:rsidR="008146DF" w:rsidRPr="00CA3927" w:rsidRDefault="008146DF" w:rsidP="00E31452">
            <w:pPr>
              <w:widowControl w:val="0"/>
              <w:jc w:val="center"/>
              <w:rPr>
                <w:rFonts w:ascii="Arial Narrow" w:hAnsi="Arial Narrow"/>
                <w:b/>
                <w:sz w:val="24"/>
              </w:rPr>
            </w:pPr>
            <w:r w:rsidRPr="00CA3927">
              <w:rPr>
                <w:rFonts w:ascii="Arial Narrow" w:hAnsi="Arial Narrow"/>
                <w:b/>
                <w:sz w:val="24"/>
              </w:rPr>
              <w:t>HIT</w:t>
            </w:r>
            <w:r>
              <w:rPr>
                <w:rFonts w:ascii="Arial Narrow" w:hAnsi="Arial Narrow"/>
                <w:b/>
                <w:sz w:val="24"/>
              </w:rPr>
              <w:t>T</w:t>
            </w:r>
          </w:p>
          <w:p w14:paraId="02EE83FA" w14:textId="77777777" w:rsidR="008146DF" w:rsidRDefault="008146DF" w:rsidP="00E31452">
            <w:pPr>
              <w:widowControl w:val="0"/>
              <w:jc w:val="center"/>
              <w:rPr>
                <w:rFonts w:ascii="Arial Narrow" w:hAnsi="Arial Narrow"/>
                <w:sz w:val="24"/>
              </w:rPr>
            </w:pPr>
            <w:r>
              <w:rPr>
                <w:rFonts w:ascii="Arial Narrow" w:hAnsi="Arial Narrow"/>
                <w:sz w:val="24"/>
              </w:rPr>
              <w:t>Combining 1-2 min of high intensity cardio intervals with muscle conditioning</w:t>
            </w:r>
          </w:p>
          <w:p w14:paraId="1349D00F" w14:textId="77777777" w:rsidR="008146DF" w:rsidRDefault="008146DF" w:rsidP="00E31452">
            <w:pPr>
              <w:widowControl w:val="0"/>
              <w:jc w:val="center"/>
              <w:rPr>
                <w:rFonts w:ascii="Arial Narrow" w:hAnsi="Arial Narrow"/>
                <w:sz w:val="24"/>
              </w:rPr>
            </w:pPr>
            <w:r>
              <w:rPr>
                <w:rFonts w:ascii="Arial Narrow" w:hAnsi="Arial Narrow"/>
                <w:sz w:val="24"/>
              </w:rPr>
              <w:t xml:space="preserve"> </w:t>
            </w:r>
          </w:p>
        </w:tc>
      </w:tr>
      <w:tr w:rsidR="008146DF" w14:paraId="44719254" w14:textId="77777777" w:rsidTr="00E31452">
        <w:tc>
          <w:tcPr>
            <w:tcW w:w="10456" w:type="dxa"/>
            <w:gridSpan w:val="8"/>
          </w:tcPr>
          <w:p w14:paraId="7E560101" w14:textId="77777777" w:rsidR="008146DF" w:rsidRPr="00C35C87" w:rsidRDefault="008146DF" w:rsidP="00E31452">
            <w:pPr>
              <w:jc w:val="center"/>
              <w:rPr>
                <w:rFonts w:ascii="Arial Narrow" w:hAnsi="Arial Narrow"/>
                <w:b/>
                <w:sz w:val="24"/>
              </w:rPr>
            </w:pPr>
            <w:r w:rsidRPr="00C35C87">
              <w:rPr>
                <w:rFonts w:ascii="Arial Narrow" w:hAnsi="Arial Narrow"/>
                <w:b/>
                <w:sz w:val="24"/>
              </w:rPr>
              <w:t>Putting Cardio Workout Theory into Practice</w:t>
            </w:r>
            <w:r>
              <w:rPr>
                <w:rFonts w:ascii="Arial Narrow" w:hAnsi="Arial Narrow"/>
                <w:b/>
                <w:sz w:val="24"/>
              </w:rPr>
              <w:t xml:space="preserve"> -Cardio Workout Ideas</w:t>
            </w:r>
          </w:p>
        </w:tc>
      </w:tr>
      <w:tr w:rsidR="008146DF" w14:paraId="7BB62F4E" w14:textId="77777777" w:rsidTr="00E31452">
        <w:tc>
          <w:tcPr>
            <w:tcW w:w="2614" w:type="dxa"/>
            <w:gridSpan w:val="2"/>
          </w:tcPr>
          <w:p w14:paraId="540769DF" w14:textId="77777777" w:rsidR="008146DF" w:rsidRPr="006E1868" w:rsidRDefault="008146DF" w:rsidP="00E31452">
            <w:pPr>
              <w:jc w:val="center"/>
              <w:rPr>
                <w:rFonts w:ascii="Arial Narrow" w:hAnsi="Arial Narrow"/>
                <w:b/>
                <w:color w:val="44546A" w:themeColor="text2"/>
                <w:sz w:val="24"/>
              </w:rPr>
            </w:pPr>
            <w:r w:rsidRPr="006E1868">
              <w:rPr>
                <w:rFonts w:ascii="Arial Narrow" w:hAnsi="Arial Narrow"/>
                <w:b/>
                <w:color w:val="44546A" w:themeColor="text2"/>
                <w:sz w:val="24"/>
              </w:rPr>
              <w:t>Daily Activity</w:t>
            </w:r>
          </w:p>
          <w:p w14:paraId="3B75632F" w14:textId="77777777" w:rsidR="008146DF" w:rsidRPr="00CA3927" w:rsidRDefault="008146DF" w:rsidP="00E31452">
            <w:pPr>
              <w:jc w:val="center"/>
              <w:rPr>
                <w:rFonts w:ascii="Arial Narrow" w:hAnsi="Arial Narrow"/>
                <w:sz w:val="24"/>
              </w:rPr>
            </w:pPr>
            <w:r w:rsidRPr="00CA3927">
              <w:rPr>
                <w:rFonts w:ascii="Arial Narrow" w:hAnsi="Arial Narrow"/>
                <w:sz w:val="24"/>
              </w:rPr>
              <w:t>Accumulate 60 minutes</w:t>
            </w:r>
          </w:p>
          <w:p w14:paraId="216ACD61" w14:textId="77777777" w:rsidR="008146DF" w:rsidRPr="00CA3927" w:rsidRDefault="008146DF" w:rsidP="00E31452">
            <w:pPr>
              <w:jc w:val="center"/>
              <w:rPr>
                <w:rFonts w:ascii="Arial Narrow" w:hAnsi="Arial Narrow"/>
                <w:sz w:val="24"/>
              </w:rPr>
            </w:pPr>
            <w:r w:rsidRPr="00CA3927">
              <w:rPr>
                <w:rFonts w:ascii="Arial Narrow" w:hAnsi="Arial Narrow"/>
                <w:sz w:val="24"/>
              </w:rPr>
              <w:t>Walk, stairs, escalator, play, garden, chores</w:t>
            </w:r>
          </w:p>
        </w:tc>
        <w:tc>
          <w:tcPr>
            <w:tcW w:w="2614" w:type="dxa"/>
            <w:gridSpan w:val="2"/>
          </w:tcPr>
          <w:p w14:paraId="1955CAC6" w14:textId="77777777" w:rsidR="008146DF" w:rsidRPr="006E1868" w:rsidRDefault="008146DF" w:rsidP="00E31452">
            <w:pPr>
              <w:jc w:val="center"/>
              <w:rPr>
                <w:rFonts w:ascii="Arial Narrow" w:hAnsi="Arial Narrow"/>
                <w:b/>
                <w:color w:val="FFC000"/>
                <w:sz w:val="24"/>
              </w:rPr>
            </w:pPr>
            <w:r w:rsidRPr="006E1868">
              <w:rPr>
                <w:rFonts w:ascii="Arial Narrow" w:hAnsi="Arial Narrow"/>
                <w:b/>
                <w:color w:val="FFC000"/>
                <w:sz w:val="24"/>
              </w:rPr>
              <w:t>Continuous workout</w:t>
            </w:r>
          </w:p>
          <w:p w14:paraId="0B50BAD1" w14:textId="77777777" w:rsidR="008146DF" w:rsidRPr="00CA3927" w:rsidRDefault="008146DF" w:rsidP="00E31452">
            <w:pPr>
              <w:jc w:val="center"/>
              <w:rPr>
                <w:rFonts w:ascii="Arial Narrow" w:hAnsi="Arial Narrow"/>
                <w:sz w:val="24"/>
              </w:rPr>
            </w:pPr>
            <w:r w:rsidRPr="00CA3927">
              <w:rPr>
                <w:rFonts w:ascii="Arial Narrow" w:hAnsi="Arial Narrow"/>
                <w:sz w:val="24"/>
              </w:rPr>
              <w:t>20 min jog</w:t>
            </w:r>
          </w:p>
          <w:p w14:paraId="331B8FD6" w14:textId="77777777" w:rsidR="008146DF" w:rsidRPr="00CA3927" w:rsidRDefault="008146DF" w:rsidP="00E31452">
            <w:pPr>
              <w:jc w:val="center"/>
              <w:rPr>
                <w:rFonts w:ascii="Arial Narrow" w:hAnsi="Arial Narrow"/>
                <w:sz w:val="24"/>
              </w:rPr>
            </w:pPr>
            <w:r w:rsidRPr="00CA3927">
              <w:rPr>
                <w:rFonts w:ascii="Arial Narrow" w:hAnsi="Arial Narrow"/>
                <w:sz w:val="24"/>
              </w:rPr>
              <w:t xml:space="preserve">30 min swim, </w:t>
            </w:r>
          </w:p>
          <w:p w14:paraId="4369C927" w14:textId="77777777" w:rsidR="008146DF" w:rsidRPr="00CA3927" w:rsidRDefault="008146DF" w:rsidP="00E31452">
            <w:pPr>
              <w:jc w:val="center"/>
              <w:rPr>
                <w:rFonts w:ascii="Arial Narrow" w:hAnsi="Arial Narrow"/>
                <w:sz w:val="24"/>
              </w:rPr>
            </w:pPr>
            <w:r w:rsidRPr="00CA3927">
              <w:rPr>
                <w:rFonts w:ascii="Arial Narrow" w:hAnsi="Arial Narrow"/>
                <w:sz w:val="24"/>
              </w:rPr>
              <w:t>45 min walk, bike, dance</w:t>
            </w:r>
          </w:p>
          <w:p w14:paraId="4C56B0CA" w14:textId="77777777" w:rsidR="008146DF" w:rsidRPr="00CA3927" w:rsidRDefault="008146DF" w:rsidP="00E31452">
            <w:pPr>
              <w:jc w:val="center"/>
              <w:rPr>
                <w:rFonts w:ascii="Arial Narrow" w:hAnsi="Arial Narrow"/>
                <w:sz w:val="24"/>
                <w:u w:val="single"/>
              </w:rPr>
            </w:pPr>
            <w:r w:rsidRPr="00CA3927">
              <w:rPr>
                <w:rFonts w:ascii="Arial Narrow" w:hAnsi="Arial Narrow"/>
                <w:sz w:val="24"/>
              </w:rPr>
              <w:t>60-minute hike, x-country</w:t>
            </w:r>
            <w:r w:rsidRPr="00CA3927">
              <w:rPr>
                <w:rFonts w:ascii="Arial Narrow" w:hAnsi="Arial Narrow"/>
                <w:sz w:val="24"/>
                <w:u w:val="single"/>
              </w:rPr>
              <w:t xml:space="preserve"> </w:t>
            </w:r>
          </w:p>
        </w:tc>
        <w:tc>
          <w:tcPr>
            <w:tcW w:w="2614" w:type="dxa"/>
            <w:gridSpan w:val="2"/>
          </w:tcPr>
          <w:p w14:paraId="34C90422" w14:textId="77777777" w:rsidR="008146DF" w:rsidRPr="006E1868" w:rsidRDefault="008146DF" w:rsidP="00E31452">
            <w:pPr>
              <w:jc w:val="center"/>
              <w:rPr>
                <w:rFonts w:ascii="Arial Narrow" w:hAnsi="Arial Narrow"/>
                <w:b/>
                <w:color w:val="00B050"/>
                <w:sz w:val="24"/>
              </w:rPr>
            </w:pPr>
            <w:r w:rsidRPr="006E1868">
              <w:rPr>
                <w:rFonts w:ascii="Arial Narrow" w:hAnsi="Arial Narrow"/>
                <w:b/>
                <w:color w:val="00B050"/>
                <w:sz w:val="24"/>
              </w:rPr>
              <w:t>Interval Workout</w:t>
            </w:r>
          </w:p>
          <w:p w14:paraId="1EB06285" w14:textId="77777777" w:rsidR="008146DF" w:rsidRDefault="008146DF" w:rsidP="00E31452">
            <w:pPr>
              <w:jc w:val="center"/>
              <w:rPr>
                <w:rFonts w:ascii="Arial Narrow" w:hAnsi="Arial Narrow"/>
                <w:sz w:val="24"/>
              </w:rPr>
            </w:pPr>
            <w:r w:rsidRPr="00CA3927">
              <w:rPr>
                <w:rFonts w:ascii="Arial Narrow" w:hAnsi="Arial Narrow"/>
                <w:sz w:val="24"/>
              </w:rPr>
              <w:t xml:space="preserve">30 min. walk-jog, </w:t>
            </w:r>
            <w:r>
              <w:rPr>
                <w:rFonts w:ascii="Arial Narrow" w:hAnsi="Arial Narrow"/>
                <w:sz w:val="24"/>
              </w:rPr>
              <w:t>jog-sprint</w:t>
            </w:r>
          </w:p>
          <w:p w14:paraId="6FC05DCF" w14:textId="77777777" w:rsidR="008146DF" w:rsidRDefault="008146DF" w:rsidP="00E31452">
            <w:pPr>
              <w:jc w:val="center"/>
              <w:rPr>
                <w:rFonts w:ascii="Arial Narrow" w:hAnsi="Arial Narrow"/>
                <w:sz w:val="24"/>
              </w:rPr>
            </w:pPr>
            <w:r>
              <w:rPr>
                <w:rFonts w:ascii="Arial Narrow" w:hAnsi="Arial Narrow"/>
                <w:sz w:val="24"/>
              </w:rPr>
              <w:t>45 min. E</w:t>
            </w:r>
            <w:r w:rsidRPr="00CA3927">
              <w:rPr>
                <w:rFonts w:ascii="Arial Narrow" w:hAnsi="Arial Narrow"/>
                <w:sz w:val="24"/>
              </w:rPr>
              <w:t>lliptical</w:t>
            </w:r>
            <w:r>
              <w:rPr>
                <w:rFonts w:ascii="Arial Narrow" w:hAnsi="Arial Narrow"/>
                <w:sz w:val="24"/>
              </w:rPr>
              <w:t>, Spinning</w:t>
            </w:r>
          </w:p>
          <w:p w14:paraId="41DBB1B4" w14:textId="77777777" w:rsidR="008146DF" w:rsidRPr="00CA3927" w:rsidRDefault="008146DF" w:rsidP="00E31452">
            <w:pPr>
              <w:jc w:val="center"/>
              <w:rPr>
                <w:rFonts w:ascii="Arial Narrow" w:hAnsi="Arial Narrow"/>
                <w:sz w:val="24"/>
              </w:rPr>
            </w:pPr>
            <w:r>
              <w:rPr>
                <w:rFonts w:ascii="Arial Narrow" w:hAnsi="Arial Narrow"/>
                <w:sz w:val="24"/>
              </w:rPr>
              <w:t>45 Cardio Group Fitness</w:t>
            </w:r>
          </w:p>
          <w:p w14:paraId="243D28A0" w14:textId="77777777" w:rsidR="008146DF" w:rsidRPr="00CA3927" w:rsidRDefault="008146DF" w:rsidP="00E31452">
            <w:pPr>
              <w:jc w:val="center"/>
              <w:rPr>
                <w:rFonts w:ascii="Arial Narrow" w:hAnsi="Arial Narrow"/>
                <w:sz w:val="24"/>
              </w:rPr>
            </w:pPr>
            <w:r>
              <w:rPr>
                <w:rFonts w:ascii="Arial Narrow" w:hAnsi="Arial Narrow"/>
                <w:sz w:val="24"/>
              </w:rPr>
              <w:t>60</w:t>
            </w:r>
            <w:r w:rsidRPr="00CA3927">
              <w:rPr>
                <w:rFonts w:ascii="Arial Narrow" w:hAnsi="Arial Narrow"/>
                <w:sz w:val="24"/>
              </w:rPr>
              <w:t xml:space="preserve"> min. Basketball, soccer</w:t>
            </w:r>
          </w:p>
        </w:tc>
        <w:tc>
          <w:tcPr>
            <w:tcW w:w="2614" w:type="dxa"/>
            <w:gridSpan w:val="2"/>
          </w:tcPr>
          <w:p w14:paraId="594C3A9F" w14:textId="77777777" w:rsidR="008146DF" w:rsidRPr="006E1868" w:rsidRDefault="008146DF" w:rsidP="00E31452">
            <w:pPr>
              <w:jc w:val="center"/>
              <w:rPr>
                <w:rFonts w:ascii="Arial Narrow" w:hAnsi="Arial Narrow"/>
                <w:b/>
                <w:color w:val="FF0000"/>
                <w:sz w:val="24"/>
              </w:rPr>
            </w:pPr>
            <w:r w:rsidRPr="006E1868">
              <w:rPr>
                <w:rFonts w:ascii="Arial Narrow" w:hAnsi="Arial Narrow"/>
                <w:b/>
                <w:color w:val="FF0000"/>
                <w:sz w:val="24"/>
              </w:rPr>
              <w:t>Sample HITT Intervals</w:t>
            </w:r>
          </w:p>
          <w:p w14:paraId="5C71BDF3" w14:textId="77777777" w:rsidR="008146DF" w:rsidRDefault="008146DF" w:rsidP="00E31452">
            <w:pPr>
              <w:jc w:val="center"/>
              <w:rPr>
                <w:rFonts w:ascii="Arial Narrow" w:hAnsi="Arial Narrow"/>
                <w:sz w:val="24"/>
              </w:rPr>
            </w:pPr>
            <w:r>
              <w:rPr>
                <w:rFonts w:ascii="Arial Narrow" w:hAnsi="Arial Narrow"/>
                <w:sz w:val="24"/>
              </w:rPr>
              <w:t>1 min Burpees</w:t>
            </w:r>
          </w:p>
          <w:p w14:paraId="12910B77" w14:textId="77777777" w:rsidR="008146DF" w:rsidRDefault="008146DF" w:rsidP="00E31452">
            <w:pPr>
              <w:jc w:val="center"/>
              <w:rPr>
                <w:rFonts w:ascii="Arial Narrow" w:hAnsi="Arial Narrow"/>
                <w:sz w:val="24"/>
              </w:rPr>
            </w:pPr>
            <w:r>
              <w:rPr>
                <w:rFonts w:ascii="Arial Narrow" w:hAnsi="Arial Narrow"/>
                <w:sz w:val="24"/>
              </w:rPr>
              <w:t>10 Box Jumps x 3 sets</w:t>
            </w:r>
          </w:p>
          <w:p w14:paraId="61719531" w14:textId="77777777" w:rsidR="008146DF" w:rsidRDefault="008146DF" w:rsidP="00E31452">
            <w:pPr>
              <w:jc w:val="center"/>
              <w:rPr>
                <w:rFonts w:ascii="Arial Narrow" w:hAnsi="Arial Narrow"/>
                <w:sz w:val="24"/>
              </w:rPr>
            </w:pPr>
            <w:r>
              <w:rPr>
                <w:rFonts w:ascii="Arial Narrow" w:hAnsi="Arial Narrow"/>
                <w:sz w:val="24"/>
              </w:rPr>
              <w:t>200 m Run</w:t>
            </w:r>
          </w:p>
          <w:p w14:paraId="5D756525" w14:textId="77777777" w:rsidR="008146DF" w:rsidRPr="00CA3927" w:rsidRDefault="008146DF" w:rsidP="00E31452">
            <w:pPr>
              <w:jc w:val="center"/>
              <w:rPr>
                <w:rFonts w:ascii="Arial Narrow" w:hAnsi="Arial Narrow"/>
                <w:sz w:val="24"/>
              </w:rPr>
            </w:pPr>
            <w:r>
              <w:rPr>
                <w:rFonts w:ascii="Arial Narrow" w:hAnsi="Arial Narrow"/>
                <w:sz w:val="24"/>
              </w:rPr>
              <w:t xml:space="preserve">High Knee Runs </w:t>
            </w:r>
          </w:p>
        </w:tc>
      </w:tr>
    </w:tbl>
    <w:p w14:paraId="1741AEA3" w14:textId="77777777" w:rsidR="008146DF" w:rsidRDefault="008146DF" w:rsidP="008146DF">
      <w:pPr>
        <w:widowControl w:val="0"/>
        <w:rPr>
          <w:sz w:val="24"/>
        </w:rPr>
      </w:pPr>
      <w:r>
        <w:rPr>
          <w:sz w:val="24"/>
        </w:rPr>
        <w:tab/>
      </w:r>
      <w:r>
        <w:rPr>
          <w:sz w:val="24"/>
        </w:rPr>
        <w:tab/>
      </w:r>
    </w:p>
    <w:p w14:paraId="4DD55AE3" w14:textId="77777777" w:rsidR="008146DF" w:rsidRDefault="008146DF" w:rsidP="008146DF">
      <w:pPr>
        <w:widowControl w:val="0"/>
        <w:rPr>
          <w:rFonts w:ascii="Tahoma" w:hAnsi="Tahoma"/>
          <w:b/>
          <w:sz w:val="24"/>
        </w:rPr>
      </w:pPr>
      <w:r>
        <w:rPr>
          <w:rFonts w:ascii="Tahoma" w:hAnsi="Tahoma"/>
          <w:b/>
          <w:sz w:val="24"/>
        </w:rPr>
        <w:t xml:space="preserve">1.   </w:t>
      </w:r>
      <w:r w:rsidRPr="004E26C5">
        <w:rPr>
          <w:rFonts w:ascii="Tahoma" w:hAnsi="Tahoma"/>
          <w:b/>
          <w:sz w:val="32"/>
          <w:szCs w:val="32"/>
        </w:rPr>
        <w:t>F</w:t>
      </w:r>
      <w:r>
        <w:rPr>
          <w:rFonts w:ascii="Tahoma" w:hAnsi="Tahoma"/>
          <w:b/>
          <w:sz w:val="24"/>
        </w:rPr>
        <w:t>REQUENCY RECOMMENDATIONS</w:t>
      </w:r>
    </w:p>
    <w:p w14:paraId="0D0C8EBC" w14:textId="77777777" w:rsidR="008146DF" w:rsidRDefault="008146DF" w:rsidP="008146DF">
      <w:pPr>
        <w:widowControl w:val="0"/>
        <w:rPr>
          <w:sz w:val="24"/>
        </w:rPr>
      </w:pPr>
    </w:p>
    <w:p w14:paraId="35CC74B9" w14:textId="77777777" w:rsidR="008146DF" w:rsidRDefault="008146DF" w:rsidP="008146DF">
      <w:pPr>
        <w:widowControl w:val="0"/>
        <w:numPr>
          <w:ilvl w:val="0"/>
          <w:numId w:val="9"/>
        </w:numPr>
        <w:tabs>
          <w:tab w:val="left" w:pos="-1440"/>
        </w:tabs>
        <w:rPr>
          <w:rFonts w:ascii="Arial Narrow" w:hAnsi="Arial Narrow"/>
          <w:sz w:val="24"/>
        </w:rPr>
      </w:pPr>
      <w:r>
        <w:rPr>
          <w:rFonts w:ascii="Arial Narrow" w:hAnsi="Arial Narrow"/>
          <w:sz w:val="24"/>
        </w:rPr>
        <w:t>Cardiovascular workouts should be performed 3 - 5 days per week.</w:t>
      </w:r>
    </w:p>
    <w:p w14:paraId="7FA6C069" w14:textId="77777777" w:rsidR="008146DF" w:rsidRDefault="008146DF" w:rsidP="008146DF">
      <w:pPr>
        <w:widowControl w:val="0"/>
        <w:numPr>
          <w:ilvl w:val="0"/>
          <w:numId w:val="9"/>
        </w:numPr>
        <w:tabs>
          <w:tab w:val="left" w:pos="-1440"/>
        </w:tabs>
        <w:rPr>
          <w:rFonts w:ascii="Arial Narrow" w:hAnsi="Arial Narrow"/>
          <w:sz w:val="24"/>
        </w:rPr>
      </w:pPr>
      <w:r>
        <w:rPr>
          <w:rFonts w:ascii="Arial Narrow" w:hAnsi="Arial Narrow"/>
          <w:sz w:val="24"/>
        </w:rPr>
        <w:t xml:space="preserve">Frequency of exercise should increase gradually as fitness levels increase. </w:t>
      </w:r>
    </w:p>
    <w:p w14:paraId="3B3068DE" w14:textId="77777777" w:rsidR="008146DF" w:rsidRDefault="008146DF" w:rsidP="008146DF">
      <w:pPr>
        <w:widowControl w:val="0"/>
        <w:numPr>
          <w:ilvl w:val="0"/>
          <w:numId w:val="9"/>
        </w:numPr>
        <w:tabs>
          <w:tab w:val="left" w:pos="-1440"/>
        </w:tabs>
        <w:rPr>
          <w:rFonts w:ascii="Arial Narrow" w:hAnsi="Arial Narrow"/>
          <w:sz w:val="24"/>
        </w:rPr>
      </w:pPr>
      <w:r>
        <w:rPr>
          <w:rFonts w:ascii="Arial Narrow" w:hAnsi="Arial Narrow"/>
          <w:sz w:val="24"/>
        </w:rPr>
        <w:t>Sedentary individuals with low fitness levels may experience gains in cardiovascular fitness from 2 days per week but for maximal benefits should work up to 3-5 days per week.</w:t>
      </w:r>
    </w:p>
    <w:p w14:paraId="4B33D5B4" w14:textId="77777777" w:rsidR="008146DF" w:rsidRDefault="008146DF" w:rsidP="008146DF">
      <w:pPr>
        <w:widowControl w:val="0"/>
        <w:numPr>
          <w:ilvl w:val="0"/>
          <w:numId w:val="9"/>
        </w:numPr>
        <w:tabs>
          <w:tab w:val="left" w:pos="-1440"/>
        </w:tabs>
        <w:rPr>
          <w:rFonts w:ascii="Arial Narrow" w:hAnsi="Arial Narrow"/>
          <w:sz w:val="24"/>
        </w:rPr>
      </w:pPr>
      <w:r>
        <w:rPr>
          <w:rFonts w:ascii="Arial Narrow" w:hAnsi="Arial Narrow"/>
          <w:sz w:val="24"/>
        </w:rPr>
        <w:t>Avoid performing too much too soon to avoid burn out and overuse injuries.</w:t>
      </w:r>
    </w:p>
    <w:p w14:paraId="1E9A380E" w14:textId="77777777" w:rsidR="008146DF" w:rsidRDefault="008146DF" w:rsidP="008146DF">
      <w:pPr>
        <w:widowControl w:val="0"/>
        <w:numPr>
          <w:ilvl w:val="0"/>
          <w:numId w:val="9"/>
        </w:numPr>
        <w:tabs>
          <w:tab w:val="left" w:pos="-1440"/>
        </w:tabs>
        <w:rPr>
          <w:rFonts w:ascii="Arial Narrow" w:hAnsi="Arial Narrow"/>
          <w:sz w:val="24"/>
        </w:rPr>
      </w:pPr>
      <w:r>
        <w:rPr>
          <w:rFonts w:ascii="Arial Narrow" w:hAnsi="Arial Narrow"/>
          <w:sz w:val="24"/>
        </w:rPr>
        <w:t>Start out with more frequent lower intensity workouts and gradually increase time and intensity as your fitness level improves.</w:t>
      </w:r>
    </w:p>
    <w:p w14:paraId="1D652683" w14:textId="77777777" w:rsidR="008146DF" w:rsidRDefault="008146DF" w:rsidP="008146DF">
      <w:pPr>
        <w:widowControl w:val="0"/>
        <w:numPr>
          <w:ilvl w:val="0"/>
          <w:numId w:val="13"/>
        </w:numPr>
        <w:tabs>
          <w:tab w:val="left" w:pos="-1440"/>
        </w:tabs>
        <w:rPr>
          <w:sz w:val="24"/>
        </w:rPr>
      </w:pPr>
      <w:r>
        <w:rPr>
          <w:rFonts w:ascii="Arial Narrow" w:hAnsi="Arial Narrow"/>
          <w:sz w:val="24"/>
        </w:rPr>
        <w:t>Overweight participants may find it easier to do more frequent workouts (5- 6 days each week) at a low intensity. This will enable them to increase their calorie expenditure, increase metabolism and make exercise a daily habit.</w:t>
      </w:r>
    </w:p>
    <w:p w14:paraId="4C83369F" w14:textId="77777777" w:rsidR="008146DF" w:rsidRDefault="008146DF" w:rsidP="008146DF">
      <w:pPr>
        <w:widowControl w:val="0"/>
        <w:numPr>
          <w:ilvl w:val="12"/>
          <w:numId w:val="0"/>
        </w:numPr>
        <w:tabs>
          <w:tab w:val="left" w:pos="-1440"/>
        </w:tabs>
        <w:rPr>
          <w:rFonts w:ascii="Tahoma" w:hAnsi="Tahoma"/>
          <w:b/>
          <w:sz w:val="24"/>
        </w:rPr>
      </w:pPr>
    </w:p>
    <w:p w14:paraId="60D35318" w14:textId="77777777" w:rsidR="008146DF" w:rsidRDefault="008146DF" w:rsidP="008146DF">
      <w:pPr>
        <w:widowControl w:val="0"/>
        <w:numPr>
          <w:ilvl w:val="12"/>
          <w:numId w:val="0"/>
        </w:numPr>
        <w:tabs>
          <w:tab w:val="left" w:pos="5781"/>
        </w:tabs>
        <w:rPr>
          <w:rFonts w:ascii="Tahoma" w:hAnsi="Tahoma"/>
          <w:sz w:val="24"/>
        </w:rPr>
      </w:pPr>
      <w:r>
        <w:rPr>
          <w:rFonts w:ascii="Comic Sans MS" w:hAnsi="Comic Sans MS"/>
          <w:b/>
          <w:sz w:val="24"/>
        </w:rPr>
        <w:br w:type="page"/>
      </w:r>
      <w:r w:rsidRPr="006F6B9A">
        <w:rPr>
          <w:rFonts w:ascii="Tahoma" w:hAnsi="Tahoma" w:cs="Tahoma"/>
          <w:b/>
          <w:sz w:val="24"/>
        </w:rPr>
        <w:lastRenderedPageBreak/>
        <w:t>2.</w:t>
      </w:r>
      <w:r>
        <w:rPr>
          <w:rFonts w:ascii="Comic Sans MS" w:hAnsi="Comic Sans MS"/>
          <w:b/>
          <w:sz w:val="24"/>
        </w:rPr>
        <w:t xml:space="preserve"> </w:t>
      </w:r>
      <w:r w:rsidRPr="004E26C5">
        <w:rPr>
          <w:rFonts w:ascii="Tahoma" w:hAnsi="Tahoma" w:cs="Tahoma"/>
          <w:b/>
          <w:sz w:val="32"/>
          <w:szCs w:val="32"/>
        </w:rPr>
        <w:t>I</w:t>
      </w:r>
      <w:r w:rsidRPr="004E26C5">
        <w:rPr>
          <w:rFonts w:ascii="Tahoma" w:hAnsi="Tahoma" w:cs="Tahoma"/>
          <w:b/>
          <w:sz w:val="24"/>
        </w:rPr>
        <w:t>NTENSITY RECOMMENDATIONS</w:t>
      </w:r>
      <w:r>
        <w:rPr>
          <w:rFonts w:ascii="Tahoma" w:hAnsi="Tahoma"/>
          <w:b/>
          <w:sz w:val="24"/>
        </w:rPr>
        <w:tab/>
      </w:r>
    </w:p>
    <w:p w14:paraId="262797B0" w14:textId="77777777" w:rsidR="008146DF" w:rsidRDefault="008146DF" w:rsidP="008146DF">
      <w:pPr>
        <w:widowControl w:val="0"/>
        <w:numPr>
          <w:ilvl w:val="0"/>
          <w:numId w:val="9"/>
        </w:numPr>
        <w:rPr>
          <w:rFonts w:ascii="Arial Narrow" w:hAnsi="Arial Narrow"/>
          <w:sz w:val="24"/>
        </w:rPr>
      </w:pPr>
      <w:r>
        <w:rPr>
          <w:rFonts w:ascii="Arial Narrow" w:hAnsi="Arial Narrow"/>
          <w:sz w:val="24"/>
        </w:rPr>
        <w:t xml:space="preserve">The intensity of the workout refers to the amount of stress that you are imposing on the cardiorespiratory system. </w:t>
      </w:r>
    </w:p>
    <w:p w14:paraId="57F2F7DA" w14:textId="77777777" w:rsidR="008146DF" w:rsidRDefault="008146DF" w:rsidP="008146DF">
      <w:pPr>
        <w:widowControl w:val="0"/>
        <w:numPr>
          <w:ilvl w:val="0"/>
          <w:numId w:val="9"/>
        </w:numPr>
        <w:rPr>
          <w:rFonts w:ascii="Arial Narrow" w:hAnsi="Arial Narrow"/>
          <w:sz w:val="24"/>
        </w:rPr>
      </w:pPr>
      <w:r>
        <w:rPr>
          <w:rFonts w:ascii="Arial Narrow" w:hAnsi="Arial Narrow"/>
          <w:sz w:val="24"/>
        </w:rPr>
        <w:t xml:space="preserve">Too intense a workout can lead to premature fatigue or even injury while too mild a workout may fail to achieve measurable fitness benefits. </w:t>
      </w:r>
    </w:p>
    <w:p w14:paraId="1F1B59E3" w14:textId="77777777" w:rsidR="008146DF" w:rsidRDefault="008146DF" w:rsidP="008146DF">
      <w:pPr>
        <w:widowControl w:val="0"/>
        <w:numPr>
          <w:ilvl w:val="0"/>
          <w:numId w:val="9"/>
        </w:numPr>
        <w:rPr>
          <w:rFonts w:ascii="Arial Narrow" w:hAnsi="Arial Narrow"/>
          <w:sz w:val="24"/>
        </w:rPr>
      </w:pPr>
      <w:r>
        <w:rPr>
          <w:rFonts w:ascii="Arial Narrow" w:hAnsi="Arial Narrow"/>
          <w:sz w:val="24"/>
        </w:rPr>
        <w:t xml:space="preserve">The idea is to monitor and adjust exercise intensity so that it falls between the </w:t>
      </w:r>
      <w:r>
        <w:rPr>
          <w:rFonts w:ascii="Arial Narrow" w:hAnsi="Arial Narrow"/>
          <w:b/>
          <w:sz w:val="24"/>
        </w:rPr>
        <w:t>lower and upper Heart Rate limits</w:t>
      </w:r>
      <w:r>
        <w:rPr>
          <w:rFonts w:ascii="Arial Narrow" w:hAnsi="Arial Narrow"/>
          <w:sz w:val="24"/>
        </w:rPr>
        <w:t xml:space="preserve"> to achieve improvements in cardiovascular fitness.  </w:t>
      </w:r>
    </w:p>
    <w:p w14:paraId="77541E52" w14:textId="77777777" w:rsidR="008146DF" w:rsidRDefault="008146DF" w:rsidP="008146DF">
      <w:pPr>
        <w:widowControl w:val="0"/>
        <w:numPr>
          <w:ilvl w:val="12"/>
          <w:numId w:val="0"/>
        </w:numPr>
        <w:tabs>
          <w:tab w:val="left" w:pos="-1440"/>
        </w:tabs>
        <w:rPr>
          <w:rFonts w:ascii="Tahoma" w:hAnsi="Tahoma"/>
          <w:b/>
          <w:sz w:val="24"/>
        </w:rPr>
      </w:pPr>
    </w:p>
    <w:p w14:paraId="711C2D37" w14:textId="77777777" w:rsidR="008146DF" w:rsidRDefault="008146DF" w:rsidP="008146DF">
      <w:pPr>
        <w:widowControl w:val="0"/>
        <w:numPr>
          <w:ilvl w:val="12"/>
          <w:numId w:val="0"/>
        </w:numPr>
        <w:tabs>
          <w:tab w:val="left" w:pos="-1440"/>
        </w:tabs>
        <w:rPr>
          <w:rFonts w:ascii="Tahoma" w:hAnsi="Tahoma"/>
          <w:b/>
          <w:sz w:val="24"/>
        </w:rPr>
      </w:pPr>
      <w:r>
        <w:rPr>
          <w:rFonts w:ascii="Tahoma" w:hAnsi="Tahoma"/>
          <w:b/>
          <w:sz w:val="24"/>
        </w:rPr>
        <w:t>Maximum Heart Rate Training Range</w:t>
      </w:r>
    </w:p>
    <w:p w14:paraId="60FF99E1" w14:textId="77777777" w:rsidR="008146DF" w:rsidRDefault="008146DF" w:rsidP="008146DF">
      <w:pPr>
        <w:widowControl w:val="0"/>
        <w:numPr>
          <w:ilvl w:val="12"/>
          <w:numId w:val="0"/>
        </w:numPr>
        <w:tabs>
          <w:tab w:val="left" w:pos="-1440"/>
        </w:tabs>
        <w:rPr>
          <w:rFonts w:ascii="Tahoma" w:hAnsi="Tahoma"/>
          <w:sz w:val="24"/>
        </w:rPr>
      </w:pPr>
    </w:p>
    <w:p w14:paraId="48BF332A" w14:textId="77777777" w:rsidR="008146DF" w:rsidRDefault="008146DF" w:rsidP="008146DF">
      <w:pPr>
        <w:widowControl w:val="0"/>
        <w:numPr>
          <w:ilvl w:val="0"/>
          <w:numId w:val="9"/>
        </w:numPr>
        <w:rPr>
          <w:rFonts w:ascii="Arial Narrow" w:hAnsi="Arial Narrow"/>
          <w:sz w:val="24"/>
        </w:rPr>
      </w:pPr>
      <w:r>
        <w:rPr>
          <w:rFonts w:ascii="Arial Narrow" w:hAnsi="Arial Narrow"/>
          <w:sz w:val="24"/>
        </w:rPr>
        <w:t xml:space="preserve">When using the maximum heart rate method, we must first determine the person's maximum heart. Maximum heart rate is the highest heart rate a person can achieve during heavy exercise. </w:t>
      </w:r>
    </w:p>
    <w:p w14:paraId="6A1AB7B5" w14:textId="77777777" w:rsidR="008146DF" w:rsidRDefault="008146DF" w:rsidP="008146DF">
      <w:pPr>
        <w:widowControl w:val="0"/>
        <w:rPr>
          <w:rFonts w:ascii="Arial Narrow" w:hAnsi="Arial Narrow"/>
          <w:sz w:val="24"/>
        </w:rPr>
      </w:pPr>
    </w:p>
    <w:p w14:paraId="1E0698B6" w14:textId="77777777" w:rsidR="008146DF" w:rsidRDefault="008146DF" w:rsidP="008146DF">
      <w:pPr>
        <w:widowControl w:val="0"/>
        <w:numPr>
          <w:ilvl w:val="0"/>
          <w:numId w:val="9"/>
        </w:numPr>
        <w:rPr>
          <w:rFonts w:ascii="Arial Narrow" w:hAnsi="Arial Narrow"/>
          <w:sz w:val="24"/>
        </w:rPr>
      </w:pPr>
      <w:r>
        <w:rPr>
          <w:rFonts w:ascii="Arial Narrow" w:hAnsi="Arial Narrow"/>
          <w:sz w:val="24"/>
        </w:rPr>
        <w:t xml:space="preserve">The </w:t>
      </w:r>
      <w:r>
        <w:rPr>
          <w:rFonts w:ascii="Arial Narrow" w:hAnsi="Arial Narrow"/>
          <w:b/>
          <w:sz w:val="24"/>
        </w:rPr>
        <w:t>age predicted maximum heart rate</w:t>
      </w:r>
      <w:r>
        <w:rPr>
          <w:rFonts w:ascii="Arial Narrow" w:hAnsi="Arial Narrow"/>
          <w:sz w:val="24"/>
        </w:rPr>
        <w:t xml:space="preserve"> formula is commonly used </w:t>
      </w:r>
      <w:r>
        <w:rPr>
          <w:rFonts w:ascii="Arial Narrow" w:hAnsi="Arial Narrow"/>
          <w:b/>
          <w:sz w:val="24"/>
        </w:rPr>
        <w:t>(220 - age)</w:t>
      </w:r>
      <w:r>
        <w:rPr>
          <w:rFonts w:ascii="Arial Narrow" w:hAnsi="Arial Narrow"/>
          <w:sz w:val="24"/>
        </w:rPr>
        <w:t>. This formula assumes that 220 is the approximate maximal heart rate of a new born, and each year this rate decreases by one beat.</w:t>
      </w:r>
    </w:p>
    <w:p w14:paraId="7E1D3E8D" w14:textId="77777777" w:rsidR="008146DF" w:rsidRDefault="008146DF" w:rsidP="008146DF">
      <w:pPr>
        <w:widowControl w:val="0"/>
        <w:rPr>
          <w:rFonts w:ascii="Arial Narrow" w:hAnsi="Arial Narrow"/>
          <w:sz w:val="24"/>
        </w:rPr>
      </w:pPr>
    </w:p>
    <w:p w14:paraId="42F5AF84" w14:textId="77777777" w:rsidR="008146DF" w:rsidRDefault="008146DF" w:rsidP="008146DF">
      <w:pPr>
        <w:widowControl w:val="0"/>
        <w:numPr>
          <w:ilvl w:val="0"/>
          <w:numId w:val="9"/>
        </w:numPr>
        <w:rPr>
          <w:rFonts w:ascii="Arial Narrow" w:hAnsi="Arial Narrow"/>
          <w:sz w:val="24"/>
        </w:rPr>
      </w:pPr>
      <w:r>
        <w:rPr>
          <w:rFonts w:ascii="Arial Narrow" w:hAnsi="Arial Narrow"/>
          <w:sz w:val="24"/>
        </w:rPr>
        <w:t xml:space="preserve">Although this formula is very practical for individual and class settings, it is not always accurate because maximal heart rates can vary at any given age by +/- 10 - 12 beats per minute. </w:t>
      </w:r>
    </w:p>
    <w:p w14:paraId="665B4460" w14:textId="77777777" w:rsidR="008146DF" w:rsidRDefault="008146DF" w:rsidP="008146DF">
      <w:pPr>
        <w:widowControl w:val="0"/>
        <w:numPr>
          <w:ilvl w:val="12"/>
          <w:numId w:val="0"/>
        </w:numPr>
        <w:rPr>
          <w:sz w:val="24"/>
        </w:rPr>
      </w:pPr>
      <w:r>
        <w:rPr>
          <w:sz w:val="24"/>
        </w:rPr>
        <w:t xml:space="preserve"> </w:t>
      </w:r>
    </w:p>
    <w:tbl>
      <w:tblPr>
        <w:tblW w:w="0" w:type="auto"/>
        <w:tblLayout w:type="fixed"/>
        <w:tblLook w:val="0000" w:firstRow="0" w:lastRow="0" w:firstColumn="0" w:lastColumn="0" w:noHBand="0" w:noVBand="0"/>
      </w:tblPr>
      <w:tblGrid>
        <w:gridCol w:w="1278"/>
        <w:gridCol w:w="2636"/>
        <w:gridCol w:w="1635"/>
        <w:gridCol w:w="1636"/>
        <w:gridCol w:w="1635"/>
        <w:gridCol w:w="1636"/>
      </w:tblGrid>
      <w:tr w:rsidR="008146DF" w14:paraId="4C8605BD" w14:textId="77777777" w:rsidTr="00E31452">
        <w:tc>
          <w:tcPr>
            <w:tcW w:w="10456" w:type="dxa"/>
            <w:gridSpan w:val="6"/>
            <w:tcBorders>
              <w:top w:val="single" w:sz="12" w:space="0" w:color="auto"/>
              <w:left w:val="single" w:sz="12" w:space="0" w:color="auto"/>
              <w:bottom w:val="single" w:sz="6" w:space="0" w:color="auto"/>
              <w:right w:val="single" w:sz="12" w:space="0" w:color="auto"/>
            </w:tcBorders>
            <w:shd w:val="solid" w:color="auto" w:fill="auto"/>
          </w:tcPr>
          <w:p w14:paraId="565B0684" w14:textId="77777777" w:rsidR="008146DF" w:rsidRDefault="008146DF" w:rsidP="00E31452">
            <w:pPr>
              <w:widowControl w:val="0"/>
              <w:numPr>
                <w:ilvl w:val="12"/>
                <w:numId w:val="0"/>
              </w:numPr>
              <w:spacing w:line="120" w:lineRule="exact"/>
              <w:rPr>
                <w:rFonts w:ascii="Tahoma" w:hAnsi="Tahoma"/>
                <w:sz w:val="28"/>
              </w:rPr>
            </w:pPr>
          </w:p>
          <w:p w14:paraId="7D15E884" w14:textId="77777777" w:rsidR="008146DF" w:rsidRDefault="008146DF" w:rsidP="00E31452">
            <w:pPr>
              <w:widowControl w:val="0"/>
              <w:numPr>
                <w:ilvl w:val="12"/>
                <w:numId w:val="0"/>
              </w:numPr>
              <w:spacing w:after="58"/>
              <w:jc w:val="center"/>
              <w:rPr>
                <w:rFonts w:ascii="Tahoma" w:hAnsi="Tahoma"/>
                <w:sz w:val="28"/>
              </w:rPr>
            </w:pPr>
            <w:smartTag w:uri="urn:schemas-microsoft-com:office:smarttags" w:element="place">
              <w:smartTag w:uri="urn:schemas-microsoft-com:office:smarttags" w:element="PlaceName">
                <w:r>
                  <w:rPr>
                    <w:rFonts w:ascii="Tahoma" w:hAnsi="Tahoma"/>
                    <w:b/>
                    <w:sz w:val="28"/>
                  </w:rPr>
                  <w:t>EXERCISE</w:t>
                </w:r>
              </w:smartTag>
              <w:r>
                <w:rPr>
                  <w:rFonts w:ascii="Tahoma" w:hAnsi="Tahoma"/>
                  <w:b/>
                  <w:sz w:val="28"/>
                </w:rPr>
                <w:t xml:space="preserve"> </w:t>
              </w:r>
              <w:smartTag w:uri="urn:schemas-microsoft-com:office:smarttags" w:element="PlaceName">
                <w:r>
                  <w:rPr>
                    <w:rFonts w:ascii="Tahoma" w:hAnsi="Tahoma"/>
                    <w:b/>
                    <w:sz w:val="28"/>
                  </w:rPr>
                  <w:t>TRAINING</w:t>
                </w:r>
              </w:smartTag>
              <w:r>
                <w:rPr>
                  <w:rFonts w:ascii="Tahoma" w:hAnsi="Tahoma"/>
                  <w:b/>
                  <w:sz w:val="28"/>
                </w:rPr>
                <w:t xml:space="preserve"> </w:t>
              </w:r>
              <w:smartTag w:uri="urn:schemas-microsoft-com:office:smarttags" w:element="PlaceType">
                <w:r>
                  <w:rPr>
                    <w:rFonts w:ascii="Tahoma" w:hAnsi="Tahoma"/>
                    <w:b/>
                    <w:sz w:val="28"/>
                  </w:rPr>
                  <w:t>RANGE</w:t>
                </w:r>
              </w:smartTag>
            </w:smartTag>
            <w:r>
              <w:rPr>
                <w:rFonts w:ascii="Tahoma" w:hAnsi="Tahoma"/>
                <w:b/>
                <w:sz w:val="28"/>
              </w:rPr>
              <w:t xml:space="preserve"> USING MAXIMUM HEART RATE</w:t>
            </w:r>
          </w:p>
        </w:tc>
      </w:tr>
      <w:tr w:rsidR="008146DF" w14:paraId="49F2A710" w14:textId="77777777" w:rsidTr="00E31452">
        <w:tc>
          <w:tcPr>
            <w:tcW w:w="10456" w:type="dxa"/>
            <w:gridSpan w:val="6"/>
            <w:tcBorders>
              <w:top w:val="single" w:sz="6" w:space="0" w:color="auto"/>
              <w:left w:val="single" w:sz="12" w:space="0" w:color="auto"/>
              <w:bottom w:val="single" w:sz="12" w:space="0" w:color="auto"/>
              <w:right w:val="single" w:sz="12" w:space="0" w:color="auto"/>
            </w:tcBorders>
          </w:tcPr>
          <w:p w14:paraId="4C97122E" w14:textId="77777777" w:rsidR="008146DF" w:rsidRDefault="008146DF" w:rsidP="00E31452">
            <w:pPr>
              <w:widowControl w:val="0"/>
              <w:numPr>
                <w:ilvl w:val="12"/>
                <w:numId w:val="0"/>
              </w:numPr>
              <w:spacing w:line="120" w:lineRule="exact"/>
              <w:rPr>
                <w:rFonts w:ascii="Arial Narrow" w:hAnsi="Arial Narrow"/>
                <w:sz w:val="24"/>
              </w:rPr>
            </w:pPr>
          </w:p>
          <w:p w14:paraId="5AA1457A" w14:textId="77777777" w:rsidR="008146DF" w:rsidRDefault="008146DF" w:rsidP="00E31452">
            <w:pPr>
              <w:widowControl w:val="0"/>
              <w:numPr>
                <w:ilvl w:val="12"/>
                <w:numId w:val="0"/>
              </w:numPr>
              <w:ind w:left="720"/>
              <w:rPr>
                <w:rFonts w:ascii="Arial Narrow" w:hAnsi="Arial Narrow"/>
                <w:b/>
                <w:sz w:val="24"/>
              </w:rPr>
            </w:pPr>
            <w:r>
              <w:rPr>
                <w:rFonts w:ascii="Arial Narrow" w:hAnsi="Arial Narrow"/>
                <w:b/>
                <w:sz w:val="24"/>
              </w:rPr>
              <w:t xml:space="preserve">220 - age = Max heart rate x .60 (60%) = Lower limit of heart rate training range  </w:t>
            </w:r>
          </w:p>
          <w:p w14:paraId="77F34032" w14:textId="77777777" w:rsidR="008146DF" w:rsidRDefault="008146DF" w:rsidP="00E31452">
            <w:pPr>
              <w:widowControl w:val="0"/>
              <w:numPr>
                <w:ilvl w:val="12"/>
                <w:numId w:val="0"/>
              </w:numPr>
              <w:spacing w:after="58"/>
              <w:ind w:left="720"/>
              <w:rPr>
                <w:rFonts w:ascii="Arial Narrow" w:hAnsi="Arial Narrow"/>
                <w:sz w:val="24"/>
              </w:rPr>
            </w:pPr>
            <w:r>
              <w:rPr>
                <w:rFonts w:ascii="Arial Narrow" w:hAnsi="Arial Narrow"/>
                <w:b/>
                <w:sz w:val="24"/>
              </w:rPr>
              <w:t xml:space="preserve">220 - age = Max heart rate x .85 (85%) = Upper limit of heart rate training range </w:t>
            </w:r>
          </w:p>
        </w:tc>
      </w:tr>
      <w:tr w:rsidR="008146DF" w14:paraId="3D7756A1" w14:textId="77777777" w:rsidTr="00E31452">
        <w:tc>
          <w:tcPr>
            <w:tcW w:w="1278" w:type="dxa"/>
            <w:tcBorders>
              <w:top w:val="single" w:sz="12" w:space="0" w:color="auto"/>
              <w:left w:val="single" w:sz="12" w:space="0" w:color="auto"/>
              <w:right w:val="single" w:sz="6" w:space="0" w:color="auto"/>
            </w:tcBorders>
          </w:tcPr>
          <w:p w14:paraId="7CFFF60A" w14:textId="77777777" w:rsidR="008146DF" w:rsidRDefault="008146DF" w:rsidP="00E31452">
            <w:pPr>
              <w:jc w:val="center"/>
              <w:rPr>
                <w:rFonts w:ascii="Arial Narrow" w:hAnsi="Arial Narrow"/>
                <w:b/>
                <w:sz w:val="24"/>
              </w:rPr>
            </w:pPr>
            <w:r>
              <w:rPr>
                <w:rFonts w:ascii="Arial Narrow" w:hAnsi="Arial Narrow"/>
                <w:b/>
                <w:sz w:val="24"/>
              </w:rPr>
              <w:t>AGE</w:t>
            </w:r>
          </w:p>
        </w:tc>
        <w:tc>
          <w:tcPr>
            <w:tcW w:w="2636" w:type="dxa"/>
            <w:tcBorders>
              <w:top w:val="single" w:sz="12" w:space="0" w:color="auto"/>
              <w:left w:val="single" w:sz="6" w:space="0" w:color="auto"/>
              <w:right w:val="single" w:sz="6" w:space="0" w:color="auto"/>
            </w:tcBorders>
          </w:tcPr>
          <w:p w14:paraId="028EC6B0" w14:textId="77777777" w:rsidR="008146DF" w:rsidRDefault="008146DF" w:rsidP="00E31452">
            <w:pPr>
              <w:jc w:val="center"/>
              <w:rPr>
                <w:rFonts w:ascii="Arial Narrow" w:hAnsi="Arial Narrow"/>
                <w:b/>
                <w:sz w:val="24"/>
              </w:rPr>
            </w:pPr>
            <w:r>
              <w:rPr>
                <w:rFonts w:ascii="Arial Narrow" w:hAnsi="Arial Narrow"/>
                <w:b/>
                <w:sz w:val="24"/>
              </w:rPr>
              <w:t>PREDICTED</w:t>
            </w:r>
          </w:p>
          <w:p w14:paraId="3A68F487" w14:textId="77777777" w:rsidR="008146DF" w:rsidRDefault="008146DF" w:rsidP="00E31452">
            <w:pPr>
              <w:jc w:val="center"/>
              <w:rPr>
                <w:rFonts w:ascii="Arial Narrow" w:hAnsi="Arial Narrow"/>
                <w:b/>
                <w:sz w:val="24"/>
              </w:rPr>
            </w:pPr>
            <w:r>
              <w:rPr>
                <w:rFonts w:ascii="Arial Narrow" w:hAnsi="Arial Narrow"/>
                <w:b/>
                <w:sz w:val="24"/>
              </w:rPr>
              <w:t>MAXIMUM</w:t>
            </w:r>
          </w:p>
        </w:tc>
        <w:tc>
          <w:tcPr>
            <w:tcW w:w="3271" w:type="dxa"/>
            <w:gridSpan w:val="2"/>
            <w:tcBorders>
              <w:top w:val="single" w:sz="12" w:space="0" w:color="auto"/>
              <w:left w:val="single" w:sz="6" w:space="0" w:color="auto"/>
              <w:bottom w:val="single" w:sz="6" w:space="0" w:color="auto"/>
              <w:right w:val="single" w:sz="6" w:space="0" w:color="auto"/>
            </w:tcBorders>
          </w:tcPr>
          <w:p w14:paraId="6779A76D" w14:textId="77777777" w:rsidR="008146DF" w:rsidRDefault="008146DF" w:rsidP="00E31452">
            <w:pPr>
              <w:jc w:val="center"/>
              <w:rPr>
                <w:rFonts w:ascii="Arial Narrow" w:hAnsi="Arial Narrow"/>
                <w:b/>
                <w:sz w:val="24"/>
              </w:rPr>
            </w:pPr>
            <w:r>
              <w:rPr>
                <w:rFonts w:ascii="Arial Narrow" w:hAnsi="Arial Narrow"/>
                <w:b/>
                <w:sz w:val="24"/>
              </w:rPr>
              <w:t xml:space="preserve">LOWER LIMIT </w:t>
            </w:r>
          </w:p>
          <w:p w14:paraId="4118DCE9" w14:textId="77777777" w:rsidR="008146DF" w:rsidRDefault="008146DF" w:rsidP="00E31452">
            <w:pPr>
              <w:jc w:val="center"/>
              <w:rPr>
                <w:rFonts w:ascii="Arial Narrow" w:hAnsi="Arial Narrow"/>
                <w:b/>
                <w:sz w:val="24"/>
              </w:rPr>
            </w:pPr>
            <w:r>
              <w:rPr>
                <w:rFonts w:ascii="Arial Narrow" w:hAnsi="Arial Narrow"/>
                <w:b/>
                <w:sz w:val="24"/>
              </w:rPr>
              <w:t>60 %</w:t>
            </w:r>
          </w:p>
        </w:tc>
        <w:tc>
          <w:tcPr>
            <w:tcW w:w="3271" w:type="dxa"/>
            <w:gridSpan w:val="2"/>
            <w:tcBorders>
              <w:top w:val="single" w:sz="12" w:space="0" w:color="auto"/>
              <w:left w:val="single" w:sz="6" w:space="0" w:color="auto"/>
              <w:bottom w:val="single" w:sz="6" w:space="0" w:color="auto"/>
              <w:right w:val="single" w:sz="12" w:space="0" w:color="auto"/>
            </w:tcBorders>
          </w:tcPr>
          <w:p w14:paraId="71DFA817" w14:textId="77777777" w:rsidR="008146DF" w:rsidRDefault="008146DF" w:rsidP="00E31452">
            <w:pPr>
              <w:jc w:val="center"/>
              <w:rPr>
                <w:rFonts w:ascii="Arial Narrow" w:hAnsi="Arial Narrow"/>
                <w:b/>
                <w:sz w:val="24"/>
              </w:rPr>
            </w:pPr>
            <w:r>
              <w:rPr>
                <w:rFonts w:ascii="Arial Narrow" w:hAnsi="Arial Narrow"/>
                <w:b/>
                <w:sz w:val="24"/>
              </w:rPr>
              <w:t xml:space="preserve">UPPER LIMIT </w:t>
            </w:r>
          </w:p>
          <w:p w14:paraId="2C406534" w14:textId="77777777" w:rsidR="008146DF" w:rsidRDefault="008146DF" w:rsidP="00E31452">
            <w:pPr>
              <w:jc w:val="center"/>
              <w:rPr>
                <w:rFonts w:ascii="Arial Narrow" w:hAnsi="Arial Narrow"/>
                <w:b/>
                <w:sz w:val="24"/>
              </w:rPr>
            </w:pPr>
            <w:r>
              <w:rPr>
                <w:rFonts w:ascii="Arial Narrow" w:hAnsi="Arial Narrow"/>
                <w:b/>
                <w:sz w:val="24"/>
              </w:rPr>
              <w:t>85 %</w:t>
            </w:r>
          </w:p>
        </w:tc>
      </w:tr>
      <w:tr w:rsidR="008146DF" w14:paraId="0D6B05D4" w14:textId="77777777" w:rsidTr="00E31452">
        <w:tc>
          <w:tcPr>
            <w:tcW w:w="1278" w:type="dxa"/>
            <w:tcBorders>
              <w:left w:val="single" w:sz="12" w:space="0" w:color="auto"/>
              <w:right w:val="single" w:sz="6" w:space="0" w:color="auto"/>
            </w:tcBorders>
          </w:tcPr>
          <w:p w14:paraId="2643370E" w14:textId="77777777" w:rsidR="008146DF" w:rsidRDefault="008146DF" w:rsidP="00E31452">
            <w:pPr>
              <w:jc w:val="center"/>
              <w:rPr>
                <w:rFonts w:ascii="Arial Narrow" w:hAnsi="Arial Narrow"/>
                <w:b/>
                <w:sz w:val="24"/>
              </w:rPr>
            </w:pPr>
          </w:p>
        </w:tc>
        <w:tc>
          <w:tcPr>
            <w:tcW w:w="2636" w:type="dxa"/>
            <w:tcBorders>
              <w:left w:val="single" w:sz="6" w:space="0" w:color="auto"/>
              <w:right w:val="single" w:sz="6" w:space="0" w:color="auto"/>
            </w:tcBorders>
          </w:tcPr>
          <w:p w14:paraId="7BA3E262" w14:textId="77777777" w:rsidR="008146DF" w:rsidRDefault="008146DF" w:rsidP="00E31452">
            <w:pPr>
              <w:jc w:val="center"/>
              <w:rPr>
                <w:rFonts w:ascii="Arial Narrow" w:hAnsi="Arial Narrow"/>
                <w:b/>
                <w:sz w:val="24"/>
              </w:rPr>
            </w:pPr>
            <w:r>
              <w:rPr>
                <w:rFonts w:ascii="Arial Narrow" w:hAnsi="Arial Narrow"/>
                <w:b/>
                <w:sz w:val="24"/>
              </w:rPr>
              <w:t xml:space="preserve"> HEART RATE</w:t>
            </w:r>
          </w:p>
        </w:tc>
        <w:tc>
          <w:tcPr>
            <w:tcW w:w="1635" w:type="dxa"/>
            <w:tcBorders>
              <w:top w:val="single" w:sz="6" w:space="0" w:color="auto"/>
              <w:left w:val="single" w:sz="6" w:space="0" w:color="auto"/>
              <w:right w:val="single" w:sz="6" w:space="0" w:color="auto"/>
            </w:tcBorders>
          </w:tcPr>
          <w:p w14:paraId="5930C2AF" w14:textId="77777777" w:rsidR="008146DF" w:rsidRDefault="008146DF" w:rsidP="00E31452">
            <w:pPr>
              <w:jc w:val="center"/>
              <w:rPr>
                <w:rFonts w:ascii="Arial Narrow" w:hAnsi="Arial Narrow"/>
                <w:sz w:val="24"/>
              </w:rPr>
            </w:pPr>
            <w:r>
              <w:rPr>
                <w:rFonts w:ascii="Arial Narrow" w:hAnsi="Arial Narrow"/>
                <w:sz w:val="24"/>
              </w:rPr>
              <w:t>bts / min</w:t>
            </w:r>
          </w:p>
        </w:tc>
        <w:tc>
          <w:tcPr>
            <w:tcW w:w="1636" w:type="dxa"/>
            <w:tcBorders>
              <w:top w:val="single" w:sz="6" w:space="0" w:color="auto"/>
              <w:left w:val="single" w:sz="6" w:space="0" w:color="auto"/>
              <w:right w:val="single" w:sz="6" w:space="0" w:color="auto"/>
            </w:tcBorders>
          </w:tcPr>
          <w:p w14:paraId="3EA9A1CB" w14:textId="77777777" w:rsidR="008146DF" w:rsidRDefault="008146DF" w:rsidP="00E31452">
            <w:pPr>
              <w:jc w:val="center"/>
              <w:rPr>
                <w:rFonts w:ascii="Arial Narrow" w:hAnsi="Arial Narrow"/>
                <w:sz w:val="24"/>
              </w:rPr>
            </w:pPr>
            <w:r>
              <w:rPr>
                <w:rFonts w:ascii="Arial Narrow" w:hAnsi="Arial Narrow"/>
                <w:sz w:val="24"/>
              </w:rPr>
              <w:t>bts /10 sec</w:t>
            </w:r>
          </w:p>
        </w:tc>
        <w:tc>
          <w:tcPr>
            <w:tcW w:w="1635" w:type="dxa"/>
            <w:tcBorders>
              <w:top w:val="single" w:sz="6" w:space="0" w:color="auto"/>
              <w:left w:val="single" w:sz="6" w:space="0" w:color="auto"/>
              <w:right w:val="single" w:sz="6" w:space="0" w:color="auto"/>
            </w:tcBorders>
          </w:tcPr>
          <w:p w14:paraId="0CB0CA02" w14:textId="77777777" w:rsidR="008146DF" w:rsidRDefault="008146DF" w:rsidP="00E31452">
            <w:pPr>
              <w:jc w:val="center"/>
              <w:rPr>
                <w:rFonts w:ascii="Arial Narrow" w:hAnsi="Arial Narrow"/>
                <w:sz w:val="24"/>
              </w:rPr>
            </w:pPr>
            <w:r>
              <w:rPr>
                <w:rFonts w:ascii="Arial Narrow" w:hAnsi="Arial Narrow"/>
                <w:sz w:val="24"/>
              </w:rPr>
              <w:t>bts / min</w:t>
            </w:r>
          </w:p>
        </w:tc>
        <w:tc>
          <w:tcPr>
            <w:tcW w:w="1636" w:type="dxa"/>
            <w:tcBorders>
              <w:top w:val="single" w:sz="6" w:space="0" w:color="auto"/>
              <w:left w:val="single" w:sz="6" w:space="0" w:color="auto"/>
              <w:right w:val="single" w:sz="12" w:space="0" w:color="auto"/>
            </w:tcBorders>
          </w:tcPr>
          <w:p w14:paraId="7542595C" w14:textId="77777777" w:rsidR="008146DF" w:rsidRDefault="008146DF" w:rsidP="00E31452">
            <w:pPr>
              <w:jc w:val="center"/>
              <w:rPr>
                <w:rFonts w:ascii="Arial Narrow" w:hAnsi="Arial Narrow"/>
                <w:sz w:val="24"/>
              </w:rPr>
            </w:pPr>
            <w:r>
              <w:rPr>
                <w:rFonts w:ascii="Arial Narrow" w:hAnsi="Arial Narrow"/>
                <w:sz w:val="24"/>
              </w:rPr>
              <w:t>bts /10 sec</w:t>
            </w:r>
          </w:p>
        </w:tc>
      </w:tr>
      <w:tr w:rsidR="008146DF" w14:paraId="64E87AFB" w14:textId="77777777" w:rsidTr="00E31452">
        <w:tc>
          <w:tcPr>
            <w:tcW w:w="1278" w:type="dxa"/>
            <w:tcBorders>
              <w:top w:val="single" w:sz="12" w:space="0" w:color="auto"/>
              <w:left w:val="single" w:sz="12" w:space="0" w:color="auto"/>
              <w:bottom w:val="single" w:sz="6" w:space="0" w:color="auto"/>
              <w:right w:val="single" w:sz="6" w:space="0" w:color="auto"/>
            </w:tcBorders>
          </w:tcPr>
          <w:p w14:paraId="5DCB3C9A" w14:textId="77777777" w:rsidR="008146DF" w:rsidRDefault="008146DF" w:rsidP="00E31452">
            <w:pPr>
              <w:jc w:val="center"/>
              <w:rPr>
                <w:rFonts w:ascii="Arial Narrow" w:hAnsi="Arial Narrow"/>
                <w:sz w:val="24"/>
              </w:rPr>
            </w:pPr>
            <w:r>
              <w:rPr>
                <w:rFonts w:ascii="Arial Narrow" w:hAnsi="Arial Narrow"/>
                <w:sz w:val="24"/>
              </w:rPr>
              <w:t>20</w:t>
            </w:r>
          </w:p>
        </w:tc>
        <w:tc>
          <w:tcPr>
            <w:tcW w:w="2636" w:type="dxa"/>
            <w:tcBorders>
              <w:top w:val="single" w:sz="12" w:space="0" w:color="auto"/>
              <w:left w:val="single" w:sz="6" w:space="0" w:color="auto"/>
              <w:bottom w:val="single" w:sz="6" w:space="0" w:color="auto"/>
              <w:right w:val="single" w:sz="6" w:space="0" w:color="auto"/>
            </w:tcBorders>
          </w:tcPr>
          <w:p w14:paraId="58E0CEB0" w14:textId="77777777" w:rsidR="008146DF" w:rsidRDefault="008146DF" w:rsidP="00E31452">
            <w:pPr>
              <w:jc w:val="center"/>
              <w:rPr>
                <w:rFonts w:ascii="Arial Narrow" w:hAnsi="Arial Narrow"/>
                <w:sz w:val="24"/>
              </w:rPr>
            </w:pPr>
            <w:r>
              <w:rPr>
                <w:rFonts w:ascii="Arial Narrow" w:hAnsi="Arial Narrow"/>
                <w:sz w:val="24"/>
              </w:rPr>
              <w:t>200</w:t>
            </w:r>
          </w:p>
        </w:tc>
        <w:tc>
          <w:tcPr>
            <w:tcW w:w="1635" w:type="dxa"/>
            <w:tcBorders>
              <w:top w:val="single" w:sz="12" w:space="0" w:color="auto"/>
              <w:left w:val="single" w:sz="6" w:space="0" w:color="auto"/>
              <w:bottom w:val="single" w:sz="6" w:space="0" w:color="auto"/>
              <w:right w:val="single" w:sz="6" w:space="0" w:color="auto"/>
            </w:tcBorders>
          </w:tcPr>
          <w:p w14:paraId="4366219C" w14:textId="77777777" w:rsidR="008146DF" w:rsidRDefault="008146DF" w:rsidP="00E31452">
            <w:pPr>
              <w:jc w:val="center"/>
              <w:rPr>
                <w:rFonts w:ascii="Arial Narrow" w:hAnsi="Arial Narrow"/>
                <w:sz w:val="24"/>
              </w:rPr>
            </w:pPr>
            <w:r>
              <w:rPr>
                <w:rFonts w:ascii="Arial Narrow" w:hAnsi="Arial Narrow"/>
                <w:sz w:val="24"/>
              </w:rPr>
              <w:t>120</w:t>
            </w:r>
          </w:p>
        </w:tc>
        <w:tc>
          <w:tcPr>
            <w:tcW w:w="1636" w:type="dxa"/>
            <w:tcBorders>
              <w:top w:val="single" w:sz="12" w:space="0" w:color="auto"/>
              <w:left w:val="single" w:sz="6" w:space="0" w:color="auto"/>
              <w:bottom w:val="single" w:sz="6" w:space="0" w:color="auto"/>
              <w:right w:val="single" w:sz="6" w:space="0" w:color="auto"/>
            </w:tcBorders>
          </w:tcPr>
          <w:p w14:paraId="40243830" w14:textId="77777777" w:rsidR="008146DF" w:rsidRDefault="008146DF" w:rsidP="00E31452">
            <w:pPr>
              <w:jc w:val="center"/>
              <w:rPr>
                <w:rFonts w:ascii="Arial Narrow" w:hAnsi="Arial Narrow"/>
                <w:sz w:val="24"/>
              </w:rPr>
            </w:pPr>
            <w:r>
              <w:rPr>
                <w:rFonts w:ascii="Arial Narrow" w:hAnsi="Arial Narrow"/>
                <w:sz w:val="24"/>
              </w:rPr>
              <w:t>20</w:t>
            </w:r>
          </w:p>
        </w:tc>
        <w:tc>
          <w:tcPr>
            <w:tcW w:w="1635" w:type="dxa"/>
            <w:tcBorders>
              <w:top w:val="single" w:sz="12" w:space="0" w:color="auto"/>
              <w:left w:val="single" w:sz="6" w:space="0" w:color="auto"/>
              <w:bottom w:val="single" w:sz="6" w:space="0" w:color="auto"/>
              <w:right w:val="single" w:sz="6" w:space="0" w:color="auto"/>
            </w:tcBorders>
          </w:tcPr>
          <w:p w14:paraId="488C4D19" w14:textId="77777777" w:rsidR="008146DF" w:rsidRDefault="008146DF" w:rsidP="00E31452">
            <w:pPr>
              <w:jc w:val="center"/>
              <w:rPr>
                <w:rFonts w:ascii="Arial Narrow" w:hAnsi="Arial Narrow"/>
                <w:sz w:val="24"/>
              </w:rPr>
            </w:pPr>
            <w:r>
              <w:rPr>
                <w:rFonts w:ascii="Arial Narrow" w:hAnsi="Arial Narrow"/>
                <w:sz w:val="24"/>
              </w:rPr>
              <w:t>170</w:t>
            </w:r>
          </w:p>
        </w:tc>
        <w:tc>
          <w:tcPr>
            <w:tcW w:w="1636" w:type="dxa"/>
            <w:tcBorders>
              <w:top w:val="single" w:sz="12" w:space="0" w:color="auto"/>
              <w:left w:val="single" w:sz="6" w:space="0" w:color="auto"/>
              <w:bottom w:val="single" w:sz="6" w:space="0" w:color="auto"/>
              <w:right w:val="single" w:sz="12" w:space="0" w:color="auto"/>
            </w:tcBorders>
          </w:tcPr>
          <w:p w14:paraId="497692BF" w14:textId="77777777" w:rsidR="008146DF" w:rsidRDefault="008146DF" w:rsidP="00E31452">
            <w:pPr>
              <w:jc w:val="center"/>
              <w:rPr>
                <w:rFonts w:ascii="Arial Narrow" w:hAnsi="Arial Narrow"/>
                <w:sz w:val="24"/>
              </w:rPr>
            </w:pPr>
            <w:r>
              <w:rPr>
                <w:rFonts w:ascii="Arial Narrow" w:hAnsi="Arial Narrow"/>
                <w:sz w:val="24"/>
              </w:rPr>
              <w:t>28</w:t>
            </w:r>
          </w:p>
        </w:tc>
      </w:tr>
      <w:tr w:rsidR="008146DF" w14:paraId="760BF383" w14:textId="77777777" w:rsidTr="00E31452">
        <w:tc>
          <w:tcPr>
            <w:tcW w:w="1278" w:type="dxa"/>
            <w:tcBorders>
              <w:top w:val="single" w:sz="6" w:space="0" w:color="auto"/>
              <w:left w:val="single" w:sz="12" w:space="0" w:color="auto"/>
              <w:bottom w:val="single" w:sz="6" w:space="0" w:color="auto"/>
              <w:right w:val="single" w:sz="6" w:space="0" w:color="auto"/>
            </w:tcBorders>
          </w:tcPr>
          <w:p w14:paraId="45C2E7F8" w14:textId="77777777" w:rsidR="008146DF" w:rsidRDefault="008146DF" w:rsidP="00E31452">
            <w:pPr>
              <w:jc w:val="center"/>
              <w:rPr>
                <w:rFonts w:ascii="Arial Narrow" w:hAnsi="Arial Narrow"/>
                <w:sz w:val="24"/>
              </w:rPr>
            </w:pPr>
            <w:r>
              <w:rPr>
                <w:rFonts w:ascii="Arial Narrow" w:hAnsi="Arial Narrow"/>
                <w:sz w:val="24"/>
              </w:rPr>
              <w:t>25</w:t>
            </w:r>
          </w:p>
        </w:tc>
        <w:tc>
          <w:tcPr>
            <w:tcW w:w="2636" w:type="dxa"/>
            <w:tcBorders>
              <w:top w:val="single" w:sz="6" w:space="0" w:color="auto"/>
              <w:left w:val="single" w:sz="6" w:space="0" w:color="auto"/>
              <w:bottom w:val="single" w:sz="6" w:space="0" w:color="auto"/>
              <w:right w:val="single" w:sz="6" w:space="0" w:color="auto"/>
            </w:tcBorders>
          </w:tcPr>
          <w:p w14:paraId="6149E770" w14:textId="77777777" w:rsidR="008146DF" w:rsidRDefault="008146DF" w:rsidP="00E31452">
            <w:pPr>
              <w:jc w:val="center"/>
              <w:rPr>
                <w:rFonts w:ascii="Arial Narrow" w:hAnsi="Arial Narrow"/>
                <w:sz w:val="24"/>
              </w:rPr>
            </w:pPr>
            <w:r>
              <w:rPr>
                <w:rFonts w:ascii="Arial Narrow" w:hAnsi="Arial Narrow"/>
                <w:sz w:val="24"/>
              </w:rPr>
              <w:t>195</w:t>
            </w:r>
          </w:p>
        </w:tc>
        <w:tc>
          <w:tcPr>
            <w:tcW w:w="1635" w:type="dxa"/>
            <w:tcBorders>
              <w:top w:val="single" w:sz="6" w:space="0" w:color="auto"/>
              <w:left w:val="single" w:sz="6" w:space="0" w:color="auto"/>
              <w:bottom w:val="single" w:sz="6" w:space="0" w:color="auto"/>
              <w:right w:val="single" w:sz="6" w:space="0" w:color="auto"/>
            </w:tcBorders>
          </w:tcPr>
          <w:p w14:paraId="6B40A56D" w14:textId="77777777" w:rsidR="008146DF" w:rsidRDefault="008146DF" w:rsidP="00E31452">
            <w:pPr>
              <w:jc w:val="center"/>
              <w:rPr>
                <w:rFonts w:ascii="Arial Narrow" w:hAnsi="Arial Narrow"/>
                <w:sz w:val="24"/>
              </w:rPr>
            </w:pPr>
            <w:r>
              <w:rPr>
                <w:rFonts w:ascii="Arial Narrow" w:hAnsi="Arial Narrow"/>
                <w:sz w:val="24"/>
              </w:rPr>
              <w:t>117</w:t>
            </w:r>
          </w:p>
        </w:tc>
        <w:tc>
          <w:tcPr>
            <w:tcW w:w="1636" w:type="dxa"/>
            <w:tcBorders>
              <w:top w:val="single" w:sz="6" w:space="0" w:color="auto"/>
              <w:left w:val="single" w:sz="6" w:space="0" w:color="auto"/>
              <w:bottom w:val="single" w:sz="6" w:space="0" w:color="auto"/>
              <w:right w:val="single" w:sz="6" w:space="0" w:color="auto"/>
            </w:tcBorders>
          </w:tcPr>
          <w:p w14:paraId="2A173C76" w14:textId="77777777" w:rsidR="008146DF" w:rsidRDefault="008146DF" w:rsidP="00E31452">
            <w:pPr>
              <w:jc w:val="center"/>
              <w:rPr>
                <w:rFonts w:ascii="Arial Narrow" w:hAnsi="Arial Narrow"/>
                <w:sz w:val="24"/>
              </w:rPr>
            </w:pPr>
            <w:r>
              <w:rPr>
                <w:rFonts w:ascii="Arial Narrow" w:hAnsi="Arial Narrow"/>
                <w:sz w:val="24"/>
              </w:rPr>
              <w:t>19</w:t>
            </w:r>
          </w:p>
        </w:tc>
        <w:tc>
          <w:tcPr>
            <w:tcW w:w="1635" w:type="dxa"/>
            <w:tcBorders>
              <w:top w:val="single" w:sz="6" w:space="0" w:color="auto"/>
              <w:left w:val="single" w:sz="6" w:space="0" w:color="auto"/>
              <w:bottom w:val="single" w:sz="6" w:space="0" w:color="auto"/>
              <w:right w:val="single" w:sz="6" w:space="0" w:color="auto"/>
            </w:tcBorders>
          </w:tcPr>
          <w:p w14:paraId="58774A11" w14:textId="77777777" w:rsidR="008146DF" w:rsidRDefault="008146DF" w:rsidP="00E31452">
            <w:pPr>
              <w:jc w:val="center"/>
              <w:rPr>
                <w:rFonts w:ascii="Arial Narrow" w:hAnsi="Arial Narrow"/>
                <w:sz w:val="24"/>
              </w:rPr>
            </w:pPr>
            <w:r>
              <w:rPr>
                <w:rFonts w:ascii="Arial Narrow" w:hAnsi="Arial Narrow"/>
                <w:sz w:val="24"/>
              </w:rPr>
              <w:t>166</w:t>
            </w:r>
          </w:p>
        </w:tc>
        <w:tc>
          <w:tcPr>
            <w:tcW w:w="1636" w:type="dxa"/>
            <w:tcBorders>
              <w:top w:val="single" w:sz="6" w:space="0" w:color="auto"/>
              <w:left w:val="single" w:sz="6" w:space="0" w:color="auto"/>
              <w:bottom w:val="single" w:sz="6" w:space="0" w:color="auto"/>
              <w:right w:val="single" w:sz="12" w:space="0" w:color="auto"/>
            </w:tcBorders>
          </w:tcPr>
          <w:p w14:paraId="736147CA" w14:textId="77777777" w:rsidR="008146DF" w:rsidRDefault="008146DF" w:rsidP="00E31452">
            <w:pPr>
              <w:jc w:val="center"/>
              <w:rPr>
                <w:rFonts w:ascii="Arial Narrow" w:hAnsi="Arial Narrow"/>
                <w:sz w:val="24"/>
              </w:rPr>
            </w:pPr>
            <w:r>
              <w:rPr>
                <w:rFonts w:ascii="Arial Narrow" w:hAnsi="Arial Narrow"/>
                <w:sz w:val="24"/>
              </w:rPr>
              <w:t>28</w:t>
            </w:r>
          </w:p>
        </w:tc>
      </w:tr>
      <w:tr w:rsidR="008146DF" w14:paraId="12C4C09C" w14:textId="77777777" w:rsidTr="00E31452">
        <w:tc>
          <w:tcPr>
            <w:tcW w:w="1278" w:type="dxa"/>
            <w:tcBorders>
              <w:top w:val="single" w:sz="6" w:space="0" w:color="auto"/>
              <w:left w:val="single" w:sz="12" w:space="0" w:color="auto"/>
              <w:bottom w:val="single" w:sz="6" w:space="0" w:color="auto"/>
              <w:right w:val="single" w:sz="6" w:space="0" w:color="auto"/>
            </w:tcBorders>
          </w:tcPr>
          <w:p w14:paraId="4389CE6B" w14:textId="77777777" w:rsidR="008146DF" w:rsidRDefault="008146DF" w:rsidP="00E31452">
            <w:pPr>
              <w:jc w:val="center"/>
              <w:rPr>
                <w:rFonts w:ascii="Arial Narrow" w:hAnsi="Arial Narrow"/>
                <w:sz w:val="24"/>
              </w:rPr>
            </w:pPr>
            <w:r>
              <w:rPr>
                <w:rFonts w:ascii="Arial Narrow" w:hAnsi="Arial Narrow"/>
                <w:sz w:val="24"/>
              </w:rPr>
              <w:t>30</w:t>
            </w:r>
          </w:p>
        </w:tc>
        <w:tc>
          <w:tcPr>
            <w:tcW w:w="2636" w:type="dxa"/>
            <w:tcBorders>
              <w:top w:val="single" w:sz="6" w:space="0" w:color="auto"/>
              <w:left w:val="single" w:sz="6" w:space="0" w:color="auto"/>
              <w:bottom w:val="single" w:sz="6" w:space="0" w:color="auto"/>
              <w:right w:val="single" w:sz="6" w:space="0" w:color="auto"/>
            </w:tcBorders>
          </w:tcPr>
          <w:p w14:paraId="18C0B305" w14:textId="77777777" w:rsidR="008146DF" w:rsidRDefault="008146DF" w:rsidP="00E31452">
            <w:pPr>
              <w:jc w:val="center"/>
              <w:rPr>
                <w:rFonts w:ascii="Arial Narrow" w:hAnsi="Arial Narrow"/>
                <w:sz w:val="24"/>
              </w:rPr>
            </w:pPr>
            <w:r>
              <w:rPr>
                <w:rFonts w:ascii="Arial Narrow" w:hAnsi="Arial Narrow"/>
                <w:sz w:val="24"/>
              </w:rPr>
              <w:t>190</w:t>
            </w:r>
          </w:p>
        </w:tc>
        <w:tc>
          <w:tcPr>
            <w:tcW w:w="1635" w:type="dxa"/>
            <w:tcBorders>
              <w:top w:val="single" w:sz="6" w:space="0" w:color="auto"/>
              <w:left w:val="single" w:sz="6" w:space="0" w:color="auto"/>
              <w:bottom w:val="single" w:sz="6" w:space="0" w:color="auto"/>
              <w:right w:val="single" w:sz="6" w:space="0" w:color="auto"/>
            </w:tcBorders>
          </w:tcPr>
          <w:p w14:paraId="33A0799E" w14:textId="77777777" w:rsidR="008146DF" w:rsidRDefault="008146DF" w:rsidP="00E31452">
            <w:pPr>
              <w:jc w:val="center"/>
              <w:rPr>
                <w:rFonts w:ascii="Arial Narrow" w:hAnsi="Arial Narrow"/>
                <w:sz w:val="24"/>
              </w:rPr>
            </w:pPr>
            <w:r>
              <w:rPr>
                <w:rFonts w:ascii="Arial Narrow" w:hAnsi="Arial Narrow"/>
                <w:sz w:val="24"/>
              </w:rPr>
              <w:t>114</w:t>
            </w:r>
          </w:p>
        </w:tc>
        <w:tc>
          <w:tcPr>
            <w:tcW w:w="1636" w:type="dxa"/>
            <w:tcBorders>
              <w:top w:val="single" w:sz="6" w:space="0" w:color="auto"/>
              <w:left w:val="single" w:sz="6" w:space="0" w:color="auto"/>
              <w:bottom w:val="single" w:sz="6" w:space="0" w:color="auto"/>
              <w:right w:val="single" w:sz="6" w:space="0" w:color="auto"/>
            </w:tcBorders>
          </w:tcPr>
          <w:p w14:paraId="2E668215" w14:textId="77777777" w:rsidR="008146DF" w:rsidRDefault="008146DF" w:rsidP="00E31452">
            <w:pPr>
              <w:jc w:val="center"/>
              <w:rPr>
                <w:rFonts w:ascii="Arial Narrow" w:hAnsi="Arial Narrow"/>
                <w:sz w:val="24"/>
              </w:rPr>
            </w:pPr>
            <w:r>
              <w:rPr>
                <w:rFonts w:ascii="Arial Narrow" w:hAnsi="Arial Narrow"/>
                <w:sz w:val="24"/>
              </w:rPr>
              <w:t>19</w:t>
            </w:r>
          </w:p>
        </w:tc>
        <w:tc>
          <w:tcPr>
            <w:tcW w:w="1635" w:type="dxa"/>
            <w:tcBorders>
              <w:top w:val="single" w:sz="6" w:space="0" w:color="auto"/>
              <w:left w:val="single" w:sz="6" w:space="0" w:color="auto"/>
              <w:bottom w:val="single" w:sz="6" w:space="0" w:color="auto"/>
              <w:right w:val="single" w:sz="6" w:space="0" w:color="auto"/>
            </w:tcBorders>
          </w:tcPr>
          <w:p w14:paraId="2D9937BF" w14:textId="77777777" w:rsidR="008146DF" w:rsidRDefault="008146DF" w:rsidP="00E31452">
            <w:pPr>
              <w:jc w:val="center"/>
              <w:rPr>
                <w:rFonts w:ascii="Arial Narrow" w:hAnsi="Arial Narrow"/>
                <w:sz w:val="24"/>
              </w:rPr>
            </w:pPr>
            <w:r>
              <w:rPr>
                <w:rFonts w:ascii="Arial Narrow" w:hAnsi="Arial Narrow"/>
                <w:sz w:val="24"/>
              </w:rPr>
              <w:t>162</w:t>
            </w:r>
          </w:p>
        </w:tc>
        <w:tc>
          <w:tcPr>
            <w:tcW w:w="1636" w:type="dxa"/>
            <w:tcBorders>
              <w:top w:val="single" w:sz="6" w:space="0" w:color="auto"/>
              <w:left w:val="single" w:sz="6" w:space="0" w:color="auto"/>
              <w:bottom w:val="single" w:sz="6" w:space="0" w:color="auto"/>
              <w:right w:val="single" w:sz="12" w:space="0" w:color="auto"/>
            </w:tcBorders>
          </w:tcPr>
          <w:p w14:paraId="69FC653D" w14:textId="77777777" w:rsidR="008146DF" w:rsidRDefault="008146DF" w:rsidP="00E31452">
            <w:pPr>
              <w:jc w:val="center"/>
              <w:rPr>
                <w:rFonts w:ascii="Arial Narrow" w:hAnsi="Arial Narrow"/>
                <w:sz w:val="24"/>
              </w:rPr>
            </w:pPr>
            <w:r>
              <w:rPr>
                <w:rFonts w:ascii="Arial Narrow" w:hAnsi="Arial Narrow"/>
                <w:sz w:val="24"/>
              </w:rPr>
              <w:t>27</w:t>
            </w:r>
          </w:p>
        </w:tc>
      </w:tr>
      <w:tr w:rsidR="008146DF" w14:paraId="7D774555" w14:textId="77777777" w:rsidTr="00E31452">
        <w:tc>
          <w:tcPr>
            <w:tcW w:w="1278" w:type="dxa"/>
            <w:tcBorders>
              <w:top w:val="single" w:sz="6" w:space="0" w:color="auto"/>
              <w:left w:val="single" w:sz="12" w:space="0" w:color="auto"/>
              <w:bottom w:val="single" w:sz="6" w:space="0" w:color="auto"/>
              <w:right w:val="single" w:sz="6" w:space="0" w:color="auto"/>
            </w:tcBorders>
          </w:tcPr>
          <w:p w14:paraId="211DE648" w14:textId="77777777" w:rsidR="008146DF" w:rsidRDefault="008146DF" w:rsidP="00E31452">
            <w:pPr>
              <w:jc w:val="center"/>
              <w:rPr>
                <w:rFonts w:ascii="Arial Narrow" w:hAnsi="Arial Narrow"/>
                <w:sz w:val="24"/>
              </w:rPr>
            </w:pPr>
            <w:r>
              <w:rPr>
                <w:rFonts w:ascii="Arial Narrow" w:hAnsi="Arial Narrow"/>
                <w:sz w:val="24"/>
              </w:rPr>
              <w:t>35</w:t>
            </w:r>
          </w:p>
        </w:tc>
        <w:tc>
          <w:tcPr>
            <w:tcW w:w="2636" w:type="dxa"/>
            <w:tcBorders>
              <w:top w:val="single" w:sz="6" w:space="0" w:color="auto"/>
              <w:left w:val="single" w:sz="6" w:space="0" w:color="auto"/>
              <w:bottom w:val="single" w:sz="6" w:space="0" w:color="auto"/>
              <w:right w:val="single" w:sz="6" w:space="0" w:color="auto"/>
            </w:tcBorders>
          </w:tcPr>
          <w:p w14:paraId="1318282F" w14:textId="77777777" w:rsidR="008146DF" w:rsidRDefault="008146DF" w:rsidP="00E31452">
            <w:pPr>
              <w:jc w:val="center"/>
              <w:rPr>
                <w:rFonts w:ascii="Arial Narrow" w:hAnsi="Arial Narrow"/>
                <w:sz w:val="24"/>
              </w:rPr>
            </w:pPr>
            <w:r>
              <w:rPr>
                <w:rFonts w:ascii="Arial Narrow" w:hAnsi="Arial Narrow"/>
                <w:sz w:val="24"/>
              </w:rPr>
              <w:t>185</w:t>
            </w:r>
          </w:p>
        </w:tc>
        <w:tc>
          <w:tcPr>
            <w:tcW w:w="1635" w:type="dxa"/>
            <w:tcBorders>
              <w:top w:val="single" w:sz="6" w:space="0" w:color="auto"/>
              <w:left w:val="single" w:sz="6" w:space="0" w:color="auto"/>
              <w:bottom w:val="single" w:sz="6" w:space="0" w:color="auto"/>
              <w:right w:val="single" w:sz="6" w:space="0" w:color="auto"/>
            </w:tcBorders>
          </w:tcPr>
          <w:p w14:paraId="20CA4641" w14:textId="77777777" w:rsidR="008146DF" w:rsidRDefault="008146DF" w:rsidP="00E31452">
            <w:pPr>
              <w:jc w:val="center"/>
              <w:rPr>
                <w:rFonts w:ascii="Arial Narrow" w:hAnsi="Arial Narrow"/>
                <w:sz w:val="24"/>
              </w:rPr>
            </w:pPr>
            <w:r>
              <w:rPr>
                <w:rFonts w:ascii="Arial Narrow" w:hAnsi="Arial Narrow"/>
                <w:sz w:val="24"/>
              </w:rPr>
              <w:t>111</w:t>
            </w:r>
          </w:p>
        </w:tc>
        <w:tc>
          <w:tcPr>
            <w:tcW w:w="1636" w:type="dxa"/>
            <w:tcBorders>
              <w:top w:val="single" w:sz="6" w:space="0" w:color="auto"/>
              <w:left w:val="single" w:sz="6" w:space="0" w:color="auto"/>
              <w:bottom w:val="single" w:sz="6" w:space="0" w:color="auto"/>
              <w:right w:val="single" w:sz="6" w:space="0" w:color="auto"/>
            </w:tcBorders>
          </w:tcPr>
          <w:p w14:paraId="0AF5E16A" w14:textId="77777777" w:rsidR="008146DF" w:rsidRDefault="008146DF" w:rsidP="00E31452">
            <w:pPr>
              <w:jc w:val="center"/>
              <w:rPr>
                <w:rFonts w:ascii="Arial Narrow" w:hAnsi="Arial Narrow"/>
                <w:sz w:val="24"/>
              </w:rPr>
            </w:pPr>
            <w:r>
              <w:rPr>
                <w:rFonts w:ascii="Arial Narrow" w:hAnsi="Arial Narrow"/>
                <w:sz w:val="24"/>
              </w:rPr>
              <w:t>18</w:t>
            </w:r>
          </w:p>
        </w:tc>
        <w:tc>
          <w:tcPr>
            <w:tcW w:w="1635" w:type="dxa"/>
            <w:tcBorders>
              <w:top w:val="single" w:sz="6" w:space="0" w:color="auto"/>
              <w:left w:val="single" w:sz="6" w:space="0" w:color="auto"/>
              <w:bottom w:val="single" w:sz="6" w:space="0" w:color="auto"/>
              <w:right w:val="single" w:sz="6" w:space="0" w:color="auto"/>
            </w:tcBorders>
          </w:tcPr>
          <w:p w14:paraId="15D56305" w14:textId="77777777" w:rsidR="008146DF" w:rsidRDefault="008146DF" w:rsidP="00E31452">
            <w:pPr>
              <w:jc w:val="center"/>
              <w:rPr>
                <w:rFonts w:ascii="Arial Narrow" w:hAnsi="Arial Narrow"/>
                <w:sz w:val="24"/>
              </w:rPr>
            </w:pPr>
            <w:r>
              <w:rPr>
                <w:rFonts w:ascii="Arial Narrow" w:hAnsi="Arial Narrow"/>
                <w:sz w:val="24"/>
              </w:rPr>
              <w:t>157</w:t>
            </w:r>
          </w:p>
        </w:tc>
        <w:tc>
          <w:tcPr>
            <w:tcW w:w="1636" w:type="dxa"/>
            <w:tcBorders>
              <w:top w:val="single" w:sz="6" w:space="0" w:color="auto"/>
              <w:left w:val="single" w:sz="6" w:space="0" w:color="auto"/>
              <w:bottom w:val="single" w:sz="6" w:space="0" w:color="auto"/>
              <w:right w:val="single" w:sz="12" w:space="0" w:color="auto"/>
            </w:tcBorders>
          </w:tcPr>
          <w:p w14:paraId="3644838B" w14:textId="77777777" w:rsidR="008146DF" w:rsidRDefault="008146DF" w:rsidP="00E31452">
            <w:pPr>
              <w:jc w:val="center"/>
              <w:rPr>
                <w:rFonts w:ascii="Arial Narrow" w:hAnsi="Arial Narrow"/>
                <w:sz w:val="24"/>
              </w:rPr>
            </w:pPr>
            <w:r>
              <w:rPr>
                <w:rFonts w:ascii="Arial Narrow" w:hAnsi="Arial Narrow"/>
                <w:sz w:val="24"/>
              </w:rPr>
              <w:t>26</w:t>
            </w:r>
          </w:p>
        </w:tc>
      </w:tr>
      <w:tr w:rsidR="008146DF" w14:paraId="74EAED45" w14:textId="77777777" w:rsidTr="00E31452">
        <w:tc>
          <w:tcPr>
            <w:tcW w:w="1278" w:type="dxa"/>
            <w:tcBorders>
              <w:top w:val="single" w:sz="6" w:space="0" w:color="auto"/>
              <w:left w:val="single" w:sz="12" w:space="0" w:color="auto"/>
              <w:bottom w:val="single" w:sz="6" w:space="0" w:color="auto"/>
              <w:right w:val="single" w:sz="6" w:space="0" w:color="auto"/>
            </w:tcBorders>
          </w:tcPr>
          <w:p w14:paraId="63ABC5EA" w14:textId="77777777" w:rsidR="008146DF" w:rsidRDefault="008146DF" w:rsidP="00E31452">
            <w:pPr>
              <w:jc w:val="center"/>
              <w:rPr>
                <w:rFonts w:ascii="Arial Narrow" w:hAnsi="Arial Narrow"/>
                <w:sz w:val="24"/>
              </w:rPr>
            </w:pPr>
            <w:r>
              <w:rPr>
                <w:rFonts w:ascii="Arial Narrow" w:hAnsi="Arial Narrow"/>
                <w:sz w:val="24"/>
              </w:rPr>
              <w:t>40</w:t>
            </w:r>
          </w:p>
        </w:tc>
        <w:tc>
          <w:tcPr>
            <w:tcW w:w="2636" w:type="dxa"/>
            <w:tcBorders>
              <w:top w:val="single" w:sz="6" w:space="0" w:color="auto"/>
              <w:left w:val="single" w:sz="6" w:space="0" w:color="auto"/>
              <w:bottom w:val="single" w:sz="6" w:space="0" w:color="auto"/>
              <w:right w:val="single" w:sz="6" w:space="0" w:color="auto"/>
            </w:tcBorders>
          </w:tcPr>
          <w:p w14:paraId="4FD47B8C" w14:textId="77777777" w:rsidR="008146DF" w:rsidRDefault="008146DF" w:rsidP="00E31452">
            <w:pPr>
              <w:jc w:val="center"/>
              <w:rPr>
                <w:rFonts w:ascii="Arial Narrow" w:hAnsi="Arial Narrow"/>
                <w:sz w:val="24"/>
              </w:rPr>
            </w:pPr>
            <w:r>
              <w:rPr>
                <w:rFonts w:ascii="Arial Narrow" w:hAnsi="Arial Narrow"/>
                <w:sz w:val="24"/>
              </w:rPr>
              <w:t>180</w:t>
            </w:r>
          </w:p>
        </w:tc>
        <w:tc>
          <w:tcPr>
            <w:tcW w:w="1635" w:type="dxa"/>
            <w:tcBorders>
              <w:top w:val="single" w:sz="6" w:space="0" w:color="auto"/>
              <w:left w:val="single" w:sz="6" w:space="0" w:color="auto"/>
              <w:bottom w:val="single" w:sz="6" w:space="0" w:color="auto"/>
              <w:right w:val="single" w:sz="6" w:space="0" w:color="auto"/>
            </w:tcBorders>
          </w:tcPr>
          <w:p w14:paraId="25948606" w14:textId="77777777" w:rsidR="008146DF" w:rsidRDefault="008146DF" w:rsidP="00E31452">
            <w:pPr>
              <w:jc w:val="center"/>
              <w:rPr>
                <w:rFonts w:ascii="Arial Narrow" w:hAnsi="Arial Narrow"/>
                <w:sz w:val="24"/>
              </w:rPr>
            </w:pPr>
            <w:r>
              <w:rPr>
                <w:rFonts w:ascii="Arial Narrow" w:hAnsi="Arial Narrow"/>
                <w:sz w:val="24"/>
              </w:rPr>
              <w:t>108</w:t>
            </w:r>
          </w:p>
        </w:tc>
        <w:tc>
          <w:tcPr>
            <w:tcW w:w="1636" w:type="dxa"/>
            <w:tcBorders>
              <w:top w:val="single" w:sz="6" w:space="0" w:color="auto"/>
              <w:left w:val="single" w:sz="6" w:space="0" w:color="auto"/>
              <w:bottom w:val="single" w:sz="6" w:space="0" w:color="auto"/>
              <w:right w:val="single" w:sz="6" w:space="0" w:color="auto"/>
            </w:tcBorders>
          </w:tcPr>
          <w:p w14:paraId="4DE657B1" w14:textId="77777777" w:rsidR="008146DF" w:rsidRDefault="008146DF" w:rsidP="00E31452">
            <w:pPr>
              <w:jc w:val="center"/>
              <w:rPr>
                <w:rFonts w:ascii="Arial Narrow" w:hAnsi="Arial Narrow"/>
                <w:sz w:val="24"/>
              </w:rPr>
            </w:pPr>
            <w:r>
              <w:rPr>
                <w:rFonts w:ascii="Arial Narrow" w:hAnsi="Arial Narrow"/>
                <w:sz w:val="24"/>
              </w:rPr>
              <w:t>18</w:t>
            </w:r>
          </w:p>
        </w:tc>
        <w:tc>
          <w:tcPr>
            <w:tcW w:w="1635" w:type="dxa"/>
            <w:tcBorders>
              <w:top w:val="single" w:sz="6" w:space="0" w:color="auto"/>
              <w:left w:val="single" w:sz="6" w:space="0" w:color="auto"/>
              <w:bottom w:val="single" w:sz="6" w:space="0" w:color="auto"/>
              <w:right w:val="single" w:sz="6" w:space="0" w:color="auto"/>
            </w:tcBorders>
          </w:tcPr>
          <w:p w14:paraId="18BEEE08" w14:textId="77777777" w:rsidR="008146DF" w:rsidRDefault="008146DF" w:rsidP="00E31452">
            <w:pPr>
              <w:jc w:val="center"/>
              <w:rPr>
                <w:rFonts w:ascii="Arial Narrow" w:hAnsi="Arial Narrow"/>
                <w:sz w:val="24"/>
              </w:rPr>
            </w:pPr>
            <w:r>
              <w:rPr>
                <w:rFonts w:ascii="Arial Narrow" w:hAnsi="Arial Narrow"/>
                <w:sz w:val="24"/>
              </w:rPr>
              <w:t>153</w:t>
            </w:r>
          </w:p>
        </w:tc>
        <w:tc>
          <w:tcPr>
            <w:tcW w:w="1636" w:type="dxa"/>
            <w:tcBorders>
              <w:top w:val="single" w:sz="6" w:space="0" w:color="auto"/>
              <w:left w:val="single" w:sz="6" w:space="0" w:color="auto"/>
              <w:bottom w:val="single" w:sz="6" w:space="0" w:color="auto"/>
              <w:right w:val="single" w:sz="12" w:space="0" w:color="auto"/>
            </w:tcBorders>
          </w:tcPr>
          <w:p w14:paraId="6FBE5C61" w14:textId="77777777" w:rsidR="008146DF" w:rsidRDefault="008146DF" w:rsidP="00E31452">
            <w:pPr>
              <w:jc w:val="center"/>
              <w:rPr>
                <w:rFonts w:ascii="Arial Narrow" w:hAnsi="Arial Narrow"/>
                <w:sz w:val="24"/>
              </w:rPr>
            </w:pPr>
            <w:r>
              <w:rPr>
                <w:rFonts w:ascii="Arial Narrow" w:hAnsi="Arial Narrow"/>
                <w:sz w:val="24"/>
              </w:rPr>
              <w:t>25</w:t>
            </w:r>
          </w:p>
        </w:tc>
      </w:tr>
      <w:tr w:rsidR="008146DF" w14:paraId="174478D9" w14:textId="77777777" w:rsidTr="00E31452">
        <w:tc>
          <w:tcPr>
            <w:tcW w:w="1278" w:type="dxa"/>
            <w:tcBorders>
              <w:top w:val="single" w:sz="6" w:space="0" w:color="auto"/>
              <w:left w:val="single" w:sz="12" w:space="0" w:color="auto"/>
              <w:bottom w:val="single" w:sz="6" w:space="0" w:color="auto"/>
              <w:right w:val="single" w:sz="6" w:space="0" w:color="auto"/>
            </w:tcBorders>
          </w:tcPr>
          <w:p w14:paraId="739D6FF7" w14:textId="77777777" w:rsidR="008146DF" w:rsidRDefault="008146DF" w:rsidP="00E31452">
            <w:pPr>
              <w:jc w:val="center"/>
              <w:rPr>
                <w:rFonts w:ascii="Arial Narrow" w:hAnsi="Arial Narrow"/>
                <w:sz w:val="24"/>
              </w:rPr>
            </w:pPr>
            <w:r>
              <w:rPr>
                <w:rFonts w:ascii="Arial Narrow" w:hAnsi="Arial Narrow"/>
                <w:sz w:val="24"/>
              </w:rPr>
              <w:t>45</w:t>
            </w:r>
          </w:p>
        </w:tc>
        <w:tc>
          <w:tcPr>
            <w:tcW w:w="2636" w:type="dxa"/>
            <w:tcBorders>
              <w:top w:val="single" w:sz="6" w:space="0" w:color="auto"/>
              <w:left w:val="single" w:sz="6" w:space="0" w:color="auto"/>
              <w:bottom w:val="single" w:sz="6" w:space="0" w:color="auto"/>
              <w:right w:val="single" w:sz="6" w:space="0" w:color="auto"/>
            </w:tcBorders>
          </w:tcPr>
          <w:p w14:paraId="79DD5954" w14:textId="77777777" w:rsidR="008146DF" w:rsidRDefault="008146DF" w:rsidP="00E31452">
            <w:pPr>
              <w:jc w:val="center"/>
              <w:rPr>
                <w:rFonts w:ascii="Arial Narrow" w:hAnsi="Arial Narrow"/>
                <w:sz w:val="24"/>
              </w:rPr>
            </w:pPr>
            <w:r>
              <w:rPr>
                <w:rFonts w:ascii="Arial Narrow" w:hAnsi="Arial Narrow"/>
                <w:sz w:val="24"/>
              </w:rPr>
              <w:t>175</w:t>
            </w:r>
          </w:p>
        </w:tc>
        <w:tc>
          <w:tcPr>
            <w:tcW w:w="1635" w:type="dxa"/>
            <w:tcBorders>
              <w:top w:val="single" w:sz="6" w:space="0" w:color="auto"/>
              <w:left w:val="single" w:sz="6" w:space="0" w:color="auto"/>
              <w:bottom w:val="single" w:sz="6" w:space="0" w:color="auto"/>
              <w:right w:val="single" w:sz="6" w:space="0" w:color="auto"/>
            </w:tcBorders>
          </w:tcPr>
          <w:p w14:paraId="3BB8DC6F" w14:textId="77777777" w:rsidR="008146DF" w:rsidRDefault="008146DF" w:rsidP="00E31452">
            <w:pPr>
              <w:jc w:val="center"/>
              <w:rPr>
                <w:rFonts w:ascii="Arial Narrow" w:hAnsi="Arial Narrow"/>
                <w:sz w:val="24"/>
              </w:rPr>
            </w:pPr>
            <w:r>
              <w:rPr>
                <w:rFonts w:ascii="Arial Narrow" w:hAnsi="Arial Narrow"/>
                <w:sz w:val="24"/>
              </w:rPr>
              <w:t>105</w:t>
            </w:r>
          </w:p>
        </w:tc>
        <w:tc>
          <w:tcPr>
            <w:tcW w:w="1636" w:type="dxa"/>
            <w:tcBorders>
              <w:top w:val="single" w:sz="6" w:space="0" w:color="auto"/>
              <w:left w:val="single" w:sz="6" w:space="0" w:color="auto"/>
              <w:bottom w:val="single" w:sz="6" w:space="0" w:color="auto"/>
              <w:right w:val="single" w:sz="6" w:space="0" w:color="auto"/>
            </w:tcBorders>
          </w:tcPr>
          <w:p w14:paraId="3DED5DF9" w14:textId="77777777" w:rsidR="008146DF" w:rsidRDefault="008146DF" w:rsidP="00E31452">
            <w:pPr>
              <w:jc w:val="center"/>
              <w:rPr>
                <w:rFonts w:ascii="Arial Narrow" w:hAnsi="Arial Narrow"/>
                <w:sz w:val="24"/>
              </w:rPr>
            </w:pPr>
            <w:r>
              <w:rPr>
                <w:rFonts w:ascii="Arial Narrow" w:hAnsi="Arial Narrow"/>
                <w:sz w:val="24"/>
              </w:rPr>
              <w:t>17</w:t>
            </w:r>
          </w:p>
        </w:tc>
        <w:tc>
          <w:tcPr>
            <w:tcW w:w="1635" w:type="dxa"/>
            <w:tcBorders>
              <w:top w:val="single" w:sz="6" w:space="0" w:color="auto"/>
              <w:left w:val="single" w:sz="6" w:space="0" w:color="auto"/>
              <w:bottom w:val="single" w:sz="6" w:space="0" w:color="auto"/>
              <w:right w:val="single" w:sz="6" w:space="0" w:color="auto"/>
            </w:tcBorders>
          </w:tcPr>
          <w:p w14:paraId="563AF684" w14:textId="77777777" w:rsidR="008146DF" w:rsidRDefault="008146DF" w:rsidP="00E31452">
            <w:pPr>
              <w:jc w:val="center"/>
              <w:rPr>
                <w:rFonts w:ascii="Arial Narrow" w:hAnsi="Arial Narrow"/>
                <w:sz w:val="24"/>
              </w:rPr>
            </w:pPr>
            <w:r>
              <w:rPr>
                <w:rFonts w:ascii="Arial Narrow" w:hAnsi="Arial Narrow"/>
                <w:sz w:val="24"/>
              </w:rPr>
              <w:t>149</w:t>
            </w:r>
          </w:p>
        </w:tc>
        <w:tc>
          <w:tcPr>
            <w:tcW w:w="1636" w:type="dxa"/>
            <w:tcBorders>
              <w:top w:val="single" w:sz="6" w:space="0" w:color="auto"/>
              <w:left w:val="single" w:sz="6" w:space="0" w:color="auto"/>
              <w:bottom w:val="single" w:sz="6" w:space="0" w:color="auto"/>
              <w:right w:val="single" w:sz="12" w:space="0" w:color="auto"/>
            </w:tcBorders>
          </w:tcPr>
          <w:p w14:paraId="2F1016B9" w14:textId="77777777" w:rsidR="008146DF" w:rsidRDefault="008146DF" w:rsidP="00E31452">
            <w:pPr>
              <w:jc w:val="center"/>
              <w:rPr>
                <w:rFonts w:ascii="Arial Narrow" w:hAnsi="Arial Narrow"/>
                <w:sz w:val="24"/>
              </w:rPr>
            </w:pPr>
            <w:r>
              <w:rPr>
                <w:rFonts w:ascii="Arial Narrow" w:hAnsi="Arial Narrow"/>
                <w:sz w:val="24"/>
              </w:rPr>
              <w:t>25</w:t>
            </w:r>
          </w:p>
        </w:tc>
      </w:tr>
      <w:tr w:rsidR="008146DF" w14:paraId="288B993B" w14:textId="77777777" w:rsidTr="00E31452">
        <w:tc>
          <w:tcPr>
            <w:tcW w:w="1278" w:type="dxa"/>
            <w:tcBorders>
              <w:top w:val="single" w:sz="6" w:space="0" w:color="auto"/>
              <w:left w:val="single" w:sz="12" w:space="0" w:color="auto"/>
              <w:bottom w:val="single" w:sz="6" w:space="0" w:color="auto"/>
              <w:right w:val="single" w:sz="6" w:space="0" w:color="auto"/>
            </w:tcBorders>
          </w:tcPr>
          <w:p w14:paraId="38DCD4CE" w14:textId="77777777" w:rsidR="008146DF" w:rsidRDefault="008146DF" w:rsidP="00E31452">
            <w:pPr>
              <w:jc w:val="center"/>
              <w:rPr>
                <w:rFonts w:ascii="Arial Narrow" w:hAnsi="Arial Narrow"/>
                <w:sz w:val="24"/>
              </w:rPr>
            </w:pPr>
            <w:r>
              <w:rPr>
                <w:rFonts w:ascii="Arial Narrow" w:hAnsi="Arial Narrow"/>
                <w:sz w:val="24"/>
              </w:rPr>
              <w:t>50</w:t>
            </w:r>
          </w:p>
        </w:tc>
        <w:tc>
          <w:tcPr>
            <w:tcW w:w="2636" w:type="dxa"/>
            <w:tcBorders>
              <w:top w:val="single" w:sz="6" w:space="0" w:color="auto"/>
              <w:left w:val="single" w:sz="6" w:space="0" w:color="auto"/>
              <w:bottom w:val="single" w:sz="6" w:space="0" w:color="auto"/>
              <w:right w:val="single" w:sz="6" w:space="0" w:color="auto"/>
            </w:tcBorders>
          </w:tcPr>
          <w:p w14:paraId="0ADCB09D" w14:textId="77777777" w:rsidR="008146DF" w:rsidRDefault="008146DF" w:rsidP="00E31452">
            <w:pPr>
              <w:jc w:val="center"/>
              <w:rPr>
                <w:rFonts w:ascii="Arial Narrow" w:hAnsi="Arial Narrow"/>
                <w:sz w:val="24"/>
              </w:rPr>
            </w:pPr>
            <w:r>
              <w:rPr>
                <w:rFonts w:ascii="Arial Narrow" w:hAnsi="Arial Narrow"/>
                <w:sz w:val="24"/>
              </w:rPr>
              <w:t>170</w:t>
            </w:r>
          </w:p>
        </w:tc>
        <w:tc>
          <w:tcPr>
            <w:tcW w:w="1635" w:type="dxa"/>
            <w:tcBorders>
              <w:top w:val="single" w:sz="6" w:space="0" w:color="auto"/>
              <w:left w:val="single" w:sz="6" w:space="0" w:color="auto"/>
              <w:bottom w:val="single" w:sz="6" w:space="0" w:color="auto"/>
              <w:right w:val="single" w:sz="6" w:space="0" w:color="auto"/>
            </w:tcBorders>
          </w:tcPr>
          <w:p w14:paraId="4F703F57" w14:textId="77777777" w:rsidR="008146DF" w:rsidRDefault="008146DF" w:rsidP="00E31452">
            <w:pPr>
              <w:jc w:val="center"/>
              <w:rPr>
                <w:rFonts w:ascii="Arial Narrow" w:hAnsi="Arial Narrow"/>
                <w:sz w:val="24"/>
              </w:rPr>
            </w:pPr>
            <w:r>
              <w:rPr>
                <w:rFonts w:ascii="Arial Narrow" w:hAnsi="Arial Narrow"/>
                <w:sz w:val="24"/>
              </w:rPr>
              <w:t>102</w:t>
            </w:r>
          </w:p>
        </w:tc>
        <w:tc>
          <w:tcPr>
            <w:tcW w:w="1636" w:type="dxa"/>
            <w:tcBorders>
              <w:top w:val="single" w:sz="6" w:space="0" w:color="auto"/>
              <w:left w:val="single" w:sz="6" w:space="0" w:color="auto"/>
              <w:bottom w:val="single" w:sz="6" w:space="0" w:color="auto"/>
              <w:right w:val="single" w:sz="6" w:space="0" w:color="auto"/>
            </w:tcBorders>
          </w:tcPr>
          <w:p w14:paraId="203AD150" w14:textId="77777777" w:rsidR="008146DF" w:rsidRDefault="008146DF" w:rsidP="00E31452">
            <w:pPr>
              <w:jc w:val="center"/>
              <w:rPr>
                <w:rFonts w:ascii="Arial Narrow" w:hAnsi="Arial Narrow"/>
                <w:sz w:val="24"/>
              </w:rPr>
            </w:pPr>
            <w:r>
              <w:rPr>
                <w:rFonts w:ascii="Arial Narrow" w:hAnsi="Arial Narrow"/>
                <w:sz w:val="24"/>
              </w:rPr>
              <w:t>17</w:t>
            </w:r>
          </w:p>
        </w:tc>
        <w:tc>
          <w:tcPr>
            <w:tcW w:w="1635" w:type="dxa"/>
            <w:tcBorders>
              <w:top w:val="single" w:sz="6" w:space="0" w:color="auto"/>
              <w:left w:val="single" w:sz="6" w:space="0" w:color="auto"/>
              <w:bottom w:val="single" w:sz="6" w:space="0" w:color="auto"/>
              <w:right w:val="single" w:sz="6" w:space="0" w:color="auto"/>
            </w:tcBorders>
          </w:tcPr>
          <w:p w14:paraId="0B7CA256" w14:textId="77777777" w:rsidR="008146DF" w:rsidRDefault="008146DF" w:rsidP="00E31452">
            <w:pPr>
              <w:jc w:val="center"/>
              <w:rPr>
                <w:rFonts w:ascii="Arial Narrow" w:hAnsi="Arial Narrow"/>
                <w:sz w:val="24"/>
              </w:rPr>
            </w:pPr>
            <w:r>
              <w:rPr>
                <w:rFonts w:ascii="Arial Narrow" w:hAnsi="Arial Narrow"/>
                <w:sz w:val="24"/>
              </w:rPr>
              <w:t>145</w:t>
            </w:r>
          </w:p>
        </w:tc>
        <w:tc>
          <w:tcPr>
            <w:tcW w:w="1636" w:type="dxa"/>
            <w:tcBorders>
              <w:top w:val="single" w:sz="6" w:space="0" w:color="auto"/>
              <w:left w:val="single" w:sz="6" w:space="0" w:color="auto"/>
              <w:bottom w:val="single" w:sz="6" w:space="0" w:color="auto"/>
              <w:right w:val="single" w:sz="12" w:space="0" w:color="auto"/>
            </w:tcBorders>
          </w:tcPr>
          <w:p w14:paraId="476C8087" w14:textId="77777777" w:rsidR="008146DF" w:rsidRDefault="008146DF" w:rsidP="00E31452">
            <w:pPr>
              <w:jc w:val="center"/>
              <w:rPr>
                <w:rFonts w:ascii="Arial Narrow" w:hAnsi="Arial Narrow"/>
                <w:sz w:val="24"/>
              </w:rPr>
            </w:pPr>
            <w:r>
              <w:rPr>
                <w:rFonts w:ascii="Arial Narrow" w:hAnsi="Arial Narrow"/>
                <w:sz w:val="24"/>
              </w:rPr>
              <w:t>24</w:t>
            </w:r>
          </w:p>
        </w:tc>
      </w:tr>
      <w:tr w:rsidR="008146DF" w14:paraId="64E24F7C" w14:textId="77777777" w:rsidTr="00E31452">
        <w:tc>
          <w:tcPr>
            <w:tcW w:w="1278" w:type="dxa"/>
            <w:tcBorders>
              <w:top w:val="single" w:sz="6" w:space="0" w:color="auto"/>
              <w:left w:val="single" w:sz="12" w:space="0" w:color="auto"/>
              <w:bottom w:val="single" w:sz="6" w:space="0" w:color="auto"/>
              <w:right w:val="single" w:sz="6" w:space="0" w:color="auto"/>
            </w:tcBorders>
          </w:tcPr>
          <w:p w14:paraId="0E822C47" w14:textId="77777777" w:rsidR="008146DF" w:rsidRDefault="008146DF" w:rsidP="00E31452">
            <w:pPr>
              <w:jc w:val="center"/>
              <w:rPr>
                <w:rFonts w:ascii="Arial Narrow" w:hAnsi="Arial Narrow"/>
                <w:sz w:val="24"/>
              </w:rPr>
            </w:pPr>
            <w:r>
              <w:rPr>
                <w:rFonts w:ascii="Arial Narrow" w:hAnsi="Arial Narrow"/>
                <w:sz w:val="24"/>
              </w:rPr>
              <w:t>55</w:t>
            </w:r>
          </w:p>
        </w:tc>
        <w:tc>
          <w:tcPr>
            <w:tcW w:w="2636" w:type="dxa"/>
            <w:tcBorders>
              <w:top w:val="single" w:sz="6" w:space="0" w:color="auto"/>
              <w:left w:val="single" w:sz="6" w:space="0" w:color="auto"/>
              <w:bottom w:val="single" w:sz="6" w:space="0" w:color="auto"/>
              <w:right w:val="single" w:sz="6" w:space="0" w:color="auto"/>
            </w:tcBorders>
          </w:tcPr>
          <w:p w14:paraId="32E949FB" w14:textId="77777777" w:rsidR="008146DF" w:rsidRDefault="008146DF" w:rsidP="00E31452">
            <w:pPr>
              <w:jc w:val="center"/>
              <w:rPr>
                <w:rFonts w:ascii="Arial Narrow" w:hAnsi="Arial Narrow"/>
                <w:sz w:val="24"/>
              </w:rPr>
            </w:pPr>
            <w:r>
              <w:rPr>
                <w:rFonts w:ascii="Arial Narrow" w:hAnsi="Arial Narrow"/>
                <w:sz w:val="24"/>
              </w:rPr>
              <w:t>165</w:t>
            </w:r>
          </w:p>
        </w:tc>
        <w:tc>
          <w:tcPr>
            <w:tcW w:w="1635" w:type="dxa"/>
            <w:tcBorders>
              <w:top w:val="single" w:sz="6" w:space="0" w:color="auto"/>
              <w:left w:val="single" w:sz="6" w:space="0" w:color="auto"/>
              <w:bottom w:val="single" w:sz="6" w:space="0" w:color="auto"/>
              <w:right w:val="single" w:sz="6" w:space="0" w:color="auto"/>
            </w:tcBorders>
          </w:tcPr>
          <w:p w14:paraId="3AC7DFC6" w14:textId="77777777" w:rsidR="008146DF" w:rsidRDefault="008146DF" w:rsidP="00E31452">
            <w:pPr>
              <w:jc w:val="center"/>
              <w:rPr>
                <w:rFonts w:ascii="Arial Narrow" w:hAnsi="Arial Narrow"/>
                <w:sz w:val="24"/>
              </w:rPr>
            </w:pPr>
            <w:r>
              <w:rPr>
                <w:rFonts w:ascii="Arial Narrow" w:hAnsi="Arial Narrow"/>
                <w:sz w:val="24"/>
              </w:rPr>
              <w:t>99</w:t>
            </w:r>
          </w:p>
        </w:tc>
        <w:tc>
          <w:tcPr>
            <w:tcW w:w="1636" w:type="dxa"/>
            <w:tcBorders>
              <w:top w:val="single" w:sz="6" w:space="0" w:color="auto"/>
              <w:left w:val="single" w:sz="6" w:space="0" w:color="auto"/>
              <w:bottom w:val="single" w:sz="6" w:space="0" w:color="auto"/>
              <w:right w:val="single" w:sz="6" w:space="0" w:color="auto"/>
            </w:tcBorders>
          </w:tcPr>
          <w:p w14:paraId="20E0949C" w14:textId="77777777" w:rsidR="008146DF" w:rsidRDefault="008146DF" w:rsidP="00E31452">
            <w:pPr>
              <w:jc w:val="center"/>
              <w:rPr>
                <w:rFonts w:ascii="Arial Narrow" w:hAnsi="Arial Narrow"/>
                <w:sz w:val="24"/>
              </w:rPr>
            </w:pPr>
            <w:r>
              <w:rPr>
                <w:rFonts w:ascii="Arial Narrow" w:hAnsi="Arial Narrow"/>
                <w:sz w:val="24"/>
              </w:rPr>
              <w:t>16</w:t>
            </w:r>
          </w:p>
        </w:tc>
        <w:tc>
          <w:tcPr>
            <w:tcW w:w="1635" w:type="dxa"/>
            <w:tcBorders>
              <w:top w:val="single" w:sz="6" w:space="0" w:color="auto"/>
              <w:left w:val="single" w:sz="6" w:space="0" w:color="auto"/>
              <w:bottom w:val="single" w:sz="6" w:space="0" w:color="auto"/>
              <w:right w:val="single" w:sz="6" w:space="0" w:color="auto"/>
            </w:tcBorders>
          </w:tcPr>
          <w:p w14:paraId="62B1EACE" w14:textId="77777777" w:rsidR="008146DF" w:rsidRDefault="008146DF" w:rsidP="00E31452">
            <w:pPr>
              <w:jc w:val="center"/>
              <w:rPr>
                <w:rFonts w:ascii="Arial Narrow" w:hAnsi="Arial Narrow"/>
                <w:sz w:val="24"/>
              </w:rPr>
            </w:pPr>
            <w:r>
              <w:rPr>
                <w:rFonts w:ascii="Arial Narrow" w:hAnsi="Arial Narrow"/>
                <w:sz w:val="24"/>
              </w:rPr>
              <w:t>140</w:t>
            </w:r>
          </w:p>
        </w:tc>
        <w:tc>
          <w:tcPr>
            <w:tcW w:w="1636" w:type="dxa"/>
            <w:tcBorders>
              <w:top w:val="single" w:sz="6" w:space="0" w:color="auto"/>
              <w:left w:val="single" w:sz="6" w:space="0" w:color="auto"/>
              <w:bottom w:val="single" w:sz="6" w:space="0" w:color="auto"/>
              <w:right w:val="single" w:sz="12" w:space="0" w:color="auto"/>
            </w:tcBorders>
          </w:tcPr>
          <w:p w14:paraId="5E89BB46" w14:textId="77777777" w:rsidR="008146DF" w:rsidRDefault="008146DF" w:rsidP="00E31452">
            <w:pPr>
              <w:jc w:val="center"/>
              <w:rPr>
                <w:rFonts w:ascii="Arial Narrow" w:hAnsi="Arial Narrow"/>
                <w:sz w:val="24"/>
              </w:rPr>
            </w:pPr>
            <w:r>
              <w:rPr>
                <w:rFonts w:ascii="Arial Narrow" w:hAnsi="Arial Narrow"/>
                <w:sz w:val="24"/>
              </w:rPr>
              <w:t>23</w:t>
            </w:r>
          </w:p>
        </w:tc>
      </w:tr>
    </w:tbl>
    <w:p w14:paraId="591026D4" w14:textId="77777777" w:rsidR="008146DF" w:rsidRDefault="008146DF" w:rsidP="008146DF">
      <w:pPr>
        <w:widowControl w:val="0"/>
        <w:numPr>
          <w:ilvl w:val="12"/>
          <w:numId w:val="0"/>
        </w:numPr>
        <w:rPr>
          <w:rFonts w:ascii="Comic Sans MS" w:hAnsi="Comic Sans MS"/>
          <w:sz w:val="24"/>
        </w:rPr>
      </w:pPr>
      <w:r>
        <w:rPr>
          <w:sz w:val="24"/>
        </w:rPr>
        <w:t xml:space="preserve"> </w:t>
      </w:r>
    </w:p>
    <w:tbl>
      <w:tblPr>
        <w:tblW w:w="104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485"/>
        <w:gridCol w:w="3485"/>
        <w:gridCol w:w="3486"/>
      </w:tblGrid>
      <w:tr w:rsidR="008146DF" w14:paraId="52080BE3" w14:textId="77777777" w:rsidTr="00E31452">
        <w:tc>
          <w:tcPr>
            <w:tcW w:w="10456" w:type="dxa"/>
            <w:gridSpan w:val="3"/>
          </w:tcPr>
          <w:p w14:paraId="5BAE8A9A" w14:textId="77777777" w:rsidR="008146DF" w:rsidRDefault="008146DF" w:rsidP="00E31452">
            <w:pPr>
              <w:pStyle w:val="Heading1"/>
            </w:pPr>
            <w:r>
              <w:t xml:space="preserve">My Heart Rate Training Range </w:t>
            </w:r>
          </w:p>
        </w:tc>
      </w:tr>
      <w:tr w:rsidR="008146DF" w14:paraId="560FC9C8" w14:textId="77777777" w:rsidTr="00E31452">
        <w:tc>
          <w:tcPr>
            <w:tcW w:w="3485" w:type="dxa"/>
          </w:tcPr>
          <w:p w14:paraId="19BCEA6B" w14:textId="77777777" w:rsidR="008146DF" w:rsidRDefault="008146DF" w:rsidP="00E31452">
            <w:pPr>
              <w:widowControl w:val="0"/>
              <w:numPr>
                <w:ilvl w:val="12"/>
                <w:numId w:val="0"/>
              </w:numPr>
              <w:jc w:val="center"/>
              <w:rPr>
                <w:rFonts w:ascii="Arial" w:hAnsi="Arial"/>
                <w:sz w:val="24"/>
              </w:rPr>
            </w:pPr>
          </w:p>
          <w:p w14:paraId="7F79D45F" w14:textId="77777777" w:rsidR="008146DF" w:rsidRDefault="008146DF" w:rsidP="00E31452">
            <w:pPr>
              <w:widowControl w:val="0"/>
              <w:numPr>
                <w:ilvl w:val="12"/>
                <w:numId w:val="0"/>
              </w:numPr>
              <w:jc w:val="center"/>
              <w:rPr>
                <w:rFonts w:ascii="Arial" w:hAnsi="Arial"/>
                <w:sz w:val="24"/>
              </w:rPr>
            </w:pPr>
            <w:r>
              <w:rPr>
                <w:rFonts w:ascii="Arial" w:hAnsi="Arial"/>
                <w:sz w:val="24"/>
              </w:rPr>
              <w:t xml:space="preserve">maximum heart rate = </w:t>
            </w:r>
          </w:p>
        </w:tc>
        <w:tc>
          <w:tcPr>
            <w:tcW w:w="3485" w:type="dxa"/>
          </w:tcPr>
          <w:p w14:paraId="7FD547FA" w14:textId="77777777" w:rsidR="008146DF" w:rsidRDefault="008146DF" w:rsidP="00E31452">
            <w:pPr>
              <w:widowControl w:val="0"/>
              <w:numPr>
                <w:ilvl w:val="12"/>
                <w:numId w:val="0"/>
              </w:numPr>
              <w:jc w:val="center"/>
              <w:rPr>
                <w:rFonts w:ascii="Arial" w:hAnsi="Arial"/>
                <w:sz w:val="24"/>
              </w:rPr>
            </w:pPr>
          </w:p>
          <w:p w14:paraId="3437519C" w14:textId="77777777" w:rsidR="008146DF" w:rsidRDefault="008146DF" w:rsidP="00E31452">
            <w:pPr>
              <w:widowControl w:val="0"/>
              <w:numPr>
                <w:ilvl w:val="12"/>
                <w:numId w:val="0"/>
              </w:numPr>
              <w:jc w:val="center"/>
              <w:rPr>
                <w:rFonts w:ascii="Arial" w:hAnsi="Arial"/>
                <w:sz w:val="24"/>
              </w:rPr>
            </w:pPr>
            <w:r>
              <w:rPr>
                <w:rFonts w:ascii="Arial" w:hAnsi="Arial"/>
                <w:sz w:val="24"/>
              </w:rPr>
              <w:t xml:space="preserve">220 - age           </w:t>
            </w:r>
          </w:p>
        </w:tc>
        <w:tc>
          <w:tcPr>
            <w:tcW w:w="3486" w:type="dxa"/>
          </w:tcPr>
          <w:p w14:paraId="49429707" w14:textId="77777777" w:rsidR="008146DF" w:rsidRDefault="008146DF" w:rsidP="00E31452">
            <w:pPr>
              <w:widowControl w:val="0"/>
              <w:numPr>
                <w:ilvl w:val="12"/>
                <w:numId w:val="0"/>
              </w:numPr>
              <w:jc w:val="center"/>
              <w:rPr>
                <w:rFonts w:ascii="Arial" w:hAnsi="Arial"/>
                <w:sz w:val="24"/>
              </w:rPr>
            </w:pPr>
          </w:p>
          <w:p w14:paraId="1AA8BAB7" w14:textId="77777777" w:rsidR="008146DF" w:rsidRDefault="008146DF" w:rsidP="00E31452">
            <w:pPr>
              <w:widowControl w:val="0"/>
              <w:numPr>
                <w:ilvl w:val="12"/>
                <w:numId w:val="0"/>
              </w:numPr>
              <w:jc w:val="center"/>
              <w:rPr>
                <w:rFonts w:ascii="Arial" w:hAnsi="Arial"/>
                <w:sz w:val="24"/>
              </w:rPr>
            </w:pPr>
            <w:r>
              <w:rPr>
                <w:rFonts w:ascii="Arial" w:hAnsi="Arial"/>
                <w:sz w:val="24"/>
              </w:rPr>
              <w:t>= _______________</w:t>
            </w:r>
          </w:p>
        </w:tc>
      </w:tr>
      <w:tr w:rsidR="008146DF" w14:paraId="361D2F0D" w14:textId="77777777" w:rsidTr="00E31452">
        <w:tc>
          <w:tcPr>
            <w:tcW w:w="3485" w:type="dxa"/>
          </w:tcPr>
          <w:p w14:paraId="36BCEC8D" w14:textId="77777777" w:rsidR="008146DF" w:rsidRDefault="008146DF" w:rsidP="00E31452">
            <w:pPr>
              <w:widowControl w:val="0"/>
              <w:numPr>
                <w:ilvl w:val="12"/>
                <w:numId w:val="0"/>
              </w:numPr>
              <w:jc w:val="center"/>
              <w:rPr>
                <w:rFonts w:ascii="Arial" w:hAnsi="Arial"/>
                <w:sz w:val="24"/>
              </w:rPr>
            </w:pPr>
          </w:p>
          <w:p w14:paraId="08CBB079" w14:textId="77777777" w:rsidR="008146DF" w:rsidRDefault="008146DF" w:rsidP="00E31452">
            <w:pPr>
              <w:widowControl w:val="0"/>
              <w:numPr>
                <w:ilvl w:val="12"/>
                <w:numId w:val="0"/>
              </w:numPr>
              <w:jc w:val="center"/>
              <w:rPr>
                <w:rFonts w:ascii="Arial" w:hAnsi="Arial"/>
                <w:sz w:val="24"/>
              </w:rPr>
            </w:pPr>
            <w:r>
              <w:rPr>
                <w:rFonts w:ascii="Arial" w:hAnsi="Arial"/>
                <w:sz w:val="24"/>
              </w:rPr>
              <w:t xml:space="preserve">lower limit 60 % = </w:t>
            </w:r>
          </w:p>
        </w:tc>
        <w:tc>
          <w:tcPr>
            <w:tcW w:w="3485" w:type="dxa"/>
          </w:tcPr>
          <w:p w14:paraId="093DBDDE" w14:textId="77777777" w:rsidR="008146DF" w:rsidRDefault="008146DF" w:rsidP="00E31452">
            <w:pPr>
              <w:widowControl w:val="0"/>
              <w:numPr>
                <w:ilvl w:val="12"/>
                <w:numId w:val="0"/>
              </w:numPr>
              <w:jc w:val="center"/>
              <w:rPr>
                <w:rFonts w:ascii="Arial" w:hAnsi="Arial"/>
                <w:sz w:val="24"/>
              </w:rPr>
            </w:pPr>
          </w:p>
          <w:p w14:paraId="20A9B20F" w14:textId="77777777" w:rsidR="008146DF" w:rsidRDefault="008146DF" w:rsidP="00E31452">
            <w:pPr>
              <w:widowControl w:val="0"/>
              <w:numPr>
                <w:ilvl w:val="12"/>
                <w:numId w:val="0"/>
              </w:numPr>
              <w:jc w:val="center"/>
              <w:rPr>
                <w:rFonts w:ascii="Arial" w:hAnsi="Arial"/>
                <w:sz w:val="24"/>
              </w:rPr>
            </w:pPr>
            <w:r>
              <w:rPr>
                <w:rFonts w:ascii="Arial" w:hAnsi="Arial"/>
                <w:sz w:val="24"/>
              </w:rPr>
              <w:t>max HR x .60</w:t>
            </w:r>
          </w:p>
        </w:tc>
        <w:tc>
          <w:tcPr>
            <w:tcW w:w="3486" w:type="dxa"/>
          </w:tcPr>
          <w:p w14:paraId="2920BD12" w14:textId="77777777" w:rsidR="008146DF" w:rsidRDefault="008146DF" w:rsidP="00E31452">
            <w:pPr>
              <w:widowControl w:val="0"/>
              <w:numPr>
                <w:ilvl w:val="12"/>
                <w:numId w:val="0"/>
              </w:numPr>
              <w:jc w:val="center"/>
              <w:rPr>
                <w:rFonts w:ascii="Arial" w:hAnsi="Arial"/>
                <w:sz w:val="24"/>
              </w:rPr>
            </w:pPr>
          </w:p>
          <w:p w14:paraId="68022A49" w14:textId="77777777" w:rsidR="008146DF" w:rsidRDefault="008146DF" w:rsidP="00E31452">
            <w:pPr>
              <w:widowControl w:val="0"/>
              <w:numPr>
                <w:ilvl w:val="12"/>
                <w:numId w:val="0"/>
              </w:numPr>
              <w:jc w:val="center"/>
              <w:rPr>
                <w:rFonts w:ascii="Arial" w:hAnsi="Arial"/>
                <w:sz w:val="24"/>
              </w:rPr>
            </w:pPr>
            <w:r>
              <w:rPr>
                <w:rFonts w:ascii="Arial" w:hAnsi="Arial"/>
                <w:sz w:val="24"/>
              </w:rPr>
              <w:t>= _______________</w:t>
            </w:r>
          </w:p>
        </w:tc>
      </w:tr>
      <w:tr w:rsidR="008146DF" w14:paraId="6C7C5459" w14:textId="77777777" w:rsidTr="00E31452">
        <w:tc>
          <w:tcPr>
            <w:tcW w:w="3485" w:type="dxa"/>
          </w:tcPr>
          <w:p w14:paraId="18A2DB38" w14:textId="77777777" w:rsidR="008146DF" w:rsidRPr="00B10C1F" w:rsidRDefault="008146DF" w:rsidP="00E31452">
            <w:pPr>
              <w:widowControl w:val="0"/>
              <w:numPr>
                <w:ilvl w:val="12"/>
                <w:numId w:val="0"/>
              </w:numPr>
              <w:jc w:val="center"/>
              <w:rPr>
                <w:rFonts w:ascii="Arial" w:hAnsi="Arial"/>
                <w:b/>
                <w:sz w:val="24"/>
                <w:u w:val="single"/>
              </w:rPr>
            </w:pPr>
            <w:r w:rsidRPr="00B10C1F">
              <w:rPr>
                <w:rFonts w:ascii="Arial" w:hAnsi="Arial"/>
                <w:b/>
                <w:sz w:val="24"/>
                <w:u w:val="single"/>
              </w:rPr>
              <w:t>or</w:t>
            </w:r>
          </w:p>
          <w:p w14:paraId="3AC0B07C" w14:textId="77777777" w:rsidR="008146DF" w:rsidRDefault="008146DF" w:rsidP="00E31452">
            <w:pPr>
              <w:widowControl w:val="0"/>
              <w:numPr>
                <w:ilvl w:val="12"/>
                <w:numId w:val="0"/>
              </w:numPr>
              <w:jc w:val="center"/>
              <w:rPr>
                <w:rFonts w:ascii="Arial" w:hAnsi="Arial"/>
                <w:sz w:val="24"/>
              </w:rPr>
            </w:pPr>
            <w:r>
              <w:rPr>
                <w:rFonts w:ascii="Arial" w:hAnsi="Arial"/>
                <w:sz w:val="24"/>
              </w:rPr>
              <w:t>lower limit at 70 % =</w:t>
            </w:r>
          </w:p>
        </w:tc>
        <w:tc>
          <w:tcPr>
            <w:tcW w:w="3485" w:type="dxa"/>
          </w:tcPr>
          <w:p w14:paraId="0D3F6748" w14:textId="77777777" w:rsidR="008146DF" w:rsidRDefault="008146DF" w:rsidP="00E31452">
            <w:pPr>
              <w:widowControl w:val="0"/>
              <w:numPr>
                <w:ilvl w:val="12"/>
                <w:numId w:val="0"/>
              </w:numPr>
              <w:jc w:val="center"/>
              <w:rPr>
                <w:rFonts w:ascii="Arial" w:hAnsi="Arial"/>
                <w:sz w:val="24"/>
              </w:rPr>
            </w:pPr>
          </w:p>
          <w:p w14:paraId="5469EDA7" w14:textId="77777777" w:rsidR="008146DF" w:rsidRDefault="008146DF" w:rsidP="00E31452">
            <w:pPr>
              <w:widowControl w:val="0"/>
              <w:numPr>
                <w:ilvl w:val="12"/>
                <w:numId w:val="0"/>
              </w:numPr>
              <w:jc w:val="center"/>
              <w:rPr>
                <w:rFonts w:ascii="Arial" w:hAnsi="Arial"/>
                <w:sz w:val="24"/>
              </w:rPr>
            </w:pPr>
            <w:r>
              <w:rPr>
                <w:rFonts w:ascii="Arial" w:hAnsi="Arial"/>
                <w:sz w:val="24"/>
              </w:rPr>
              <w:t>max HR x .70</w:t>
            </w:r>
          </w:p>
        </w:tc>
        <w:tc>
          <w:tcPr>
            <w:tcW w:w="3486" w:type="dxa"/>
          </w:tcPr>
          <w:p w14:paraId="7ECEF7DB" w14:textId="77777777" w:rsidR="008146DF" w:rsidRDefault="008146DF" w:rsidP="00E31452">
            <w:pPr>
              <w:widowControl w:val="0"/>
              <w:numPr>
                <w:ilvl w:val="12"/>
                <w:numId w:val="0"/>
              </w:numPr>
              <w:jc w:val="center"/>
              <w:rPr>
                <w:rFonts w:ascii="Arial" w:hAnsi="Arial"/>
                <w:sz w:val="24"/>
              </w:rPr>
            </w:pPr>
          </w:p>
          <w:p w14:paraId="650784BE" w14:textId="77777777" w:rsidR="008146DF" w:rsidRDefault="008146DF" w:rsidP="00E31452">
            <w:pPr>
              <w:widowControl w:val="0"/>
              <w:numPr>
                <w:ilvl w:val="12"/>
                <w:numId w:val="0"/>
              </w:numPr>
              <w:jc w:val="center"/>
              <w:rPr>
                <w:rFonts w:ascii="Arial" w:hAnsi="Arial"/>
                <w:sz w:val="24"/>
              </w:rPr>
            </w:pPr>
            <w:r>
              <w:rPr>
                <w:rFonts w:ascii="Arial" w:hAnsi="Arial"/>
                <w:sz w:val="24"/>
              </w:rPr>
              <w:t>= _______________</w:t>
            </w:r>
          </w:p>
        </w:tc>
      </w:tr>
      <w:tr w:rsidR="008146DF" w14:paraId="4F3F7414" w14:textId="77777777" w:rsidTr="00E31452">
        <w:tc>
          <w:tcPr>
            <w:tcW w:w="3485" w:type="dxa"/>
          </w:tcPr>
          <w:p w14:paraId="78BCC6AD" w14:textId="77777777" w:rsidR="008146DF" w:rsidRDefault="008146DF" w:rsidP="00E31452">
            <w:pPr>
              <w:widowControl w:val="0"/>
              <w:numPr>
                <w:ilvl w:val="12"/>
                <w:numId w:val="0"/>
              </w:numPr>
              <w:jc w:val="center"/>
              <w:rPr>
                <w:rFonts w:ascii="Arial" w:hAnsi="Arial"/>
                <w:sz w:val="24"/>
              </w:rPr>
            </w:pPr>
          </w:p>
          <w:p w14:paraId="7D1ECDDC" w14:textId="77777777" w:rsidR="008146DF" w:rsidRDefault="008146DF" w:rsidP="00E31452">
            <w:pPr>
              <w:widowControl w:val="0"/>
              <w:numPr>
                <w:ilvl w:val="12"/>
                <w:numId w:val="0"/>
              </w:numPr>
              <w:jc w:val="center"/>
              <w:rPr>
                <w:rFonts w:ascii="Arial" w:hAnsi="Arial"/>
                <w:sz w:val="24"/>
              </w:rPr>
            </w:pPr>
            <w:r>
              <w:rPr>
                <w:rFonts w:ascii="Arial" w:hAnsi="Arial"/>
                <w:sz w:val="24"/>
              </w:rPr>
              <w:t>upper limit at 85 % =</w:t>
            </w:r>
          </w:p>
        </w:tc>
        <w:tc>
          <w:tcPr>
            <w:tcW w:w="3485" w:type="dxa"/>
          </w:tcPr>
          <w:p w14:paraId="21CC6A3C" w14:textId="77777777" w:rsidR="008146DF" w:rsidRDefault="008146DF" w:rsidP="00E31452">
            <w:pPr>
              <w:widowControl w:val="0"/>
              <w:numPr>
                <w:ilvl w:val="12"/>
                <w:numId w:val="0"/>
              </w:numPr>
              <w:jc w:val="center"/>
              <w:rPr>
                <w:rFonts w:ascii="Arial" w:hAnsi="Arial"/>
                <w:sz w:val="24"/>
              </w:rPr>
            </w:pPr>
          </w:p>
          <w:p w14:paraId="3A143645" w14:textId="77777777" w:rsidR="008146DF" w:rsidRDefault="008146DF" w:rsidP="00E31452">
            <w:pPr>
              <w:widowControl w:val="0"/>
              <w:numPr>
                <w:ilvl w:val="12"/>
                <w:numId w:val="0"/>
              </w:numPr>
              <w:jc w:val="center"/>
              <w:rPr>
                <w:rFonts w:ascii="Arial" w:hAnsi="Arial"/>
                <w:sz w:val="24"/>
              </w:rPr>
            </w:pPr>
            <w:r>
              <w:rPr>
                <w:rFonts w:ascii="Arial" w:hAnsi="Arial"/>
                <w:sz w:val="24"/>
              </w:rPr>
              <w:t>max HR x .85</w:t>
            </w:r>
          </w:p>
        </w:tc>
        <w:tc>
          <w:tcPr>
            <w:tcW w:w="3486" w:type="dxa"/>
          </w:tcPr>
          <w:p w14:paraId="3472D0EE" w14:textId="77777777" w:rsidR="008146DF" w:rsidRDefault="008146DF" w:rsidP="00E31452">
            <w:pPr>
              <w:widowControl w:val="0"/>
              <w:numPr>
                <w:ilvl w:val="12"/>
                <w:numId w:val="0"/>
              </w:numPr>
              <w:jc w:val="center"/>
              <w:rPr>
                <w:rFonts w:ascii="Arial" w:hAnsi="Arial"/>
                <w:sz w:val="24"/>
              </w:rPr>
            </w:pPr>
          </w:p>
          <w:p w14:paraId="33C60876" w14:textId="77777777" w:rsidR="008146DF" w:rsidRDefault="008146DF" w:rsidP="00E31452">
            <w:pPr>
              <w:widowControl w:val="0"/>
              <w:numPr>
                <w:ilvl w:val="12"/>
                <w:numId w:val="0"/>
              </w:numPr>
              <w:jc w:val="center"/>
              <w:rPr>
                <w:rFonts w:ascii="Arial" w:hAnsi="Arial"/>
                <w:sz w:val="24"/>
              </w:rPr>
            </w:pPr>
            <w:r>
              <w:rPr>
                <w:rFonts w:ascii="Arial" w:hAnsi="Arial"/>
                <w:sz w:val="24"/>
              </w:rPr>
              <w:t>= _______________</w:t>
            </w:r>
          </w:p>
        </w:tc>
      </w:tr>
    </w:tbl>
    <w:p w14:paraId="5054FB9B" w14:textId="77777777" w:rsidR="008146DF" w:rsidRPr="001D3314" w:rsidRDefault="008146DF" w:rsidP="008146DF">
      <w:pPr>
        <w:rPr>
          <w:rFonts w:ascii="Tahoma" w:hAnsi="Tahoma" w:cs="Tahoma"/>
          <w:b/>
          <w:sz w:val="28"/>
          <w:szCs w:val="28"/>
        </w:rPr>
      </w:pPr>
      <w:r>
        <w:rPr>
          <w:rFonts w:ascii="Tahoma" w:hAnsi="Tahoma" w:cs="Tahoma"/>
          <w:sz w:val="32"/>
          <w:szCs w:val="32"/>
          <w:u w:val="single"/>
        </w:rPr>
        <w:br w:type="page"/>
      </w:r>
      <w:r w:rsidRPr="001D3314">
        <w:rPr>
          <w:rFonts w:ascii="Tahoma" w:hAnsi="Tahoma" w:cs="Tahoma"/>
          <w:b/>
          <w:sz w:val="28"/>
          <w:szCs w:val="28"/>
          <w:u w:val="single"/>
        </w:rPr>
        <w:lastRenderedPageBreak/>
        <w:t>HOW HARD</w:t>
      </w:r>
      <w:r w:rsidRPr="001D3314">
        <w:rPr>
          <w:rFonts w:ascii="Tahoma" w:hAnsi="Tahoma" w:cs="Tahoma"/>
          <w:b/>
          <w:sz w:val="28"/>
          <w:szCs w:val="28"/>
        </w:rPr>
        <w:t xml:space="preserve"> SHOULD YOU TRAIN? </w:t>
      </w:r>
    </w:p>
    <w:p w14:paraId="67454911" w14:textId="70637E7F" w:rsidR="008146DF" w:rsidRPr="001418D6" w:rsidRDefault="008146DF" w:rsidP="008146DF">
      <w:pPr>
        <w:rPr>
          <w:rFonts w:ascii="Arial" w:hAnsi="Arial" w:cs="Arial"/>
          <w:sz w:val="24"/>
          <w:szCs w:val="24"/>
        </w:rPr>
      </w:pPr>
      <w:r w:rsidRPr="001418D6">
        <w:rPr>
          <w:rFonts w:ascii="Arial" w:hAnsi="Arial" w:cs="Arial"/>
          <w:sz w:val="24"/>
          <w:szCs w:val="24"/>
        </w:rPr>
        <w:t>The following guidelines should help you decide which training range is the most appropriate for you.</w:t>
      </w:r>
      <w:r w:rsidR="001418D6">
        <w:rPr>
          <w:rFonts w:ascii="Arial" w:hAnsi="Arial" w:cs="Arial"/>
          <w:sz w:val="24"/>
          <w:szCs w:val="24"/>
        </w:rPr>
        <w:t xml:space="preserve"> A reminder that any cardio, is good cardio. Find what you like to do and will do. </w:t>
      </w:r>
      <w:r w:rsidRPr="001418D6">
        <w:rPr>
          <w:rFonts w:ascii="Arial" w:hAnsi="Arial" w:cs="Arial"/>
          <w:sz w:val="24"/>
          <w:szCs w:val="24"/>
        </w:rPr>
        <w:t xml:space="preserve"> </w:t>
      </w:r>
    </w:p>
    <w:p w14:paraId="6810F042" w14:textId="77777777" w:rsidR="008146DF" w:rsidRDefault="008146DF" w:rsidP="008146DF"/>
    <w:tbl>
      <w:tblPr>
        <w:tblW w:w="10314" w:type="dxa"/>
        <w:tblLayout w:type="fixed"/>
        <w:tblLook w:val="0000" w:firstRow="0" w:lastRow="0" w:firstColumn="0" w:lastColumn="0" w:noHBand="0" w:noVBand="0"/>
      </w:tblPr>
      <w:tblGrid>
        <w:gridCol w:w="10314"/>
      </w:tblGrid>
      <w:tr w:rsidR="008146DF" w14:paraId="1BDBFB5D" w14:textId="77777777" w:rsidTr="00E31452">
        <w:tc>
          <w:tcPr>
            <w:tcW w:w="10314" w:type="dxa"/>
            <w:tcBorders>
              <w:top w:val="single" w:sz="6" w:space="0" w:color="auto"/>
              <w:left w:val="single" w:sz="6" w:space="0" w:color="auto"/>
              <w:bottom w:val="single" w:sz="6" w:space="0" w:color="auto"/>
              <w:right w:val="single" w:sz="6" w:space="0" w:color="auto"/>
            </w:tcBorders>
          </w:tcPr>
          <w:p w14:paraId="6CDE0112" w14:textId="1CB96F9C" w:rsidR="008146DF" w:rsidRPr="00CE7FD6" w:rsidRDefault="008146DF" w:rsidP="00E31452">
            <w:pPr>
              <w:rPr>
                <w:rFonts w:ascii="Tahoma" w:hAnsi="Tahoma" w:cs="Tahoma"/>
                <w:sz w:val="24"/>
                <w:szCs w:val="24"/>
              </w:rPr>
            </w:pPr>
            <w:r w:rsidRPr="00CE7FD6">
              <w:rPr>
                <w:rFonts w:ascii="Tahoma" w:hAnsi="Tahoma" w:cs="Tahoma"/>
                <w:b/>
                <w:sz w:val="24"/>
                <w:szCs w:val="24"/>
              </w:rPr>
              <w:t>Healthy Heart Zone - 50 - 60 % of Max. HR</w:t>
            </w:r>
            <w:r w:rsidR="004B676B">
              <w:rPr>
                <w:rFonts w:ascii="Tahoma" w:hAnsi="Tahoma" w:cs="Tahoma"/>
                <w:b/>
                <w:sz w:val="24"/>
                <w:szCs w:val="24"/>
              </w:rPr>
              <w:t xml:space="preserve"> </w:t>
            </w:r>
            <w:r w:rsidR="001418D6">
              <w:rPr>
                <w:rFonts w:ascii="Tahoma" w:hAnsi="Tahoma" w:cs="Tahoma"/>
                <w:b/>
                <w:sz w:val="24"/>
                <w:szCs w:val="24"/>
              </w:rPr>
              <w:t>-</w:t>
            </w:r>
            <w:r w:rsidR="004B676B">
              <w:rPr>
                <w:rFonts w:ascii="Tahoma" w:hAnsi="Tahoma" w:cs="Tahoma"/>
                <w:b/>
                <w:sz w:val="24"/>
                <w:szCs w:val="24"/>
              </w:rPr>
              <w:t xml:space="preserve"> An Easy, recreational activity</w:t>
            </w:r>
          </w:p>
        </w:tc>
      </w:tr>
      <w:tr w:rsidR="008146DF" w14:paraId="4EC6B097" w14:textId="77777777" w:rsidTr="00E31452">
        <w:tc>
          <w:tcPr>
            <w:tcW w:w="10314" w:type="dxa"/>
            <w:tcBorders>
              <w:top w:val="single" w:sz="6" w:space="0" w:color="auto"/>
              <w:left w:val="single" w:sz="6" w:space="0" w:color="auto"/>
              <w:bottom w:val="single" w:sz="6" w:space="0" w:color="auto"/>
              <w:right w:val="single" w:sz="6" w:space="0" w:color="auto"/>
            </w:tcBorders>
          </w:tcPr>
          <w:p w14:paraId="6146E0F2" w14:textId="77777777" w:rsidR="008146DF" w:rsidRPr="00B10C1F" w:rsidRDefault="008146DF" w:rsidP="00E31452">
            <w:pPr>
              <w:numPr>
                <w:ilvl w:val="0"/>
                <w:numId w:val="9"/>
              </w:numPr>
              <w:overflowPunct w:val="0"/>
              <w:autoSpaceDE w:val="0"/>
              <w:autoSpaceDN w:val="0"/>
              <w:adjustRightInd w:val="0"/>
              <w:ind w:left="600"/>
              <w:textAlignment w:val="baseline"/>
              <w:rPr>
                <w:rFonts w:ascii="Arial Narrow" w:hAnsi="Arial Narrow"/>
                <w:sz w:val="24"/>
              </w:rPr>
            </w:pPr>
            <w:r w:rsidRPr="00B10C1F">
              <w:rPr>
                <w:rFonts w:ascii="Arial Narrow" w:hAnsi="Arial Narrow"/>
                <w:sz w:val="24"/>
              </w:rPr>
              <w:t>Low calorie ex</w:t>
            </w:r>
            <w:r>
              <w:rPr>
                <w:rFonts w:ascii="Arial Narrow" w:hAnsi="Arial Narrow"/>
                <w:sz w:val="24"/>
              </w:rPr>
              <w:t>penditure / minute of exercise</w:t>
            </w:r>
          </w:p>
          <w:p w14:paraId="77308CA9" w14:textId="6FE9E429" w:rsidR="008146DF" w:rsidRPr="00B10C1F" w:rsidRDefault="008146DF" w:rsidP="00E31452">
            <w:pPr>
              <w:numPr>
                <w:ilvl w:val="0"/>
                <w:numId w:val="9"/>
              </w:numPr>
              <w:overflowPunct w:val="0"/>
              <w:autoSpaceDE w:val="0"/>
              <w:autoSpaceDN w:val="0"/>
              <w:adjustRightInd w:val="0"/>
              <w:ind w:left="600"/>
              <w:textAlignment w:val="baseline"/>
              <w:rPr>
                <w:rFonts w:ascii="Arial Narrow" w:hAnsi="Arial Narrow"/>
                <w:sz w:val="24"/>
              </w:rPr>
            </w:pPr>
            <w:r w:rsidRPr="00B10C1F">
              <w:rPr>
                <w:rFonts w:ascii="Arial Narrow" w:hAnsi="Arial Narrow"/>
                <w:sz w:val="24"/>
              </w:rPr>
              <w:t>Recommended for long durati</w:t>
            </w:r>
            <w:r>
              <w:rPr>
                <w:rFonts w:ascii="Arial Narrow" w:hAnsi="Arial Narrow"/>
                <w:sz w:val="24"/>
              </w:rPr>
              <w:t>on activities &gt; 40 – 60 minutes</w:t>
            </w:r>
            <w:r w:rsidR="001418D6">
              <w:rPr>
                <w:rFonts w:ascii="Arial Narrow" w:hAnsi="Arial Narrow"/>
                <w:sz w:val="24"/>
              </w:rPr>
              <w:t xml:space="preserve"> – recreational activities </w:t>
            </w:r>
          </w:p>
          <w:p w14:paraId="1C912D0D" w14:textId="15F7C08C" w:rsidR="008146DF" w:rsidRPr="00B10C1F" w:rsidRDefault="008146DF" w:rsidP="00E31452">
            <w:pPr>
              <w:numPr>
                <w:ilvl w:val="0"/>
                <w:numId w:val="9"/>
              </w:numPr>
              <w:overflowPunct w:val="0"/>
              <w:autoSpaceDE w:val="0"/>
              <w:autoSpaceDN w:val="0"/>
              <w:adjustRightInd w:val="0"/>
              <w:ind w:left="600"/>
              <w:textAlignment w:val="baseline"/>
              <w:rPr>
                <w:rFonts w:ascii="Arial Narrow" w:hAnsi="Arial Narrow"/>
                <w:sz w:val="24"/>
              </w:rPr>
            </w:pPr>
            <w:r w:rsidRPr="00B10C1F">
              <w:rPr>
                <w:rFonts w:ascii="Arial Narrow" w:hAnsi="Arial Narrow"/>
                <w:sz w:val="24"/>
              </w:rPr>
              <w:t>Limited cardiovascular improvement d</w:t>
            </w:r>
            <w:r>
              <w:rPr>
                <w:rFonts w:ascii="Arial Narrow" w:hAnsi="Arial Narrow"/>
                <w:sz w:val="24"/>
              </w:rPr>
              <w:t>ue to low intensity</w:t>
            </w:r>
            <w:r w:rsidR="001418D6">
              <w:rPr>
                <w:rFonts w:ascii="Arial Narrow" w:hAnsi="Arial Narrow"/>
                <w:sz w:val="24"/>
              </w:rPr>
              <w:t xml:space="preserve"> but still good for the heart, lungs, mind and body</w:t>
            </w:r>
          </w:p>
          <w:p w14:paraId="087A16BB" w14:textId="145B66B9" w:rsidR="008146DF" w:rsidRPr="00B10C1F" w:rsidRDefault="008146DF" w:rsidP="00E31452">
            <w:pPr>
              <w:numPr>
                <w:ilvl w:val="0"/>
                <w:numId w:val="9"/>
              </w:numPr>
              <w:overflowPunct w:val="0"/>
              <w:autoSpaceDE w:val="0"/>
              <w:autoSpaceDN w:val="0"/>
              <w:adjustRightInd w:val="0"/>
              <w:ind w:left="600"/>
              <w:textAlignment w:val="baseline"/>
              <w:rPr>
                <w:rFonts w:ascii="Arial Narrow" w:hAnsi="Arial Narrow"/>
                <w:sz w:val="24"/>
              </w:rPr>
            </w:pPr>
            <w:r w:rsidRPr="00B10C1F">
              <w:rPr>
                <w:rFonts w:ascii="Arial Narrow" w:hAnsi="Arial Narrow"/>
                <w:sz w:val="24"/>
              </w:rPr>
              <w:t xml:space="preserve">Health benefits </w:t>
            </w:r>
            <w:r w:rsidRPr="00B10C1F">
              <w:rPr>
                <w:rFonts w:ascii="Arial Narrow" w:hAnsi="Arial Narrow"/>
                <w:sz w:val="24"/>
              </w:rPr>
              <w:sym w:font="Symbol" w:char="F0AF"/>
            </w:r>
            <w:r w:rsidRPr="00B10C1F">
              <w:rPr>
                <w:rFonts w:ascii="Arial Narrow" w:hAnsi="Arial Narrow"/>
                <w:sz w:val="24"/>
              </w:rPr>
              <w:t xml:space="preserve"> body fat, </w:t>
            </w:r>
            <w:r w:rsidRPr="00B10C1F">
              <w:rPr>
                <w:rFonts w:ascii="Arial Narrow" w:hAnsi="Arial Narrow"/>
                <w:sz w:val="24"/>
              </w:rPr>
              <w:sym w:font="Symbol" w:char="F0AF"/>
            </w:r>
            <w:r w:rsidRPr="00B10C1F">
              <w:rPr>
                <w:rFonts w:ascii="Arial Narrow" w:hAnsi="Arial Narrow"/>
                <w:sz w:val="24"/>
              </w:rPr>
              <w:t xml:space="preserve"> blood pressure, </w:t>
            </w:r>
            <w:r w:rsidRPr="00B10C1F">
              <w:rPr>
                <w:rFonts w:ascii="Arial Narrow" w:hAnsi="Arial Narrow"/>
                <w:sz w:val="24"/>
              </w:rPr>
              <w:sym w:font="Symbol" w:char="F0AF"/>
            </w:r>
            <w:r w:rsidRPr="00B10C1F">
              <w:rPr>
                <w:rFonts w:ascii="Arial Narrow" w:hAnsi="Arial Narrow"/>
                <w:sz w:val="24"/>
              </w:rPr>
              <w:t xml:space="preserve"> cholesterol, </w:t>
            </w:r>
            <w:r w:rsidRPr="00B10C1F">
              <w:rPr>
                <w:rFonts w:ascii="Arial Narrow" w:hAnsi="Arial Narrow"/>
                <w:sz w:val="24"/>
              </w:rPr>
              <w:sym w:font="Symbol" w:char="F0AF"/>
            </w:r>
            <w:r>
              <w:rPr>
                <w:rFonts w:ascii="Arial Narrow" w:hAnsi="Arial Narrow"/>
                <w:sz w:val="24"/>
              </w:rPr>
              <w:t xml:space="preserve">  CHD risk</w:t>
            </w:r>
            <w:r w:rsidR="001418D6">
              <w:rPr>
                <w:rFonts w:ascii="Arial Narrow" w:hAnsi="Arial Narrow"/>
                <w:sz w:val="24"/>
              </w:rPr>
              <w:t xml:space="preserve">, </w:t>
            </w:r>
            <w:r w:rsidR="001418D6" w:rsidRPr="00B10C1F">
              <w:rPr>
                <w:rFonts w:ascii="Arial Narrow" w:hAnsi="Arial Narrow"/>
                <w:sz w:val="24"/>
              </w:rPr>
              <w:sym w:font="Symbol" w:char="F0AF"/>
            </w:r>
            <w:r w:rsidR="001418D6">
              <w:rPr>
                <w:rFonts w:ascii="Arial Narrow" w:hAnsi="Arial Narrow"/>
                <w:sz w:val="24"/>
              </w:rPr>
              <w:t xml:space="preserve"> stress</w:t>
            </w:r>
          </w:p>
        </w:tc>
      </w:tr>
      <w:tr w:rsidR="008146DF" w14:paraId="16926F45" w14:textId="77777777" w:rsidTr="00E31452">
        <w:tc>
          <w:tcPr>
            <w:tcW w:w="10314" w:type="dxa"/>
            <w:tcBorders>
              <w:top w:val="single" w:sz="6" w:space="0" w:color="auto"/>
              <w:left w:val="single" w:sz="6" w:space="0" w:color="auto"/>
              <w:bottom w:val="single" w:sz="6" w:space="0" w:color="auto"/>
              <w:right w:val="single" w:sz="6" w:space="0" w:color="auto"/>
            </w:tcBorders>
          </w:tcPr>
          <w:p w14:paraId="37717496" w14:textId="4B949E86" w:rsidR="008146DF" w:rsidRPr="00CE7FD6" w:rsidRDefault="008146DF" w:rsidP="00E31452">
            <w:pPr>
              <w:rPr>
                <w:rFonts w:ascii="Tahoma" w:hAnsi="Tahoma" w:cs="Tahoma"/>
                <w:sz w:val="24"/>
                <w:szCs w:val="24"/>
              </w:rPr>
            </w:pPr>
            <w:r w:rsidRPr="00CE7FD6">
              <w:rPr>
                <w:rFonts w:ascii="Tahoma" w:hAnsi="Tahoma" w:cs="Tahoma"/>
                <w:b/>
                <w:sz w:val="24"/>
                <w:szCs w:val="24"/>
              </w:rPr>
              <w:t>Fitness Zone - 60 - 70 % of Max. HR</w:t>
            </w:r>
            <w:r>
              <w:rPr>
                <w:rFonts w:ascii="Tahoma" w:hAnsi="Tahoma" w:cs="Tahoma"/>
                <w:b/>
                <w:sz w:val="24"/>
                <w:szCs w:val="24"/>
              </w:rPr>
              <w:t xml:space="preserve"> – Beginners</w:t>
            </w:r>
            <w:r w:rsidR="004B676B">
              <w:rPr>
                <w:rFonts w:ascii="Tahoma" w:hAnsi="Tahoma" w:cs="Tahoma"/>
                <w:b/>
                <w:sz w:val="24"/>
                <w:szCs w:val="24"/>
              </w:rPr>
              <w:t xml:space="preserve"> </w:t>
            </w:r>
            <w:r w:rsidR="001418D6">
              <w:rPr>
                <w:rFonts w:ascii="Tahoma" w:hAnsi="Tahoma" w:cs="Tahoma"/>
                <w:b/>
                <w:sz w:val="24"/>
                <w:szCs w:val="24"/>
              </w:rPr>
              <w:t xml:space="preserve">Starting Point / Easy Day </w:t>
            </w:r>
            <w:r w:rsidR="004B676B">
              <w:rPr>
                <w:rFonts w:ascii="Tahoma" w:hAnsi="Tahoma" w:cs="Tahoma"/>
                <w:b/>
                <w:sz w:val="24"/>
                <w:szCs w:val="24"/>
              </w:rPr>
              <w:t xml:space="preserve">  </w:t>
            </w:r>
          </w:p>
        </w:tc>
      </w:tr>
      <w:tr w:rsidR="008146DF" w14:paraId="076CF373" w14:textId="77777777" w:rsidTr="00E31452">
        <w:tc>
          <w:tcPr>
            <w:tcW w:w="10314" w:type="dxa"/>
            <w:tcBorders>
              <w:top w:val="single" w:sz="6" w:space="0" w:color="auto"/>
              <w:left w:val="single" w:sz="6" w:space="0" w:color="auto"/>
              <w:bottom w:val="single" w:sz="6" w:space="0" w:color="auto"/>
              <w:right w:val="single" w:sz="6" w:space="0" w:color="auto"/>
            </w:tcBorders>
          </w:tcPr>
          <w:p w14:paraId="0AC35634" w14:textId="77777777" w:rsidR="008146DF" w:rsidRPr="00B10C1F" w:rsidRDefault="008146DF" w:rsidP="00E31452">
            <w:pPr>
              <w:numPr>
                <w:ilvl w:val="0"/>
                <w:numId w:val="9"/>
              </w:numPr>
              <w:overflowPunct w:val="0"/>
              <w:autoSpaceDE w:val="0"/>
              <w:autoSpaceDN w:val="0"/>
              <w:adjustRightInd w:val="0"/>
              <w:ind w:left="600"/>
              <w:textAlignment w:val="baseline"/>
              <w:rPr>
                <w:rFonts w:ascii="Arial Narrow" w:hAnsi="Arial Narrow"/>
                <w:sz w:val="24"/>
              </w:rPr>
            </w:pPr>
            <w:r w:rsidRPr="00B10C1F">
              <w:rPr>
                <w:rFonts w:ascii="Arial Narrow" w:hAnsi="Arial Narrow"/>
                <w:sz w:val="24"/>
              </w:rPr>
              <w:t>Low but increased calorie e</w:t>
            </w:r>
            <w:r>
              <w:rPr>
                <w:rFonts w:ascii="Arial Narrow" w:hAnsi="Arial Narrow"/>
                <w:sz w:val="24"/>
              </w:rPr>
              <w:t>xpenditure / minute of exercise</w:t>
            </w:r>
          </w:p>
          <w:p w14:paraId="02CEBBD9" w14:textId="3484F590" w:rsidR="008146DF" w:rsidRPr="00B10C1F" w:rsidRDefault="008146DF" w:rsidP="00E31452">
            <w:pPr>
              <w:numPr>
                <w:ilvl w:val="0"/>
                <w:numId w:val="9"/>
              </w:numPr>
              <w:overflowPunct w:val="0"/>
              <w:autoSpaceDE w:val="0"/>
              <w:autoSpaceDN w:val="0"/>
              <w:adjustRightInd w:val="0"/>
              <w:ind w:left="600"/>
              <w:textAlignment w:val="baseline"/>
              <w:rPr>
                <w:rFonts w:ascii="Arial Narrow" w:hAnsi="Arial Narrow"/>
                <w:sz w:val="24"/>
              </w:rPr>
            </w:pPr>
            <w:r w:rsidRPr="00B10C1F">
              <w:rPr>
                <w:rFonts w:ascii="Arial Narrow" w:hAnsi="Arial Narrow"/>
                <w:sz w:val="24"/>
              </w:rPr>
              <w:t xml:space="preserve">Recommended </w:t>
            </w:r>
            <w:r>
              <w:rPr>
                <w:rFonts w:ascii="Arial Narrow" w:hAnsi="Arial Narrow"/>
                <w:sz w:val="24"/>
              </w:rPr>
              <w:t>for unfit / beginner exercisers</w:t>
            </w:r>
            <w:r w:rsidR="001418D6">
              <w:rPr>
                <w:rFonts w:ascii="Arial Narrow" w:hAnsi="Arial Narrow"/>
                <w:sz w:val="24"/>
              </w:rPr>
              <w:t xml:space="preserve"> as a starting point to build cardiovascular endurance. </w:t>
            </w:r>
          </w:p>
          <w:p w14:paraId="500914BA" w14:textId="258D0F61" w:rsidR="008146DF" w:rsidRPr="00B10C1F" w:rsidRDefault="001418D6" w:rsidP="00E31452">
            <w:pPr>
              <w:numPr>
                <w:ilvl w:val="0"/>
                <w:numId w:val="9"/>
              </w:numPr>
              <w:overflowPunct w:val="0"/>
              <w:autoSpaceDE w:val="0"/>
              <w:autoSpaceDN w:val="0"/>
              <w:adjustRightInd w:val="0"/>
              <w:ind w:left="600"/>
              <w:textAlignment w:val="baseline"/>
              <w:rPr>
                <w:rFonts w:ascii="Arial Narrow" w:hAnsi="Arial Narrow"/>
                <w:sz w:val="24"/>
              </w:rPr>
            </w:pPr>
            <w:r>
              <w:rPr>
                <w:rFonts w:ascii="Arial Narrow" w:hAnsi="Arial Narrow"/>
                <w:sz w:val="24"/>
              </w:rPr>
              <w:t xml:space="preserve">Good </w:t>
            </w:r>
            <w:r w:rsidR="008146DF" w:rsidRPr="00B10C1F">
              <w:rPr>
                <w:rFonts w:ascii="Arial Narrow" w:hAnsi="Arial Narrow"/>
                <w:sz w:val="24"/>
              </w:rPr>
              <w:t xml:space="preserve">Cardiovascular </w:t>
            </w:r>
            <w:r w:rsidR="008146DF">
              <w:rPr>
                <w:rFonts w:ascii="Arial Narrow" w:hAnsi="Arial Narrow"/>
                <w:sz w:val="24"/>
              </w:rPr>
              <w:t xml:space="preserve">and health </w:t>
            </w:r>
            <w:r w:rsidR="008146DF" w:rsidRPr="00B10C1F">
              <w:rPr>
                <w:rFonts w:ascii="Arial Narrow" w:hAnsi="Arial Narrow"/>
                <w:sz w:val="24"/>
              </w:rPr>
              <w:t xml:space="preserve">benefits </w:t>
            </w:r>
          </w:p>
        </w:tc>
      </w:tr>
      <w:tr w:rsidR="008146DF" w14:paraId="78B27E27" w14:textId="77777777" w:rsidTr="00E31452">
        <w:tc>
          <w:tcPr>
            <w:tcW w:w="10314" w:type="dxa"/>
            <w:tcBorders>
              <w:top w:val="single" w:sz="6" w:space="0" w:color="auto"/>
              <w:left w:val="single" w:sz="6" w:space="0" w:color="auto"/>
              <w:bottom w:val="single" w:sz="6" w:space="0" w:color="auto"/>
              <w:right w:val="single" w:sz="6" w:space="0" w:color="auto"/>
            </w:tcBorders>
          </w:tcPr>
          <w:p w14:paraId="79C43F04" w14:textId="3D785059" w:rsidR="008146DF" w:rsidRPr="00CE7FD6" w:rsidRDefault="008146DF" w:rsidP="00E31452">
            <w:pPr>
              <w:rPr>
                <w:rFonts w:ascii="Tahoma" w:hAnsi="Tahoma" w:cs="Tahoma"/>
                <w:sz w:val="24"/>
                <w:szCs w:val="24"/>
              </w:rPr>
            </w:pPr>
            <w:r w:rsidRPr="00CE7FD6">
              <w:rPr>
                <w:rFonts w:ascii="Tahoma" w:hAnsi="Tahoma" w:cs="Tahoma"/>
                <w:b/>
                <w:sz w:val="24"/>
                <w:szCs w:val="24"/>
              </w:rPr>
              <w:t xml:space="preserve">Aerobic Zone - 70 </w:t>
            </w:r>
            <w:r>
              <w:rPr>
                <w:rFonts w:ascii="Tahoma" w:hAnsi="Tahoma" w:cs="Tahoma"/>
                <w:b/>
                <w:sz w:val="24"/>
                <w:szCs w:val="24"/>
              </w:rPr>
              <w:t>–</w:t>
            </w:r>
            <w:r w:rsidRPr="00CE7FD6">
              <w:rPr>
                <w:rFonts w:ascii="Tahoma" w:hAnsi="Tahoma" w:cs="Tahoma"/>
                <w:b/>
                <w:sz w:val="24"/>
                <w:szCs w:val="24"/>
              </w:rPr>
              <w:t xml:space="preserve"> 8</w:t>
            </w:r>
            <w:r>
              <w:rPr>
                <w:rFonts w:ascii="Tahoma" w:hAnsi="Tahoma" w:cs="Tahoma"/>
                <w:b/>
                <w:sz w:val="24"/>
                <w:szCs w:val="24"/>
              </w:rPr>
              <w:t>5</w:t>
            </w:r>
            <w:r w:rsidRPr="00CE7FD6">
              <w:rPr>
                <w:rFonts w:ascii="Tahoma" w:hAnsi="Tahoma" w:cs="Tahoma"/>
                <w:b/>
                <w:sz w:val="24"/>
                <w:szCs w:val="24"/>
              </w:rPr>
              <w:t xml:space="preserve"> % of Max. HR</w:t>
            </w:r>
            <w:r>
              <w:rPr>
                <w:rFonts w:ascii="Tahoma" w:hAnsi="Tahoma" w:cs="Tahoma"/>
                <w:b/>
                <w:sz w:val="24"/>
                <w:szCs w:val="24"/>
              </w:rPr>
              <w:t xml:space="preserve"> </w:t>
            </w:r>
            <w:r w:rsidR="001418D6">
              <w:rPr>
                <w:rFonts w:ascii="Tahoma" w:hAnsi="Tahoma" w:cs="Tahoma"/>
                <w:b/>
                <w:sz w:val="24"/>
                <w:szCs w:val="24"/>
              </w:rPr>
              <w:t>–</w:t>
            </w:r>
            <w:r>
              <w:rPr>
                <w:rFonts w:ascii="Tahoma" w:hAnsi="Tahoma" w:cs="Tahoma"/>
                <w:b/>
                <w:sz w:val="24"/>
                <w:szCs w:val="24"/>
              </w:rPr>
              <w:t xml:space="preserve"> </w:t>
            </w:r>
            <w:r w:rsidR="001418D6">
              <w:rPr>
                <w:rFonts w:ascii="Tahoma" w:hAnsi="Tahoma" w:cs="Tahoma"/>
                <w:b/>
                <w:sz w:val="24"/>
                <w:szCs w:val="24"/>
              </w:rPr>
              <w:t xml:space="preserve">Recommended Cardio Training Range </w:t>
            </w:r>
          </w:p>
        </w:tc>
      </w:tr>
      <w:tr w:rsidR="008146DF" w14:paraId="195A1933" w14:textId="77777777" w:rsidTr="00E31452">
        <w:tc>
          <w:tcPr>
            <w:tcW w:w="10314" w:type="dxa"/>
            <w:tcBorders>
              <w:top w:val="single" w:sz="6" w:space="0" w:color="auto"/>
              <w:left w:val="single" w:sz="6" w:space="0" w:color="auto"/>
              <w:bottom w:val="single" w:sz="6" w:space="0" w:color="auto"/>
              <w:right w:val="single" w:sz="6" w:space="0" w:color="auto"/>
            </w:tcBorders>
          </w:tcPr>
          <w:p w14:paraId="729E8830" w14:textId="77777777" w:rsidR="008146DF" w:rsidRPr="00B10C1F" w:rsidRDefault="008146DF" w:rsidP="00E31452">
            <w:pPr>
              <w:numPr>
                <w:ilvl w:val="0"/>
                <w:numId w:val="9"/>
              </w:numPr>
              <w:overflowPunct w:val="0"/>
              <w:autoSpaceDE w:val="0"/>
              <w:autoSpaceDN w:val="0"/>
              <w:adjustRightInd w:val="0"/>
              <w:ind w:left="690"/>
              <w:textAlignment w:val="baseline"/>
              <w:rPr>
                <w:rFonts w:ascii="Arial Narrow" w:hAnsi="Arial Narrow"/>
                <w:sz w:val="24"/>
              </w:rPr>
            </w:pPr>
            <w:r w:rsidRPr="00B10C1F">
              <w:rPr>
                <w:rFonts w:ascii="Arial Narrow" w:hAnsi="Arial Narrow"/>
                <w:sz w:val="24"/>
              </w:rPr>
              <w:t xml:space="preserve">High calorie expenditure / minute of exercise / </w:t>
            </w:r>
            <w:r w:rsidRPr="00B10C1F">
              <w:rPr>
                <w:rFonts w:ascii="Arial Narrow" w:hAnsi="Arial Narrow"/>
                <w:sz w:val="24"/>
              </w:rPr>
              <w:sym w:font="Symbol" w:char="F0AF"/>
            </w:r>
            <w:r>
              <w:rPr>
                <w:rFonts w:ascii="Arial Narrow" w:hAnsi="Arial Narrow"/>
                <w:sz w:val="24"/>
              </w:rPr>
              <w:t xml:space="preserve"> body fat</w:t>
            </w:r>
          </w:p>
          <w:p w14:paraId="46DB9A8A" w14:textId="77777777" w:rsidR="008146DF" w:rsidRPr="00B10C1F" w:rsidRDefault="008146DF" w:rsidP="00E31452">
            <w:pPr>
              <w:numPr>
                <w:ilvl w:val="0"/>
                <w:numId w:val="9"/>
              </w:numPr>
              <w:overflowPunct w:val="0"/>
              <w:autoSpaceDE w:val="0"/>
              <w:autoSpaceDN w:val="0"/>
              <w:adjustRightInd w:val="0"/>
              <w:ind w:left="690"/>
              <w:textAlignment w:val="baseline"/>
              <w:rPr>
                <w:rFonts w:ascii="Arial" w:hAnsi="Arial"/>
                <w:sz w:val="24"/>
              </w:rPr>
            </w:pPr>
            <w:r w:rsidRPr="00B10C1F">
              <w:rPr>
                <w:rFonts w:ascii="Arial Narrow" w:hAnsi="Arial Narrow"/>
                <w:sz w:val="24"/>
              </w:rPr>
              <w:t xml:space="preserve">Greatest health benefits and greatest cardiovascular benefits </w:t>
            </w:r>
          </w:p>
          <w:p w14:paraId="71C478C5" w14:textId="013276C9" w:rsidR="008146DF" w:rsidRDefault="001418D6" w:rsidP="00E31452">
            <w:pPr>
              <w:numPr>
                <w:ilvl w:val="0"/>
                <w:numId w:val="9"/>
              </w:numPr>
              <w:overflowPunct w:val="0"/>
              <w:autoSpaceDE w:val="0"/>
              <w:autoSpaceDN w:val="0"/>
              <w:adjustRightInd w:val="0"/>
              <w:ind w:left="690"/>
              <w:textAlignment w:val="baseline"/>
              <w:rPr>
                <w:rFonts w:ascii="Arial" w:hAnsi="Arial"/>
                <w:sz w:val="24"/>
              </w:rPr>
            </w:pPr>
            <w:r>
              <w:rPr>
                <w:rFonts w:ascii="Arial Narrow" w:hAnsi="Arial Narrow"/>
                <w:sz w:val="24"/>
              </w:rPr>
              <w:t xml:space="preserve">Ideal intensity for increased </w:t>
            </w:r>
            <w:r w:rsidR="008146DF" w:rsidRPr="00B10C1F">
              <w:rPr>
                <w:rFonts w:ascii="Arial Narrow" w:hAnsi="Arial Narrow"/>
                <w:sz w:val="24"/>
              </w:rPr>
              <w:t>functional cap</w:t>
            </w:r>
            <w:r w:rsidR="008146DF">
              <w:rPr>
                <w:rFonts w:ascii="Arial Narrow" w:hAnsi="Arial Narrow"/>
                <w:sz w:val="24"/>
              </w:rPr>
              <w:t>acity of the heart and lungs</w:t>
            </w:r>
          </w:p>
        </w:tc>
      </w:tr>
      <w:tr w:rsidR="008146DF" w14:paraId="0DC9E1F7" w14:textId="77777777" w:rsidTr="00E31452">
        <w:tc>
          <w:tcPr>
            <w:tcW w:w="10314" w:type="dxa"/>
            <w:tcBorders>
              <w:top w:val="single" w:sz="6" w:space="0" w:color="auto"/>
              <w:left w:val="single" w:sz="6" w:space="0" w:color="auto"/>
              <w:bottom w:val="single" w:sz="6" w:space="0" w:color="auto"/>
              <w:right w:val="single" w:sz="6" w:space="0" w:color="auto"/>
            </w:tcBorders>
          </w:tcPr>
          <w:p w14:paraId="30858847" w14:textId="25B83998" w:rsidR="008146DF" w:rsidRPr="00CE7FD6" w:rsidRDefault="008146DF" w:rsidP="00E31452">
            <w:pPr>
              <w:rPr>
                <w:rFonts w:ascii="Tahoma" w:hAnsi="Tahoma" w:cs="Tahoma"/>
                <w:sz w:val="24"/>
                <w:szCs w:val="24"/>
              </w:rPr>
            </w:pPr>
            <w:r w:rsidRPr="00CE7FD6">
              <w:rPr>
                <w:rFonts w:ascii="Tahoma" w:hAnsi="Tahoma" w:cs="Tahoma"/>
                <w:b/>
                <w:sz w:val="24"/>
                <w:szCs w:val="24"/>
              </w:rPr>
              <w:t>Anaerobic Zone - 8</w:t>
            </w:r>
            <w:r>
              <w:rPr>
                <w:rFonts w:ascii="Tahoma" w:hAnsi="Tahoma" w:cs="Tahoma"/>
                <w:b/>
                <w:sz w:val="24"/>
                <w:szCs w:val="24"/>
              </w:rPr>
              <w:t>5</w:t>
            </w:r>
            <w:r w:rsidRPr="00CE7FD6">
              <w:rPr>
                <w:rFonts w:ascii="Tahoma" w:hAnsi="Tahoma" w:cs="Tahoma"/>
                <w:b/>
                <w:sz w:val="24"/>
                <w:szCs w:val="24"/>
              </w:rPr>
              <w:t xml:space="preserve"> - </w:t>
            </w:r>
            <w:r>
              <w:rPr>
                <w:rFonts w:ascii="Tahoma" w:hAnsi="Tahoma" w:cs="Tahoma"/>
                <w:b/>
                <w:sz w:val="24"/>
                <w:szCs w:val="24"/>
              </w:rPr>
              <w:t>100</w:t>
            </w:r>
            <w:r w:rsidRPr="00CE7FD6">
              <w:rPr>
                <w:rFonts w:ascii="Tahoma" w:hAnsi="Tahoma" w:cs="Tahoma"/>
                <w:b/>
                <w:sz w:val="24"/>
                <w:szCs w:val="24"/>
              </w:rPr>
              <w:t xml:space="preserve"> % of Max. HR</w:t>
            </w:r>
            <w:r>
              <w:rPr>
                <w:rFonts w:ascii="Tahoma" w:hAnsi="Tahoma" w:cs="Tahoma"/>
                <w:b/>
                <w:sz w:val="24"/>
                <w:szCs w:val="24"/>
              </w:rPr>
              <w:t xml:space="preserve"> – </w:t>
            </w:r>
            <w:r w:rsidR="001418D6">
              <w:rPr>
                <w:rFonts w:ascii="Tahoma" w:hAnsi="Tahoma" w:cs="Tahoma"/>
                <w:b/>
                <w:sz w:val="24"/>
                <w:szCs w:val="24"/>
              </w:rPr>
              <w:t>Intense Intervals, not for beginners</w:t>
            </w:r>
            <w:r>
              <w:rPr>
                <w:rFonts w:ascii="Tahoma" w:hAnsi="Tahoma" w:cs="Tahoma"/>
                <w:b/>
                <w:sz w:val="24"/>
                <w:szCs w:val="24"/>
              </w:rPr>
              <w:t xml:space="preserve"> </w:t>
            </w:r>
          </w:p>
        </w:tc>
      </w:tr>
      <w:tr w:rsidR="008146DF" w14:paraId="4071B591" w14:textId="77777777" w:rsidTr="00E31452">
        <w:tc>
          <w:tcPr>
            <w:tcW w:w="10314" w:type="dxa"/>
            <w:tcBorders>
              <w:top w:val="single" w:sz="6" w:space="0" w:color="auto"/>
              <w:left w:val="single" w:sz="6" w:space="0" w:color="auto"/>
              <w:bottom w:val="single" w:sz="6" w:space="0" w:color="auto"/>
              <w:right w:val="single" w:sz="6" w:space="0" w:color="auto"/>
            </w:tcBorders>
          </w:tcPr>
          <w:p w14:paraId="580EFA0C" w14:textId="27C18EE6" w:rsidR="001418D6" w:rsidRDefault="001418D6" w:rsidP="00E31452">
            <w:pPr>
              <w:numPr>
                <w:ilvl w:val="0"/>
                <w:numId w:val="9"/>
              </w:numPr>
              <w:overflowPunct w:val="0"/>
              <w:autoSpaceDE w:val="0"/>
              <w:autoSpaceDN w:val="0"/>
              <w:adjustRightInd w:val="0"/>
              <w:ind w:left="690"/>
              <w:textAlignment w:val="baseline"/>
              <w:rPr>
                <w:rFonts w:ascii="Arial Narrow" w:hAnsi="Arial Narrow"/>
                <w:sz w:val="24"/>
              </w:rPr>
            </w:pPr>
            <w:r>
              <w:rPr>
                <w:rFonts w:ascii="Arial Narrow" w:hAnsi="Arial Narrow"/>
                <w:sz w:val="24"/>
              </w:rPr>
              <w:t>Requires an existing strong cardiovascular endurance level – not for beginners, unfit participants.</w:t>
            </w:r>
          </w:p>
          <w:p w14:paraId="14EE6FDD" w14:textId="27F40921" w:rsidR="008146DF" w:rsidRDefault="008146DF" w:rsidP="00E31452">
            <w:pPr>
              <w:numPr>
                <w:ilvl w:val="0"/>
                <w:numId w:val="9"/>
              </w:numPr>
              <w:overflowPunct w:val="0"/>
              <w:autoSpaceDE w:val="0"/>
              <w:autoSpaceDN w:val="0"/>
              <w:adjustRightInd w:val="0"/>
              <w:ind w:left="690"/>
              <w:textAlignment w:val="baseline"/>
              <w:rPr>
                <w:rFonts w:ascii="Arial Narrow" w:hAnsi="Arial Narrow"/>
                <w:sz w:val="24"/>
              </w:rPr>
            </w:pPr>
            <w:r>
              <w:rPr>
                <w:rFonts w:ascii="Arial Narrow" w:hAnsi="Arial Narrow"/>
                <w:sz w:val="24"/>
              </w:rPr>
              <w:t>Involves performing high intensity intervals of 10 – 90 seconds followed by lower intensity recovery periods</w:t>
            </w:r>
          </w:p>
          <w:p w14:paraId="1A462E6E" w14:textId="77777777" w:rsidR="008146DF" w:rsidRPr="00B10C1F" w:rsidRDefault="008146DF" w:rsidP="00E31452">
            <w:pPr>
              <w:numPr>
                <w:ilvl w:val="0"/>
                <w:numId w:val="9"/>
              </w:numPr>
              <w:overflowPunct w:val="0"/>
              <w:autoSpaceDE w:val="0"/>
              <w:autoSpaceDN w:val="0"/>
              <w:adjustRightInd w:val="0"/>
              <w:ind w:left="690"/>
              <w:textAlignment w:val="baseline"/>
              <w:rPr>
                <w:rFonts w:ascii="Arial Narrow" w:hAnsi="Arial Narrow"/>
                <w:sz w:val="24"/>
              </w:rPr>
            </w:pPr>
            <w:r w:rsidRPr="00B10C1F">
              <w:rPr>
                <w:rFonts w:ascii="Arial Narrow" w:hAnsi="Arial Narrow"/>
                <w:sz w:val="24"/>
              </w:rPr>
              <w:t>Highest calorie e</w:t>
            </w:r>
            <w:r>
              <w:rPr>
                <w:rFonts w:ascii="Arial Narrow" w:hAnsi="Arial Narrow"/>
                <w:sz w:val="24"/>
              </w:rPr>
              <w:t>xpenditure / minute of exercise</w:t>
            </w:r>
          </w:p>
          <w:p w14:paraId="116FEDD5" w14:textId="77777777" w:rsidR="008146DF" w:rsidRDefault="008146DF" w:rsidP="00E31452">
            <w:pPr>
              <w:numPr>
                <w:ilvl w:val="0"/>
                <w:numId w:val="9"/>
              </w:numPr>
              <w:overflowPunct w:val="0"/>
              <w:autoSpaceDE w:val="0"/>
              <w:autoSpaceDN w:val="0"/>
              <w:adjustRightInd w:val="0"/>
              <w:ind w:left="690"/>
              <w:textAlignment w:val="baseline"/>
              <w:rPr>
                <w:rFonts w:ascii="Arial Narrow" w:hAnsi="Arial Narrow"/>
                <w:sz w:val="24"/>
              </w:rPr>
            </w:pPr>
            <w:r w:rsidRPr="00B10C1F">
              <w:rPr>
                <w:rFonts w:ascii="Arial Narrow" w:hAnsi="Arial Narrow"/>
                <w:sz w:val="24"/>
              </w:rPr>
              <w:t>High cardiovascular benefits</w:t>
            </w:r>
            <w:r>
              <w:rPr>
                <w:rFonts w:ascii="Arial Narrow" w:hAnsi="Arial Narrow"/>
                <w:sz w:val="24"/>
              </w:rPr>
              <w:t xml:space="preserve"> </w:t>
            </w:r>
          </w:p>
          <w:p w14:paraId="0E03BCE1" w14:textId="77777777" w:rsidR="008146DF" w:rsidRPr="00B10C1F" w:rsidRDefault="008146DF" w:rsidP="00E31452">
            <w:pPr>
              <w:numPr>
                <w:ilvl w:val="0"/>
                <w:numId w:val="9"/>
              </w:numPr>
              <w:overflowPunct w:val="0"/>
              <w:autoSpaceDE w:val="0"/>
              <w:autoSpaceDN w:val="0"/>
              <w:adjustRightInd w:val="0"/>
              <w:ind w:left="690"/>
              <w:textAlignment w:val="baseline"/>
              <w:rPr>
                <w:rFonts w:ascii="Arial Narrow" w:hAnsi="Arial Narrow"/>
                <w:sz w:val="24"/>
              </w:rPr>
            </w:pPr>
            <w:r w:rsidRPr="00B10C1F">
              <w:rPr>
                <w:rFonts w:ascii="Arial Narrow" w:hAnsi="Arial Narrow"/>
                <w:sz w:val="24"/>
              </w:rPr>
              <w:t>Recommended for sport specific training – sports which</w:t>
            </w:r>
            <w:r>
              <w:rPr>
                <w:rFonts w:ascii="Arial Narrow" w:hAnsi="Arial Narrow"/>
                <w:sz w:val="24"/>
              </w:rPr>
              <w:t xml:space="preserve"> involve high intensity sprints</w:t>
            </w:r>
          </w:p>
        </w:tc>
      </w:tr>
    </w:tbl>
    <w:p w14:paraId="654F4D7F" w14:textId="77777777" w:rsidR="008146DF" w:rsidRDefault="008146DF" w:rsidP="008146DF"/>
    <w:p w14:paraId="2E5CE877" w14:textId="77777777" w:rsidR="008146DF" w:rsidRDefault="008146DF" w:rsidP="008146DF">
      <w:pPr>
        <w:widowControl w:val="0"/>
        <w:numPr>
          <w:ilvl w:val="12"/>
          <w:numId w:val="0"/>
        </w:numPr>
        <w:rPr>
          <w:rFonts w:ascii="Tahoma" w:hAnsi="Tahoma"/>
          <w:sz w:val="24"/>
        </w:rPr>
      </w:pPr>
      <w:r>
        <w:rPr>
          <w:rFonts w:ascii="Tahoma" w:hAnsi="Tahoma"/>
          <w:b/>
          <w:sz w:val="24"/>
        </w:rPr>
        <w:t xml:space="preserve">TAKING ACCURATE HEART RATE </w:t>
      </w:r>
      <w:smartTag w:uri="urn:schemas-microsoft-com:office:smarttags" w:element="City">
        <w:smartTag w:uri="urn:schemas-microsoft-com:office:smarttags" w:element="place">
          <w:r>
            <w:rPr>
              <w:rFonts w:ascii="Tahoma" w:hAnsi="Tahoma"/>
              <w:b/>
              <w:sz w:val="24"/>
            </w:rPr>
            <w:t>READINGS</w:t>
          </w:r>
        </w:smartTag>
      </w:smartTag>
    </w:p>
    <w:p w14:paraId="3D4EE337" w14:textId="77777777" w:rsidR="008146DF" w:rsidRDefault="008146DF" w:rsidP="008146DF">
      <w:pPr>
        <w:widowControl w:val="0"/>
        <w:numPr>
          <w:ilvl w:val="12"/>
          <w:numId w:val="0"/>
        </w:numPr>
        <w:rPr>
          <w:sz w:val="24"/>
        </w:rPr>
      </w:pPr>
    </w:p>
    <w:p w14:paraId="166F817C" w14:textId="77777777" w:rsidR="008146DF" w:rsidRDefault="008146DF" w:rsidP="008146DF">
      <w:pPr>
        <w:widowControl w:val="0"/>
        <w:numPr>
          <w:ilvl w:val="12"/>
          <w:numId w:val="0"/>
        </w:numPr>
        <w:tabs>
          <w:tab w:val="left" w:pos="-1440"/>
        </w:tabs>
        <w:rPr>
          <w:rFonts w:ascii="Tahoma" w:hAnsi="Tahoma"/>
          <w:b/>
          <w:sz w:val="24"/>
        </w:rPr>
      </w:pPr>
      <w:r>
        <w:rPr>
          <w:rFonts w:ascii="Tahoma" w:hAnsi="Tahoma"/>
          <w:b/>
          <w:sz w:val="24"/>
        </w:rPr>
        <w:t>Pulse Sites:</w:t>
      </w:r>
    </w:p>
    <w:p w14:paraId="4EC736FB" w14:textId="77777777" w:rsidR="008146DF" w:rsidRDefault="008146DF" w:rsidP="008146DF">
      <w:pPr>
        <w:widowControl w:val="0"/>
        <w:numPr>
          <w:ilvl w:val="12"/>
          <w:numId w:val="0"/>
        </w:numPr>
        <w:tabs>
          <w:tab w:val="left" w:pos="-1440"/>
        </w:tabs>
        <w:rPr>
          <w:rFonts w:ascii="Arial Narrow" w:hAnsi="Arial Narrow"/>
          <w:sz w:val="24"/>
        </w:rPr>
      </w:pPr>
      <w:r>
        <w:rPr>
          <w:rFonts w:ascii="Arial Narrow" w:hAnsi="Arial Narrow"/>
          <w:sz w:val="24"/>
        </w:rPr>
        <w:t xml:space="preserve">1.  </w:t>
      </w:r>
      <w:r>
        <w:rPr>
          <w:rFonts w:ascii="Arial Narrow" w:hAnsi="Arial Narrow"/>
          <w:b/>
          <w:sz w:val="24"/>
        </w:rPr>
        <w:t>Carotid pulse</w:t>
      </w:r>
      <w:r>
        <w:rPr>
          <w:rFonts w:ascii="Arial Narrow" w:hAnsi="Arial Narrow"/>
          <w:sz w:val="24"/>
        </w:rPr>
        <w:t>: (Carotid artery)</w:t>
      </w:r>
    </w:p>
    <w:p w14:paraId="4B951938" w14:textId="77777777" w:rsidR="008146DF" w:rsidRDefault="008146DF" w:rsidP="008146DF">
      <w:pPr>
        <w:widowControl w:val="0"/>
        <w:numPr>
          <w:ilvl w:val="0"/>
          <w:numId w:val="9"/>
        </w:numPr>
        <w:rPr>
          <w:rFonts w:ascii="Arial Narrow" w:hAnsi="Arial Narrow"/>
          <w:sz w:val="24"/>
        </w:rPr>
      </w:pPr>
      <w:r>
        <w:rPr>
          <w:rFonts w:ascii="Arial Narrow" w:hAnsi="Arial Narrow"/>
          <w:sz w:val="24"/>
        </w:rPr>
        <w:t>Located on the neck, just to the side of the throat.</w:t>
      </w:r>
    </w:p>
    <w:p w14:paraId="31F5519C" w14:textId="77777777" w:rsidR="008146DF" w:rsidRDefault="008146DF" w:rsidP="008146DF">
      <w:pPr>
        <w:widowControl w:val="0"/>
        <w:numPr>
          <w:ilvl w:val="0"/>
          <w:numId w:val="9"/>
        </w:numPr>
        <w:rPr>
          <w:rFonts w:ascii="Arial Narrow" w:hAnsi="Arial Narrow"/>
          <w:sz w:val="24"/>
        </w:rPr>
      </w:pPr>
      <w:r>
        <w:rPr>
          <w:rFonts w:ascii="Arial Narrow" w:hAnsi="Arial Narrow"/>
          <w:sz w:val="24"/>
        </w:rPr>
        <w:t>Place the index and middle finger gently on the side of the neck. Pressing too hard may stimulate a reflex mechanism, which causes the heart rate to slow down.</w:t>
      </w:r>
    </w:p>
    <w:p w14:paraId="2B48A677" w14:textId="77777777" w:rsidR="008146DF" w:rsidRDefault="008146DF" w:rsidP="008146DF">
      <w:pPr>
        <w:widowControl w:val="0"/>
        <w:numPr>
          <w:ilvl w:val="12"/>
          <w:numId w:val="0"/>
        </w:numPr>
        <w:tabs>
          <w:tab w:val="left" w:pos="-1440"/>
        </w:tabs>
        <w:rPr>
          <w:rFonts w:ascii="Arial Narrow" w:hAnsi="Arial Narrow"/>
          <w:sz w:val="24"/>
        </w:rPr>
      </w:pPr>
      <w:r>
        <w:rPr>
          <w:rFonts w:ascii="Arial Narrow" w:hAnsi="Arial Narrow"/>
          <w:sz w:val="24"/>
        </w:rPr>
        <w:t xml:space="preserve">2.  </w:t>
      </w:r>
      <w:r>
        <w:rPr>
          <w:rFonts w:ascii="Arial Narrow" w:hAnsi="Arial Narrow"/>
          <w:b/>
          <w:sz w:val="24"/>
        </w:rPr>
        <w:t>Radial pulse</w:t>
      </w:r>
      <w:r>
        <w:rPr>
          <w:rFonts w:ascii="Arial Narrow" w:hAnsi="Arial Narrow"/>
          <w:sz w:val="24"/>
        </w:rPr>
        <w:t>: (Radial artery)</w:t>
      </w:r>
    </w:p>
    <w:p w14:paraId="1D26E013" w14:textId="77777777" w:rsidR="008146DF" w:rsidRDefault="008146DF" w:rsidP="008146DF">
      <w:pPr>
        <w:widowControl w:val="0"/>
        <w:numPr>
          <w:ilvl w:val="0"/>
          <w:numId w:val="9"/>
        </w:numPr>
        <w:rPr>
          <w:rFonts w:ascii="Arial Narrow" w:hAnsi="Arial Narrow"/>
          <w:sz w:val="24"/>
        </w:rPr>
      </w:pPr>
      <w:r>
        <w:rPr>
          <w:rFonts w:ascii="Arial Narrow" w:hAnsi="Arial Narrow"/>
          <w:sz w:val="24"/>
        </w:rPr>
        <w:t>Located on the thumb side of the wrist.</w:t>
      </w:r>
    </w:p>
    <w:p w14:paraId="776EFF42" w14:textId="77777777" w:rsidR="008146DF" w:rsidRDefault="008146DF" w:rsidP="008146DF">
      <w:pPr>
        <w:widowControl w:val="0"/>
        <w:numPr>
          <w:ilvl w:val="12"/>
          <w:numId w:val="0"/>
        </w:numPr>
        <w:rPr>
          <w:sz w:val="24"/>
        </w:rPr>
      </w:pPr>
    </w:p>
    <w:p w14:paraId="78437651" w14:textId="77777777" w:rsidR="008146DF" w:rsidRDefault="008146DF" w:rsidP="008146DF">
      <w:pPr>
        <w:widowControl w:val="0"/>
        <w:numPr>
          <w:ilvl w:val="12"/>
          <w:numId w:val="0"/>
        </w:numPr>
        <w:tabs>
          <w:tab w:val="left" w:pos="-1440"/>
        </w:tabs>
        <w:rPr>
          <w:rFonts w:ascii="Tahoma" w:hAnsi="Tahoma"/>
          <w:b/>
          <w:sz w:val="24"/>
        </w:rPr>
      </w:pPr>
      <w:r>
        <w:rPr>
          <w:rFonts w:ascii="Tahoma" w:hAnsi="Tahoma"/>
          <w:b/>
          <w:sz w:val="24"/>
        </w:rPr>
        <w:t>TAKING YOUR HEART RATE:</w:t>
      </w:r>
    </w:p>
    <w:p w14:paraId="4F1EFEA1" w14:textId="77777777" w:rsidR="008146DF" w:rsidRDefault="008146DF" w:rsidP="008146DF">
      <w:pPr>
        <w:widowControl w:val="0"/>
        <w:numPr>
          <w:ilvl w:val="12"/>
          <w:numId w:val="0"/>
        </w:numPr>
        <w:tabs>
          <w:tab w:val="left" w:pos="-1440"/>
        </w:tabs>
        <w:rPr>
          <w:rFonts w:ascii="Tahoma" w:hAnsi="Tahoma"/>
          <w:sz w:val="24"/>
        </w:rPr>
      </w:pPr>
    </w:p>
    <w:p w14:paraId="731B5468" w14:textId="77777777" w:rsidR="008146DF" w:rsidRDefault="008146DF" w:rsidP="008146DF">
      <w:pPr>
        <w:widowControl w:val="0"/>
        <w:numPr>
          <w:ilvl w:val="0"/>
          <w:numId w:val="9"/>
        </w:numPr>
        <w:tabs>
          <w:tab w:val="left" w:pos="-1440"/>
        </w:tabs>
        <w:rPr>
          <w:rFonts w:ascii="Arial Narrow" w:hAnsi="Arial Narrow"/>
          <w:sz w:val="24"/>
        </w:rPr>
      </w:pPr>
      <w:r>
        <w:rPr>
          <w:rFonts w:ascii="Arial Narrow" w:hAnsi="Arial Narrow"/>
          <w:sz w:val="24"/>
        </w:rPr>
        <w:t>Always use the index and middle fingers and press gently. (</w:t>
      </w:r>
      <w:r w:rsidRPr="00B10C1F">
        <w:rPr>
          <w:rFonts w:ascii="Arial Narrow" w:hAnsi="Arial Narrow"/>
          <w:b/>
          <w:sz w:val="24"/>
        </w:rPr>
        <w:t>Do not</w:t>
      </w:r>
      <w:r>
        <w:rPr>
          <w:rFonts w:ascii="Arial Narrow" w:hAnsi="Arial Narrow"/>
          <w:sz w:val="24"/>
        </w:rPr>
        <w:t xml:space="preserve"> use the thumb)</w:t>
      </w:r>
    </w:p>
    <w:p w14:paraId="7A820586" w14:textId="77777777" w:rsidR="008146DF" w:rsidRDefault="008146DF" w:rsidP="008146DF">
      <w:pPr>
        <w:widowControl w:val="0"/>
        <w:numPr>
          <w:ilvl w:val="0"/>
          <w:numId w:val="9"/>
        </w:numPr>
        <w:tabs>
          <w:tab w:val="left" w:pos="-1440"/>
        </w:tabs>
        <w:rPr>
          <w:rFonts w:ascii="Arial Narrow" w:hAnsi="Arial Narrow"/>
          <w:sz w:val="24"/>
        </w:rPr>
      </w:pPr>
      <w:r>
        <w:rPr>
          <w:rFonts w:ascii="Arial Narrow" w:hAnsi="Arial Narrow"/>
          <w:sz w:val="24"/>
        </w:rPr>
        <w:t xml:space="preserve">The most accurate reading during exercise is the </w:t>
      </w:r>
      <w:r>
        <w:rPr>
          <w:rFonts w:ascii="Arial Narrow" w:hAnsi="Arial Narrow"/>
          <w:b/>
          <w:sz w:val="24"/>
        </w:rPr>
        <w:t>10-second count</w:t>
      </w:r>
      <w:r>
        <w:rPr>
          <w:rFonts w:ascii="Arial Narrow" w:hAnsi="Arial Narrow"/>
          <w:sz w:val="24"/>
        </w:rPr>
        <w:t xml:space="preserve">, which is found by counting the pulse for 10 seconds and multiplying by 6. </w:t>
      </w:r>
    </w:p>
    <w:p w14:paraId="691AEDAC" w14:textId="77777777" w:rsidR="008146DF" w:rsidRDefault="008146DF" w:rsidP="008146DF">
      <w:pPr>
        <w:widowControl w:val="0"/>
        <w:numPr>
          <w:ilvl w:val="0"/>
          <w:numId w:val="9"/>
        </w:numPr>
        <w:tabs>
          <w:tab w:val="left" w:pos="-1440"/>
        </w:tabs>
        <w:rPr>
          <w:rFonts w:ascii="Arial Narrow" w:hAnsi="Arial Narrow"/>
          <w:sz w:val="24"/>
        </w:rPr>
      </w:pPr>
      <w:r>
        <w:rPr>
          <w:rFonts w:ascii="Arial Narrow" w:hAnsi="Arial Narrow"/>
          <w:sz w:val="24"/>
        </w:rPr>
        <w:t>The first pulse heard should be counted as zero. Counting the first beat as 1 may overestimate the actual heart rate reading. For safety reasons, this may be preferred when working with unfit individuals.</w:t>
      </w:r>
    </w:p>
    <w:p w14:paraId="491CD366" w14:textId="77777777" w:rsidR="008146DF" w:rsidRDefault="008146DF" w:rsidP="008146DF">
      <w:pPr>
        <w:widowControl w:val="0"/>
        <w:numPr>
          <w:ilvl w:val="0"/>
          <w:numId w:val="9"/>
        </w:numPr>
        <w:tabs>
          <w:tab w:val="left" w:pos="-1440"/>
        </w:tabs>
        <w:rPr>
          <w:rFonts w:ascii="Arial Narrow" w:hAnsi="Arial Narrow"/>
          <w:sz w:val="24"/>
        </w:rPr>
      </w:pPr>
      <w:r>
        <w:rPr>
          <w:rFonts w:ascii="Arial Narrow" w:hAnsi="Arial Narrow"/>
          <w:sz w:val="24"/>
        </w:rPr>
        <w:t xml:space="preserve">Heart rates will begin to drop soon after the exercise stops; therefore, heart rate readings need to be taken very quickly for accurate results. Heart rate readings should begin within 5 seconds of stopping. </w:t>
      </w:r>
    </w:p>
    <w:p w14:paraId="71E6C9D1" w14:textId="77777777" w:rsidR="008146DF" w:rsidRDefault="008146DF" w:rsidP="008146DF">
      <w:pPr>
        <w:widowControl w:val="0"/>
        <w:numPr>
          <w:ilvl w:val="0"/>
          <w:numId w:val="9"/>
        </w:numPr>
        <w:tabs>
          <w:tab w:val="left" w:pos="-1440"/>
        </w:tabs>
        <w:rPr>
          <w:rFonts w:ascii="Arial Narrow" w:hAnsi="Arial Narrow"/>
          <w:sz w:val="24"/>
        </w:rPr>
      </w:pPr>
      <w:r>
        <w:rPr>
          <w:rFonts w:ascii="Arial Narrow" w:hAnsi="Arial Narrow"/>
          <w:sz w:val="24"/>
        </w:rPr>
        <w:t>Try to keep moving while taking the pulse to avoid blood pooling in the lower limbs.</w:t>
      </w:r>
    </w:p>
    <w:p w14:paraId="3DD947FE" w14:textId="77777777" w:rsidR="008146DF" w:rsidRDefault="008146DF" w:rsidP="008146DF">
      <w:pPr>
        <w:widowControl w:val="0"/>
        <w:numPr>
          <w:ilvl w:val="0"/>
          <w:numId w:val="9"/>
        </w:numPr>
        <w:tabs>
          <w:tab w:val="left" w:pos="-1440"/>
        </w:tabs>
        <w:rPr>
          <w:rFonts w:ascii="Arial Narrow" w:hAnsi="Arial Narrow"/>
          <w:sz w:val="24"/>
        </w:rPr>
      </w:pPr>
      <w:r>
        <w:rPr>
          <w:rFonts w:ascii="Arial Narrow" w:hAnsi="Arial Narrow"/>
          <w:sz w:val="24"/>
        </w:rPr>
        <w:t xml:space="preserve">In order to effectively monitor exercise intensity, heart rate readings should be taken every 10-15 minutes during an exercise bout. </w:t>
      </w:r>
    </w:p>
    <w:p w14:paraId="53ABB8DC" w14:textId="77777777" w:rsidR="008146DF" w:rsidRDefault="008146DF" w:rsidP="008146DF">
      <w:pPr>
        <w:widowControl w:val="0"/>
        <w:numPr>
          <w:ilvl w:val="12"/>
          <w:numId w:val="0"/>
        </w:numPr>
        <w:tabs>
          <w:tab w:val="left" w:pos="-1440"/>
        </w:tabs>
        <w:rPr>
          <w:rFonts w:ascii="Tahoma" w:hAnsi="Tahoma"/>
          <w:sz w:val="24"/>
        </w:rPr>
      </w:pPr>
      <w:r>
        <w:rPr>
          <w:rFonts w:ascii="Tahoma" w:hAnsi="Tahoma"/>
          <w:b/>
          <w:sz w:val="24"/>
        </w:rPr>
        <w:br w:type="page"/>
      </w:r>
      <w:r w:rsidRPr="006F6B9A">
        <w:rPr>
          <w:rFonts w:ascii="Tahoma" w:hAnsi="Tahoma"/>
          <w:b/>
          <w:sz w:val="24"/>
          <w:u w:val="single"/>
        </w:rPr>
        <w:lastRenderedPageBreak/>
        <w:t>R</w:t>
      </w:r>
      <w:r>
        <w:rPr>
          <w:rFonts w:ascii="Tahoma" w:hAnsi="Tahoma"/>
          <w:b/>
          <w:sz w:val="24"/>
        </w:rPr>
        <w:t xml:space="preserve">ATING OF </w:t>
      </w:r>
      <w:r w:rsidRPr="006F6B9A">
        <w:rPr>
          <w:rFonts w:ascii="Tahoma" w:hAnsi="Tahoma"/>
          <w:b/>
          <w:sz w:val="24"/>
          <w:u w:val="single"/>
        </w:rPr>
        <w:t>P</w:t>
      </w:r>
      <w:r>
        <w:rPr>
          <w:rFonts w:ascii="Tahoma" w:hAnsi="Tahoma"/>
          <w:b/>
          <w:sz w:val="24"/>
        </w:rPr>
        <w:t xml:space="preserve">ERCEIVED </w:t>
      </w:r>
      <w:r w:rsidRPr="006F6B9A">
        <w:rPr>
          <w:rFonts w:ascii="Tahoma" w:hAnsi="Tahoma"/>
          <w:b/>
          <w:sz w:val="24"/>
          <w:u w:val="single"/>
        </w:rPr>
        <w:t>E</w:t>
      </w:r>
      <w:r>
        <w:rPr>
          <w:rFonts w:ascii="Tahoma" w:hAnsi="Tahoma"/>
          <w:b/>
          <w:sz w:val="24"/>
        </w:rPr>
        <w:t xml:space="preserve">XERTION (RPE) </w:t>
      </w:r>
    </w:p>
    <w:p w14:paraId="7DDFA4BD" w14:textId="77777777" w:rsidR="008146DF" w:rsidRDefault="008146DF" w:rsidP="008146DF">
      <w:pPr>
        <w:widowControl w:val="0"/>
        <w:numPr>
          <w:ilvl w:val="12"/>
          <w:numId w:val="0"/>
        </w:numPr>
        <w:rPr>
          <w:sz w:val="24"/>
        </w:rPr>
      </w:pPr>
    </w:p>
    <w:p w14:paraId="07BFD82E" w14:textId="77777777" w:rsidR="008146DF" w:rsidRDefault="008146DF" w:rsidP="008146DF">
      <w:pPr>
        <w:widowControl w:val="0"/>
        <w:numPr>
          <w:ilvl w:val="0"/>
          <w:numId w:val="53"/>
        </w:numPr>
        <w:ind w:left="284" w:hanging="284"/>
        <w:rPr>
          <w:rFonts w:ascii="Arial Narrow" w:hAnsi="Arial Narrow"/>
          <w:sz w:val="24"/>
        </w:rPr>
      </w:pPr>
      <w:r>
        <w:rPr>
          <w:rFonts w:ascii="Arial Narrow" w:hAnsi="Arial Narrow"/>
          <w:sz w:val="24"/>
        </w:rPr>
        <w:t xml:space="preserve">The RPE scale devised by Borg popular method for measuring exercise intensity. The RPE scale allows you to measure your intensity based on how you feel. Rating charts have been developed that characterize how you feel. Once you have learned how to use the charts and correctly determine your intensity level, the RPE scale can be a very accurate and simple method of measuring exercise intensity. </w:t>
      </w:r>
    </w:p>
    <w:p w14:paraId="65D51761" w14:textId="77777777" w:rsidR="008146DF" w:rsidRDefault="008146DF" w:rsidP="008146DF">
      <w:pPr>
        <w:widowControl w:val="0"/>
        <w:numPr>
          <w:ilvl w:val="0"/>
          <w:numId w:val="53"/>
        </w:numPr>
        <w:ind w:left="284" w:hanging="284"/>
        <w:rPr>
          <w:rFonts w:ascii="Arial Narrow" w:hAnsi="Arial Narrow"/>
          <w:sz w:val="24"/>
        </w:rPr>
      </w:pPr>
      <w:r>
        <w:rPr>
          <w:rFonts w:ascii="Arial Narrow" w:hAnsi="Arial Narrow"/>
          <w:sz w:val="24"/>
        </w:rPr>
        <w:t xml:space="preserve">It is recommended to use the RPE scale in conjunction with heart rate to ensure that you are training at an appropriate intensity level. No matter what your heart rate reading, you should always feel comfortable. </w:t>
      </w:r>
    </w:p>
    <w:p w14:paraId="3AEEC6B2" w14:textId="77777777" w:rsidR="008146DF" w:rsidRDefault="008146DF" w:rsidP="008146DF">
      <w:pPr>
        <w:widowControl w:val="0"/>
        <w:numPr>
          <w:ilvl w:val="0"/>
          <w:numId w:val="53"/>
        </w:numPr>
        <w:ind w:left="284" w:hanging="284"/>
        <w:rPr>
          <w:rFonts w:ascii="Arial Narrow" w:hAnsi="Arial Narrow"/>
          <w:sz w:val="24"/>
        </w:rPr>
      </w:pPr>
      <w:r>
        <w:rPr>
          <w:rFonts w:ascii="Arial Narrow" w:hAnsi="Arial Narrow"/>
          <w:sz w:val="24"/>
        </w:rPr>
        <w:t xml:space="preserve">Simply ask yourself how you feel at regular intervals and adjust your intensity accordingly. </w:t>
      </w:r>
    </w:p>
    <w:p w14:paraId="75496810" w14:textId="77777777" w:rsidR="008146DF" w:rsidRDefault="008146DF" w:rsidP="008146DF">
      <w:pPr>
        <w:widowControl w:val="0"/>
        <w:numPr>
          <w:ilvl w:val="0"/>
          <w:numId w:val="53"/>
        </w:numPr>
        <w:ind w:left="284" w:hanging="284"/>
        <w:rPr>
          <w:rFonts w:ascii="Arial Narrow" w:hAnsi="Arial Narrow"/>
          <w:sz w:val="24"/>
        </w:rPr>
      </w:pPr>
      <w:r>
        <w:rPr>
          <w:rFonts w:ascii="Arial Narrow" w:hAnsi="Arial Narrow"/>
          <w:sz w:val="24"/>
        </w:rPr>
        <w:t xml:space="preserve">Below is a modified RPE Scale used by the Vanier Physical Education Department. </w:t>
      </w:r>
    </w:p>
    <w:p w14:paraId="1C2A2001" w14:textId="77777777" w:rsidR="008146DF" w:rsidRDefault="008146DF" w:rsidP="008146DF">
      <w:pPr>
        <w:rPr>
          <w:sz w:val="24"/>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60"/>
        <w:gridCol w:w="2835"/>
        <w:gridCol w:w="1417"/>
        <w:gridCol w:w="3686"/>
      </w:tblGrid>
      <w:tr w:rsidR="008146DF" w14:paraId="72784875" w14:textId="77777777" w:rsidTr="00E31452">
        <w:tc>
          <w:tcPr>
            <w:tcW w:w="10598" w:type="dxa"/>
            <w:gridSpan w:val="4"/>
            <w:tcBorders>
              <w:top w:val="single" w:sz="12" w:space="0" w:color="auto"/>
              <w:bottom w:val="single" w:sz="6" w:space="0" w:color="auto"/>
            </w:tcBorders>
            <w:shd w:val="clear" w:color="auto" w:fill="7F7F7F" w:themeFill="text1" w:themeFillTint="80"/>
          </w:tcPr>
          <w:p w14:paraId="171A9950" w14:textId="77777777" w:rsidR="008146DF" w:rsidRPr="00A419CC" w:rsidRDefault="008146DF" w:rsidP="00E31452">
            <w:pPr>
              <w:jc w:val="center"/>
              <w:rPr>
                <w:rFonts w:ascii="Tahoma" w:hAnsi="Tahoma"/>
                <w:sz w:val="52"/>
                <w:szCs w:val="52"/>
              </w:rPr>
            </w:pPr>
            <w:r w:rsidRPr="00A419CC">
              <w:rPr>
                <w:rFonts w:ascii="Tahoma" w:hAnsi="Tahoma"/>
                <w:sz w:val="52"/>
                <w:szCs w:val="52"/>
              </w:rPr>
              <w:t xml:space="preserve">VANIER </w:t>
            </w:r>
            <w:r>
              <w:rPr>
                <w:rFonts w:ascii="Tahoma" w:hAnsi="Tahoma"/>
                <w:sz w:val="52"/>
                <w:szCs w:val="52"/>
              </w:rPr>
              <w:t xml:space="preserve">MODIFIED </w:t>
            </w:r>
            <w:r w:rsidRPr="00A419CC">
              <w:rPr>
                <w:rFonts w:ascii="Tahoma" w:hAnsi="Tahoma"/>
                <w:sz w:val="52"/>
                <w:szCs w:val="52"/>
              </w:rPr>
              <w:t xml:space="preserve">RPE SCALE </w:t>
            </w:r>
          </w:p>
        </w:tc>
      </w:tr>
      <w:tr w:rsidR="008146DF" w14:paraId="4F86D3A5" w14:textId="77777777" w:rsidTr="00E31452">
        <w:tc>
          <w:tcPr>
            <w:tcW w:w="6912" w:type="dxa"/>
            <w:gridSpan w:val="3"/>
            <w:tcBorders>
              <w:top w:val="single" w:sz="12" w:space="0" w:color="auto"/>
              <w:bottom w:val="single" w:sz="6" w:space="0" w:color="auto"/>
            </w:tcBorders>
            <w:shd w:val="clear" w:color="auto" w:fill="7F7F7F" w:themeFill="text1" w:themeFillTint="80"/>
          </w:tcPr>
          <w:p w14:paraId="0B80ABC4" w14:textId="77777777" w:rsidR="008146DF" w:rsidRDefault="008146DF" w:rsidP="00E31452">
            <w:pPr>
              <w:jc w:val="center"/>
              <w:rPr>
                <w:rFonts w:ascii="Tahoma" w:hAnsi="Tahoma"/>
                <w:sz w:val="28"/>
              </w:rPr>
            </w:pPr>
            <w:r>
              <w:rPr>
                <w:rFonts w:ascii="Tahoma" w:hAnsi="Tahoma"/>
                <w:sz w:val="28"/>
              </w:rPr>
              <w:t xml:space="preserve">RATING OF PERCEIVED EXERTION / </w:t>
            </w:r>
          </w:p>
          <w:p w14:paraId="624A2A09" w14:textId="77777777" w:rsidR="008146DF" w:rsidRDefault="008146DF" w:rsidP="00E31452">
            <w:pPr>
              <w:jc w:val="center"/>
              <w:rPr>
                <w:rFonts w:ascii="Tahoma" w:hAnsi="Tahoma"/>
                <w:sz w:val="28"/>
              </w:rPr>
            </w:pPr>
            <w:r>
              <w:rPr>
                <w:rFonts w:ascii="Tahoma" w:hAnsi="Tahoma"/>
                <w:sz w:val="28"/>
              </w:rPr>
              <w:t>HOW YOU FEEL</w:t>
            </w:r>
          </w:p>
        </w:tc>
        <w:tc>
          <w:tcPr>
            <w:tcW w:w="3686" w:type="dxa"/>
            <w:tcBorders>
              <w:top w:val="single" w:sz="12" w:space="0" w:color="auto"/>
              <w:bottom w:val="single" w:sz="6" w:space="0" w:color="auto"/>
            </w:tcBorders>
            <w:shd w:val="clear" w:color="auto" w:fill="7F7F7F" w:themeFill="text1" w:themeFillTint="80"/>
            <w:vAlign w:val="bottom"/>
          </w:tcPr>
          <w:p w14:paraId="523B7F13" w14:textId="77777777" w:rsidR="008146DF" w:rsidRDefault="008146DF" w:rsidP="00E31452">
            <w:pPr>
              <w:jc w:val="center"/>
              <w:rPr>
                <w:rFonts w:ascii="Tahoma" w:hAnsi="Tahoma"/>
                <w:sz w:val="28"/>
              </w:rPr>
            </w:pPr>
            <w:r>
              <w:rPr>
                <w:rFonts w:ascii="Tahoma" w:hAnsi="Tahoma"/>
                <w:sz w:val="28"/>
              </w:rPr>
              <w:t>RATING</w:t>
            </w:r>
          </w:p>
        </w:tc>
      </w:tr>
      <w:tr w:rsidR="008146DF" w14:paraId="7A90C98F" w14:textId="77777777" w:rsidTr="00E31452">
        <w:tc>
          <w:tcPr>
            <w:tcW w:w="6912" w:type="dxa"/>
            <w:gridSpan w:val="3"/>
            <w:tcBorders>
              <w:top w:val="nil"/>
            </w:tcBorders>
          </w:tcPr>
          <w:p w14:paraId="02722F52" w14:textId="77777777" w:rsidR="008146DF" w:rsidRDefault="008146DF" w:rsidP="00E31452">
            <w:pPr>
              <w:jc w:val="center"/>
              <w:rPr>
                <w:rFonts w:ascii="Arial Narrow" w:hAnsi="Arial Narrow"/>
                <w:sz w:val="24"/>
              </w:rPr>
            </w:pPr>
            <w:r>
              <w:rPr>
                <w:rFonts w:ascii="Arial Narrow" w:hAnsi="Arial Narrow"/>
                <w:sz w:val="24"/>
              </w:rPr>
              <w:t>Too easy, not hard enough to get a workout</w:t>
            </w:r>
          </w:p>
          <w:p w14:paraId="718E101D" w14:textId="77777777" w:rsidR="008146DF" w:rsidRDefault="008146DF" w:rsidP="00E31452">
            <w:pPr>
              <w:jc w:val="center"/>
              <w:rPr>
                <w:rFonts w:ascii="Arial Narrow" w:hAnsi="Arial Narrow"/>
                <w:sz w:val="24"/>
              </w:rPr>
            </w:pPr>
            <w:r>
              <w:rPr>
                <w:rFonts w:ascii="Arial Narrow" w:hAnsi="Arial Narrow"/>
                <w:sz w:val="24"/>
              </w:rPr>
              <w:t>Warm-up and cool-down intensity</w:t>
            </w:r>
          </w:p>
        </w:tc>
        <w:tc>
          <w:tcPr>
            <w:tcW w:w="3686" w:type="dxa"/>
            <w:tcBorders>
              <w:top w:val="nil"/>
              <w:bottom w:val="nil"/>
            </w:tcBorders>
          </w:tcPr>
          <w:p w14:paraId="720D12A2" w14:textId="77777777" w:rsidR="008146DF" w:rsidRDefault="008146DF" w:rsidP="00E31452">
            <w:pPr>
              <w:jc w:val="center"/>
              <w:rPr>
                <w:rFonts w:ascii="Arial Narrow" w:hAnsi="Arial Narrow"/>
                <w:sz w:val="32"/>
              </w:rPr>
            </w:pPr>
            <w:r>
              <w:rPr>
                <w:rFonts w:ascii="Arial Narrow" w:hAnsi="Arial Narrow"/>
                <w:sz w:val="32"/>
              </w:rPr>
              <w:t>1</w:t>
            </w:r>
          </w:p>
        </w:tc>
      </w:tr>
      <w:tr w:rsidR="008146DF" w14:paraId="1672CBF9" w14:textId="77777777" w:rsidTr="00E31452">
        <w:tc>
          <w:tcPr>
            <w:tcW w:w="6912" w:type="dxa"/>
            <w:gridSpan w:val="3"/>
          </w:tcPr>
          <w:p w14:paraId="1F9164C5" w14:textId="77777777" w:rsidR="008146DF" w:rsidRDefault="008146DF" w:rsidP="00E31452">
            <w:pPr>
              <w:jc w:val="center"/>
              <w:rPr>
                <w:rFonts w:ascii="Arial Narrow" w:hAnsi="Arial Narrow"/>
                <w:sz w:val="24"/>
              </w:rPr>
            </w:pPr>
            <w:r>
              <w:rPr>
                <w:rFonts w:ascii="Arial Narrow" w:hAnsi="Arial Narrow"/>
                <w:sz w:val="24"/>
              </w:rPr>
              <w:t>Easy, very comfortable, can continue for a long time,</w:t>
            </w:r>
          </w:p>
          <w:p w14:paraId="27D389BF" w14:textId="77777777" w:rsidR="008146DF" w:rsidRDefault="008146DF" w:rsidP="00E31452">
            <w:pPr>
              <w:jc w:val="center"/>
              <w:rPr>
                <w:rFonts w:ascii="Arial Narrow" w:hAnsi="Arial Narrow"/>
                <w:sz w:val="24"/>
              </w:rPr>
            </w:pPr>
            <w:r>
              <w:rPr>
                <w:rFonts w:ascii="Arial Narrow" w:hAnsi="Arial Narrow"/>
                <w:sz w:val="24"/>
              </w:rPr>
              <w:t>Too easy for fit participants - OK for unfit</w:t>
            </w:r>
          </w:p>
        </w:tc>
        <w:tc>
          <w:tcPr>
            <w:tcW w:w="3686" w:type="dxa"/>
            <w:tcBorders>
              <w:top w:val="single" w:sz="6" w:space="0" w:color="auto"/>
              <w:bottom w:val="single" w:sz="6" w:space="0" w:color="auto"/>
            </w:tcBorders>
            <w:shd w:val="pct10" w:color="auto" w:fill="auto"/>
          </w:tcPr>
          <w:p w14:paraId="7958365B" w14:textId="77777777" w:rsidR="008146DF" w:rsidRDefault="008146DF" w:rsidP="00E31452">
            <w:pPr>
              <w:jc w:val="center"/>
              <w:rPr>
                <w:rFonts w:ascii="Arial Narrow" w:hAnsi="Arial Narrow"/>
                <w:b/>
                <w:sz w:val="32"/>
              </w:rPr>
            </w:pPr>
            <w:r>
              <w:rPr>
                <w:rFonts w:ascii="Arial Narrow" w:hAnsi="Arial Narrow"/>
                <w:b/>
                <w:sz w:val="32"/>
              </w:rPr>
              <w:t>2</w:t>
            </w:r>
          </w:p>
          <w:p w14:paraId="482A3652" w14:textId="77777777" w:rsidR="008146DF" w:rsidRDefault="008146DF" w:rsidP="00E31452">
            <w:pPr>
              <w:jc w:val="center"/>
              <w:rPr>
                <w:rFonts w:ascii="Arial Narrow" w:hAnsi="Arial Narrow"/>
                <w:b/>
                <w:sz w:val="32"/>
              </w:rPr>
            </w:pPr>
            <w:r>
              <w:rPr>
                <w:rFonts w:ascii="Arial Narrow" w:hAnsi="Arial Narrow"/>
                <w:b/>
                <w:sz w:val="32"/>
              </w:rPr>
              <w:sym w:font="Wingdings" w:char="F043"/>
            </w:r>
            <w:r>
              <w:rPr>
                <w:rFonts w:ascii="Arial Narrow" w:hAnsi="Arial Narrow"/>
                <w:b/>
                <w:sz w:val="32"/>
              </w:rPr>
              <w:t xml:space="preserve"> </w:t>
            </w:r>
            <w:r>
              <w:rPr>
                <w:rFonts w:ascii="Arial Narrow" w:hAnsi="Arial Narrow"/>
                <w:b/>
                <w:sz w:val="32"/>
              </w:rPr>
              <w:sym w:font="Wingdings" w:char="F04A"/>
            </w:r>
          </w:p>
        </w:tc>
      </w:tr>
      <w:tr w:rsidR="008146DF" w14:paraId="6F598424" w14:textId="77777777" w:rsidTr="00E31452">
        <w:tc>
          <w:tcPr>
            <w:tcW w:w="6912" w:type="dxa"/>
            <w:gridSpan w:val="3"/>
          </w:tcPr>
          <w:p w14:paraId="4D07BD50" w14:textId="77777777" w:rsidR="008146DF" w:rsidRDefault="008146DF" w:rsidP="00E31452">
            <w:pPr>
              <w:jc w:val="center"/>
              <w:rPr>
                <w:rFonts w:ascii="Arial Narrow" w:hAnsi="Arial Narrow"/>
                <w:sz w:val="24"/>
              </w:rPr>
            </w:pPr>
            <w:r>
              <w:rPr>
                <w:rFonts w:ascii="Arial Narrow" w:hAnsi="Arial Narrow"/>
                <w:sz w:val="24"/>
              </w:rPr>
              <w:t>Moderately hard, comfortable, good workout</w:t>
            </w:r>
          </w:p>
          <w:p w14:paraId="3CF68632" w14:textId="77777777" w:rsidR="008146DF" w:rsidRDefault="008146DF" w:rsidP="00E31452">
            <w:pPr>
              <w:jc w:val="center"/>
              <w:rPr>
                <w:rFonts w:ascii="Arial Narrow" w:hAnsi="Arial Narrow"/>
                <w:sz w:val="24"/>
              </w:rPr>
            </w:pPr>
            <w:r>
              <w:rPr>
                <w:rFonts w:ascii="Arial Narrow" w:hAnsi="Arial Narrow"/>
                <w:sz w:val="24"/>
              </w:rPr>
              <w:t>OK for most participants</w:t>
            </w:r>
          </w:p>
        </w:tc>
        <w:tc>
          <w:tcPr>
            <w:tcW w:w="3686" w:type="dxa"/>
            <w:tcBorders>
              <w:top w:val="single" w:sz="6" w:space="0" w:color="auto"/>
              <w:bottom w:val="single" w:sz="6" w:space="0" w:color="auto"/>
            </w:tcBorders>
            <w:shd w:val="pct10" w:color="auto" w:fill="auto"/>
          </w:tcPr>
          <w:p w14:paraId="588707BA" w14:textId="77777777" w:rsidR="008146DF" w:rsidRDefault="008146DF" w:rsidP="00E31452">
            <w:pPr>
              <w:jc w:val="center"/>
              <w:rPr>
                <w:rFonts w:ascii="Arial Narrow" w:hAnsi="Arial Narrow"/>
                <w:b/>
                <w:sz w:val="32"/>
              </w:rPr>
            </w:pPr>
            <w:r>
              <w:rPr>
                <w:rFonts w:ascii="Arial Narrow" w:hAnsi="Arial Narrow"/>
                <w:b/>
                <w:sz w:val="32"/>
              </w:rPr>
              <w:t>3</w:t>
            </w:r>
          </w:p>
          <w:p w14:paraId="4F40430F" w14:textId="77777777" w:rsidR="008146DF" w:rsidRDefault="008146DF" w:rsidP="00E31452">
            <w:pPr>
              <w:jc w:val="center"/>
              <w:rPr>
                <w:rFonts w:ascii="Arial Narrow" w:hAnsi="Arial Narrow"/>
                <w:b/>
                <w:sz w:val="32"/>
              </w:rPr>
            </w:pPr>
            <w:r>
              <w:rPr>
                <w:rFonts w:ascii="Arial Narrow" w:hAnsi="Arial Narrow"/>
                <w:b/>
                <w:sz w:val="32"/>
              </w:rPr>
              <w:sym w:font="Wingdings" w:char="F043"/>
            </w:r>
            <w:r>
              <w:rPr>
                <w:rFonts w:ascii="Arial Narrow" w:hAnsi="Arial Narrow"/>
                <w:b/>
                <w:sz w:val="32"/>
              </w:rPr>
              <w:t xml:space="preserve"> </w:t>
            </w:r>
            <w:r>
              <w:rPr>
                <w:rFonts w:ascii="Arial Narrow" w:hAnsi="Arial Narrow"/>
                <w:b/>
                <w:sz w:val="32"/>
              </w:rPr>
              <w:sym w:font="Wingdings" w:char="F04A"/>
            </w:r>
          </w:p>
        </w:tc>
      </w:tr>
      <w:tr w:rsidR="008146DF" w14:paraId="3312D3EC" w14:textId="77777777" w:rsidTr="00E31452">
        <w:tc>
          <w:tcPr>
            <w:tcW w:w="6912" w:type="dxa"/>
            <w:gridSpan w:val="3"/>
          </w:tcPr>
          <w:p w14:paraId="582F5648" w14:textId="77777777" w:rsidR="008146DF" w:rsidRDefault="008146DF" w:rsidP="00E31452">
            <w:pPr>
              <w:jc w:val="center"/>
              <w:rPr>
                <w:rFonts w:ascii="Arial Narrow" w:hAnsi="Arial Narrow"/>
                <w:sz w:val="24"/>
              </w:rPr>
            </w:pPr>
            <w:r>
              <w:rPr>
                <w:rFonts w:ascii="Arial Narrow" w:hAnsi="Arial Narrow"/>
                <w:sz w:val="24"/>
              </w:rPr>
              <w:t xml:space="preserve">Hard, cannot continue for too long, </w:t>
            </w:r>
          </w:p>
          <w:p w14:paraId="2B0DF614" w14:textId="77777777" w:rsidR="008146DF" w:rsidRDefault="008146DF" w:rsidP="00E31452">
            <w:pPr>
              <w:jc w:val="center"/>
              <w:rPr>
                <w:rFonts w:ascii="Arial Narrow" w:hAnsi="Arial Narrow"/>
                <w:sz w:val="24"/>
              </w:rPr>
            </w:pPr>
            <w:r>
              <w:rPr>
                <w:rFonts w:ascii="Arial Narrow" w:hAnsi="Arial Narrow"/>
                <w:sz w:val="24"/>
              </w:rPr>
              <w:t>Too difficult to continue for unfit participants - OK for fit</w:t>
            </w:r>
          </w:p>
        </w:tc>
        <w:tc>
          <w:tcPr>
            <w:tcW w:w="3686" w:type="dxa"/>
            <w:tcBorders>
              <w:top w:val="single" w:sz="6" w:space="0" w:color="auto"/>
              <w:bottom w:val="single" w:sz="6" w:space="0" w:color="auto"/>
            </w:tcBorders>
            <w:shd w:val="pct10" w:color="auto" w:fill="auto"/>
          </w:tcPr>
          <w:p w14:paraId="51A622A6" w14:textId="77777777" w:rsidR="008146DF" w:rsidRDefault="008146DF" w:rsidP="00E31452">
            <w:pPr>
              <w:jc w:val="center"/>
              <w:rPr>
                <w:rFonts w:ascii="Arial Narrow" w:hAnsi="Arial Narrow"/>
                <w:b/>
                <w:sz w:val="32"/>
              </w:rPr>
            </w:pPr>
            <w:r>
              <w:rPr>
                <w:rFonts w:ascii="Arial Narrow" w:hAnsi="Arial Narrow"/>
                <w:b/>
                <w:sz w:val="32"/>
              </w:rPr>
              <w:t>4</w:t>
            </w:r>
          </w:p>
          <w:p w14:paraId="6D8C1BC9" w14:textId="77777777" w:rsidR="008146DF" w:rsidRDefault="008146DF" w:rsidP="00E31452">
            <w:pPr>
              <w:jc w:val="center"/>
              <w:rPr>
                <w:rFonts w:ascii="Arial Narrow" w:hAnsi="Arial Narrow"/>
                <w:b/>
                <w:sz w:val="32"/>
              </w:rPr>
            </w:pPr>
            <w:r>
              <w:rPr>
                <w:rFonts w:ascii="Arial Narrow" w:hAnsi="Arial Narrow"/>
                <w:b/>
                <w:sz w:val="32"/>
              </w:rPr>
              <w:sym w:font="Wingdings" w:char="F043"/>
            </w:r>
            <w:r>
              <w:rPr>
                <w:rFonts w:ascii="Arial Narrow" w:hAnsi="Arial Narrow"/>
                <w:b/>
                <w:sz w:val="32"/>
              </w:rPr>
              <w:t xml:space="preserve"> </w:t>
            </w:r>
            <w:r>
              <w:rPr>
                <w:rFonts w:ascii="Arial Narrow" w:hAnsi="Arial Narrow"/>
                <w:b/>
                <w:sz w:val="32"/>
              </w:rPr>
              <w:sym w:font="Wingdings" w:char="F04A"/>
            </w:r>
          </w:p>
        </w:tc>
      </w:tr>
      <w:tr w:rsidR="008146DF" w14:paraId="15C02F76" w14:textId="77777777" w:rsidTr="00E31452">
        <w:tc>
          <w:tcPr>
            <w:tcW w:w="6912" w:type="dxa"/>
            <w:gridSpan w:val="3"/>
          </w:tcPr>
          <w:p w14:paraId="7458DFC5" w14:textId="77777777" w:rsidR="008146DF" w:rsidRDefault="008146DF" w:rsidP="00E31452">
            <w:pPr>
              <w:jc w:val="center"/>
              <w:rPr>
                <w:rFonts w:ascii="Arial Narrow" w:hAnsi="Arial Narrow"/>
                <w:sz w:val="24"/>
              </w:rPr>
            </w:pPr>
            <w:r>
              <w:rPr>
                <w:rFonts w:ascii="Arial Narrow" w:hAnsi="Arial Narrow"/>
                <w:sz w:val="24"/>
              </w:rPr>
              <w:t>Too hard, can’t continue for longer than a minute</w:t>
            </w:r>
          </w:p>
          <w:p w14:paraId="108D7D02" w14:textId="77777777" w:rsidR="008146DF" w:rsidRDefault="008146DF" w:rsidP="00E31452">
            <w:pPr>
              <w:jc w:val="center"/>
              <w:rPr>
                <w:rFonts w:ascii="Arial Narrow" w:hAnsi="Arial Narrow"/>
                <w:sz w:val="24"/>
              </w:rPr>
            </w:pPr>
            <w:r>
              <w:rPr>
                <w:rFonts w:ascii="Arial Narrow" w:hAnsi="Arial Narrow"/>
                <w:sz w:val="24"/>
              </w:rPr>
              <w:t>OK for very fit as a high intensity interval.</w:t>
            </w:r>
          </w:p>
        </w:tc>
        <w:tc>
          <w:tcPr>
            <w:tcW w:w="3686" w:type="dxa"/>
            <w:tcBorders>
              <w:top w:val="nil"/>
            </w:tcBorders>
          </w:tcPr>
          <w:p w14:paraId="1F0173B2" w14:textId="77777777" w:rsidR="008146DF" w:rsidRDefault="008146DF" w:rsidP="00E31452">
            <w:pPr>
              <w:jc w:val="center"/>
              <w:rPr>
                <w:rFonts w:ascii="Arial Narrow" w:hAnsi="Arial Narrow"/>
                <w:sz w:val="32"/>
              </w:rPr>
            </w:pPr>
            <w:r>
              <w:rPr>
                <w:rFonts w:ascii="Arial Narrow" w:hAnsi="Arial Narrow"/>
                <w:sz w:val="32"/>
              </w:rPr>
              <w:t>5</w:t>
            </w:r>
          </w:p>
        </w:tc>
      </w:tr>
      <w:tr w:rsidR="008146DF" w14:paraId="4244E5CF" w14:textId="77777777" w:rsidTr="00E314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598" w:type="dxa"/>
            <w:gridSpan w:val="4"/>
            <w:tcBorders>
              <w:top w:val="single" w:sz="6" w:space="0" w:color="auto"/>
              <w:left w:val="single" w:sz="6" w:space="0" w:color="auto"/>
              <w:bottom w:val="single" w:sz="6" w:space="0" w:color="auto"/>
              <w:right w:val="single" w:sz="6" w:space="0" w:color="auto"/>
            </w:tcBorders>
            <w:shd w:val="pct10" w:color="auto" w:fill="auto"/>
          </w:tcPr>
          <w:p w14:paraId="08E97366" w14:textId="77777777" w:rsidR="008146DF" w:rsidRDefault="008146DF" w:rsidP="00E31452">
            <w:pPr>
              <w:jc w:val="center"/>
              <w:rPr>
                <w:rFonts w:ascii="Tahoma" w:hAnsi="Tahoma"/>
                <w:b/>
                <w:noProof/>
                <w:sz w:val="28"/>
              </w:rPr>
            </w:pPr>
            <w:r>
              <w:rPr>
                <w:rFonts w:ascii="Tahoma" w:hAnsi="Tahoma"/>
                <w:b/>
                <w:noProof/>
                <w:sz w:val="28"/>
              </w:rPr>
              <w:t>TRAINING INTENSITY</w:t>
            </w:r>
          </w:p>
          <w:p w14:paraId="7EFCC600" w14:textId="77777777" w:rsidR="008146DF" w:rsidRDefault="008146DF" w:rsidP="00E31452">
            <w:pPr>
              <w:jc w:val="center"/>
            </w:pPr>
            <w:r>
              <w:rPr>
                <w:rFonts w:ascii="Tahoma" w:hAnsi="Tahoma"/>
                <w:b/>
                <w:noProof/>
                <w:sz w:val="28"/>
              </w:rPr>
              <w:t xml:space="preserve">USING THE VANIER RPE SCALE </w:t>
            </w:r>
          </w:p>
        </w:tc>
      </w:tr>
      <w:tr w:rsidR="008146DF" w14:paraId="56A4F49E" w14:textId="77777777" w:rsidTr="00E314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30"/>
        </w:trPr>
        <w:tc>
          <w:tcPr>
            <w:tcW w:w="2660" w:type="dxa"/>
            <w:tcBorders>
              <w:left w:val="single" w:sz="6" w:space="0" w:color="auto"/>
              <w:right w:val="single" w:sz="6" w:space="0" w:color="auto"/>
            </w:tcBorders>
          </w:tcPr>
          <w:p w14:paraId="6831211F" w14:textId="77777777" w:rsidR="008146DF" w:rsidRDefault="008146DF" w:rsidP="00E31452">
            <w:pPr>
              <w:jc w:val="center"/>
              <w:rPr>
                <w:rFonts w:ascii="Tahoma" w:hAnsi="Tahoma"/>
                <w:b/>
                <w:noProof/>
                <w:sz w:val="24"/>
              </w:rPr>
            </w:pPr>
            <w:r>
              <w:rPr>
                <w:rFonts w:ascii="Tahoma" w:hAnsi="Tahoma"/>
                <w:b/>
                <w:noProof/>
                <w:sz w:val="24"/>
              </w:rPr>
              <w:t xml:space="preserve">Heart Rate </w:t>
            </w:r>
          </w:p>
          <w:p w14:paraId="3FD083D2" w14:textId="77777777" w:rsidR="008146DF" w:rsidRDefault="008146DF" w:rsidP="00E31452">
            <w:pPr>
              <w:jc w:val="center"/>
              <w:rPr>
                <w:rFonts w:ascii="Tahoma" w:hAnsi="Tahoma"/>
                <w:b/>
                <w:noProof/>
                <w:sz w:val="24"/>
              </w:rPr>
            </w:pPr>
            <w:smartTag w:uri="urn:schemas-microsoft-com:office:smarttags" w:element="place">
              <w:smartTag w:uri="urn:schemas-microsoft-com:office:smarttags" w:element="PlaceName">
                <w:r>
                  <w:rPr>
                    <w:rFonts w:ascii="Tahoma" w:hAnsi="Tahoma"/>
                    <w:b/>
                    <w:noProof/>
                    <w:sz w:val="24"/>
                  </w:rPr>
                  <w:t>Training</w:t>
                </w:r>
              </w:smartTag>
              <w:r>
                <w:rPr>
                  <w:rFonts w:ascii="Tahoma" w:hAnsi="Tahoma"/>
                  <w:b/>
                  <w:noProof/>
                  <w:sz w:val="24"/>
                </w:rPr>
                <w:t xml:space="preserve"> </w:t>
              </w:r>
              <w:smartTag w:uri="urn:schemas-microsoft-com:office:smarttags" w:element="PlaceType">
                <w:r>
                  <w:rPr>
                    <w:rFonts w:ascii="Tahoma" w:hAnsi="Tahoma"/>
                    <w:b/>
                    <w:noProof/>
                    <w:sz w:val="24"/>
                  </w:rPr>
                  <w:t>Range</w:t>
                </w:r>
              </w:smartTag>
            </w:smartTag>
          </w:p>
          <w:p w14:paraId="3D5DD5CC" w14:textId="77777777" w:rsidR="008146DF" w:rsidRDefault="008146DF" w:rsidP="00E31452">
            <w:pPr>
              <w:jc w:val="center"/>
            </w:pPr>
            <w:r>
              <w:rPr>
                <w:rFonts w:ascii="Tahoma" w:hAnsi="Tahoma"/>
                <w:b/>
                <w:noProof/>
                <w:sz w:val="24"/>
              </w:rPr>
              <w:t>% of Max</w:t>
            </w:r>
          </w:p>
        </w:tc>
        <w:tc>
          <w:tcPr>
            <w:tcW w:w="2835" w:type="dxa"/>
            <w:tcBorders>
              <w:left w:val="single" w:sz="6" w:space="0" w:color="auto"/>
              <w:bottom w:val="single" w:sz="4" w:space="0" w:color="auto"/>
              <w:right w:val="single" w:sz="6" w:space="0" w:color="auto"/>
            </w:tcBorders>
          </w:tcPr>
          <w:p w14:paraId="53DFCA06" w14:textId="77777777" w:rsidR="008146DF" w:rsidRDefault="008146DF" w:rsidP="00E31452">
            <w:pPr>
              <w:jc w:val="center"/>
              <w:rPr>
                <w:rFonts w:ascii="Tahoma" w:hAnsi="Tahoma"/>
                <w:b/>
                <w:noProof/>
                <w:sz w:val="24"/>
              </w:rPr>
            </w:pPr>
            <w:r>
              <w:rPr>
                <w:rFonts w:ascii="Tahoma" w:hAnsi="Tahoma"/>
                <w:b/>
                <w:noProof/>
                <w:sz w:val="24"/>
              </w:rPr>
              <w:t xml:space="preserve">“RPE”  </w:t>
            </w:r>
          </w:p>
          <w:p w14:paraId="4B563CFE" w14:textId="77777777" w:rsidR="008146DF" w:rsidRDefault="008146DF" w:rsidP="00E31452">
            <w:pPr>
              <w:jc w:val="center"/>
            </w:pPr>
            <w:r>
              <w:rPr>
                <w:rFonts w:ascii="Tahoma" w:hAnsi="Tahoma"/>
                <w:b/>
                <w:noProof/>
                <w:sz w:val="24"/>
              </w:rPr>
              <w:t>Rating of Perceived Exertion Scale</w:t>
            </w:r>
          </w:p>
        </w:tc>
        <w:tc>
          <w:tcPr>
            <w:tcW w:w="5103" w:type="dxa"/>
            <w:gridSpan w:val="2"/>
            <w:tcBorders>
              <w:left w:val="single" w:sz="6" w:space="0" w:color="auto"/>
              <w:bottom w:val="single" w:sz="4" w:space="0" w:color="auto"/>
              <w:right w:val="single" w:sz="6" w:space="0" w:color="auto"/>
            </w:tcBorders>
          </w:tcPr>
          <w:p w14:paraId="466EBCEE" w14:textId="77777777" w:rsidR="008146DF" w:rsidRDefault="008146DF" w:rsidP="00E31452">
            <w:pPr>
              <w:jc w:val="center"/>
              <w:rPr>
                <w:rFonts w:ascii="Tahoma" w:hAnsi="Tahoma"/>
                <w:b/>
                <w:noProof/>
                <w:sz w:val="24"/>
              </w:rPr>
            </w:pPr>
          </w:p>
          <w:p w14:paraId="2152DC71" w14:textId="77777777" w:rsidR="008146DF" w:rsidRDefault="008146DF" w:rsidP="00E31452">
            <w:pPr>
              <w:jc w:val="center"/>
              <w:rPr>
                <w:rFonts w:ascii="Tahoma" w:hAnsi="Tahoma"/>
                <w:b/>
                <w:noProof/>
                <w:sz w:val="24"/>
              </w:rPr>
            </w:pPr>
            <w:r>
              <w:rPr>
                <w:rFonts w:ascii="Tahoma" w:hAnsi="Tahoma"/>
                <w:b/>
                <w:noProof/>
                <w:sz w:val="24"/>
              </w:rPr>
              <w:t>For Best Results</w:t>
            </w:r>
          </w:p>
          <w:p w14:paraId="02DF96B3" w14:textId="77777777" w:rsidR="008146DF" w:rsidRDefault="008146DF" w:rsidP="00E31452">
            <w:pPr>
              <w:jc w:val="center"/>
            </w:pPr>
            <w:r>
              <w:rPr>
                <w:rFonts w:ascii="Arial Narrow" w:hAnsi="Arial Narrow"/>
                <w:noProof/>
                <w:sz w:val="24"/>
              </w:rPr>
              <w:sym w:font="Wingdings" w:char="F0FC"/>
            </w:r>
            <w:r>
              <w:rPr>
                <w:rFonts w:ascii="Arial Narrow" w:hAnsi="Arial Narrow"/>
                <w:noProof/>
                <w:sz w:val="24"/>
              </w:rPr>
              <w:t xml:space="preserve"> </w:t>
            </w:r>
            <w:r>
              <w:rPr>
                <w:rFonts w:ascii="Arial Narrow" w:hAnsi="Arial Narrow"/>
                <w:noProof/>
                <w:sz w:val="24"/>
              </w:rPr>
              <w:sym w:font="Monotype Sorts" w:char="F0AA"/>
            </w:r>
            <w:r>
              <w:rPr>
                <w:rFonts w:ascii="Arial Narrow" w:hAnsi="Arial Narrow"/>
                <w:noProof/>
                <w:sz w:val="24"/>
              </w:rPr>
              <w:t xml:space="preserve"> </w:t>
            </w:r>
            <w:r>
              <w:rPr>
                <w:rFonts w:ascii="Arial Narrow" w:hAnsi="Arial Narrow"/>
                <w:noProof/>
                <w:sz w:val="24"/>
              </w:rPr>
              <w:sym w:font="Wingdings" w:char="F0FC"/>
            </w:r>
            <w:r>
              <w:rPr>
                <w:rFonts w:ascii="Arial Narrow" w:hAnsi="Arial Narrow"/>
                <w:noProof/>
                <w:sz w:val="24"/>
              </w:rPr>
              <w:t xml:space="preserve"> </w:t>
            </w:r>
            <w:r>
              <w:rPr>
                <w:rFonts w:ascii="Arial Narrow" w:hAnsi="Arial Narrow"/>
                <w:noProof/>
                <w:sz w:val="24"/>
              </w:rPr>
              <w:sym w:font="Monotype Sorts" w:char="F0AA"/>
            </w:r>
            <w:r>
              <w:rPr>
                <w:rFonts w:ascii="Arial Narrow" w:hAnsi="Arial Narrow"/>
                <w:noProof/>
                <w:sz w:val="24"/>
              </w:rPr>
              <w:t xml:space="preserve"> </w:t>
            </w:r>
            <w:r>
              <w:rPr>
                <w:rFonts w:ascii="Arial Narrow" w:hAnsi="Arial Narrow"/>
                <w:noProof/>
                <w:sz w:val="24"/>
              </w:rPr>
              <w:sym w:font="Wingdings" w:char="F0FC"/>
            </w:r>
            <w:r>
              <w:rPr>
                <w:rFonts w:ascii="Arial Narrow" w:hAnsi="Arial Narrow"/>
                <w:noProof/>
                <w:sz w:val="24"/>
              </w:rPr>
              <w:t xml:space="preserve"> </w:t>
            </w:r>
            <w:r>
              <w:rPr>
                <w:rFonts w:ascii="Arial Narrow" w:hAnsi="Arial Narrow"/>
                <w:noProof/>
                <w:sz w:val="24"/>
              </w:rPr>
              <w:sym w:font="Monotype Sorts" w:char="F0AA"/>
            </w:r>
            <w:r>
              <w:rPr>
                <w:rFonts w:ascii="Arial Narrow" w:hAnsi="Arial Narrow"/>
                <w:noProof/>
                <w:sz w:val="24"/>
              </w:rPr>
              <w:t xml:space="preserve"> </w:t>
            </w:r>
            <w:r>
              <w:rPr>
                <w:rFonts w:ascii="Arial Narrow" w:hAnsi="Arial Narrow"/>
                <w:noProof/>
                <w:sz w:val="24"/>
              </w:rPr>
              <w:sym w:font="Wingdings" w:char="F0FC"/>
            </w:r>
            <w:r>
              <w:rPr>
                <w:rFonts w:ascii="Arial Narrow" w:hAnsi="Arial Narrow"/>
                <w:noProof/>
                <w:sz w:val="24"/>
              </w:rPr>
              <w:t xml:space="preserve"> </w:t>
            </w:r>
            <w:r>
              <w:rPr>
                <w:rFonts w:ascii="Arial Narrow" w:hAnsi="Arial Narrow"/>
                <w:noProof/>
                <w:sz w:val="24"/>
              </w:rPr>
              <w:sym w:font="Monotype Sorts" w:char="F0AA"/>
            </w:r>
            <w:r>
              <w:rPr>
                <w:rFonts w:ascii="Arial Narrow" w:hAnsi="Arial Narrow"/>
                <w:noProof/>
                <w:sz w:val="24"/>
              </w:rPr>
              <w:t xml:space="preserve"> </w:t>
            </w:r>
            <w:r>
              <w:rPr>
                <w:rFonts w:ascii="Arial Narrow" w:hAnsi="Arial Narrow"/>
                <w:noProof/>
                <w:sz w:val="24"/>
              </w:rPr>
              <w:sym w:font="Wingdings" w:char="F0FC"/>
            </w:r>
            <w:r>
              <w:rPr>
                <w:rFonts w:ascii="Arial Narrow" w:hAnsi="Arial Narrow"/>
                <w:noProof/>
                <w:sz w:val="24"/>
              </w:rPr>
              <w:t xml:space="preserve"> </w:t>
            </w:r>
            <w:r>
              <w:rPr>
                <w:rFonts w:ascii="Arial Narrow" w:hAnsi="Arial Narrow"/>
                <w:noProof/>
                <w:sz w:val="24"/>
              </w:rPr>
              <w:sym w:font="Monotype Sorts" w:char="F0AA"/>
            </w:r>
          </w:p>
        </w:tc>
      </w:tr>
      <w:tr w:rsidR="008146DF" w14:paraId="53BD9EE6" w14:textId="77777777" w:rsidTr="00E314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95"/>
        </w:trPr>
        <w:tc>
          <w:tcPr>
            <w:tcW w:w="2660" w:type="dxa"/>
            <w:tcBorders>
              <w:top w:val="single" w:sz="6" w:space="0" w:color="auto"/>
              <w:left w:val="single" w:sz="6" w:space="0" w:color="auto"/>
              <w:bottom w:val="single" w:sz="6" w:space="0" w:color="auto"/>
              <w:right w:val="single" w:sz="4" w:space="0" w:color="auto"/>
            </w:tcBorders>
          </w:tcPr>
          <w:p w14:paraId="114935F5" w14:textId="77777777" w:rsidR="008146DF" w:rsidRPr="00CA39CE" w:rsidRDefault="008146DF" w:rsidP="00E31452">
            <w:pPr>
              <w:jc w:val="center"/>
              <w:rPr>
                <w:rFonts w:ascii="Arial" w:hAnsi="Arial" w:cs="Arial"/>
                <w:sz w:val="24"/>
                <w:szCs w:val="24"/>
              </w:rPr>
            </w:pPr>
          </w:p>
          <w:p w14:paraId="40A7B957" w14:textId="77777777" w:rsidR="008146DF" w:rsidRDefault="008146DF" w:rsidP="00E31452">
            <w:pPr>
              <w:jc w:val="center"/>
              <w:rPr>
                <w:rFonts w:ascii="Arial" w:hAnsi="Arial" w:cs="Arial"/>
                <w:sz w:val="24"/>
                <w:szCs w:val="24"/>
              </w:rPr>
            </w:pPr>
            <w:r w:rsidRPr="00CA39CE">
              <w:rPr>
                <w:rFonts w:ascii="Arial" w:hAnsi="Arial" w:cs="Arial"/>
                <w:sz w:val="24"/>
                <w:szCs w:val="24"/>
              </w:rPr>
              <w:t>Less than 60 %</w:t>
            </w:r>
          </w:p>
          <w:p w14:paraId="7D7E276D" w14:textId="77777777" w:rsidR="008146DF" w:rsidRPr="00CA39CE" w:rsidRDefault="008146DF" w:rsidP="00E31452">
            <w:pPr>
              <w:jc w:val="center"/>
              <w:rPr>
                <w:rFonts w:ascii="Arial" w:hAnsi="Arial" w:cs="Arial"/>
                <w:sz w:val="24"/>
                <w:szCs w:val="24"/>
              </w:rPr>
            </w:pPr>
            <w:r>
              <w:rPr>
                <w:rFonts w:ascii="Arial" w:hAnsi="Arial" w:cs="Arial"/>
                <w:sz w:val="24"/>
                <w:szCs w:val="24"/>
              </w:rPr>
              <w:t>of Maximum HR</w:t>
            </w:r>
          </w:p>
        </w:tc>
        <w:tc>
          <w:tcPr>
            <w:tcW w:w="2835" w:type="dxa"/>
            <w:tcBorders>
              <w:top w:val="single" w:sz="4" w:space="0" w:color="auto"/>
              <w:left w:val="single" w:sz="4" w:space="0" w:color="auto"/>
              <w:bottom w:val="single" w:sz="4" w:space="0" w:color="auto"/>
              <w:right w:val="single" w:sz="4" w:space="0" w:color="auto"/>
            </w:tcBorders>
          </w:tcPr>
          <w:p w14:paraId="6BBB8538" w14:textId="77777777" w:rsidR="008146DF" w:rsidRDefault="008146DF" w:rsidP="00E31452">
            <w:pPr>
              <w:ind w:left="360" w:hanging="360"/>
              <w:jc w:val="center"/>
              <w:rPr>
                <w:rFonts w:ascii="Arial" w:hAnsi="Arial" w:cs="Arial"/>
                <w:sz w:val="24"/>
              </w:rPr>
            </w:pPr>
          </w:p>
          <w:p w14:paraId="13F2A2AB" w14:textId="77777777" w:rsidR="008146DF" w:rsidRDefault="008146DF" w:rsidP="00E31452">
            <w:pPr>
              <w:ind w:left="360" w:hanging="360"/>
              <w:jc w:val="center"/>
              <w:rPr>
                <w:rFonts w:ascii="Arial" w:hAnsi="Arial" w:cs="Arial"/>
                <w:sz w:val="24"/>
              </w:rPr>
            </w:pPr>
            <w:r w:rsidRPr="004E26C5">
              <w:rPr>
                <w:rFonts w:ascii="Arial" w:hAnsi="Arial" w:cs="Arial"/>
                <w:b/>
                <w:sz w:val="32"/>
                <w:szCs w:val="32"/>
              </w:rPr>
              <w:t>1</w:t>
            </w:r>
            <w:r>
              <w:rPr>
                <w:rFonts w:ascii="Arial" w:hAnsi="Arial" w:cs="Arial"/>
                <w:sz w:val="24"/>
              </w:rPr>
              <w:t xml:space="preserve"> - </w:t>
            </w:r>
            <w:r w:rsidRPr="00CA39CE">
              <w:rPr>
                <w:rFonts w:ascii="Arial" w:hAnsi="Arial" w:cs="Arial"/>
                <w:sz w:val="24"/>
              </w:rPr>
              <w:t>too easy</w:t>
            </w:r>
          </w:p>
          <w:p w14:paraId="5E572E32" w14:textId="77777777" w:rsidR="008146DF" w:rsidRPr="00CA39CE" w:rsidRDefault="008146DF" w:rsidP="00E31452">
            <w:pPr>
              <w:jc w:val="center"/>
              <w:rPr>
                <w:rFonts w:ascii="Arial" w:hAnsi="Arial" w:cs="Arial"/>
              </w:rPr>
            </w:pPr>
          </w:p>
        </w:tc>
        <w:tc>
          <w:tcPr>
            <w:tcW w:w="5103" w:type="dxa"/>
            <w:gridSpan w:val="2"/>
            <w:tcBorders>
              <w:top w:val="single" w:sz="4" w:space="0" w:color="auto"/>
              <w:left w:val="single" w:sz="4" w:space="0" w:color="auto"/>
              <w:bottom w:val="single" w:sz="4" w:space="0" w:color="auto"/>
              <w:right w:val="single" w:sz="4" w:space="0" w:color="auto"/>
            </w:tcBorders>
          </w:tcPr>
          <w:p w14:paraId="51941738" w14:textId="77777777" w:rsidR="008146DF" w:rsidRDefault="008146DF" w:rsidP="00E31452">
            <w:pPr>
              <w:jc w:val="center"/>
              <w:rPr>
                <w:rFonts w:ascii="Arial Narrow" w:hAnsi="Arial Narrow"/>
                <w:b/>
                <w:noProof/>
                <w:sz w:val="24"/>
              </w:rPr>
            </w:pPr>
            <w:r>
              <w:rPr>
                <w:rFonts w:ascii="Arial Narrow" w:hAnsi="Arial Narrow"/>
                <w:noProof/>
                <w:sz w:val="24"/>
              </w:rPr>
              <w:t xml:space="preserve">Warm-up for 5 - 8 minutes </w:t>
            </w:r>
            <w:r>
              <w:rPr>
                <w:rFonts w:ascii="Arial Narrow" w:hAnsi="Arial Narrow"/>
                <w:b/>
                <w:noProof/>
                <w:sz w:val="24"/>
              </w:rPr>
              <w:t>(RPE 1-2)</w:t>
            </w:r>
          </w:p>
          <w:p w14:paraId="394B9E21" w14:textId="77777777" w:rsidR="008146DF" w:rsidRDefault="008146DF" w:rsidP="00E31452">
            <w:pPr>
              <w:jc w:val="center"/>
              <w:rPr>
                <w:rFonts w:ascii="Arial Narrow" w:hAnsi="Arial Narrow"/>
                <w:noProof/>
                <w:sz w:val="24"/>
              </w:rPr>
            </w:pPr>
            <w:r>
              <w:rPr>
                <w:rFonts w:ascii="Arial Narrow" w:hAnsi="Arial Narrow"/>
                <w:noProof/>
                <w:sz w:val="24"/>
              </w:rPr>
              <w:t>Goal is to gradually increase intensity.</w:t>
            </w:r>
          </w:p>
          <w:p w14:paraId="24FE2936" w14:textId="77777777" w:rsidR="008146DF" w:rsidRDefault="008146DF" w:rsidP="00E31452">
            <w:pPr>
              <w:jc w:val="center"/>
              <w:rPr>
                <w:rFonts w:ascii="Arial Narrow" w:hAnsi="Arial Narrow"/>
                <w:b/>
                <w:noProof/>
                <w:sz w:val="24"/>
              </w:rPr>
            </w:pPr>
            <w:r>
              <w:rPr>
                <w:rFonts w:ascii="Arial Narrow" w:hAnsi="Arial Narrow"/>
                <w:noProof/>
                <w:sz w:val="24"/>
              </w:rPr>
              <w:t xml:space="preserve">Cool-down 2 - 5 minutes </w:t>
            </w:r>
            <w:r>
              <w:rPr>
                <w:rFonts w:ascii="Arial Narrow" w:hAnsi="Arial Narrow"/>
                <w:b/>
                <w:noProof/>
                <w:sz w:val="24"/>
              </w:rPr>
              <w:t xml:space="preserve">(RPE 1-2) </w:t>
            </w:r>
          </w:p>
          <w:p w14:paraId="457FD28F" w14:textId="77777777" w:rsidR="008146DF" w:rsidRDefault="008146DF" w:rsidP="00E31452">
            <w:pPr>
              <w:jc w:val="center"/>
            </w:pPr>
            <w:r>
              <w:rPr>
                <w:rFonts w:ascii="Arial Narrow" w:hAnsi="Arial Narrow"/>
                <w:noProof/>
                <w:sz w:val="24"/>
              </w:rPr>
              <w:t xml:space="preserve">Goal is to </w:t>
            </w:r>
            <w:r w:rsidRPr="00CA39CE">
              <w:rPr>
                <w:rFonts w:ascii="Arial Narrow" w:hAnsi="Arial Narrow"/>
                <w:noProof/>
                <w:sz w:val="24"/>
              </w:rPr>
              <w:t>gradually decrease the intensity</w:t>
            </w:r>
          </w:p>
        </w:tc>
      </w:tr>
      <w:tr w:rsidR="008146DF" w14:paraId="069F432B" w14:textId="77777777" w:rsidTr="00E314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95"/>
        </w:trPr>
        <w:tc>
          <w:tcPr>
            <w:tcW w:w="2660" w:type="dxa"/>
            <w:tcBorders>
              <w:top w:val="single" w:sz="6" w:space="0" w:color="auto"/>
              <w:left w:val="single" w:sz="6" w:space="0" w:color="auto"/>
              <w:bottom w:val="single" w:sz="6" w:space="0" w:color="auto"/>
              <w:right w:val="single" w:sz="4" w:space="0" w:color="auto"/>
            </w:tcBorders>
          </w:tcPr>
          <w:p w14:paraId="2C85CD6D" w14:textId="77777777" w:rsidR="008146DF" w:rsidRDefault="008146DF" w:rsidP="00E31452">
            <w:pPr>
              <w:jc w:val="center"/>
              <w:rPr>
                <w:rFonts w:ascii="Arial" w:hAnsi="Arial" w:cs="Arial"/>
                <w:sz w:val="24"/>
                <w:szCs w:val="24"/>
              </w:rPr>
            </w:pPr>
          </w:p>
          <w:p w14:paraId="24268958" w14:textId="77777777" w:rsidR="008146DF" w:rsidRDefault="008146DF" w:rsidP="00E31452">
            <w:pPr>
              <w:jc w:val="center"/>
              <w:rPr>
                <w:rFonts w:ascii="Arial" w:hAnsi="Arial" w:cs="Arial"/>
                <w:sz w:val="24"/>
                <w:szCs w:val="24"/>
              </w:rPr>
            </w:pPr>
            <w:r>
              <w:rPr>
                <w:rFonts w:ascii="Arial" w:hAnsi="Arial" w:cs="Arial"/>
                <w:sz w:val="24"/>
                <w:szCs w:val="24"/>
              </w:rPr>
              <w:t>60 – 85 %</w:t>
            </w:r>
          </w:p>
          <w:p w14:paraId="756FB807" w14:textId="77777777" w:rsidR="008146DF" w:rsidRPr="00CA39CE" w:rsidRDefault="008146DF" w:rsidP="00E31452">
            <w:pPr>
              <w:jc w:val="center"/>
              <w:rPr>
                <w:rFonts w:ascii="Arial" w:hAnsi="Arial" w:cs="Arial"/>
                <w:sz w:val="24"/>
                <w:szCs w:val="24"/>
              </w:rPr>
            </w:pPr>
            <w:r>
              <w:rPr>
                <w:rFonts w:ascii="Arial" w:hAnsi="Arial" w:cs="Arial"/>
                <w:sz w:val="24"/>
                <w:szCs w:val="24"/>
              </w:rPr>
              <w:t>of Maximum HR</w:t>
            </w:r>
          </w:p>
        </w:tc>
        <w:tc>
          <w:tcPr>
            <w:tcW w:w="2835" w:type="dxa"/>
            <w:tcBorders>
              <w:top w:val="single" w:sz="4" w:space="0" w:color="auto"/>
              <w:left w:val="single" w:sz="4" w:space="0" w:color="auto"/>
              <w:bottom w:val="single" w:sz="4" w:space="0" w:color="auto"/>
              <w:right w:val="single" w:sz="4" w:space="0" w:color="auto"/>
            </w:tcBorders>
          </w:tcPr>
          <w:p w14:paraId="59F3D42F" w14:textId="77777777" w:rsidR="008146DF" w:rsidRPr="00CA39CE" w:rsidRDefault="008146DF" w:rsidP="00E31452">
            <w:pPr>
              <w:ind w:left="360" w:hanging="360"/>
              <w:jc w:val="center"/>
              <w:rPr>
                <w:rFonts w:ascii="Arial" w:hAnsi="Arial" w:cs="Arial"/>
                <w:sz w:val="16"/>
                <w:szCs w:val="16"/>
              </w:rPr>
            </w:pPr>
          </w:p>
          <w:p w14:paraId="7A2001C9" w14:textId="77777777" w:rsidR="008146DF" w:rsidRPr="00CA39CE" w:rsidRDefault="008146DF" w:rsidP="00E31452">
            <w:pPr>
              <w:ind w:left="372" w:hanging="360"/>
              <w:rPr>
                <w:rFonts w:ascii="Arial" w:hAnsi="Arial" w:cs="Arial"/>
                <w:sz w:val="24"/>
              </w:rPr>
            </w:pPr>
            <w:r w:rsidRPr="004E26C5">
              <w:rPr>
                <w:rFonts w:ascii="Arial" w:hAnsi="Arial" w:cs="Arial"/>
                <w:b/>
                <w:sz w:val="32"/>
                <w:szCs w:val="32"/>
              </w:rPr>
              <w:t>2</w:t>
            </w:r>
            <w:r>
              <w:rPr>
                <w:rFonts w:ascii="Arial" w:hAnsi="Arial" w:cs="Arial"/>
                <w:sz w:val="24"/>
              </w:rPr>
              <w:t xml:space="preserve"> - </w:t>
            </w:r>
            <w:r w:rsidRPr="00CA39CE">
              <w:rPr>
                <w:rFonts w:ascii="Arial" w:hAnsi="Arial" w:cs="Arial"/>
                <w:sz w:val="24"/>
              </w:rPr>
              <w:t>very comfortable</w:t>
            </w:r>
          </w:p>
          <w:p w14:paraId="38F17FBF" w14:textId="77777777" w:rsidR="008146DF" w:rsidRPr="00CA39CE" w:rsidRDefault="008146DF" w:rsidP="00E31452">
            <w:pPr>
              <w:ind w:left="372" w:hanging="360"/>
              <w:rPr>
                <w:rFonts w:ascii="Arial" w:hAnsi="Arial" w:cs="Arial"/>
                <w:sz w:val="24"/>
              </w:rPr>
            </w:pPr>
            <w:r w:rsidRPr="004E26C5">
              <w:rPr>
                <w:rFonts w:ascii="Arial" w:hAnsi="Arial" w:cs="Arial"/>
                <w:b/>
                <w:sz w:val="32"/>
                <w:szCs w:val="32"/>
              </w:rPr>
              <w:t>3</w:t>
            </w:r>
            <w:r>
              <w:rPr>
                <w:rFonts w:ascii="Arial" w:hAnsi="Arial" w:cs="Arial"/>
                <w:sz w:val="24"/>
              </w:rPr>
              <w:t xml:space="preserve"> - </w:t>
            </w:r>
            <w:r w:rsidRPr="00CA39CE">
              <w:rPr>
                <w:rFonts w:ascii="Arial" w:hAnsi="Arial" w:cs="Arial"/>
                <w:sz w:val="24"/>
              </w:rPr>
              <w:t xml:space="preserve">comfortable </w:t>
            </w:r>
            <w:r w:rsidRPr="00CA39CE">
              <w:rPr>
                <w:rFonts w:ascii="Arial" w:hAnsi="Arial" w:cs="Arial"/>
                <w:sz w:val="24"/>
              </w:rPr>
              <w:sym w:font="Wingdings" w:char="F04A"/>
            </w:r>
          </w:p>
          <w:p w14:paraId="23BE8274" w14:textId="77777777" w:rsidR="008146DF" w:rsidRPr="00CA39CE" w:rsidRDefault="008146DF" w:rsidP="00E31452">
            <w:pPr>
              <w:ind w:left="372" w:hanging="360"/>
              <w:rPr>
                <w:rFonts w:ascii="Arial" w:hAnsi="Arial" w:cs="Arial"/>
                <w:sz w:val="24"/>
              </w:rPr>
            </w:pPr>
            <w:r w:rsidRPr="004E26C5">
              <w:rPr>
                <w:rFonts w:ascii="Arial" w:hAnsi="Arial" w:cs="Arial"/>
                <w:b/>
                <w:sz w:val="32"/>
                <w:szCs w:val="32"/>
              </w:rPr>
              <w:t>4</w:t>
            </w:r>
            <w:r>
              <w:rPr>
                <w:rFonts w:ascii="Arial" w:hAnsi="Arial" w:cs="Arial"/>
                <w:sz w:val="24"/>
              </w:rPr>
              <w:t xml:space="preserve"> - </w:t>
            </w:r>
            <w:r w:rsidRPr="00CA39CE">
              <w:rPr>
                <w:rFonts w:ascii="Arial" w:hAnsi="Arial" w:cs="Arial"/>
                <w:sz w:val="24"/>
              </w:rPr>
              <w:t>comfortable but hard</w:t>
            </w:r>
          </w:p>
          <w:p w14:paraId="5E9F5B3B" w14:textId="77777777" w:rsidR="008146DF" w:rsidRPr="00CA39CE" w:rsidRDefault="008146DF" w:rsidP="00E31452">
            <w:pPr>
              <w:jc w:val="center"/>
              <w:rPr>
                <w:rFonts w:ascii="Arial" w:hAnsi="Arial" w:cs="Arial"/>
                <w:sz w:val="24"/>
              </w:rPr>
            </w:pPr>
          </w:p>
        </w:tc>
        <w:tc>
          <w:tcPr>
            <w:tcW w:w="5103" w:type="dxa"/>
            <w:gridSpan w:val="2"/>
            <w:tcBorders>
              <w:top w:val="single" w:sz="4" w:space="0" w:color="auto"/>
              <w:left w:val="single" w:sz="4" w:space="0" w:color="auto"/>
              <w:bottom w:val="single" w:sz="4" w:space="0" w:color="auto"/>
              <w:right w:val="single" w:sz="4" w:space="0" w:color="auto"/>
            </w:tcBorders>
          </w:tcPr>
          <w:p w14:paraId="227BBE07" w14:textId="77777777" w:rsidR="008146DF" w:rsidRDefault="008146DF" w:rsidP="00E31452">
            <w:pPr>
              <w:jc w:val="center"/>
              <w:rPr>
                <w:rFonts w:ascii="Arial Narrow" w:hAnsi="Arial Narrow"/>
                <w:noProof/>
                <w:sz w:val="24"/>
              </w:rPr>
            </w:pPr>
          </w:p>
          <w:p w14:paraId="0035D2FC" w14:textId="77777777" w:rsidR="008146DF" w:rsidRDefault="008146DF" w:rsidP="00E31452">
            <w:pPr>
              <w:jc w:val="center"/>
              <w:rPr>
                <w:rFonts w:ascii="Arial Narrow" w:hAnsi="Arial Narrow"/>
                <w:noProof/>
                <w:sz w:val="24"/>
              </w:rPr>
            </w:pPr>
            <w:r>
              <w:rPr>
                <w:rFonts w:ascii="Arial Narrow" w:hAnsi="Arial Narrow"/>
                <w:noProof/>
                <w:sz w:val="24"/>
              </w:rPr>
              <w:t>Cardiovascular Workout range</w:t>
            </w:r>
          </w:p>
          <w:p w14:paraId="2BEBC91E" w14:textId="77777777" w:rsidR="008146DF" w:rsidRDefault="008146DF" w:rsidP="00E31452">
            <w:pPr>
              <w:tabs>
                <w:tab w:val="center" w:pos="1947"/>
                <w:tab w:val="right" w:pos="3895"/>
              </w:tabs>
              <w:jc w:val="center"/>
              <w:rPr>
                <w:rFonts w:ascii="Arial Narrow" w:hAnsi="Arial Narrow"/>
                <w:noProof/>
                <w:sz w:val="24"/>
              </w:rPr>
            </w:pPr>
            <w:r>
              <w:rPr>
                <w:rFonts w:ascii="Arial Narrow" w:hAnsi="Arial Narrow"/>
                <w:noProof/>
                <w:sz w:val="24"/>
              </w:rPr>
              <w:t>20 - 60 minutes</w:t>
            </w:r>
          </w:p>
          <w:p w14:paraId="0F8F46E4" w14:textId="77777777" w:rsidR="008146DF" w:rsidRDefault="008146DF" w:rsidP="00E31452">
            <w:pPr>
              <w:jc w:val="center"/>
              <w:rPr>
                <w:rFonts w:ascii="Arial Narrow" w:hAnsi="Arial Narrow"/>
                <w:noProof/>
                <w:sz w:val="24"/>
              </w:rPr>
            </w:pPr>
            <w:r>
              <w:rPr>
                <w:rFonts w:ascii="Arial Narrow" w:hAnsi="Arial Narrow"/>
                <w:noProof/>
                <w:sz w:val="24"/>
              </w:rPr>
              <w:t>3 - 5 x/week</w:t>
            </w:r>
          </w:p>
        </w:tc>
      </w:tr>
      <w:tr w:rsidR="008146DF" w14:paraId="38BFF292" w14:textId="77777777" w:rsidTr="00E314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95"/>
        </w:trPr>
        <w:tc>
          <w:tcPr>
            <w:tcW w:w="2660" w:type="dxa"/>
            <w:tcBorders>
              <w:top w:val="single" w:sz="6" w:space="0" w:color="auto"/>
              <w:left w:val="single" w:sz="6" w:space="0" w:color="auto"/>
              <w:bottom w:val="single" w:sz="6" w:space="0" w:color="auto"/>
              <w:right w:val="single" w:sz="4" w:space="0" w:color="auto"/>
            </w:tcBorders>
          </w:tcPr>
          <w:p w14:paraId="26E06DCA" w14:textId="77777777" w:rsidR="008146DF" w:rsidRDefault="008146DF" w:rsidP="00E31452">
            <w:pPr>
              <w:jc w:val="center"/>
              <w:rPr>
                <w:rFonts w:ascii="Arial" w:hAnsi="Arial" w:cs="Arial"/>
                <w:sz w:val="24"/>
                <w:szCs w:val="24"/>
              </w:rPr>
            </w:pPr>
          </w:p>
          <w:p w14:paraId="0AE09575" w14:textId="77777777" w:rsidR="008146DF" w:rsidRDefault="008146DF" w:rsidP="00E31452">
            <w:pPr>
              <w:jc w:val="center"/>
              <w:rPr>
                <w:rFonts w:ascii="Arial" w:hAnsi="Arial" w:cs="Arial"/>
                <w:sz w:val="24"/>
                <w:szCs w:val="24"/>
              </w:rPr>
            </w:pPr>
            <w:r>
              <w:rPr>
                <w:rFonts w:ascii="Arial" w:hAnsi="Arial" w:cs="Arial"/>
                <w:sz w:val="24"/>
                <w:szCs w:val="24"/>
              </w:rPr>
              <w:t>Greater than 85 %</w:t>
            </w:r>
          </w:p>
          <w:p w14:paraId="64D27062" w14:textId="77777777" w:rsidR="008146DF" w:rsidRPr="00CA39CE" w:rsidRDefault="008146DF" w:rsidP="00E31452">
            <w:pPr>
              <w:jc w:val="center"/>
              <w:rPr>
                <w:rFonts w:ascii="Arial" w:hAnsi="Arial" w:cs="Arial"/>
                <w:sz w:val="24"/>
                <w:szCs w:val="24"/>
              </w:rPr>
            </w:pPr>
            <w:r>
              <w:rPr>
                <w:rFonts w:ascii="Arial" w:hAnsi="Arial" w:cs="Arial"/>
                <w:sz w:val="24"/>
                <w:szCs w:val="24"/>
              </w:rPr>
              <w:t>of maximum HR</w:t>
            </w:r>
          </w:p>
        </w:tc>
        <w:tc>
          <w:tcPr>
            <w:tcW w:w="2835" w:type="dxa"/>
            <w:tcBorders>
              <w:top w:val="single" w:sz="4" w:space="0" w:color="auto"/>
              <w:left w:val="single" w:sz="4" w:space="0" w:color="auto"/>
              <w:bottom w:val="single" w:sz="4" w:space="0" w:color="auto"/>
              <w:right w:val="single" w:sz="4" w:space="0" w:color="auto"/>
            </w:tcBorders>
          </w:tcPr>
          <w:p w14:paraId="782E595B" w14:textId="77777777" w:rsidR="008146DF" w:rsidRPr="00CA39CE" w:rsidRDefault="008146DF" w:rsidP="00E31452">
            <w:pPr>
              <w:jc w:val="center"/>
              <w:rPr>
                <w:rFonts w:ascii="Arial" w:hAnsi="Arial" w:cs="Arial"/>
                <w:sz w:val="16"/>
                <w:szCs w:val="16"/>
              </w:rPr>
            </w:pPr>
          </w:p>
          <w:p w14:paraId="2526FEA2" w14:textId="77777777" w:rsidR="008146DF" w:rsidRDefault="008146DF" w:rsidP="00E31452">
            <w:pPr>
              <w:jc w:val="center"/>
              <w:rPr>
                <w:rFonts w:ascii="Arial" w:hAnsi="Arial" w:cs="Arial"/>
                <w:sz w:val="24"/>
              </w:rPr>
            </w:pPr>
          </w:p>
          <w:p w14:paraId="64034904" w14:textId="77777777" w:rsidR="008146DF" w:rsidRDefault="008146DF" w:rsidP="00E31452">
            <w:pPr>
              <w:jc w:val="center"/>
              <w:rPr>
                <w:rFonts w:ascii="Arial" w:hAnsi="Arial" w:cs="Arial"/>
                <w:sz w:val="24"/>
              </w:rPr>
            </w:pPr>
            <w:r w:rsidRPr="004E26C5">
              <w:rPr>
                <w:rFonts w:ascii="Arial" w:hAnsi="Arial" w:cs="Arial"/>
                <w:b/>
                <w:sz w:val="32"/>
                <w:szCs w:val="32"/>
              </w:rPr>
              <w:t>5</w:t>
            </w:r>
            <w:r>
              <w:rPr>
                <w:rFonts w:ascii="Arial" w:hAnsi="Arial" w:cs="Arial"/>
                <w:b/>
                <w:sz w:val="32"/>
                <w:szCs w:val="32"/>
              </w:rPr>
              <w:t xml:space="preserve"> - </w:t>
            </w:r>
            <w:r w:rsidRPr="00CA39CE">
              <w:rPr>
                <w:rFonts w:ascii="Arial" w:hAnsi="Arial" w:cs="Arial"/>
                <w:sz w:val="24"/>
              </w:rPr>
              <w:t>Too hard</w:t>
            </w:r>
          </w:p>
          <w:p w14:paraId="6D15192F" w14:textId="77777777" w:rsidR="008146DF" w:rsidRPr="00CA39CE" w:rsidRDefault="008146DF" w:rsidP="00E31452">
            <w:pPr>
              <w:jc w:val="center"/>
              <w:rPr>
                <w:rFonts w:ascii="Arial" w:hAnsi="Arial" w:cs="Arial"/>
                <w:sz w:val="24"/>
              </w:rPr>
            </w:pPr>
          </w:p>
        </w:tc>
        <w:tc>
          <w:tcPr>
            <w:tcW w:w="5103" w:type="dxa"/>
            <w:gridSpan w:val="2"/>
            <w:tcBorders>
              <w:top w:val="single" w:sz="4" w:space="0" w:color="auto"/>
              <w:left w:val="single" w:sz="4" w:space="0" w:color="auto"/>
              <w:bottom w:val="single" w:sz="4" w:space="0" w:color="auto"/>
              <w:right w:val="single" w:sz="4" w:space="0" w:color="auto"/>
            </w:tcBorders>
          </w:tcPr>
          <w:p w14:paraId="5D740E24" w14:textId="77777777" w:rsidR="008146DF" w:rsidRPr="00CA39CE" w:rsidRDefault="008146DF" w:rsidP="00E31452">
            <w:pPr>
              <w:jc w:val="center"/>
              <w:rPr>
                <w:rFonts w:ascii="Arial Narrow" w:hAnsi="Arial Narrow" w:cs="Arial"/>
                <w:sz w:val="24"/>
              </w:rPr>
            </w:pPr>
            <w:r w:rsidRPr="00CA39CE">
              <w:rPr>
                <w:rFonts w:ascii="Arial Narrow" w:hAnsi="Arial Narrow" w:cs="Arial"/>
                <w:sz w:val="24"/>
              </w:rPr>
              <w:t>Anaerobic Fitness Training</w:t>
            </w:r>
          </w:p>
          <w:p w14:paraId="484F74D6" w14:textId="77777777" w:rsidR="008146DF" w:rsidRDefault="008146DF" w:rsidP="00E31452">
            <w:pPr>
              <w:jc w:val="center"/>
              <w:rPr>
                <w:rFonts w:ascii="Arial Narrow" w:hAnsi="Arial Narrow" w:cs="Arial"/>
                <w:sz w:val="24"/>
              </w:rPr>
            </w:pPr>
            <w:r w:rsidRPr="00CA39CE">
              <w:rPr>
                <w:rFonts w:ascii="Arial Narrow" w:hAnsi="Arial Narrow" w:cs="Arial"/>
                <w:sz w:val="24"/>
              </w:rPr>
              <w:t>Sport specific</w:t>
            </w:r>
            <w:r>
              <w:rPr>
                <w:rFonts w:ascii="Arial Narrow" w:hAnsi="Arial Narrow" w:cs="Arial"/>
                <w:sz w:val="24"/>
              </w:rPr>
              <w:t xml:space="preserve"> / </w:t>
            </w:r>
            <w:r w:rsidRPr="00CA39CE">
              <w:rPr>
                <w:rFonts w:ascii="Arial Narrow" w:hAnsi="Arial Narrow" w:cs="Arial"/>
                <w:sz w:val="24"/>
              </w:rPr>
              <w:t xml:space="preserve">Sprints / </w:t>
            </w:r>
            <w:r>
              <w:rPr>
                <w:rFonts w:ascii="Arial Narrow" w:hAnsi="Arial Narrow" w:cs="Arial"/>
                <w:sz w:val="24"/>
              </w:rPr>
              <w:t>P</w:t>
            </w:r>
            <w:r w:rsidRPr="00CA39CE">
              <w:rPr>
                <w:rFonts w:ascii="Arial Narrow" w:hAnsi="Arial Narrow" w:cs="Arial"/>
                <w:sz w:val="24"/>
              </w:rPr>
              <w:t>lyometrics</w:t>
            </w:r>
            <w:r>
              <w:rPr>
                <w:rFonts w:ascii="Arial Narrow" w:hAnsi="Arial Narrow" w:cs="Arial"/>
                <w:sz w:val="24"/>
              </w:rPr>
              <w:t xml:space="preserve"> / HITT</w:t>
            </w:r>
          </w:p>
          <w:p w14:paraId="2B4215F4" w14:textId="77777777" w:rsidR="008146DF" w:rsidRDefault="008146DF" w:rsidP="00E31452">
            <w:pPr>
              <w:jc w:val="center"/>
              <w:rPr>
                <w:rFonts w:ascii="Arial Narrow" w:hAnsi="Arial Narrow" w:cs="Arial"/>
                <w:sz w:val="24"/>
              </w:rPr>
            </w:pPr>
            <w:r>
              <w:rPr>
                <w:rFonts w:ascii="Arial Narrow" w:hAnsi="Arial Narrow" w:cs="Arial"/>
                <w:sz w:val="24"/>
              </w:rPr>
              <w:t>Work 10 sec - 1 min at RPE of 5</w:t>
            </w:r>
          </w:p>
          <w:p w14:paraId="2150EDCF" w14:textId="77777777" w:rsidR="008146DF" w:rsidRDefault="008146DF" w:rsidP="00E31452">
            <w:pPr>
              <w:jc w:val="center"/>
              <w:rPr>
                <w:rFonts w:ascii="Arial Narrow" w:hAnsi="Arial Narrow"/>
                <w:noProof/>
                <w:sz w:val="24"/>
              </w:rPr>
            </w:pPr>
            <w:r>
              <w:rPr>
                <w:rFonts w:ascii="Arial Narrow" w:hAnsi="Arial Narrow" w:cs="Arial"/>
                <w:sz w:val="24"/>
              </w:rPr>
              <w:t>then Recover 30 sec – 3 min at RPE of 2-3</w:t>
            </w:r>
          </w:p>
        </w:tc>
      </w:tr>
    </w:tbl>
    <w:p w14:paraId="36C992BF" w14:textId="77777777" w:rsidR="008146DF" w:rsidRDefault="008146DF" w:rsidP="008146DF">
      <w:pPr>
        <w:rPr>
          <w:rFonts w:ascii="Tahoma" w:hAnsi="Tahoma"/>
          <w:b/>
          <w:sz w:val="24"/>
        </w:rPr>
      </w:pPr>
    </w:p>
    <w:p w14:paraId="6E0F7CB4" w14:textId="77777777" w:rsidR="008146DF" w:rsidRDefault="008146DF" w:rsidP="008146DF">
      <w:pPr>
        <w:rPr>
          <w:rFonts w:ascii="Tahoma" w:hAnsi="Tahoma"/>
          <w:sz w:val="24"/>
        </w:rPr>
      </w:pPr>
      <w:r>
        <w:rPr>
          <w:rFonts w:ascii="Tahoma" w:hAnsi="Tahoma"/>
          <w:b/>
          <w:sz w:val="24"/>
        </w:rPr>
        <w:br w:type="page"/>
      </w:r>
      <w:r>
        <w:rPr>
          <w:rFonts w:ascii="Tahoma" w:hAnsi="Tahoma"/>
          <w:b/>
          <w:sz w:val="24"/>
        </w:rPr>
        <w:lastRenderedPageBreak/>
        <w:t>TALK TEST</w:t>
      </w:r>
    </w:p>
    <w:p w14:paraId="633004FE" w14:textId="77777777" w:rsidR="008146DF" w:rsidRDefault="008146DF" w:rsidP="008146DF">
      <w:pPr>
        <w:widowControl w:val="0"/>
        <w:numPr>
          <w:ilvl w:val="0"/>
          <w:numId w:val="9"/>
        </w:numPr>
        <w:rPr>
          <w:rFonts w:ascii="Arial Narrow" w:hAnsi="Arial Narrow"/>
          <w:sz w:val="24"/>
        </w:rPr>
      </w:pPr>
      <w:r>
        <w:rPr>
          <w:rFonts w:ascii="Arial Narrow" w:hAnsi="Arial Narrow"/>
          <w:sz w:val="24"/>
        </w:rPr>
        <w:t xml:space="preserve">The talk test is a simple but effective method of determining exercise intensity. </w:t>
      </w:r>
    </w:p>
    <w:p w14:paraId="443C6B00" w14:textId="77777777" w:rsidR="008146DF" w:rsidRDefault="008146DF" w:rsidP="008146DF">
      <w:pPr>
        <w:widowControl w:val="0"/>
        <w:numPr>
          <w:ilvl w:val="0"/>
          <w:numId w:val="9"/>
        </w:numPr>
        <w:rPr>
          <w:rFonts w:ascii="Arial Narrow" w:hAnsi="Arial Narrow"/>
          <w:sz w:val="24"/>
        </w:rPr>
      </w:pPr>
      <w:r>
        <w:rPr>
          <w:rFonts w:ascii="Arial Narrow" w:hAnsi="Arial Narrow"/>
          <w:sz w:val="24"/>
        </w:rPr>
        <w:t xml:space="preserve">During aerobic exercise, you should be able to breathe comfortably, deeply and rhythmically without gasping for breaths. </w:t>
      </w:r>
    </w:p>
    <w:p w14:paraId="5CE1B9F6" w14:textId="77777777" w:rsidR="008146DF" w:rsidRDefault="008146DF" w:rsidP="008146DF">
      <w:pPr>
        <w:widowControl w:val="0"/>
        <w:numPr>
          <w:ilvl w:val="0"/>
          <w:numId w:val="9"/>
        </w:numPr>
        <w:rPr>
          <w:rFonts w:ascii="Arial Narrow" w:hAnsi="Arial Narrow"/>
          <w:sz w:val="24"/>
        </w:rPr>
      </w:pPr>
      <w:r>
        <w:rPr>
          <w:rFonts w:ascii="Arial Narrow" w:hAnsi="Arial Narrow"/>
          <w:sz w:val="24"/>
        </w:rPr>
        <w:t xml:space="preserve">You should be able to talk while exercising at all times. If you have to gasp for air after saying three words you are exercising too hard </w:t>
      </w:r>
    </w:p>
    <w:p w14:paraId="5AA7FFD6" w14:textId="77777777" w:rsidR="008146DF" w:rsidRDefault="008146DF" w:rsidP="008146DF">
      <w:pPr>
        <w:widowControl w:val="0"/>
        <w:numPr>
          <w:ilvl w:val="0"/>
          <w:numId w:val="9"/>
        </w:numPr>
        <w:rPr>
          <w:rFonts w:ascii="Arial Narrow" w:hAnsi="Arial Narrow"/>
          <w:sz w:val="24"/>
        </w:rPr>
      </w:pPr>
      <w:r w:rsidRPr="009D235F">
        <w:rPr>
          <w:rFonts w:ascii="Arial Narrow" w:hAnsi="Arial Narrow"/>
          <w:sz w:val="24"/>
        </w:rPr>
        <w:t xml:space="preserve">At the same time, you should not be able to say more than 4 - 5 words without taking a breath! </w:t>
      </w:r>
    </w:p>
    <w:p w14:paraId="7A0E9D0A" w14:textId="77777777" w:rsidR="008146DF" w:rsidRDefault="008146DF" w:rsidP="008146DF">
      <w:pPr>
        <w:widowControl w:val="0"/>
        <w:rPr>
          <w:rFonts w:ascii="Arial Narrow" w:hAnsi="Arial Narrow"/>
          <w:sz w:val="24"/>
        </w:rPr>
      </w:pPr>
    </w:p>
    <w:p w14:paraId="1DAB82D8" w14:textId="77777777" w:rsidR="008146DF" w:rsidRPr="001429C4" w:rsidRDefault="008146DF" w:rsidP="008146DF">
      <w:pPr>
        <w:rPr>
          <w:rFonts w:ascii="Arial Narrow" w:hAnsi="Arial Narrow"/>
          <w:sz w:val="24"/>
          <w:szCs w:val="24"/>
          <w:lang w:val="en-US"/>
        </w:rPr>
      </w:pPr>
      <w:r w:rsidRPr="001429C4">
        <w:rPr>
          <w:rFonts w:ascii="Arial Narrow" w:hAnsi="Arial Narrow"/>
          <w:sz w:val="24"/>
          <w:szCs w:val="24"/>
          <w:lang w:val="en-US"/>
        </w:rPr>
        <w:t>In order to maximize your cardiovascular workout benefits it is important to train at an appropriate exercise intensity level. The following practical step test will help you to determine what intensity is appropriate for you.</w:t>
      </w:r>
    </w:p>
    <w:p w14:paraId="57C755D5" w14:textId="77777777" w:rsidR="008146DF" w:rsidRPr="00F27052" w:rsidRDefault="008146DF" w:rsidP="008146DF">
      <w:pPr>
        <w:rPr>
          <w:sz w:val="16"/>
          <w:szCs w:val="16"/>
          <w:lang w:val="en-US"/>
        </w:rPr>
      </w:pPr>
    </w:p>
    <w:p w14:paraId="1534C385" w14:textId="77777777" w:rsidR="008146DF" w:rsidRDefault="008146DF" w:rsidP="008146DF">
      <w:pPr>
        <w:rPr>
          <w:rFonts w:ascii="Tahoma" w:hAnsi="Tahoma"/>
          <w:b/>
          <w:sz w:val="24"/>
        </w:rPr>
      </w:pPr>
    </w:p>
    <w:p w14:paraId="243D7174" w14:textId="77777777" w:rsidR="008146DF" w:rsidRDefault="008146DF" w:rsidP="008146DF">
      <w:pPr>
        <w:widowControl w:val="0"/>
        <w:numPr>
          <w:ilvl w:val="12"/>
          <w:numId w:val="0"/>
        </w:numPr>
        <w:rPr>
          <w:rFonts w:ascii="Tahoma" w:hAnsi="Tahoma"/>
          <w:sz w:val="24"/>
        </w:rPr>
      </w:pPr>
      <w:r>
        <w:rPr>
          <w:rFonts w:ascii="Tahoma" w:hAnsi="Tahoma"/>
          <w:b/>
          <w:sz w:val="24"/>
        </w:rPr>
        <w:t>III.   TIME / DURATION RECOMMENDATIONS</w:t>
      </w:r>
    </w:p>
    <w:p w14:paraId="64362217" w14:textId="77777777" w:rsidR="008146DF" w:rsidRPr="006F4272" w:rsidRDefault="008146DF" w:rsidP="008146DF">
      <w:pPr>
        <w:widowControl w:val="0"/>
        <w:numPr>
          <w:ilvl w:val="12"/>
          <w:numId w:val="0"/>
        </w:numPr>
        <w:rPr>
          <w:sz w:val="16"/>
          <w:szCs w:val="16"/>
        </w:rPr>
      </w:pPr>
    </w:p>
    <w:p w14:paraId="0BC6B9FB" w14:textId="77777777" w:rsidR="008146DF" w:rsidRDefault="008146DF" w:rsidP="008146DF">
      <w:pPr>
        <w:widowControl w:val="0"/>
        <w:numPr>
          <w:ilvl w:val="0"/>
          <w:numId w:val="14"/>
        </w:numPr>
        <w:rPr>
          <w:rFonts w:ascii="Arial Narrow" w:hAnsi="Arial Narrow"/>
          <w:sz w:val="24"/>
        </w:rPr>
      </w:pPr>
      <w:r>
        <w:rPr>
          <w:rFonts w:ascii="Arial Narrow" w:hAnsi="Arial Narrow"/>
          <w:sz w:val="24"/>
        </w:rPr>
        <w:t xml:space="preserve">In order to improve cardiovascular fitness, it is recommended to perform a minimum of 20 minutes continuously within the appropriate training range of 60-85 % of max heart rate. </w:t>
      </w:r>
    </w:p>
    <w:p w14:paraId="61D97BB1" w14:textId="77777777" w:rsidR="008146DF" w:rsidRDefault="008146DF" w:rsidP="008146DF">
      <w:pPr>
        <w:widowControl w:val="0"/>
        <w:numPr>
          <w:ilvl w:val="0"/>
          <w:numId w:val="14"/>
        </w:numPr>
        <w:rPr>
          <w:rFonts w:ascii="Arial Narrow" w:hAnsi="Arial Narrow"/>
          <w:sz w:val="24"/>
        </w:rPr>
      </w:pPr>
      <w:r>
        <w:rPr>
          <w:rFonts w:ascii="Arial Narrow" w:hAnsi="Arial Narrow"/>
          <w:sz w:val="24"/>
        </w:rPr>
        <w:t>These 20 minutes do not include the warm-up (5 minutes) or cool-down (5 minutes).</w:t>
      </w:r>
    </w:p>
    <w:p w14:paraId="6F6B2744" w14:textId="77777777" w:rsidR="008146DF" w:rsidRDefault="008146DF" w:rsidP="008146DF">
      <w:pPr>
        <w:widowControl w:val="0"/>
        <w:numPr>
          <w:ilvl w:val="0"/>
          <w:numId w:val="14"/>
        </w:numPr>
        <w:rPr>
          <w:rFonts w:ascii="Arial Narrow" w:hAnsi="Arial Narrow"/>
          <w:sz w:val="24"/>
        </w:rPr>
      </w:pPr>
      <w:r>
        <w:rPr>
          <w:rFonts w:ascii="Arial Narrow" w:hAnsi="Arial Narrow"/>
          <w:sz w:val="24"/>
        </w:rPr>
        <w:t xml:space="preserve">Initially you may only be able to last 10 – 12 minutes. Gradually (1-2 minutes each week) increase the duration to a minimum of 20 minutes as your fitness level improves. </w:t>
      </w:r>
    </w:p>
    <w:p w14:paraId="7CCE401B" w14:textId="77777777" w:rsidR="008146DF" w:rsidRDefault="008146DF" w:rsidP="008146DF">
      <w:pPr>
        <w:widowControl w:val="0"/>
        <w:numPr>
          <w:ilvl w:val="0"/>
          <w:numId w:val="14"/>
        </w:numPr>
        <w:rPr>
          <w:rFonts w:ascii="Arial Narrow" w:hAnsi="Arial Narrow"/>
          <w:sz w:val="24"/>
        </w:rPr>
      </w:pPr>
      <w:r>
        <w:rPr>
          <w:rFonts w:ascii="Arial Narrow" w:hAnsi="Arial Narrow"/>
          <w:sz w:val="24"/>
        </w:rPr>
        <w:t xml:space="preserve">Typical workouts last approximately 30 minutes = 5 min. warm-up – 20 minutes of exercise - 5-minute cool-down.  </w:t>
      </w:r>
    </w:p>
    <w:p w14:paraId="0F7E34F0" w14:textId="77777777" w:rsidR="008146DF" w:rsidRDefault="008146DF" w:rsidP="008146DF">
      <w:pPr>
        <w:widowControl w:val="0"/>
        <w:numPr>
          <w:ilvl w:val="0"/>
          <w:numId w:val="14"/>
        </w:numPr>
        <w:rPr>
          <w:sz w:val="24"/>
        </w:rPr>
      </w:pPr>
      <w:r>
        <w:rPr>
          <w:rFonts w:ascii="Arial Narrow" w:hAnsi="Arial Narrow"/>
          <w:sz w:val="24"/>
        </w:rPr>
        <w:t xml:space="preserve">The duration of the activity is highly dependent on the intensity of the activity. If you train at a higher intensity you will not last as long and vice versa. Unfit participants may be able to last 30 minutes at a low intensity, but only 10 minutes at high intensity. </w:t>
      </w:r>
    </w:p>
    <w:p w14:paraId="77C188AA" w14:textId="77777777" w:rsidR="008146DF" w:rsidRDefault="008146DF" w:rsidP="008146DF">
      <w:pPr>
        <w:widowControl w:val="0"/>
        <w:numPr>
          <w:ilvl w:val="0"/>
          <w:numId w:val="14"/>
        </w:numPr>
        <w:rPr>
          <w:sz w:val="24"/>
        </w:rPr>
      </w:pPr>
      <w:r>
        <w:rPr>
          <w:rFonts w:ascii="Arial Narrow" w:hAnsi="Arial Narrow"/>
          <w:sz w:val="24"/>
        </w:rPr>
        <w:t xml:space="preserve">High intensity cardiovascular activities are not recommended for novice or high-risk participants. Better results are found with lower intensity, long duration as they carry lower risks of injury and enable participants to achieve a relatively high total caloric expenditure. </w:t>
      </w:r>
    </w:p>
    <w:p w14:paraId="56A4EBC6" w14:textId="77777777" w:rsidR="008146DF" w:rsidRDefault="008146DF" w:rsidP="008146DF">
      <w:pPr>
        <w:widowControl w:val="0"/>
        <w:numPr>
          <w:ilvl w:val="12"/>
          <w:numId w:val="0"/>
        </w:numPr>
        <w:rPr>
          <w:sz w:val="16"/>
          <w:szCs w:val="16"/>
        </w:rPr>
      </w:pPr>
    </w:p>
    <w:p w14:paraId="0FF5FB40" w14:textId="77777777" w:rsidR="008146DF" w:rsidRDefault="008146DF" w:rsidP="008146DF">
      <w:pPr>
        <w:widowControl w:val="0"/>
        <w:numPr>
          <w:ilvl w:val="12"/>
          <w:numId w:val="0"/>
        </w:numPr>
        <w:rPr>
          <w:rFonts w:ascii="Tahoma" w:hAnsi="Tahoma"/>
          <w:sz w:val="24"/>
        </w:rPr>
      </w:pPr>
      <w:r>
        <w:rPr>
          <w:rFonts w:ascii="Tahoma" w:hAnsi="Tahoma"/>
          <w:b/>
          <w:sz w:val="24"/>
        </w:rPr>
        <w:t>IV.    TYPE OF ACTIVITY</w:t>
      </w:r>
    </w:p>
    <w:p w14:paraId="6AB48470" w14:textId="77777777" w:rsidR="008146DF" w:rsidRPr="006F4272" w:rsidRDefault="008146DF" w:rsidP="008146DF">
      <w:pPr>
        <w:widowControl w:val="0"/>
        <w:numPr>
          <w:ilvl w:val="12"/>
          <w:numId w:val="0"/>
        </w:numPr>
        <w:rPr>
          <w:sz w:val="16"/>
          <w:szCs w:val="16"/>
        </w:rPr>
      </w:pPr>
    </w:p>
    <w:p w14:paraId="799D9A86" w14:textId="77777777" w:rsidR="00661CAA" w:rsidRDefault="008146DF" w:rsidP="008146DF">
      <w:pPr>
        <w:widowControl w:val="0"/>
        <w:numPr>
          <w:ilvl w:val="12"/>
          <w:numId w:val="0"/>
        </w:numPr>
        <w:rPr>
          <w:rFonts w:ascii="Arial Narrow" w:hAnsi="Arial Narrow"/>
          <w:sz w:val="24"/>
        </w:rPr>
      </w:pPr>
      <w:r>
        <w:rPr>
          <w:rFonts w:ascii="Arial Narrow" w:hAnsi="Arial Narrow"/>
          <w:sz w:val="24"/>
        </w:rPr>
        <w:t xml:space="preserve">The type of activity is not as important as </w:t>
      </w:r>
      <w:r w:rsidRPr="009411FB">
        <w:rPr>
          <w:rFonts w:ascii="Arial Narrow" w:hAnsi="Arial Narrow"/>
          <w:b/>
          <w:sz w:val="24"/>
        </w:rPr>
        <w:t>F</w:t>
      </w:r>
      <w:r>
        <w:rPr>
          <w:rFonts w:ascii="Arial Narrow" w:hAnsi="Arial Narrow"/>
          <w:sz w:val="24"/>
        </w:rPr>
        <w:t xml:space="preserve">requency, </w:t>
      </w:r>
      <w:r w:rsidRPr="00080BE4">
        <w:rPr>
          <w:rFonts w:ascii="Arial Narrow" w:hAnsi="Arial Narrow"/>
          <w:b/>
          <w:sz w:val="24"/>
        </w:rPr>
        <w:t>I</w:t>
      </w:r>
      <w:r>
        <w:rPr>
          <w:rFonts w:ascii="Arial Narrow" w:hAnsi="Arial Narrow"/>
          <w:sz w:val="24"/>
        </w:rPr>
        <w:t xml:space="preserve">ntensity and </w:t>
      </w:r>
      <w:r w:rsidRPr="009411FB">
        <w:rPr>
          <w:rFonts w:ascii="Arial Narrow" w:hAnsi="Arial Narrow"/>
          <w:b/>
          <w:sz w:val="24"/>
        </w:rPr>
        <w:t>T</w:t>
      </w:r>
      <w:r>
        <w:rPr>
          <w:rFonts w:ascii="Arial Narrow" w:hAnsi="Arial Narrow"/>
          <w:sz w:val="24"/>
        </w:rPr>
        <w:t xml:space="preserve">ime.  </w:t>
      </w:r>
    </w:p>
    <w:p w14:paraId="1BC3477A" w14:textId="77777777" w:rsidR="00661CAA" w:rsidRDefault="008146DF" w:rsidP="008146DF">
      <w:pPr>
        <w:widowControl w:val="0"/>
        <w:numPr>
          <w:ilvl w:val="12"/>
          <w:numId w:val="0"/>
        </w:numPr>
        <w:rPr>
          <w:rFonts w:ascii="Arial Narrow" w:hAnsi="Arial Narrow"/>
          <w:sz w:val="24"/>
        </w:rPr>
      </w:pPr>
      <w:r>
        <w:rPr>
          <w:rFonts w:ascii="Arial Narrow" w:hAnsi="Arial Narrow"/>
          <w:sz w:val="24"/>
        </w:rPr>
        <w:t xml:space="preserve">What is important about the type of activity is that you choose an </w:t>
      </w:r>
      <w:r w:rsidR="00661CAA">
        <w:rPr>
          <w:rFonts w:ascii="Arial Narrow" w:hAnsi="Arial Narrow"/>
          <w:sz w:val="24"/>
        </w:rPr>
        <w:t>activity th</w:t>
      </w:r>
      <w:r>
        <w:rPr>
          <w:rFonts w:ascii="Arial Narrow" w:hAnsi="Arial Narrow"/>
          <w:sz w:val="24"/>
        </w:rPr>
        <w:t>at</w:t>
      </w:r>
      <w:r w:rsidR="00661CAA">
        <w:rPr>
          <w:rFonts w:ascii="Arial Narrow" w:hAnsi="Arial Narrow"/>
          <w:sz w:val="24"/>
        </w:rPr>
        <w:t xml:space="preserve">: </w:t>
      </w:r>
    </w:p>
    <w:p w14:paraId="5EE4CDEB" w14:textId="7F922124" w:rsidR="00661CAA" w:rsidRPr="00661CAA" w:rsidRDefault="008146DF" w:rsidP="00661CAA">
      <w:pPr>
        <w:pStyle w:val="ListParagraph"/>
        <w:widowControl w:val="0"/>
        <w:numPr>
          <w:ilvl w:val="0"/>
          <w:numId w:val="94"/>
        </w:numPr>
        <w:rPr>
          <w:rFonts w:ascii="Arial Narrow" w:hAnsi="Arial Narrow"/>
          <w:sz w:val="24"/>
        </w:rPr>
      </w:pPr>
      <w:r w:rsidRPr="00661CAA">
        <w:rPr>
          <w:rFonts w:ascii="Arial Narrow" w:hAnsi="Arial Narrow"/>
          <w:sz w:val="24"/>
        </w:rPr>
        <w:t>you enjoy and will d</w:t>
      </w:r>
      <w:r w:rsidR="00661CAA" w:rsidRPr="00661CAA">
        <w:rPr>
          <w:rFonts w:ascii="Arial Narrow" w:hAnsi="Arial Narrow"/>
          <w:sz w:val="24"/>
        </w:rPr>
        <w:t>o</w:t>
      </w:r>
    </w:p>
    <w:p w14:paraId="574A70FD" w14:textId="359451B2" w:rsidR="00661CAA" w:rsidRDefault="008146DF" w:rsidP="00661CAA">
      <w:pPr>
        <w:pStyle w:val="ListParagraph"/>
        <w:widowControl w:val="0"/>
        <w:numPr>
          <w:ilvl w:val="0"/>
          <w:numId w:val="94"/>
        </w:numPr>
        <w:rPr>
          <w:rFonts w:ascii="Arial Narrow" w:hAnsi="Arial Narrow"/>
          <w:sz w:val="24"/>
        </w:rPr>
      </w:pPr>
      <w:r w:rsidRPr="00661CAA">
        <w:rPr>
          <w:rFonts w:ascii="Arial Narrow" w:hAnsi="Arial Narrow"/>
          <w:sz w:val="24"/>
        </w:rPr>
        <w:t>is appropriate for your fitness level</w:t>
      </w:r>
    </w:p>
    <w:p w14:paraId="2A49B3C0" w14:textId="5DF7EA0D" w:rsidR="008146DF" w:rsidRPr="00661CAA" w:rsidRDefault="008146DF" w:rsidP="00661CAA">
      <w:pPr>
        <w:pStyle w:val="ListParagraph"/>
        <w:widowControl w:val="0"/>
        <w:numPr>
          <w:ilvl w:val="0"/>
          <w:numId w:val="94"/>
        </w:numPr>
        <w:rPr>
          <w:rFonts w:ascii="Arial Narrow" w:hAnsi="Arial Narrow"/>
          <w:sz w:val="24"/>
        </w:rPr>
      </w:pPr>
      <w:r w:rsidRPr="00661CAA">
        <w:rPr>
          <w:rFonts w:ascii="Arial Narrow" w:hAnsi="Arial Narrow"/>
          <w:sz w:val="24"/>
        </w:rPr>
        <w:t xml:space="preserve">that takes into account your personal goals, injuries and access. </w:t>
      </w:r>
    </w:p>
    <w:p w14:paraId="68819847" w14:textId="77777777" w:rsidR="008146DF" w:rsidRDefault="008146DF" w:rsidP="008146DF">
      <w:pPr>
        <w:widowControl w:val="0"/>
        <w:numPr>
          <w:ilvl w:val="12"/>
          <w:numId w:val="0"/>
        </w:numPr>
        <w:rPr>
          <w:rFonts w:ascii="Arial Narrow" w:hAnsi="Arial Narrow"/>
          <w:sz w:val="24"/>
        </w:rPr>
      </w:pPr>
    </w:p>
    <w:p w14:paraId="4EBBB93A" w14:textId="77777777" w:rsidR="008146DF" w:rsidRDefault="008146DF" w:rsidP="008146DF">
      <w:pPr>
        <w:widowControl w:val="0"/>
        <w:numPr>
          <w:ilvl w:val="12"/>
          <w:numId w:val="0"/>
        </w:numPr>
        <w:rPr>
          <w:rFonts w:ascii="Arial Narrow" w:hAnsi="Arial Narrow"/>
          <w:sz w:val="24"/>
        </w:rPr>
      </w:pPr>
      <w:r>
        <w:rPr>
          <w:rFonts w:ascii="Arial Narrow" w:hAnsi="Arial Narrow"/>
          <w:sz w:val="24"/>
        </w:rPr>
        <w:t xml:space="preserve">Performing a variety of different activities will decrease the risks of overuse injuries, will allow you to work more muscle groups, increase motivation and increase exercise retention. </w:t>
      </w:r>
    </w:p>
    <w:p w14:paraId="12BDD352" w14:textId="77777777" w:rsidR="008146DF" w:rsidRDefault="008146DF" w:rsidP="008146DF">
      <w:pPr>
        <w:widowControl w:val="0"/>
        <w:numPr>
          <w:ilvl w:val="12"/>
          <w:numId w:val="0"/>
        </w:numPr>
        <w:rPr>
          <w:rFonts w:ascii="Arial Narrow" w:hAnsi="Arial Narrow"/>
          <w:b/>
          <w:sz w:val="24"/>
        </w:rPr>
      </w:pPr>
    </w:p>
    <w:p w14:paraId="17609DD3" w14:textId="77777777" w:rsidR="008146DF" w:rsidRDefault="008146DF" w:rsidP="008146DF">
      <w:pPr>
        <w:widowControl w:val="0"/>
        <w:numPr>
          <w:ilvl w:val="12"/>
          <w:numId w:val="0"/>
        </w:numPr>
        <w:rPr>
          <w:rFonts w:ascii="Arial Narrow" w:hAnsi="Arial Narrow"/>
          <w:sz w:val="24"/>
        </w:rPr>
      </w:pPr>
      <w:r w:rsidRPr="007119E4">
        <w:rPr>
          <w:rFonts w:ascii="Arial Narrow" w:hAnsi="Arial Narrow"/>
          <w:b/>
          <w:sz w:val="24"/>
        </w:rPr>
        <w:t>Aerobic</w:t>
      </w:r>
      <w:r>
        <w:rPr>
          <w:rFonts w:ascii="Arial Narrow" w:hAnsi="Arial Narrow"/>
          <w:sz w:val="24"/>
        </w:rPr>
        <w:t xml:space="preserve"> / Adequate Oxygen Available / Cardiovascular activity is an activity that:</w:t>
      </w:r>
    </w:p>
    <w:p w14:paraId="7093617F" w14:textId="77777777" w:rsidR="008146DF" w:rsidRDefault="008146DF" w:rsidP="008146DF">
      <w:pPr>
        <w:widowControl w:val="0"/>
        <w:numPr>
          <w:ilvl w:val="0"/>
          <w:numId w:val="14"/>
        </w:numPr>
        <w:tabs>
          <w:tab w:val="left" w:pos="-1440"/>
        </w:tabs>
        <w:rPr>
          <w:rFonts w:ascii="Arial Narrow" w:hAnsi="Arial Narrow"/>
          <w:sz w:val="24"/>
        </w:rPr>
      </w:pPr>
      <w:r>
        <w:rPr>
          <w:rFonts w:ascii="Arial Narrow" w:hAnsi="Arial Narrow"/>
          <w:sz w:val="24"/>
        </w:rPr>
        <w:t>can be continued for prolonged periods of time without having to slow down or stop i.e. 5-30 minutes.</w:t>
      </w:r>
    </w:p>
    <w:p w14:paraId="611027AA" w14:textId="77777777" w:rsidR="008146DF" w:rsidRDefault="008146DF" w:rsidP="008146DF">
      <w:pPr>
        <w:widowControl w:val="0"/>
        <w:numPr>
          <w:ilvl w:val="0"/>
          <w:numId w:val="14"/>
        </w:numPr>
        <w:tabs>
          <w:tab w:val="left" w:pos="-1440"/>
        </w:tabs>
        <w:rPr>
          <w:rFonts w:ascii="Arial Narrow" w:hAnsi="Arial Narrow"/>
          <w:sz w:val="24"/>
        </w:rPr>
      </w:pPr>
      <w:r>
        <w:rPr>
          <w:rFonts w:ascii="Arial Narrow" w:hAnsi="Arial Narrow"/>
          <w:sz w:val="24"/>
        </w:rPr>
        <w:t xml:space="preserve">your heart rate will stay within the training 60-85 % training range. </w:t>
      </w:r>
    </w:p>
    <w:p w14:paraId="43CE9F91" w14:textId="77777777" w:rsidR="008146DF" w:rsidRDefault="008146DF" w:rsidP="008146DF">
      <w:pPr>
        <w:widowControl w:val="0"/>
        <w:numPr>
          <w:ilvl w:val="0"/>
          <w:numId w:val="14"/>
        </w:numPr>
        <w:rPr>
          <w:rFonts w:ascii="Arial Narrow" w:hAnsi="Arial Narrow"/>
          <w:sz w:val="24"/>
        </w:rPr>
      </w:pPr>
      <w:r>
        <w:rPr>
          <w:rFonts w:ascii="Arial Narrow" w:hAnsi="Arial Narrow"/>
          <w:sz w:val="24"/>
        </w:rPr>
        <w:t>is rhythmical and aerobic in nature (uses oxygen to make energy) (walk-jog-swim-bike);</w:t>
      </w:r>
    </w:p>
    <w:p w14:paraId="68CC4C59" w14:textId="77777777" w:rsidR="008146DF" w:rsidRDefault="008146DF" w:rsidP="008146DF">
      <w:pPr>
        <w:widowControl w:val="0"/>
        <w:numPr>
          <w:ilvl w:val="0"/>
          <w:numId w:val="14"/>
        </w:numPr>
        <w:tabs>
          <w:tab w:val="left" w:pos="-1440"/>
        </w:tabs>
        <w:rPr>
          <w:rFonts w:ascii="Arial Narrow" w:hAnsi="Arial Narrow"/>
          <w:sz w:val="24"/>
        </w:rPr>
      </w:pPr>
      <w:r>
        <w:rPr>
          <w:rFonts w:ascii="Arial Narrow" w:hAnsi="Arial Narrow"/>
          <w:sz w:val="24"/>
        </w:rPr>
        <w:t>uses large muscle groups such as the legs.</w:t>
      </w:r>
    </w:p>
    <w:p w14:paraId="0099E7E6" w14:textId="77777777" w:rsidR="008146DF" w:rsidRPr="006F4272" w:rsidRDefault="008146DF" w:rsidP="008146DF">
      <w:pPr>
        <w:widowControl w:val="0"/>
        <w:numPr>
          <w:ilvl w:val="12"/>
          <w:numId w:val="0"/>
        </w:numPr>
        <w:rPr>
          <w:rFonts w:ascii="Arial Narrow" w:hAnsi="Arial Narrow"/>
          <w:sz w:val="16"/>
          <w:szCs w:val="16"/>
        </w:rPr>
      </w:pPr>
    </w:p>
    <w:p w14:paraId="2B6215CF" w14:textId="77777777" w:rsidR="008146DF" w:rsidRDefault="008146DF" w:rsidP="008146DF">
      <w:pPr>
        <w:widowControl w:val="0"/>
        <w:numPr>
          <w:ilvl w:val="12"/>
          <w:numId w:val="0"/>
        </w:numPr>
        <w:rPr>
          <w:rFonts w:ascii="Arial Narrow" w:hAnsi="Arial Narrow"/>
          <w:sz w:val="24"/>
        </w:rPr>
      </w:pPr>
      <w:r w:rsidRPr="007119E4">
        <w:rPr>
          <w:rFonts w:ascii="Arial Narrow" w:hAnsi="Arial Narrow"/>
          <w:b/>
          <w:sz w:val="24"/>
        </w:rPr>
        <w:t>Anaerobic</w:t>
      </w:r>
      <w:r>
        <w:rPr>
          <w:rFonts w:ascii="Arial Narrow" w:hAnsi="Arial Narrow"/>
          <w:b/>
          <w:sz w:val="24"/>
        </w:rPr>
        <w:t xml:space="preserve"> </w:t>
      </w:r>
      <w:r>
        <w:rPr>
          <w:rFonts w:ascii="Arial Narrow" w:hAnsi="Arial Narrow"/>
          <w:sz w:val="24"/>
        </w:rPr>
        <w:t xml:space="preserve">cardiovascular activity: (HIIT = High Intensity Interval Training) </w:t>
      </w:r>
    </w:p>
    <w:p w14:paraId="6CEB62F7" w14:textId="77777777" w:rsidR="008146DF" w:rsidRDefault="008146DF" w:rsidP="008146DF">
      <w:pPr>
        <w:widowControl w:val="0"/>
        <w:numPr>
          <w:ilvl w:val="0"/>
          <w:numId w:val="58"/>
        </w:numPr>
        <w:ind w:left="426" w:hanging="426"/>
        <w:rPr>
          <w:rFonts w:ascii="Arial Narrow" w:hAnsi="Arial Narrow"/>
          <w:sz w:val="24"/>
        </w:rPr>
      </w:pPr>
      <w:r>
        <w:rPr>
          <w:rFonts w:ascii="Arial Narrow" w:hAnsi="Arial Narrow"/>
          <w:sz w:val="24"/>
        </w:rPr>
        <w:t xml:space="preserve">Involves high-intensity efforts of short duration (HIITs). Anaerobic exercises are stop and start, like sprinting, a hockey shift, or a squash rally where the heart rate can increase to near maximal levels followed by a recovery period and then another high burst effort. </w:t>
      </w:r>
    </w:p>
    <w:p w14:paraId="1D408EFD" w14:textId="77777777" w:rsidR="008146DF" w:rsidRDefault="008146DF" w:rsidP="008146DF">
      <w:pPr>
        <w:widowControl w:val="0"/>
        <w:numPr>
          <w:ilvl w:val="0"/>
          <w:numId w:val="58"/>
        </w:numPr>
        <w:ind w:left="426" w:hanging="426"/>
        <w:rPr>
          <w:rFonts w:ascii="Arial Narrow" w:hAnsi="Arial Narrow"/>
          <w:sz w:val="24"/>
        </w:rPr>
      </w:pPr>
      <w:r>
        <w:rPr>
          <w:rFonts w:ascii="Arial Narrow" w:hAnsi="Arial Narrow"/>
          <w:sz w:val="24"/>
        </w:rPr>
        <w:t xml:space="preserve">Performing anaerobic activities requires excellent cardiovascular endurance.  If you are training for general health, anaerobic fitness is not necessary. </w:t>
      </w:r>
    </w:p>
    <w:p w14:paraId="6F5DA9DC" w14:textId="77777777" w:rsidR="00661CAA" w:rsidRDefault="008146DF" w:rsidP="008146DF">
      <w:pPr>
        <w:widowControl w:val="0"/>
        <w:numPr>
          <w:ilvl w:val="0"/>
          <w:numId w:val="58"/>
        </w:numPr>
        <w:ind w:left="426" w:hanging="426"/>
        <w:rPr>
          <w:rFonts w:ascii="Arial Narrow" w:hAnsi="Arial Narrow"/>
          <w:sz w:val="24"/>
        </w:rPr>
      </w:pPr>
      <w:r>
        <w:rPr>
          <w:rFonts w:ascii="Arial Narrow" w:hAnsi="Arial Narrow"/>
          <w:sz w:val="24"/>
        </w:rPr>
        <w:t xml:space="preserve">Anaerobic training or intervals are usually prescribed for athletes and advanced exercisers. </w:t>
      </w:r>
    </w:p>
    <w:p w14:paraId="364EB9CE" w14:textId="71B7FD9D" w:rsidR="008146DF" w:rsidRDefault="008146DF" w:rsidP="008146DF">
      <w:pPr>
        <w:widowControl w:val="0"/>
        <w:numPr>
          <w:ilvl w:val="12"/>
          <w:numId w:val="0"/>
        </w:numPr>
        <w:rPr>
          <w:rFonts w:ascii="Tahoma" w:hAnsi="Tahoma"/>
          <w:b/>
          <w:sz w:val="24"/>
        </w:rPr>
      </w:pPr>
      <w:r>
        <w:rPr>
          <w:rFonts w:ascii="Tahoma" w:hAnsi="Tahoma"/>
          <w:b/>
          <w:sz w:val="24"/>
        </w:rPr>
        <w:lastRenderedPageBreak/>
        <w:t>Continuous Training:</w:t>
      </w:r>
      <w:r w:rsidR="00B9645F">
        <w:rPr>
          <w:rFonts w:ascii="Tahoma" w:hAnsi="Tahoma"/>
          <w:b/>
          <w:sz w:val="24"/>
        </w:rPr>
        <w:t xml:space="preserve">  </w:t>
      </w:r>
    </w:p>
    <w:p w14:paraId="4227073A" w14:textId="77777777" w:rsidR="008146DF" w:rsidRDefault="008146DF" w:rsidP="008146DF">
      <w:pPr>
        <w:widowControl w:val="0"/>
        <w:numPr>
          <w:ilvl w:val="12"/>
          <w:numId w:val="0"/>
        </w:numPr>
        <w:rPr>
          <w:sz w:val="24"/>
        </w:rPr>
      </w:pPr>
      <w:r>
        <w:rPr>
          <w:rFonts w:ascii="Arial Narrow" w:hAnsi="Arial Narrow"/>
          <w:sz w:val="24"/>
        </w:rPr>
        <w:t xml:space="preserve">Continuous type workouts involve performing steady-paced exercise at high, low or moderate intensity levels. Continuous training is highly recommended for beginners, overweight, pregnant, and high-risk individuals as they can set a pace that is comfortable for them and maintain it for the desired duration of the workout. Those new to fitness with low motivation levels may not enjoy being challenged and success rates are higher when continuous type training is used. Endurance athletes also use continuous training to simulate competition conditions. </w:t>
      </w:r>
    </w:p>
    <w:p w14:paraId="6E4D00ED" w14:textId="2D5C1CCC" w:rsidR="008146DF" w:rsidRDefault="008146DF" w:rsidP="008146DF">
      <w:pPr>
        <w:widowControl w:val="0"/>
        <w:numPr>
          <w:ilvl w:val="12"/>
          <w:numId w:val="0"/>
        </w:numPr>
        <w:rPr>
          <w:sz w:val="24"/>
        </w:rPr>
      </w:pPr>
    </w:p>
    <w:p w14:paraId="1B298188" w14:textId="5901E8D5" w:rsidR="008146DF" w:rsidRDefault="008146DF" w:rsidP="008146DF">
      <w:pPr>
        <w:widowControl w:val="0"/>
        <w:numPr>
          <w:ilvl w:val="12"/>
          <w:numId w:val="0"/>
        </w:numPr>
        <w:rPr>
          <w:rFonts w:ascii="Tahoma" w:hAnsi="Tahoma"/>
          <w:b/>
          <w:sz w:val="24"/>
        </w:rPr>
      </w:pPr>
      <w:r>
        <w:rPr>
          <w:rFonts w:ascii="Tahoma" w:hAnsi="Tahoma"/>
          <w:b/>
          <w:sz w:val="24"/>
        </w:rPr>
        <w:t>Interval Training:</w:t>
      </w:r>
      <w:r w:rsidR="00B9645F">
        <w:rPr>
          <w:rFonts w:ascii="Tahoma" w:hAnsi="Tahoma"/>
          <w:b/>
          <w:sz w:val="24"/>
        </w:rPr>
        <w:t xml:space="preserve">  </w:t>
      </w:r>
    </w:p>
    <w:p w14:paraId="1665B81F" w14:textId="77777777" w:rsidR="008146DF" w:rsidRDefault="008146DF" w:rsidP="008146DF">
      <w:pPr>
        <w:widowControl w:val="0"/>
        <w:numPr>
          <w:ilvl w:val="12"/>
          <w:numId w:val="0"/>
        </w:numPr>
        <w:rPr>
          <w:rFonts w:ascii="Arial Narrow" w:hAnsi="Arial Narrow"/>
          <w:sz w:val="24"/>
        </w:rPr>
      </w:pPr>
      <w:r>
        <w:rPr>
          <w:rFonts w:ascii="Arial Narrow" w:hAnsi="Arial Narrow"/>
          <w:sz w:val="24"/>
        </w:rPr>
        <w:t xml:space="preserve">Interval training involves systematically increasing and decreasing the intensity level throughout the workout. The duration and intensity of the individuals need to be modified to suit the capabilities and training goals of the individual. Repeated exercise bouts with rest periods or relief periods can vary from a few seconds to several minutes or more depending on the desired outcome. Likewise, the intensity of the intervals can be modified depending on the training goals and fitness level of the individual. </w:t>
      </w:r>
    </w:p>
    <w:p w14:paraId="57553562" w14:textId="77777777" w:rsidR="008146DF" w:rsidRDefault="008146DF" w:rsidP="008146DF">
      <w:pPr>
        <w:widowControl w:val="0"/>
        <w:numPr>
          <w:ilvl w:val="12"/>
          <w:numId w:val="0"/>
        </w:numPr>
        <w:rPr>
          <w:rFonts w:ascii="Arial Narrow" w:hAnsi="Arial Narrow"/>
          <w:sz w:val="24"/>
        </w:rPr>
      </w:pPr>
    </w:p>
    <w:p w14:paraId="7AEDCC4F" w14:textId="77777777" w:rsidR="008146DF" w:rsidRDefault="008146DF" w:rsidP="008146DF">
      <w:pPr>
        <w:widowControl w:val="0"/>
        <w:numPr>
          <w:ilvl w:val="12"/>
          <w:numId w:val="0"/>
        </w:numPr>
        <w:rPr>
          <w:rFonts w:ascii="Tahoma" w:hAnsi="Tahoma"/>
          <w:b/>
          <w:sz w:val="24"/>
        </w:rPr>
      </w:pPr>
      <w:r>
        <w:rPr>
          <w:rFonts w:ascii="Tahoma" w:hAnsi="Tahoma"/>
          <w:b/>
          <w:sz w:val="24"/>
        </w:rPr>
        <w:t>Benefits of Interval Training:</w:t>
      </w:r>
    </w:p>
    <w:p w14:paraId="6D2D43F0" w14:textId="77777777" w:rsidR="008146DF" w:rsidRDefault="008146DF" w:rsidP="008146DF">
      <w:pPr>
        <w:widowControl w:val="0"/>
        <w:numPr>
          <w:ilvl w:val="0"/>
          <w:numId w:val="14"/>
        </w:numPr>
        <w:ind w:left="428"/>
        <w:rPr>
          <w:rFonts w:ascii="Arial Narrow" w:hAnsi="Arial Narrow"/>
          <w:sz w:val="24"/>
        </w:rPr>
      </w:pPr>
      <w:r>
        <w:rPr>
          <w:rFonts w:ascii="Arial Narrow" w:hAnsi="Arial Narrow"/>
          <w:sz w:val="24"/>
        </w:rPr>
        <w:t>Allows individual to perform more work at higher intensity levels.</w:t>
      </w:r>
    </w:p>
    <w:p w14:paraId="7C942CBE" w14:textId="77777777" w:rsidR="008146DF" w:rsidRDefault="008146DF" w:rsidP="008146DF">
      <w:pPr>
        <w:widowControl w:val="0"/>
        <w:numPr>
          <w:ilvl w:val="0"/>
          <w:numId w:val="14"/>
        </w:numPr>
        <w:ind w:left="428"/>
        <w:rPr>
          <w:rFonts w:ascii="Arial Narrow" w:hAnsi="Arial Narrow"/>
          <w:sz w:val="24"/>
        </w:rPr>
      </w:pPr>
      <w:r>
        <w:rPr>
          <w:rFonts w:ascii="Arial Narrow" w:hAnsi="Arial Narrow"/>
          <w:sz w:val="24"/>
        </w:rPr>
        <w:t>Allows for greater caloric expenditure.</w:t>
      </w:r>
    </w:p>
    <w:p w14:paraId="5B857E37" w14:textId="77777777" w:rsidR="008146DF" w:rsidRDefault="008146DF" w:rsidP="008146DF">
      <w:pPr>
        <w:widowControl w:val="0"/>
        <w:numPr>
          <w:ilvl w:val="0"/>
          <w:numId w:val="14"/>
        </w:numPr>
        <w:ind w:left="428"/>
        <w:rPr>
          <w:rFonts w:ascii="Arial Narrow" w:hAnsi="Arial Narrow"/>
          <w:sz w:val="24"/>
        </w:rPr>
      </w:pPr>
      <w:r>
        <w:rPr>
          <w:rFonts w:ascii="Arial Narrow" w:hAnsi="Arial Narrow"/>
          <w:sz w:val="24"/>
        </w:rPr>
        <w:t>Allows for improvements in both aerobic and anaerobic fitness levels.</w:t>
      </w:r>
    </w:p>
    <w:p w14:paraId="2B47F44D" w14:textId="77777777" w:rsidR="008146DF" w:rsidRDefault="008146DF" w:rsidP="008146DF">
      <w:pPr>
        <w:widowControl w:val="0"/>
        <w:numPr>
          <w:ilvl w:val="0"/>
          <w:numId w:val="14"/>
        </w:numPr>
        <w:ind w:left="428"/>
        <w:rPr>
          <w:rFonts w:ascii="Arial Narrow" w:hAnsi="Arial Narrow"/>
          <w:sz w:val="24"/>
        </w:rPr>
      </w:pPr>
      <w:r>
        <w:rPr>
          <w:rFonts w:ascii="Arial Narrow" w:hAnsi="Arial Narrow"/>
          <w:sz w:val="24"/>
        </w:rPr>
        <w:t>Decreases boredom, increases motivation.</w:t>
      </w:r>
    </w:p>
    <w:p w14:paraId="0273EC2B" w14:textId="77777777" w:rsidR="008146DF" w:rsidRDefault="008146DF" w:rsidP="008146DF">
      <w:pPr>
        <w:widowControl w:val="0"/>
        <w:numPr>
          <w:ilvl w:val="0"/>
          <w:numId w:val="14"/>
        </w:numPr>
        <w:ind w:left="428"/>
        <w:rPr>
          <w:rFonts w:ascii="Arial Narrow" w:hAnsi="Arial Narrow"/>
          <w:sz w:val="24"/>
        </w:rPr>
      </w:pPr>
      <w:r>
        <w:rPr>
          <w:rFonts w:ascii="Arial Narrow" w:hAnsi="Arial Narrow"/>
          <w:sz w:val="24"/>
        </w:rPr>
        <w:t>Can be modified to suit the goals and fitness levels of the individual.</w:t>
      </w:r>
    </w:p>
    <w:p w14:paraId="3437D7F5" w14:textId="77777777" w:rsidR="008146DF" w:rsidRDefault="008146DF" w:rsidP="008146DF">
      <w:pPr>
        <w:widowControl w:val="0"/>
        <w:numPr>
          <w:ilvl w:val="0"/>
          <w:numId w:val="14"/>
        </w:numPr>
        <w:ind w:left="428"/>
        <w:rPr>
          <w:rFonts w:ascii="Arial Narrow" w:hAnsi="Arial Narrow"/>
          <w:sz w:val="24"/>
        </w:rPr>
      </w:pPr>
      <w:r>
        <w:rPr>
          <w:rFonts w:ascii="Arial Narrow" w:hAnsi="Arial Narrow"/>
          <w:sz w:val="24"/>
        </w:rPr>
        <w:t xml:space="preserve">Can be implemented with any mode of training. </w:t>
      </w:r>
    </w:p>
    <w:p w14:paraId="3EC479DC" w14:textId="77777777" w:rsidR="00B9645F" w:rsidRDefault="008146DF" w:rsidP="008146DF">
      <w:pPr>
        <w:widowControl w:val="0"/>
        <w:numPr>
          <w:ilvl w:val="0"/>
          <w:numId w:val="14"/>
        </w:numPr>
        <w:ind w:left="428"/>
        <w:rPr>
          <w:rFonts w:ascii="Arial Narrow" w:hAnsi="Arial Narrow"/>
          <w:sz w:val="24"/>
        </w:rPr>
      </w:pPr>
      <w:r>
        <w:rPr>
          <w:rFonts w:ascii="Arial Narrow" w:hAnsi="Arial Narrow"/>
          <w:sz w:val="24"/>
        </w:rPr>
        <w:t>Offers</w:t>
      </w:r>
      <w:r w:rsidRPr="008C04BE">
        <w:rPr>
          <w:rFonts w:ascii="Arial Narrow" w:hAnsi="Arial Narrow"/>
          <w:sz w:val="24"/>
        </w:rPr>
        <w:t xml:space="preserve"> a greater variety in the wo</w:t>
      </w:r>
      <w:r w:rsidR="00B9645F">
        <w:rPr>
          <w:rFonts w:ascii="Arial Narrow" w:hAnsi="Arial Narrow"/>
          <w:sz w:val="24"/>
        </w:rPr>
        <w:t>rkout</w:t>
      </w:r>
    </w:p>
    <w:p w14:paraId="1F2A2FB7" w14:textId="321DDD6D" w:rsidR="00B9645F" w:rsidRPr="00B9645F" w:rsidRDefault="00B9645F" w:rsidP="00B9645F">
      <w:pPr>
        <w:widowControl w:val="0"/>
        <w:ind w:left="428"/>
        <w:rPr>
          <w:rFonts w:ascii="Arial Narrow" w:hAnsi="Arial Narrow"/>
          <w:sz w:val="24"/>
        </w:rPr>
      </w:pPr>
      <w:r>
        <w:rPr>
          <w:rFonts w:ascii="Arial Narrow" w:hAnsi="Arial Narrow"/>
          <w:sz w:val="24"/>
        </w:rPr>
        <w:t>.</w:t>
      </w:r>
    </w:p>
    <w:tbl>
      <w:tblPr>
        <w:tblStyle w:val="TableGrid"/>
        <w:tblW w:w="0" w:type="auto"/>
        <w:tblLook w:val="04A0" w:firstRow="1" w:lastRow="0" w:firstColumn="1" w:lastColumn="0" w:noHBand="0" w:noVBand="1"/>
      </w:tblPr>
      <w:tblGrid>
        <w:gridCol w:w="5264"/>
        <w:gridCol w:w="5264"/>
      </w:tblGrid>
      <w:tr w:rsidR="00B9645F" w14:paraId="27C13360" w14:textId="77777777" w:rsidTr="00B9645F">
        <w:tc>
          <w:tcPr>
            <w:tcW w:w="5264" w:type="dxa"/>
          </w:tcPr>
          <w:p w14:paraId="68A041C2" w14:textId="148BA290" w:rsidR="00B9645F" w:rsidRDefault="00B9645F" w:rsidP="00B9645F">
            <w:pPr>
              <w:jc w:val="center"/>
              <w:rPr>
                <w:rFonts w:ascii="Tahoma" w:hAnsi="Tahoma"/>
                <w:b/>
                <w:sz w:val="24"/>
              </w:rPr>
            </w:pPr>
            <w:r>
              <w:rPr>
                <w:noProof/>
              </w:rPr>
              <w:drawing>
                <wp:inline distT="0" distB="0" distL="0" distR="0" wp14:anchorId="4BE83A84" wp14:editId="21E0D7DE">
                  <wp:extent cx="3342989" cy="1882140"/>
                  <wp:effectExtent l="0" t="0" r="0" b="3810"/>
                  <wp:docPr id="407" name="Picture 407" descr="maxresdefault.jpg (128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axresdefault.jpg (1280×72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380762" cy="1903407"/>
                          </a:xfrm>
                          <a:prstGeom prst="rect">
                            <a:avLst/>
                          </a:prstGeom>
                          <a:noFill/>
                          <a:ln>
                            <a:noFill/>
                          </a:ln>
                        </pic:spPr>
                      </pic:pic>
                    </a:graphicData>
                  </a:graphic>
                </wp:inline>
              </w:drawing>
            </w:r>
          </w:p>
        </w:tc>
        <w:tc>
          <w:tcPr>
            <w:tcW w:w="5264" w:type="dxa"/>
          </w:tcPr>
          <w:p w14:paraId="67078D36" w14:textId="45407814" w:rsidR="00B9645F" w:rsidRDefault="00B9645F" w:rsidP="00B9645F">
            <w:pPr>
              <w:jc w:val="center"/>
              <w:rPr>
                <w:rFonts w:ascii="Tahoma" w:hAnsi="Tahoma"/>
                <w:b/>
                <w:sz w:val="24"/>
              </w:rPr>
            </w:pPr>
            <w:r>
              <w:rPr>
                <w:noProof/>
              </w:rPr>
              <w:drawing>
                <wp:inline distT="0" distB="0" distL="0" distR="0" wp14:anchorId="110A5932" wp14:editId="39D3F78D">
                  <wp:extent cx="3342989" cy="1882140"/>
                  <wp:effectExtent l="0" t="0" r="0" b="3810"/>
                  <wp:docPr id="408" name="Picture 408" descr="maxresdefault.jpg (128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axresdefault.jpg (1280×720)"/>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374718" cy="1900004"/>
                          </a:xfrm>
                          <a:prstGeom prst="rect">
                            <a:avLst/>
                          </a:prstGeom>
                          <a:noFill/>
                          <a:ln>
                            <a:noFill/>
                          </a:ln>
                        </pic:spPr>
                      </pic:pic>
                    </a:graphicData>
                  </a:graphic>
                </wp:inline>
              </w:drawing>
            </w:r>
          </w:p>
        </w:tc>
      </w:tr>
    </w:tbl>
    <w:p w14:paraId="22CCC51E" w14:textId="0804100E" w:rsidR="00B9645F" w:rsidRDefault="00386ED6" w:rsidP="00B9645F">
      <w:pPr>
        <w:jc w:val="center"/>
        <w:rPr>
          <w:rStyle w:val="Hyperlink"/>
        </w:rPr>
      </w:pPr>
      <w:hyperlink r:id="rId85" w:history="1">
        <w:r w:rsidR="00B9645F">
          <w:rPr>
            <w:rStyle w:val="Hyperlink"/>
          </w:rPr>
          <w:t>maxresdefault.jpg (1280×720)</w:t>
        </w:r>
      </w:hyperlink>
    </w:p>
    <w:p w14:paraId="1F35538C" w14:textId="77777777" w:rsidR="00F90F7F" w:rsidRDefault="00F90F7F" w:rsidP="00B9645F">
      <w:pPr>
        <w:jc w:val="center"/>
        <w:rPr>
          <w:rFonts w:ascii="Tahoma" w:hAnsi="Tahoma"/>
          <w:b/>
          <w:sz w:val="24"/>
        </w:rPr>
      </w:pPr>
    </w:p>
    <w:tbl>
      <w:tblPr>
        <w:tblW w:w="10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2"/>
        <w:gridCol w:w="2332"/>
        <w:gridCol w:w="2025"/>
        <w:gridCol w:w="3239"/>
      </w:tblGrid>
      <w:tr w:rsidR="0028779D" w:rsidRPr="009D379A" w14:paraId="1CDD15C1" w14:textId="77777777" w:rsidTr="00F90F7F">
        <w:tc>
          <w:tcPr>
            <w:tcW w:w="10528" w:type="dxa"/>
            <w:gridSpan w:val="4"/>
          </w:tcPr>
          <w:p w14:paraId="7B8E4AEB" w14:textId="6C049CE6" w:rsidR="00F90F7F" w:rsidRPr="00E57F84" w:rsidRDefault="0028779D" w:rsidP="00F90F7F">
            <w:pPr>
              <w:jc w:val="center"/>
              <w:rPr>
                <w:rFonts w:ascii="Tahoma" w:hAnsi="Tahoma" w:cs="Tahoma"/>
                <w:b/>
                <w:sz w:val="24"/>
                <w:szCs w:val="24"/>
              </w:rPr>
            </w:pPr>
            <w:r>
              <w:rPr>
                <w:rFonts w:ascii="Tahoma" w:hAnsi="Tahoma" w:cs="Tahoma"/>
                <w:b/>
                <w:sz w:val="24"/>
                <w:szCs w:val="24"/>
              </w:rPr>
              <w:t>Cardiovascular Activity Options</w:t>
            </w:r>
          </w:p>
        </w:tc>
      </w:tr>
      <w:tr w:rsidR="008146DF" w:rsidRPr="009D379A" w14:paraId="20544642" w14:textId="77777777" w:rsidTr="00F90F7F">
        <w:tc>
          <w:tcPr>
            <w:tcW w:w="2932" w:type="dxa"/>
          </w:tcPr>
          <w:p w14:paraId="436E7104" w14:textId="0277A378" w:rsidR="008146DF" w:rsidRPr="00E57F84" w:rsidRDefault="008146DF" w:rsidP="00E31452">
            <w:pPr>
              <w:jc w:val="center"/>
              <w:rPr>
                <w:rFonts w:ascii="Tahoma" w:hAnsi="Tahoma" w:cs="Tahoma"/>
                <w:b/>
                <w:sz w:val="24"/>
                <w:szCs w:val="24"/>
              </w:rPr>
            </w:pPr>
            <w:r w:rsidRPr="00E57F84">
              <w:rPr>
                <w:rFonts w:ascii="Tahoma" w:hAnsi="Tahoma" w:cs="Tahoma"/>
                <w:b/>
                <w:sz w:val="24"/>
                <w:szCs w:val="24"/>
              </w:rPr>
              <w:t>Sports</w:t>
            </w:r>
            <w:r w:rsidR="00212F31">
              <w:rPr>
                <w:rFonts w:ascii="Tahoma" w:hAnsi="Tahoma" w:cs="Tahoma"/>
                <w:b/>
                <w:sz w:val="24"/>
                <w:szCs w:val="24"/>
              </w:rPr>
              <w:t xml:space="preserve"> Options</w:t>
            </w:r>
          </w:p>
        </w:tc>
        <w:tc>
          <w:tcPr>
            <w:tcW w:w="4357" w:type="dxa"/>
            <w:gridSpan w:val="2"/>
          </w:tcPr>
          <w:p w14:paraId="7EF27F51" w14:textId="6C2B1029" w:rsidR="008146DF" w:rsidRPr="00E57F84" w:rsidRDefault="008146DF" w:rsidP="00E31452">
            <w:pPr>
              <w:jc w:val="center"/>
              <w:rPr>
                <w:rFonts w:ascii="Tahoma" w:hAnsi="Tahoma" w:cs="Tahoma"/>
                <w:b/>
                <w:sz w:val="24"/>
                <w:szCs w:val="24"/>
              </w:rPr>
            </w:pPr>
            <w:r w:rsidRPr="00E57F84">
              <w:rPr>
                <w:rFonts w:ascii="Tahoma" w:hAnsi="Tahoma" w:cs="Tahoma"/>
                <w:b/>
                <w:sz w:val="24"/>
                <w:szCs w:val="24"/>
              </w:rPr>
              <w:t>Fitness Centre</w:t>
            </w:r>
            <w:r w:rsidR="00212F31">
              <w:rPr>
                <w:rFonts w:ascii="Tahoma" w:hAnsi="Tahoma" w:cs="Tahoma"/>
                <w:b/>
                <w:sz w:val="24"/>
                <w:szCs w:val="24"/>
              </w:rPr>
              <w:t xml:space="preserve"> Options</w:t>
            </w:r>
          </w:p>
        </w:tc>
        <w:tc>
          <w:tcPr>
            <w:tcW w:w="3239" w:type="dxa"/>
          </w:tcPr>
          <w:p w14:paraId="380B309A" w14:textId="13728234" w:rsidR="008146DF" w:rsidRPr="00E57F84" w:rsidRDefault="008146DF" w:rsidP="00E31452">
            <w:pPr>
              <w:jc w:val="center"/>
              <w:rPr>
                <w:rFonts w:ascii="Tahoma" w:hAnsi="Tahoma" w:cs="Tahoma"/>
                <w:b/>
                <w:sz w:val="24"/>
                <w:szCs w:val="24"/>
              </w:rPr>
            </w:pPr>
            <w:r w:rsidRPr="00E57F84">
              <w:rPr>
                <w:rFonts w:ascii="Tahoma" w:hAnsi="Tahoma" w:cs="Tahoma"/>
                <w:b/>
                <w:sz w:val="24"/>
                <w:szCs w:val="24"/>
              </w:rPr>
              <w:t>Outdoor</w:t>
            </w:r>
            <w:r w:rsidR="00212F31">
              <w:rPr>
                <w:rFonts w:ascii="Tahoma" w:hAnsi="Tahoma" w:cs="Tahoma"/>
                <w:b/>
                <w:sz w:val="24"/>
                <w:szCs w:val="24"/>
              </w:rPr>
              <w:t xml:space="preserve"> Activity Options </w:t>
            </w:r>
          </w:p>
        </w:tc>
      </w:tr>
      <w:tr w:rsidR="008146DF" w:rsidRPr="009D379A" w14:paraId="3A865377" w14:textId="77777777" w:rsidTr="00F90F7F">
        <w:tc>
          <w:tcPr>
            <w:tcW w:w="2932" w:type="dxa"/>
          </w:tcPr>
          <w:p w14:paraId="5C18224C" w14:textId="77777777" w:rsidR="008146DF" w:rsidRPr="009D379A" w:rsidRDefault="008146DF" w:rsidP="00E31452">
            <w:pPr>
              <w:jc w:val="center"/>
              <w:rPr>
                <w:rFonts w:ascii="Arial Narrow" w:hAnsi="Arial Narrow"/>
                <w:sz w:val="24"/>
                <w:szCs w:val="24"/>
              </w:rPr>
            </w:pPr>
            <w:r w:rsidRPr="009D379A">
              <w:rPr>
                <w:rFonts w:ascii="Arial Narrow" w:hAnsi="Arial Narrow"/>
                <w:sz w:val="24"/>
                <w:szCs w:val="24"/>
              </w:rPr>
              <w:t xml:space="preserve">Basketball, hockey, soccer, lacrosse, </w:t>
            </w:r>
            <w:r>
              <w:rPr>
                <w:rFonts w:ascii="Arial Narrow" w:hAnsi="Arial Narrow"/>
                <w:sz w:val="24"/>
                <w:szCs w:val="24"/>
              </w:rPr>
              <w:t>t</w:t>
            </w:r>
            <w:r w:rsidRPr="009D379A">
              <w:rPr>
                <w:rFonts w:ascii="Arial Narrow" w:hAnsi="Arial Narrow"/>
                <w:sz w:val="24"/>
                <w:szCs w:val="24"/>
              </w:rPr>
              <w:t>ennis, squash, badminton</w:t>
            </w:r>
            <w:r>
              <w:rPr>
                <w:rFonts w:ascii="Arial Narrow" w:hAnsi="Arial Narrow"/>
                <w:sz w:val="24"/>
                <w:szCs w:val="24"/>
              </w:rPr>
              <w:t xml:space="preserve">, </w:t>
            </w:r>
            <w:r w:rsidRPr="009D379A">
              <w:rPr>
                <w:rFonts w:ascii="Arial Narrow" w:hAnsi="Arial Narrow"/>
                <w:sz w:val="24"/>
                <w:szCs w:val="24"/>
              </w:rPr>
              <w:t>swimming</w:t>
            </w:r>
          </w:p>
        </w:tc>
        <w:tc>
          <w:tcPr>
            <w:tcW w:w="4357" w:type="dxa"/>
            <w:gridSpan w:val="2"/>
          </w:tcPr>
          <w:p w14:paraId="24E8B306" w14:textId="77777777" w:rsidR="008146DF" w:rsidRPr="009D379A" w:rsidRDefault="008146DF" w:rsidP="00E31452">
            <w:pPr>
              <w:jc w:val="center"/>
              <w:rPr>
                <w:rFonts w:ascii="Arial Narrow" w:hAnsi="Arial Narrow"/>
                <w:sz w:val="24"/>
                <w:szCs w:val="24"/>
              </w:rPr>
            </w:pPr>
            <w:r w:rsidRPr="009D379A">
              <w:rPr>
                <w:rFonts w:ascii="Arial Narrow" w:hAnsi="Arial Narrow"/>
                <w:sz w:val="24"/>
                <w:szCs w:val="24"/>
              </w:rPr>
              <w:t>Treadmill, elliptical, bike,</w:t>
            </w:r>
            <w:r>
              <w:rPr>
                <w:rFonts w:ascii="Arial Narrow" w:hAnsi="Arial Narrow"/>
                <w:sz w:val="24"/>
                <w:szCs w:val="24"/>
              </w:rPr>
              <w:t xml:space="preserve"> </w:t>
            </w:r>
            <w:r w:rsidRPr="009D379A">
              <w:rPr>
                <w:rFonts w:ascii="Arial Narrow" w:hAnsi="Arial Narrow"/>
                <w:sz w:val="24"/>
                <w:szCs w:val="24"/>
              </w:rPr>
              <w:t xml:space="preserve">rowing, </w:t>
            </w:r>
            <w:r>
              <w:rPr>
                <w:rFonts w:ascii="Arial Narrow" w:hAnsi="Arial Narrow"/>
                <w:sz w:val="24"/>
                <w:szCs w:val="24"/>
              </w:rPr>
              <w:t>S</w:t>
            </w:r>
            <w:r w:rsidRPr="009D379A">
              <w:rPr>
                <w:rFonts w:ascii="Arial Narrow" w:hAnsi="Arial Narrow"/>
                <w:sz w:val="24"/>
                <w:szCs w:val="24"/>
              </w:rPr>
              <w:t xml:space="preserve">tairmaster </w:t>
            </w:r>
          </w:p>
          <w:p w14:paraId="0E28B8DC" w14:textId="77777777" w:rsidR="008146DF" w:rsidRPr="009D379A" w:rsidRDefault="008146DF" w:rsidP="00E31452">
            <w:pPr>
              <w:jc w:val="center"/>
              <w:rPr>
                <w:rFonts w:ascii="Arial Narrow" w:hAnsi="Arial Narrow"/>
                <w:sz w:val="24"/>
                <w:szCs w:val="24"/>
              </w:rPr>
            </w:pPr>
            <w:r>
              <w:rPr>
                <w:rFonts w:ascii="Arial Narrow" w:hAnsi="Arial Narrow"/>
                <w:sz w:val="24"/>
                <w:szCs w:val="24"/>
              </w:rPr>
              <w:t xml:space="preserve">Group </w:t>
            </w:r>
            <w:r w:rsidRPr="009D379A">
              <w:rPr>
                <w:rFonts w:ascii="Arial Narrow" w:hAnsi="Arial Narrow"/>
                <w:sz w:val="24"/>
                <w:szCs w:val="24"/>
              </w:rPr>
              <w:t xml:space="preserve">Classes: </w:t>
            </w:r>
            <w:r>
              <w:rPr>
                <w:rFonts w:ascii="Arial Narrow" w:hAnsi="Arial Narrow"/>
                <w:sz w:val="24"/>
                <w:szCs w:val="24"/>
              </w:rPr>
              <w:t>Bootcamp, Tabata, S</w:t>
            </w:r>
            <w:r w:rsidRPr="009D379A">
              <w:rPr>
                <w:rFonts w:ascii="Arial Narrow" w:hAnsi="Arial Narrow"/>
                <w:sz w:val="24"/>
                <w:szCs w:val="24"/>
              </w:rPr>
              <w:t>pinning, dance</w:t>
            </w:r>
            <w:r>
              <w:rPr>
                <w:rFonts w:ascii="Arial Narrow" w:hAnsi="Arial Narrow"/>
                <w:sz w:val="24"/>
                <w:szCs w:val="24"/>
              </w:rPr>
              <w:t>/Zumba/Hip Hop</w:t>
            </w:r>
            <w:r w:rsidRPr="009D379A">
              <w:rPr>
                <w:rFonts w:ascii="Arial Narrow" w:hAnsi="Arial Narrow"/>
                <w:sz w:val="24"/>
                <w:szCs w:val="24"/>
              </w:rPr>
              <w:t xml:space="preserve">, </w:t>
            </w:r>
            <w:r>
              <w:rPr>
                <w:rFonts w:ascii="Arial Narrow" w:hAnsi="Arial Narrow"/>
                <w:sz w:val="24"/>
                <w:szCs w:val="24"/>
              </w:rPr>
              <w:t>Boxing</w:t>
            </w:r>
            <w:r w:rsidRPr="009D379A">
              <w:rPr>
                <w:rFonts w:ascii="Arial Narrow" w:hAnsi="Arial Narrow"/>
                <w:sz w:val="24"/>
                <w:szCs w:val="24"/>
              </w:rPr>
              <w:t xml:space="preserve">, </w:t>
            </w:r>
            <w:r>
              <w:rPr>
                <w:rFonts w:ascii="Arial Narrow" w:hAnsi="Arial Narrow"/>
                <w:sz w:val="24"/>
                <w:szCs w:val="24"/>
              </w:rPr>
              <w:t>A</w:t>
            </w:r>
            <w:r w:rsidRPr="009D379A">
              <w:rPr>
                <w:rFonts w:ascii="Arial Narrow" w:hAnsi="Arial Narrow"/>
                <w:sz w:val="24"/>
                <w:szCs w:val="24"/>
              </w:rPr>
              <w:t>qua fitness</w:t>
            </w:r>
          </w:p>
        </w:tc>
        <w:tc>
          <w:tcPr>
            <w:tcW w:w="3239" w:type="dxa"/>
          </w:tcPr>
          <w:p w14:paraId="4B4894EE" w14:textId="66427959" w:rsidR="008146DF" w:rsidRPr="009D379A" w:rsidRDefault="008146DF" w:rsidP="00E31452">
            <w:pPr>
              <w:jc w:val="center"/>
              <w:rPr>
                <w:rFonts w:ascii="Arial Narrow" w:hAnsi="Arial Narrow"/>
                <w:sz w:val="24"/>
                <w:szCs w:val="24"/>
              </w:rPr>
            </w:pPr>
            <w:r w:rsidRPr="009D379A">
              <w:rPr>
                <w:rFonts w:ascii="Arial Narrow" w:hAnsi="Arial Narrow"/>
                <w:sz w:val="24"/>
                <w:szCs w:val="24"/>
              </w:rPr>
              <w:t xml:space="preserve">Walking, </w:t>
            </w:r>
            <w:r w:rsidR="00160C28">
              <w:rPr>
                <w:rFonts w:ascii="Arial Narrow" w:hAnsi="Arial Narrow"/>
                <w:sz w:val="24"/>
                <w:szCs w:val="24"/>
              </w:rPr>
              <w:t xml:space="preserve">hiking, </w:t>
            </w:r>
            <w:r w:rsidRPr="009D379A">
              <w:rPr>
                <w:rFonts w:ascii="Arial Narrow" w:hAnsi="Arial Narrow"/>
                <w:sz w:val="24"/>
                <w:szCs w:val="24"/>
              </w:rPr>
              <w:t>jogging, rollerblading, biking, x-country skiing, skating, rowing</w:t>
            </w:r>
            <w:r w:rsidR="00160C28">
              <w:rPr>
                <w:rFonts w:ascii="Arial Narrow" w:hAnsi="Arial Narrow"/>
                <w:sz w:val="24"/>
                <w:szCs w:val="24"/>
              </w:rPr>
              <w:t>, swimming</w:t>
            </w:r>
          </w:p>
        </w:tc>
      </w:tr>
      <w:tr w:rsidR="001418D6" w:rsidRPr="009D379A" w14:paraId="40DEDA6C" w14:textId="77777777" w:rsidTr="00F90F7F">
        <w:tc>
          <w:tcPr>
            <w:tcW w:w="10528" w:type="dxa"/>
            <w:gridSpan w:val="4"/>
          </w:tcPr>
          <w:p w14:paraId="1FF97A8B" w14:textId="61104F1C" w:rsidR="001418D6" w:rsidRPr="00F90F7F" w:rsidRDefault="00F90F7F" w:rsidP="00F90F7F">
            <w:pPr>
              <w:pStyle w:val="ListParagraph"/>
              <w:widowControl w:val="0"/>
              <w:numPr>
                <w:ilvl w:val="12"/>
                <w:numId w:val="14"/>
              </w:numPr>
              <w:tabs>
                <w:tab w:val="clear" w:pos="360"/>
                <w:tab w:val="num" w:pos="0"/>
              </w:tabs>
              <w:ind w:left="0"/>
              <w:jc w:val="center"/>
              <w:rPr>
                <w:rFonts w:ascii="Tahoma" w:hAnsi="Tahoma"/>
                <w:b/>
                <w:sz w:val="24"/>
              </w:rPr>
            </w:pPr>
            <w:r w:rsidRPr="00F90F7F">
              <w:rPr>
                <w:rFonts w:ascii="Arial" w:hAnsi="Arial" w:cs="Arial"/>
                <w:b/>
                <w:sz w:val="24"/>
              </w:rPr>
              <w:t>The type of activity you choose should fit with your preferences, what you are willing to commit to, your fitness level, training goals, ability, strengths and weaknesses.</w:t>
            </w:r>
            <w:r w:rsidR="001418D6" w:rsidRPr="00F90F7F">
              <w:rPr>
                <w:rFonts w:ascii="Arial Narrow" w:hAnsi="Arial Narrow"/>
                <w:sz w:val="24"/>
              </w:rPr>
              <w:t>:</w:t>
            </w:r>
          </w:p>
        </w:tc>
      </w:tr>
      <w:tr w:rsidR="00F90F7F" w:rsidRPr="009D379A" w14:paraId="1159F360" w14:textId="77777777" w:rsidTr="00F90F7F">
        <w:tc>
          <w:tcPr>
            <w:tcW w:w="5264" w:type="dxa"/>
            <w:gridSpan w:val="2"/>
          </w:tcPr>
          <w:p w14:paraId="47FAAD8A" w14:textId="77777777" w:rsidR="00F90F7F" w:rsidRPr="00F90F7F" w:rsidRDefault="00F90F7F" w:rsidP="00F90F7F">
            <w:pPr>
              <w:pStyle w:val="ListParagraph"/>
              <w:numPr>
                <w:ilvl w:val="0"/>
                <w:numId w:val="96"/>
              </w:numPr>
              <w:ind w:left="342"/>
              <w:rPr>
                <w:rFonts w:ascii="Arial Narrow" w:hAnsi="Arial Narrow"/>
                <w:sz w:val="24"/>
                <w:szCs w:val="24"/>
              </w:rPr>
            </w:pPr>
            <w:r w:rsidRPr="00F90F7F">
              <w:rPr>
                <w:rFonts w:ascii="Arial Narrow" w:hAnsi="Arial Narrow"/>
                <w:sz w:val="24"/>
              </w:rPr>
              <w:t>Your likes and dislikes</w:t>
            </w:r>
          </w:p>
          <w:p w14:paraId="765E9E00" w14:textId="77777777" w:rsidR="00F90F7F" w:rsidRDefault="00F90F7F" w:rsidP="00F90F7F">
            <w:pPr>
              <w:widowControl w:val="0"/>
              <w:numPr>
                <w:ilvl w:val="0"/>
                <w:numId w:val="96"/>
              </w:numPr>
              <w:ind w:left="342"/>
              <w:rPr>
                <w:rFonts w:ascii="Arial Narrow" w:hAnsi="Arial Narrow"/>
                <w:sz w:val="24"/>
              </w:rPr>
            </w:pPr>
            <w:r>
              <w:rPr>
                <w:rFonts w:ascii="Arial Narrow" w:hAnsi="Arial Narrow"/>
                <w:sz w:val="24"/>
              </w:rPr>
              <w:t>Accessibility - cost, location, climate, equipment</w:t>
            </w:r>
          </w:p>
          <w:p w14:paraId="18C0EA6B" w14:textId="26E04C21" w:rsidR="00F90F7F" w:rsidRDefault="00F90F7F" w:rsidP="00F90F7F">
            <w:pPr>
              <w:widowControl w:val="0"/>
              <w:numPr>
                <w:ilvl w:val="0"/>
                <w:numId w:val="96"/>
              </w:numPr>
              <w:ind w:left="342"/>
              <w:rPr>
                <w:rFonts w:ascii="Arial Narrow" w:hAnsi="Arial Narrow"/>
                <w:sz w:val="24"/>
              </w:rPr>
            </w:pPr>
            <w:r w:rsidRPr="00225551">
              <w:rPr>
                <w:rFonts w:ascii="Arial Narrow" w:hAnsi="Arial Narrow"/>
                <w:sz w:val="24"/>
              </w:rPr>
              <w:t xml:space="preserve">Skill level </w:t>
            </w:r>
            <w:r>
              <w:rPr>
                <w:rFonts w:ascii="Arial Narrow" w:hAnsi="Arial Narrow"/>
                <w:sz w:val="24"/>
              </w:rPr>
              <w:t>– sport skills, level of activity</w:t>
            </w:r>
          </w:p>
          <w:p w14:paraId="1CFB0DA6" w14:textId="7CEB008A" w:rsidR="00F90F7F" w:rsidRDefault="00F90F7F" w:rsidP="00F90F7F">
            <w:pPr>
              <w:widowControl w:val="0"/>
              <w:numPr>
                <w:ilvl w:val="0"/>
                <w:numId w:val="96"/>
              </w:numPr>
              <w:ind w:left="342"/>
              <w:rPr>
                <w:rFonts w:ascii="Arial Narrow" w:hAnsi="Arial Narrow"/>
                <w:sz w:val="24"/>
              </w:rPr>
            </w:pPr>
            <w:r w:rsidRPr="00225551">
              <w:rPr>
                <w:rFonts w:ascii="Arial Narrow" w:hAnsi="Arial Narrow"/>
                <w:sz w:val="24"/>
              </w:rPr>
              <w:t>Your present fitness level</w:t>
            </w:r>
            <w:r>
              <w:rPr>
                <w:rFonts w:ascii="Arial Narrow" w:hAnsi="Arial Narrow"/>
                <w:sz w:val="24"/>
              </w:rPr>
              <w:t xml:space="preserve"> – appropriate intensity, duration, activity</w:t>
            </w:r>
            <w:r w:rsidRPr="00225551">
              <w:rPr>
                <w:rFonts w:ascii="Arial Narrow" w:hAnsi="Arial Narrow"/>
                <w:sz w:val="24"/>
              </w:rPr>
              <w:t xml:space="preserve"> </w:t>
            </w:r>
          </w:p>
        </w:tc>
        <w:tc>
          <w:tcPr>
            <w:tcW w:w="5264" w:type="dxa"/>
            <w:gridSpan w:val="2"/>
          </w:tcPr>
          <w:p w14:paraId="01B5A2C3" w14:textId="77777777" w:rsidR="00F90F7F" w:rsidRDefault="00F90F7F" w:rsidP="00F90F7F">
            <w:pPr>
              <w:widowControl w:val="0"/>
              <w:numPr>
                <w:ilvl w:val="0"/>
                <w:numId w:val="14"/>
              </w:numPr>
              <w:rPr>
                <w:rFonts w:ascii="Arial Narrow" w:hAnsi="Arial Narrow"/>
                <w:sz w:val="24"/>
              </w:rPr>
            </w:pPr>
            <w:r>
              <w:rPr>
                <w:rFonts w:ascii="Arial Narrow" w:hAnsi="Arial Narrow"/>
                <w:sz w:val="24"/>
              </w:rPr>
              <w:t xml:space="preserve">Impact stress of the activity </w:t>
            </w:r>
          </w:p>
          <w:p w14:paraId="07FAFC77" w14:textId="5836121F" w:rsidR="00F90F7F" w:rsidRDefault="00F90F7F" w:rsidP="00F90F7F">
            <w:pPr>
              <w:widowControl w:val="0"/>
              <w:numPr>
                <w:ilvl w:val="0"/>
                <w:numId w:val="14"/>
              </w:numPr>
              <w:rPr>
                <w:rFonts w:ascii="Arial Narrow" w:hAnsi="Arial Narrow"/>
                <w:sz w:val="24"/>
              </w:rPr>
            </w:pPr>
            <w:r>
              <w:rPr>
                <w:rFonts w:ascii="Arial Narrow" w:hAnsi="Arial Narrow"/>
                <w:sz w:val="24"/>
              </w:rPr>
              <w:t>Any health risks you may have such as obesity, high blood pressure, asthma.</w:t>
            </w:r>
          </w:p>
          <w:p w14:paraId="1F8A227E" w14:textId="460B3D25" w:rsidR="00F90F7F" w:rsidRPr="009D379A" w:rsidRDefault="00F90F7F" w:rsidP="00F90F7F">
            <w:pPr>
              <w:widowControl w:val="0"/>
              <w:numPr>
                <w:ilvl w:val="0"/>
                <w:numId w:val="14"/>
              </w:numPr>
              <w:rPr>
                <w:rFonts w:ascii="Arial Narrow" w:hAnsi="Arial Narrow"/>
                <w:sz w:val="24"/>
                <w:szCs w:val="24"/>
              </w:rPr>
            </w:pPr>
            <w:r>
              <w:rPr>
                <w:rFonts w:ascii="Arial Narrow" w:hAnsi="Arial Narrow"/>
                <w:sz w:val="24"/>
              </w:rPr>
              <w:t>Any limitations or injuries that you may have such as low back pain, knee problems.</w:t>
            </w:r>
          </w:p>
        </w:tc>
      </w:tr>
    </w:tbl>
    <w:p w14:paraId="63073772" w14:textId="77777777" w:rsidR="00F90F7F" w:rsidRDefault="00F90F7F">
      <w:r>
        <w:br w:type="page"/>
      </w:r>
    </w:p>
    <w:tbl>
      <w:tblPr>
        <w:tblW w:w="10777" w:type="dxa"/>
        <w:tblInd w:w="-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942"/>
        <w:gridCol w:w="5835"/>
      </w:tblGrid>
      <w:tr w:rsidR="008146DF" w14:paraId="4039E2B2" w14:textId="77777777" w:rsidTr="00F90F7F">
        <w:tc>
          <w:tcPr>
            <w:tcW w:w="10777" w:type="dxa"/>
            <w:gridSpan w:val="2"/>
            <w:shd w:val="pct10" w:color="auto" w:fill="auto"/>
          </w:tcPr>
          <w:p w14:paraId="4813F20E" w14:textId="79E80E97" w:rsidR="008146DF" w:rsidRDefault="008146DF" w:rsidP="00E31452">
            <w:pPr>
              <w:jc w:val="center"/>
              <w:rPr>
                <w:rFonts w:ascii="Antique Oakland" w:hAnsi="Antique Oakland"/>
                <w:b/>
                <w:sz w:val="36"/>
              </w:rPr>
            </w:pPr>
            <w:r>
              <w:rPr>
                <w:rFonts w:ascii="Tahoma" w:hAnsi="Tahoma"/>
                <w:b/>
                <w:sz w:val="28"/>
              </w:rPr>
              <w:lastRenderedPageBreak/>
              <w:t xml:space="preserve">TRAINING REMINDERS for </w:t>
            </w:r>
            <w:r w:rsidRPr="00BB77A4">
              <w:rPr>
                <w:rFonts w:ascii="Tahoma" w:hAnsi="Tahoma" w:cs="Tahoma"/>
                <w:b/>
                <w:sz w:val="28"/>
                <w:szCs w:val="28"/>
                <w:lang w:val="en-US"/>
              </w:rPr>
              <w:t>CARDIOVASCULAR EXERCISE</w:t>
            </w:r>
          </w:p>
        </w:tc>
      </w:tr>
      <w:tr w:rsidR="008146DF" w14:paraId="09DC04BE" w14:textId="77777777" w:rsidTr="00F90F7F">
        <w:tc>
          <w:tcPr>
            <w:tcW w:w="4942" w:type="dxa"/>
          </w:tcPr>
          <w:p w14:paraId="07BA97D1" w14:textId="77777777" w:rsidR="008146DF" w:rsidRDefault="008146DF" w:rsidP="00E31452">
            <w:pPr>
              <w:numPr>
                <w:ilvl w:val="0"/>
                <w:numId w:val="14"/>
              </w:numPr>
              <w:rPr>
                <w:rFonts w:ascii="Arial Narrow" w:hAnsi="Arial Narrow"/>
                <w:sz w:val="24"/>
              </w:rPr>
            </w:pPr>
            <w:r>
              <w:rPr>
                <w:rFonts w:ascii="Arial Narrow" w:hAnsi="Arial Narrow"/>
                <w:sz w:val="24"/>
              </w:rPr>
              <w:t>Choose an activity you like and will do</w:t>
            </w:r>
          </w:p>
          <w:p w14:paraId="1C5ED58A" w14:textId="77777777" w:rsidR="008146DF" w:rsidRDefault="008146DF" w:rsidP="00E31452">
            <w:pPr>
              <w:numPr>
                <w:ilvl w:val="0"/>
                <w:numId w:val="14"/>
              </w:numPr>
              <w:rPr>
                <w:rFonts w:ascii="Arial Narrow" w:hAnsi="Arial Narrow"/>
                <w:sz w:val="24"/>
              </w:rPr>
            </w:pPr>
            <w:r>
              <w:rPr>
                <w:rFonts w:ascii="Arial Narrow" w:hAnsi="Arial Narrow"/>
                <w:sz w:val="24"/>
              </w:rPr>
              <w:t>Try to do 3 - 5 workouts each week</w:t>
            </w:r>
          </w:p>
          <w:p w14:paraId="7D32D3D7" w14:textId="77777777" w:rsidR="008146DF" w:rsidRDefault="008146DF" w:rsidP="00E31452">
            <w:pPr>
              <w:numPr>
                <w:ilvl w:val="0"/>
                <w:numId w:val="14"/>
              </w:numPr>
              <w:rPr>
                <w:rFonts w:ascii="Arial Narrow" w:hAnsi="Arial Narrow"/>
                <w:sz w:val="24"/>
              </w:rPr>
            </w:pPr>
            <w:r>
              <w:rPr>
                <w:rFonts w:ascii="Arial Narrow" w:hAnsi="Arial Narrow"/>
                <w:sz w:val="24"/>
              </w:rPr>
              <w:t>Workout at an intensity that you can maintain for 20 - 30 minutes</w:t>
            </w:r>
          </w:p>
          <w:p w14:paraId="21F5CE9A" w14:textId="77777777" w:rsidR="008146DF" w:rsidRPr="002C255C" w:rsidRDefault="008146DF" w:rsidP="00E31452">
            <w:pPr>
              <w:numPr>
                <w:ilvl w:val="0"/>
                <w:numId w:val="14"/>
              </w:numPr>
              <w:rPr>
                <w:rFonts w:ascii="Arial Narrow" w:hAnsi="Arial Narrow"/>
                <w:sz w:val="24"/>
                <w:szCs w:val="24"/>
                <w:lang w:val="en-US"/>
              </w:rPr>
            </w:pPr>
            <w:r w:rsidRPr="002C255C">
              <w:rPr>
                <w:rFonts w:ascii="Arial Narrow" w:hAnsi="Arial Narrow"/>
                <w:sz w:val="24"/>
                <w:szCs w:val="24"/>
                <w:lang w:val="en-US"/>
              </w:rPr>
              <w:t>During the workout, maintain an appropriate training intensity range</w:t>
            </w:r>
            <w:r>
              <w:rPr>
                <w:rFonts w:ascii="Arial Narrow" w:hAnsi="Arial Narrow"/>
                <w:sz w:val="24"/>
                <w:szCs w:val="24"/>
                <w:lang w:val="en-US"/>
              </w:rPr>
              <w:t xml:space="preserve"> </w:t>
            </w:r>
            <w:r w:rsidRPr="002C255C">
              <w:rPr>
                <w:rFonts w:ascii="Arial Narrow" w:hAnsi="Arial Narrow"/>
                <w:sz w:val="24"/>
                <w:szCs w:val="24"/>
                <w:lang w:val="en-US"/>
              </w:rPr>
              <w:t xml:space="preserve">(60 – 85 % of your maximum heart rate or an RPE of 2-4) </w:t>
            </w:r>
          </w:p>
          <w:p w14:paraId="6E03A835" w14:textId="77777777" w:rsidR="008146DF" w:rsidRDefault="008146DF" w:rsidP="00E31452">
            <w:pPr>
              <w:numPr>
                <w:ilvl w:val="0"/>
                <w:numId w:val="14"/>
              </w:numPr>
              <w:rPr>
                <w:rFonts w:ascii="Arial Narrow" w:hAnsi="Arial Narrow"/>
                <w:sz w:val="24"/>
              </w:rPr>
            </w:pPr>
            <w:r>
              <w:rPr>
                <w:rFonts w:ascii="Arial Narrow" w:hAnsi="Arial Narrow"/>
                <w:sz w:val="24"/>
              </w:rPr>
              <w:t>The longer and harder you work out, the more calories you will burn</w:t>
            </w:r>
          </w:p>
        </w:tc>
        <w:tc>
          <w:tcPr>
            <w:tcW w:w="5835" w:type="dxa"/>
          </w:tcPr>
          <w:p w14:paraId="1D58F749" w14:textId="77777777" w:rsidR="008146DF" w:rsidRDefault="008146DF" w:rsidP="00E31452">
            <w:pPr>
              <w:numPr>
                <w:ilvl w:val="0"/>
                <w:numId w:val="14"/>
              </w:numPr>
              <w:rPr>
                <w:rFonts w:ascii="Arial Narrow" w:hAnsi="Arial Narrow"/>
                <w:sz w:val="24"/>
              </w:rPr>
            </w:pPr>
            <w:r>
              <w:rPr>
                <w:rFonts w:ascii="Arial Narrow" w:hAnsi="Arial Narrow"/>
                <w:sz w:val="24"/>
              </w:rPr>
              <w:t>Do a 5 - 8 minute low intensity warm-up before workout</w:t>
            </w:r>
          </w:p>
          <w:p w14:paraId="79137313" w14:textId="77777777" w:rsidR="008146DF" w:rsidRDefault="008146DF" w:rsidP="00E31452">
            <w:pPr>
              <w:numPr>
                <w:ilvl w:val="0"/>
                <w:numId w:val="14"/>
              </w:numPr>
              <w:rPr>
                <w:rFonts w:ascii="Arial Narrow" w:hAnsi="Arial Narrow"/>
                <w:sz w:val="24"/>
              </w:rPr>
            </w:pPr>
            <w:r>
              <w:rPr>
                <w:rFonts w:ascii="Arial Narrow" w:hAnsi="Arial Narrow"/>
                <w:sz w:val="24"/>
              </w:rPr>
              <w:t>Do a 3-minute low intensity cool-down after the workout</w:t>
            </w:r>
          </w:p>
          <w:p w14:paraId="7A328BA5" w14:textId="77777777" w:rsidR="008146DF" w:rsidRDefault="008146DF" w:rsidP="00E31452">
            <w:pPr>
              <w:numPr>
                <w:ilvl w:val="0"/>
                <w:numId w:val="14"/>
              </w:numPr>
              <w:rPr>
                <w:rFonts w:ascii="Arial Narrow" w:hAnsi="Arial Narrow"/>
                <w:sz w:val="24"/>
              </w:rPr>
            </w:pPr>
            <w:r>
              <w:rPr>
                <w:rFonts w:ascii="Arial Narrow" w:hAnsi="Arial Narrow"/>
                <w:sz w:val="24"/>
              </w:rPr>
              <w:t>Vary your workout type to avoid overuse injuries and boredom.</w:t>
            </w:r>
          </w:p>
          <w:p w14:paraId="002440F1" w14:textId="77777777" w:rsidR="008146DF" w:rsidRPr="002C255C" w:rsidRDefault="008146DF" w:rsidP="00E31452">
            <w:pPr>
              <w:numPr>
                <w:ilvl w:val="0"/>
                <w:numId w:val="14"/>
              </w:numPr>
              <w:rPr>
                <w:rFonts w:ascii="Arial Narrow" w:hAnsi="Arial Narrow"/>
                <w:sz w:val="24"/>
              </w:rPr>
            </w:pPr>
            <w:r>
              <w:rPr>
                <w:rFonts w:ascii="Arial Narrow" w:hAnsi="Arial Narrow"/>
                <w:sz w:val="24"/>
              </w:rPr>
              <w:t>Once you can last 20 - 30 minutes at a continuous. Moderate intensity, try interval training to challenge your cardiovascular system even more or try adding High intensity intervals (HITTs) of short duration to pump up the intensity of your workouts.</w:t>
            </w:r>
          </w:p>
        </w:tc>
      </w:tr>
    </w:tbl>
    <w:p w14:paraId="58AEA06D" w14:textId="77777777" w:rsidR="008146DF" w:rsidRPr="003736A1" w:rsidRDefault="008146DF" w:rsidP="008146DF">
      <w:pPr>
        <w:widowControl w:val="0"/>
        <w:numPr>
          <w:ilvl w:val="12"/>
          <w:numId w:val="0"/>
        </w:numPr>
        <w:rPr>
          <w:sz w:val="10"/>
          <w:lang w:val="en-US"/>
        </w:rPr>
      </w:pPr>
    </w:p>
    <w:p w14:paraId="3E4D4EAE" w14:textId="77777777" w:rsidR="008146DF" w:rsidRDefault="008146DF" w:rsidP="008146DF">
      <w:r w:rsidRPr="00692423">
        <w:rPr>
          <w:rFonts w:ascii="Tahoma" w:hAnsi="Tahoma" w:cs="Tahoma"/>
          <w:b/>
          <w:sz w:val="28"/>
          <w:szCs w:val="28"/>
        </w:rPr>
        <w:t>CARDIOVASCULAR EXERCISE OPTIONS</w:t>
      </w:r>
      <w:r>
        <w:rPr>
          <w:rFonts w:ascii="Tahoma" w:hAnsi="Tahoma" w:cs="Tahoma"/>
          <w:b/>
          <w:sz w:val="28"/>
          <w:szCs w:val="28"/>
        </w:rPr>
        <w:t xml:space="preserve"> - NO EXCUSES! – JUST D0 IT!</w:t>
      </w:r>
    </w:p>
    <w:p w14:paraId="36D032A4" w14:textId="77777777" w:rsidR="008146DF" w:rsidRPr="003736A1" w:rsidRDefault="008146DF" w:rsidP="008146DF">
      <w:pPr>
        <w:rPr>
          <w:rFonts w:ascii="Arial" w:hAnsi="Arial" w:cs="Arial"/>
          <w:b/>
          <w:sz w:val="6"/>
        </w:rPr>
      </w:pPr>
    </w:p>
    <w:p w14:paraId="6C3397B7" w14:textId="77777777" w:rsidR="008146DF" w:rsidRPr="00CC6976" w:rsidRDefault="008146DF" w:rsidP="008146DF">
      <w:pPr>
        <w:rPr>
          <w:rFonts w:ascii="Arial" w:hAnsi="Arial" w:cs="Arial"/>
          <w:b/>
          <w:sz w:val="24"/>
        </w:rPr>
      </w:pPr>
      <w:r w:rsidRPr="00CC6976">
        <w:rPr>
          <w:rFonts w:ascii="Arial" w:hAnsi="Arial" w:cs="Arial"/>
          <w:b/>
          <w:sz w:val="24"/>
        </w:rPr>
        <w:t>Sample Walk / Jog progression:</w:t>
      </w:r>
    </w:p>
    <w:p w14:paraId="12503507" w14:textId="77777777" w:rsidR="008146DF" w:rsidRPr="00CC6976" w:rsidRDefault="008146DF" w:rsidP="008146DF">
      <w:pPr>
        <w:numPr>
          <w:ilvl w:val="0"/>
          <w:numId w:val="45"/>
        </w:numPr>
        <w:rPr>
          <w:rFonts w:ascii="Arial" w:hAnsi="Arial" w:cs="Arial"/>
          <w:sz w:val="24"/>
        </w:rPr>
      </w:pPr>
      <w:r w:rsidRPr="00CC6976">
        <w:rPr>
          <w:rFonts w:ascii="Arial" w:hAnsi="Arial" w:cs="Arial"/>
          <w:sz w:val="24"/>
        </w:rPr>
        <w:t>A 20 – 60 minute fast paced walk. Use your arms and take long strides.</w:t>
      </w:r>
    </w:p>
    <w:p w14:paraId="2A0F169A" w14:textId="77777777" w:rsidR="008146DF" w:rsidRPr="00CC6976" w:rsidRDefault="008146DF" w:rsidP="008146DF">
      <w:pPr>
        <w:numPr>
          <w:ilvl w:val="0"/>
          <w:numId w:val="45"/>
        </w:numPr>
        <w:rPr>
          <w:rFonts w:ascii="Arial" w:hAnsi="Arial" w:cs="Arial"/>
          <w:sz w:val="24"/>
        </w:rPr>
      </w:pPr>
      <w:r w:rsidRPr="00CC6976">
        <w:rPr>
          <w:rFonts w:ascii="Arial" w:hAnsi="Arial" w:cs="Arial"/>
          <w:sz w:val="24"/>
        </w:rPr>
        <w:t>Walk 2 minutes, jog 30 seconds – for 20 – 30 minutes</w:t>
      </w:r>
    </w:p>
    <w:p w14:paraId="1FE2C93F" w14:textId="77777777" w:rsidR="008146DF" w:rsidRPr="00CC6976" w:rsidRDefault="008146DF" w:rsidP="008146DF">
      <w:pPr>
        <w:numPr>
          <w:ilvl w:val="0"/>
          <w:numId w:val="45"/>
        </w:numPr>
        <w:rPr>
          <w:rFonts w:ascii="Arial" w:hAnsi="Arial" w:cs="Arial"/>
          <w:sz w:val="24"/>
        </w:rPr>
      </w:pPr>
      <w:r w:rsidRPr="00CC6976">
        <w:rPr>
          <w:rFonts w:ascii="Arial" w:hAnsi="Arial" w:cs="Arial"/>
          <w:sz w:val="24"/>
        </w:rPr>
        <w:t xml:space="preserve">Walk 2 minutes, jog 1 minute – for 20 – 30 minutes </w:t>
      </w:r>
    </w:p>
    <w:p w14:paraId="5A4F2B4F" w14:textId="77777777" w:rsidR="008146DF" w:rsidRPr="00CC6976" w:rsidRDefault="008146DF" w:rsidP="008146DF">
      <w:pPr>
        <w:numPr>
          <w:ilvl w:val="0"/>
          <w:numId w:val="45"/>
        </w:numPr>
        <w:rPr>
          <w:rFonts w:ascii="Arial" w:hAnsi="Arial" w:cs="Arial"/>
          <w:sz w:val="24"/>
        </w:rPr>
      </w:pPr>
      <w:r w:rsidRPr="00CC6976">
        <w:rPr>
          <w:rFonts w:ascii="Arial" w:hAnsi="Arial" w:cs="Arial"/>
          <w:sz w:val="24"/>
        </w:rPr>
        <w:t>Walk 2 minutes, jog 90 seconds – for 20 – 30 minutes</w:t>
      </w:r>
    </w:p>
    <w:p w14:paraId="2A3D6319" w14:textId="77777777" w:rsidR="008146DF" w:rsidRPr="00CC6976" w:rsidRDefault="008146DF" w:rsidP="008146DF">
      <w:pPr>
        <w:numPr>
          <w:ilvl w:val="0"/>
          <w:numId w:val="45"/>
        </w:numPr>
        <w:rPr>
          <w:rFonts w:ascii="Arial" w:hAnsi="Arial" w:cs="Arial"/>
          <w:sz w:val="24"/>
        </w:rPr>
      </w:pPr>
      <w:r w:rsidRPr="00CC6976">
        <w:rPr>
          <w:rFonts w:ascii="Arial" w:hAnsi="Arial" w:cs="Arial"/>
          <w:sz w:val="24"/>
        </w:rPr>
        <w:t>Walk 2 minutes, jog 2 minutes – for 20 – 30 minutes</w:t>
      </w:r>
    </w:p>
    <w:p w14:paraId="100F710E" w14:textId="77777777" w:rsidR="008146DF" w:rsidRPr="00CC6976" w:rsidRDefault="008146DF" w:rsidP="008146DF">
      <w:pPr>
        <w:numPr>
          <w:ilvl w:val="0"/>
          <w:numId w:val="45"/>
        </w:numPr>
        <w:rPr>
          <w:rFonts w:ascii="Arial" w:hAnsi="Arial" w:cs="Arial"/>
          <w:sz w:val="24"/>
        </w:rPr>
      </w:pPr>
      <w:r w:rsidRPr="00CC6976">
        <w:rPr>
          <w:rFonts w:ascii="Arial" w:hAnsi="Arial" w:cs="Arial"/>
          <w:sz w:val="24"/>
        </w:rPr>
        <w:t>Jog 3 minutes, walk 2 minutes - for 20 – 30 minutes</w:t>
      </w:r>
    </w:p>
    <w:p w14:paraId="3B70D7B0" w14:textId="77777777" w:rsidR="008146DF" w:rsidRPr="00CC6976" w:rsidRDefault="008146DF" w:rsidP="008146DF">
      <w:pPr>
        <w:numPr>
          <w:ilvl w:val="0"/>
          <w:numId w:val="45"/>
        </w:numPr>
        <w:rPr>
          <w:rFonts w:ascii="Arial" w:hAnsi="Arial" w:cs="Arial"/>
          <w:sz w:val="24"/>
        </w:rPr>
      </w:pPr>
      <w:r w:rsidRPr="00CC6976">
        <w:rPr>
          <w:rFonts w:ascii="Arial" w:hAnsi="Arial" w:cs="Arial"/>
          <w:sz w:val="24"/>
        </w:rPr>
        <w:t>Jog 3 minutes, walk 1 minute - for 20 – 30 minutes</w:t>
      </w:r>
    </w:p>
    <w:p w14:paraId="730F5E37" w14:textId="77777777" w:rsidR="008146DF" w:rsidRPr="00CC6976" w:rsidRDefault="008146DF" w:rsidP="008146DF">
      <w:pPr>
        <w:numPr>
          <w:ilvl w:val="0"/>
          <w:numId w:val="45"/>
        </w:numPr>
        <w:rPr>
          <w:rFonts w:ascii="Arial" w:hAnsi="Arial" w:cs="Arial"/>
          <w:sz w:val="24"/>
        </w:rPr>
      </w:pPr>
      <w:r w:rsidRPr="00CC6976">
        <w:rPr>
          <w:rFonts w:ascii="Arial" w:hAnsi="Arial" w:cs="Arial"/>
          <w:sz w:val="24"/>
        </w:rPr>
        <w:t>Jog 4 minutes, walk 1 minute - for 20 – 30 minutes</w:t>
      </w:r>
    </w:p>
    <w:p w14:paraId="2F9E57AC" w14:textId="77777777" w:rsidR="008146DF" w:rsidRPr="00CC6976" w:rsidRDefault="008146DF" w:rsidP="008146DF">
      <w:pPr>
        <w:numPr>
          <w:ilvl w:val="0"/>
          <w:numId w:val="45"/>
        </w:numPr>
        <w:rPr>
          <w:rFonts w:ascii="Arial" w:hAnsi="Arial" w:cs="Arial"/>
          <w:sz w:val="24"/>
        </w:rPr>
      </w:pPr>
      <w:r w:rsidRPr="00CC6976">
        <w:rPr>
          <w:rFonts w:ascii="Arial" w:hAnsi="Arial" w:cs="Arial"/>
          <w:sz w:val="24"/>
        </w:rPr>
        <w:t>Jog 5 minutes, walk 1 minute - for 20 – 30 minutes</w:t>
      </w:r>
    </w:p>
    <w:p w14:paraId="68962657" w14:textId="77777777" w:rsidR="008146DF" w:rsidRPr="00CC6976" w:rsidRDefault="008146DF" w:rsidP="008146DF">
      <w:pPr>
        <w:numPr>
          <w:ilvl w:val="0"/>
          <w:numId w:val="45"/>
        </w:numPr>
        <w:rPr>
          <w:rFonts w:ascii="Arial" w:hAnsi="Arial" w:cs="Arial"/>
          <w:sz w:val="24"/>
        </w:rPr>
      </w:pPr>
      <w:r w:rsidRPr="00CC6976">
        <w:rPr>
          <w:rFonts w:ascii="Arial" w:hAnsi="Arial" w:cs="Arial"/>
          <w:sz w:val="24"/>
        </w:rPr>
        <w:t>Eventually you will be able to jog for 20 – 30 minutes and then you can work on jogging longer or faster as you wish.</w:t>
      </w:r>
    </w:p>
    <w:p w14:paraId="6349D509" w14:textId="77777777" w:rsidR="008146DF" w:rsidRPr="00F05269" w:rsidRDefault="008146DF" w:rsidP="008146DF">
      <w:pPr>
        <w:rPr>
          <w:rFonts w:ascii="Arial" w:hAnsi="Arial" w:cs="Arial"/>
          <w:sz w:val="8"/>
        </w:rPr>
      </w:pPr>
    </w:p>
    <w:p w14:paraId="227E96A9" w14:textId="77777777" w:rsidR="008146DF" w:rsidRPr="00CC6976" w:rsidRDefault="008146DF" w:rsidP="008146DF">
      <w:pPr>
        <w:rPr>
          <w:rFonts w:ascii="Arial" w:hAnsi="Arial" w:cs="Arial"/>
          <w:b/>
          <w:sz w:val="24"/>
        </w:rPr>
      </w:pPr>
      <w:r w:rsidRPr="00CC6976">
        <w:rPr>
          <w:rFonts w:ascii="Arial" w:hAnsi="Arial" w:cs="Arial"/>
          <w:b/>
          <w:sz w:val="24"/>
        </w:rPr>
        <w:t xml:space="preserve">If you want to work out at home try: </w:t>
      </w:r>
    </w:p>
    <w:p w14:paraId="6D668372" w14:textId="5FEB2701" w:rsidR="008146DF" w:rsidRPr="00CC6976" w:rsidRDefault="008146DF" w:rsidP="008146DF">
      <w:pPr>
        <w:numPr>
          <w:ilvl w:val="0"/>
          <w:numId w:val="46"/>
        </w:numPr>
        <w:rPr>
          <w:rFonts w:ascii="Arial" w:hAnsi="Arial" w:cs="Arial"/>
          <w:sz w:val="24"/>
        </w:rPr>
      </w:pPr>
      <w:r w:rsidRPr="00CC6976">
        <w:rPr>
          <w:rFonts w:ascii="Arial" w:hAnsi="Arial" w:cs="Arial"/>
          <w:sz w:val="24"/>
        </w:rPr>
        <w:t xml:space="preserve">Following an </w:t>
      </w:r>
      <w:r w:rsidR="00160C28">
        <w:rPr>
          <w:rFonts w:ascii="Arial" w:hAnsi="Arial" w:cs="Arial"/>
          <w:sz w:val="24"/>
        </w:rPr>
        <w:t>exercise</w:t>
      </w:r>
      <w:r w:rsidRPr="00CC6976">
        <w:rPr>
          <w:rFonts w:ascii="Arial" w:hAnsi="Arial" w:cs="Arial"/>
          <w:sz w:val="24"/>
        </w:rPr>
        <w:t xml:space="preserve"> video</w:t>
      </w:r>
      <w:r>
        <w:rPr>
          <w:rFonts w:ascii="Arial" w:hAnsi="Arial" w:cs="Arial"/>
          <w:sz w:val="24"/>
        </w:rPr>
        <w:t xml:space="preserve"> – Tabata, Cardio HITT, Zumb</w:t>
      </w:r>
      <w:r w:rsidR="00160C28">
        <w:rPr>
          <w:rFonts w:ascii="Arial" w:hAnsi="Arial" w:cs="Arial"/>
          <w:sz w:val="24"/>
        </w:rPr>
        <w:t>a, Just Dance</w:t>
      </w:r>
    </w:p>
    <w:p w14:paraId="10CD9325" w14:textId="77777777" w:rsidR="008146DF" w:rsidRPr="00CC6976" w:rsidRDefault="008146DF" w:rsidP="008146DF">
      <w:pPr>
        <w:numPr>
          <w:ilvl w:val="0"/>
          <w:numId w:val="46"/>
        </w:numPr>
        <w:rPr>
          <w:rFonts w:ascii="Arial" w:hAnsi="Arial" w:cs="Arial"/>
          <w:sz w:val="24"/>
        </w:rPr>
      </w:pPr>
      <w:r w:rsidRPr="00CC6976">
        <w:rPr>
          <w:rFonts w:ascii="Arial" w:hAnsi="Arial" w:cs="Arial"/>
          <w:sz w:val="24"/>
        </w:rPr>
        <w:t xml:space="preserve">Going for a walk or jog – walk with a friend </w:t>
      </w:r>
      <w:r>
        <w:rPr>
          <w:rFonts w:ascii="Arial" w:hAnsi="Arial" w:cs="Arial"/>
          <w:sz w:val="24"/>
        </w:rPr>
        <w:t xml:space="preserve">– walk your dog or a friend’s dog </w:t>
      </w:r>
    </w:p>
    <w:p w14:paraId="3992A71E" w14:textId="77777777" w:rsidR="008146DF" w:rsidRPr="00CC6976" w:rsidRDefault="008146DF" w:rsidP="008146DF">
      <w:pPr>
        <w:numPr>
          <w:ilvl w:val="0"/>
          <w:numId w:val="46"/>
        </w:numPr>
        <w:rPr>
          <w:rFonts w:ascii="Arial" w:hAnsi="Arial" w:cs="Arial"/>
          <w:sz w:val="24"/>
        </w:rPr>
      </w:pPr>
      <w:r w:rsidRPr="00CC6976">
        <w:rPr>
          <w:rFonts w:ascii="Arial" w:hAnsi="Arial" w:cs="Arial"/>
          <w:sz w:val="24"/>
        </w:rPr>
        <w:t>Play sports with friends – soccer, ball hockey, basketball</w:t>
      </w:r>
    </w:p>
    <w:p w14:paraId="4A21F7F9" w14:textId="77777777" w:rsidR="008146DF" w:rsidRPr="00CC6976" w:rsidRDefault="008146DF" w:rsidP="008146DF">
      <w:pPr>
        <w:numPr>
          <w:ilvl w:val="0"/>
          <w:numId w:val="46"/>
        </w:numPr>
        <w:rPr>
          <w:rFonts w:ascii="Arial" w:hAnsi="Arial" w:cs="Arial"/>
          <w:sz w:val="24"/>
        </w:rPr>
      </w:pPr>
      <w:r w:rsidRPr="00CC6976">
        <w:rPr>
          <w:rFonts w:ascii="Arial" w:hAnsi="Arial" w:cs="Arial"/>
          <w:sz w:val="24"/>
        </w:rPr>
        <w:t>Circuit train – 2 minutes skipping, 2 minutes jogging, 2 minutes stairs …</w:t>
      </w:r>
    </w:p>
    <w:p w14:paraId="1432EFA4" w14:textId="77777777" w:rsidR="008146DF" w:rsidRPr="00CC6976" w:rsidRDefault="008146DF" w:rsidP="008146DF">
      <w:pPr>
        <w:numPr>
          <w:ilvl w:val="0"/>
          <w:numId w:val="46"/>
        </w:numPr>
        <w:rPr>
          <w:rFonts w:ascii="Arial" w:hAnsi="Arial" w:cs="Arial"/>
          <w:sz w:val="24"/>
        </w:rPr>
      </w:pPr>
      <w:r w:rsidRPr="00CC6976">
        <w:rPr>
          <w:rFonts w:ascii="Arial" w:hAnsi="Arial" w:cs="Arial"/>
          <w:sz w:val="24"/>
        </w:rPr>
        <w:t>Dance in your living room – slow dancing does not count!</w:t>
      </w:r>
      <w:r>
        <w:rPr>
          <w:rFonts w:ascii="Arial" w:hAnsi="Arial" w:cs="Arial"/>
          <w:sz w:val="24"/>
        </w:rPr>
        <w:t xml:space="preserve"> </w:t>
      </w:r>
      <w:r w:rsidRPr="005B0CE8">
        <w:rPr>
          <mc:AlternateContent>
            <mc:Choice Requires="w16se">
              <w:rFonts w:ascii="Arial" w:hAnsi="Arial" w:cs="Arial"/>
            </mc:Choice>
            <mc:Fallback>
              <w:rFonts w:ascii="Segoe UI Emoji" w:eastAsia="Segoe UI Emoji" w:hAnsi="Segoe UI Emoji" w:cs="Segoe UI Emoji"/>
            </mc:Fallback>
          </mc:AlternateContent>
          <w:sz w:val="24"/>
        </w:rPr>
        <mc:AlternateContent>
          <mc:Choice Requires="w16se">
            <w16se:symEx w16se:font="Segoe UI Emoji" w16se:char="1F609"/>
          </mc:Choice>
          <mc:Fallback>
            <w:t>😉</w:t>
          </mc:Fallback>
        </mc:AlternateContent>
      </w:r>
    </w:p>
    <w:p w14:paraId="01201470" w14:textId="77777777" w:rsidR="008146DF" w:rsidRPr="00CC6976" w:rsidRDefault="008146DF" w:rsidP="008146DF">
      <w:pPr>
        <w:numPr>
          <w:ilvl w:val="0"/>
          <w:numId w:val="46"/>
        </w:numPr>
        <w:rPr>
          <w:rFonts w:ascii="Arial" w:hAnsi="Arial" w:cs="Arial"/>
          <w:sz w:val="24"/>
        </w:rPr>
      </w:pPr>
      <w:r w:rsidRPr="00CC6976">
        <w:rPr>
          <w:rFonts w:ascii="Arial" w:hAnsi="Arial" w:cs="Arial"/>
          <w:sz w:val="24"/>
        </w:rPr>
        <w:t>Going for a walk or a jog</w:t>
      </w:r>
    </w:p>
    <w:p w14:paraId="46BCC675" w14:textId="77777777" w:rsidR="008146DF" w:rsidRPr="00CC6976" w:rsidRDefault="008146DF" w:rsidP="008146DF">
      <w:pPr>
        <w:numPr>
          <w:ilvl w:val="0"/>
          <w:numId w:val="46"/>
        </w:numPr>
        <w:rPr>
          <w:rFonts w:ascii="Arial" w:hAnsi="Arial" w:cs="Arial"/>
          <w:sz w:val="24"/>
        </w:rPr>
      </w:pPr>
      <w:r w:rsidRPr="00CC6976">
        <w:rPr>
          <w:rFonts w:ascii="Arial" w:hAnsi="Arial" w:cs="Arial"/>
          <w:sz w:val="24"/>
        </w:rPr>
        <w:t xml:space="preserve">Do Circuits – 10 Squat Jumps – 10 Push-Ups – 10 Mountain Climbers – repeat 3 times etc </w:t>
      </w:r>
    </w:p>
    <w:p w14:paraId="53165211" w14:textId="77777777" w:rsidR="008146DF" w:rsidRPr="00F05269" w:rsidRDefault="008146DF" w:rsidP="008146DF">
      <w:pPr>
        <w:rPr>
          <w:rFonts w:ascii="Arial" w:hAnsi="Arial" w:cs="Arial"/>
          <w:sz w:val="10"/>
        </w:rPr>
      </w:pPr>
    </w:p>
    <w:p w14:paraId="1A573A22" w14:textId="77777777" w:rsidR="008146DF" w:rsidRPr="00CC6976" w:rsidRDefault="008146DF" w:rsidP="008146DF">
      <w:pPr>
        <w:rPr>
          <w:rFonts w:ascii="Arial" w:hAnsi="Arial" w:cs="Arial"/>
          <w:b/>
          <w:sz w:val="24"/>
        </w:rPr>
      </w:pPr>
      <w:r w:rsidRPr="00CC6976">
        <w:rPr>
          <w:rFonts w:ascii="Arial" w:hAnsi="Arial" w:cs="Arial"/>
          <w:b/>
          <w:sz w:val="24"/>
        </w:rPr>
        <w:t>If you can join a gym you can:</w:t>
      </w:r>
    </w:p>
    <w:p w14:paraId="1F5DE9AB" w14:textId="77777777" w:rsidR="008146DF" w:rsidRPr="00CC6976" w:rsidRDefault="008146DF" w:rsidP="008146DF">
      <w:pPr>
        <w:numPr>
          <w:ilvl w:val="0"/>
          <w:numId w:val="46"/>
        </w:numPr>
        <w:rPr>
          <w:rFonts w:ascii="Arial" w:hAnsi="Arial" w:cs="Arial"/>
          <w:sz w:val="24"/>
        </w:rPr>
      </w:pPr>
      <w:r w:rsidRPr="00CC6976">
        <w:rPr>
          <w:rFonts w:ascii="Arial" w:hAnsi="Arial" w:cs="Arial"/>
          <w:sz w:val="24"/>
        </w:rPr>
        <w:t xml:space="preserve">Take </w:t>
      </w:r>
      <w:r>
        <w:rPr>
          <w:rFonts w:ascii="Arial" w:hAnsi="Arial" w:cs="Arial"/>
          <w:sz w:val="24"/>
        </w:rPr>
        <w:t>Group Fitness Classes</w:t>
      </w:r>
      <w:r w:rsidRPr="00CC6976">
        <w:rPr>
          <w:rFonts w:ascii="Arial" w:hAnsi="Arial" w:cs="Arial"/>
          <w:sz w:val="24"/>
        </w:rPr>
        <w:t xml:space="preserve"> – </w:t>
      </w:r>
      <w:r>
        <w:rPr>
          <w:rFonts w:ascii="Arial" w:hAnsi="Arial" w:cs="Arial"/>
          <w:sz w:val="24"/>
        </w:rPr>
        <w:t>Boot camp, Tabata, Cross-fit, Box fit, Dance, Spinning…</w:t>
      </w:r>
      <w:r w:rsidRPr="00CC6976">
        <w:rPr>
          <w:rFonts w:ascii="Arial" w:hAnsi="Arial" w:cs="Arial"/>
          <w:sz w:val="24"/>
        </w:rPr>
        <w:t xml:space="preserve">  </w:t>
      </w:r>
    </w:p>
    <w:p w14:paraId="70DA0B40" w14:textId="77777777" w:rsidR="008146DF" w:rsidRPr="00CC6976" w:rsidRDefault="008146DF" w:rsidP="008146DF">
      <w:pPr>
        <w:numPr>
          <w:ilvl w:val="0"/>
          <w:numId w:val="46"/>
        </w:numPr>
        <w:rPr>
          <w:rFonts w:ascii="Arial" w:hAnsi="Arial" w:cs="Arial"/>
          <w:sz w:val="24"/>
        </w:rPr>
      </w:pPr>
      <w:r w:rsidRPr="00CC6976">
        <w:rPr>
          <w:rFonts w:ascii="Arial" w:hAnsi="Arial" w:cs="Arial"/>
          <w:sz w:val="24"/>
        </w:rPr>
        <w:t>Try the stationary bike, the recumbent bike, the treadmill, the Stairmaster, the elliptical, the rowing machine, the Step master - they are all great!</w:t>
      </w:r>
    </w:p>
    <w:p w14:paraId="77EE970C" w14:textId="77777777" w:rsidR="008146DF" w:rsidRPr="00CC6976" w:rsidRDefault="008146DF" w:rsidP="008146DF">
      <w:pPr>
        <w:numPr>
          <w:ilvl w:val="0"/>
          <w:numId w:val="46"/>
        </w:numPr>
        <w:rPr>
          <w:rFonts w:ascii="Arial" w:hAnsi="Arial" w:cs="Arial"/>
          <w:sz w:val="24"/>
        </w:rPr>
      </w:pPr>
      <w:r w:rsidRPr="00CC6976">
        <w:rPr>
          <w:rFonts w:ascii="Arial" w:hAnsi="Arial" w:cs="Arial"/>
          <w:sz w:val="24"/>
        </w:rPr>
        <w:t xml:space="preserve">Play soccer, ball hockey, basketball, squash, badminton </w:t>
      </w:r>
    </w:p>
    <w:p w14:paraId="1725B0DB" w14:textId="77777777" w:rsidR="008146DF" w:rsidRPr="00CC6976" w:rsidRDefault="008146DF" w:rsidP="008146DF">
      <w:pPr>
        <w:numPr>
          <w:ilvl w:val="0"/>
          <w:numId w:val="46"/>
        </w:numPr>
        <w:rPr>
          <w:rFonts w:ascii="Arial" w:hAnsi="Arial" w:cs="Arial"/>
          <w:sz w:val="24"/>
        </w:rPr>
      </w:pPr>
      <w:r w:rsidRPr="00CC6976">
        <w:rPr>
          <w:rFonts w:ascii="Arial" w:hAnsi="Arial" w:cs="Arial"/>
          <w:sz w:val="24"/>
        </w:rPr>
        <w:t>Swim laps, take aqua fitness classes, jog in the shallow end of the pool, try deep water jogging</w:t>
      </w:r>
    </w:p>
    <w:p w14:paraId="1BFE8106" w14:textId="77777777" w:rsidR="008146DF" w:rsidRPr="00CC6976" w:rsidRDefault="008146DF" w:rsidP="008146DF">
      <w:pPr>
        <w:rPr>
          <w:rFonts w:ascii="Arial" w:hAnsi="Arial" w:cs="Arial"/>
          <w:sz w:val="14"/>
        </w:rPr>
      </w:pPr>
    </w:p>
    <w:p w14:paraId="0DA89741" w14:textId="77777777" w:rsidR="008146DF" w:rsidRPr="00CC6976" w:rsidRDefault="008146DF" w:rsidP="008146DF">
      <w:pPr>
        <w:rPr>
          <w:rFonts w:ascii="Arial" w:hAnsi="Arial" w:cs="Arial"/>
          <w:b/>
          <w:sz w:val="24"/>
        </w:rPr>
      </w:pPr>
      <w:r w:rsidRPr="00CC6976">
        <w:rPr>
          <w:rFonts w:ascii="Arial" w:hAnsi="Arial" w:cs="Arial"/>
          <w:b/>
          <w:sz w:val="24"/>
        </w:rPr>
        <w:t xml:space="preserve">If we still haven’t tickled your fancy try outdoor activities like:  </w:t>
      </w:r>
    </w:p>
    <w:p w14:paraId="17BF4473" w14:textId="77777777" w:rsidR="008146DF" w:rsidRPr="00CC6976" w:rsidRDefault="008146DF" w:rsidP="008146DF">
      <w:pPr>
        <w:numPr>
          <w:ilvl w:val="0"/>
          <w:numId w:val="46"/>
        </w:numPr>
        <w:rPr>
          <w:rFonts w:ascii="Arial" w:hAnsi="Arial" w:cs="Arial"/>
          <w:sz w:val="24"/>
        </w:rPr>
      </w:pPr>
      <w:r>
        <w:rPr>
          <w:rFonts w:ascii="Arial" w:hAnsi="Arial" w:cs="Arial"/>
          <w:sz w:val="24"/>
        </w:rPr>
        <w:t xml:space="preserve">Biking / </w:t>
      </w:r>
      <w:r w:rsidRPr="00CC6976">
        <w:rPr>
          <w:rFonts w:ascii="Arial" w:hAnsi="Arial" w:cs="Arial"/>
          <w:sz w:val="24"/>
        </w:rPr>
        <w:t xml:space="preserve">Roller blading </w:t>
      </w:r>
      <w:r>
        <w:rPr>
          <w:rFonts w:ascii="Arial" w:hAnsi="Arial" w:cs="Arial"/>
          <w:sz w:val="24"/>
        </w:rPr>
        <w:t xml:space="preserve">/ Ice Skating </w:t>
      </w:r>
      <w:r w:rsidRPr="00CC6976">
        <w:rPr>
          <w:rFonts w:ascii="Arial" w:hAnsi="Arial" w:cs="Arial"/>
          <w:sz w:val="24"/>
        </w:rPr>
        <w:t>– non-stop for 30 – 60 minutes</w:t>
      </w:r>
    </w:p>
    <w:p w14:paraId="1FB1AD39" w14:textId="77777777" w:rsidR="008146DF" w:rsidRPr="00CC6976" w:rsidRDefault="008146DF" w:rsidP="008146DF">
      <w:pPr>
        <w:numPr>
          <w:ilvl w:val="0"/>
          <w:numId w:val="46"/>
        </w:numPr>
        <w:rPr>
          <w:rFonts w:ascii="Arial" w:hAnsi="Arial" w:cs="Arial"/>
          <w:sz w:val="24"/>
        </w:rPr>
      </w:pPr>
      <w:r w:rsidRPr="00CC6976">
        <w:rPr>
          <w:rFonts w:ascii="Arial" w:hAnsi="Arial" w:cs="Arial"/>
          <w:sz w:val="24"/>
        </w:rPr>
        <w:t>Go hiking in the woods or on the mountain.</w:t>
      </w:r>
    </w:p>
    <w:p w14:paraId="7E4F1515" w14:textId="77777777" w:rsidR="008146DF" w:rsidRPr="003736A1" w:rsidRDefault="008146DF" w:rsidP="008146DF">
      <w:pPr>
        <w:numPr>
          <w:ilvl w:val="0"/>
          <w:numId w:val="46"/>
        </w:numPr>
        <w:rPr>
          <w:rFonts w:ascii="Arial" w:hAnsi="Arial" w:cs="Arial"/>
          <w:sz w:val="24"/>
        </w:rPr>
      </w:pPr>
      <w:r w:rsidRPr="003736A1">
        <w:rPr>
          <w:rFonts w:ascii="Arial" w:hAnsi="Arial" w:cs="Arial"/>
          <w:sz w:val="24"/>
        </w:rPr>
        <w:t>Go cross-country skiing / Go tobogganing – climbing back up is a great cardio workout.</w:t>
      </w:r>
    </w:p>
    <w:p w14:paraId="3AE8BB5E" w14:textId="77777777" w:rsidR="008146DF" w:rsidRPr="00CC6976" w:rsidRDefault="008146DF" w:rsidP="008146DF">
      <w:pPr>
        <w:rPr>
          <w:rFonts w:ascii="Arial" w:hAnsi="Arial" w:cs="Arial"/>
        </w:rPr>
      </w:pPr>
    </w:p>
    <w:p w14:paraId="0D68DEFE" w14:textId="77777777" w:rsidR="008146DF" w:rsidRPr="00CC6976" w:rsidRDefault="008146DF" w:rsidP="008146DF">
      <w:pPr>
        <w:rPr>
          <w:rFonts w:ascii="Arial" w:hAnsi="Arial" w:cs="Arial"/>
          <w:sz w:val="24"/>
        </w:rPr>
      </w:pPr>
      <w:r w:rsidRPr="00CC6976">
        <w:rPr>
          <w:rFonts w:ascii="Arial" w:hAnsi="Arial" w:cs="Arial"/>
          <w:b/>
          <w:sz w:val="24"/>
        </w:rPr>
        <w:t>REMEMBER</w:t>
      </w:r>
      <w:r>
        <w:rPr>
          <w:rFonts w:ascii="Arial" w:hAnsi="Arial" w:cs="Arial"/>
          <w:b/>
          <w:sz w:val="24"/>
        </w:rPr>
        <w:t>:</w:t>
      </w:r>
      <w:r w:rsidRPr="00CC6976">
        <w:rPr>
          <w:rFonts w:ascii="Arial" w:hAnsi="Arial" w:cs="Arial"/>
          <w:b/>
          <w:sz w:val="24"/>
        </w:rPr>
        <w:t xml:space="preserve"> </w:t>
      </w:r>
      <w:r>
        <w:rPr>
          <w:rFonts w:ascii="Arial" w:hAnsi="Arial" w:cs="Arial"/>
          <w:b/>
          <w:sz w:val="24"/>
        </w:rPr>
        <w:t xml:space="preserve"> - </w:t>
      </w:r>
      <w:r w:rsidRPr="00CC6976">
        <w:rPr>
          <w:rFonts w:ascii="Arial" w:hAnsi="Arial" w:cs="Arial"/>
          <w:sz w:val="24"/>
        </w:rPr>
        <w:t>Every day you should spend at least 30-60 minutes doing physical activity</w:t>
      </w:r>
    </w:p>
    <w:p w14:paraId="0B3F6196" w14:textId="77777777" w:rsidR="008146DF" w:rsidRPr="00CC6976" w:rsidRDefault="008146DF" w:rsidP="008146DF">
      <w:pPr>
        <w:ind w:left="720" w:firstLine="720"/>
        <w:rPr>
          <w:rFonts w:ascii="Arial" w:hAnsi="Arial" w:cs="Arial"/>
          <w:sz w:val="24"/>
        </w:rPr>
      </w:pPr>
      <w:r>
        <w:rPr>
          <w:rFonts w:ascii="Arial" w:hAnsi="Arial" w:cs="Arial"/>
          <w:sz w:val="24"/>
        </w:rPr>
        <w:t xml:space="preserve">   - </w:t>
      </w:r>
      <w:r w:rsidRPr="00CC6976">
        <w:rPr>
          <w:rFonts w:ascii="Arial" w:hAnsi="Arial" w:cs="Arial"/>
          <w:sz w:val="24"/>
        </w:rPr>
        <w:t xml:space="preserve">3-5 times a week you should engage in a </w:t>
      </w:r>
      <w:r>
        <w:rPr>
          <w:rFonts w:ascii="Arial" w:hAnsi="Arial" w:cs="Arial"/>
          <w:sz w:val="24"/>
        </w:rPr>
        <w:t xml:space="preserve">vigorous </w:t>
      </w:r>
      <w:r w:rsidRPr="00CC6976">
        <w:rPr>
          <w:rFonts w:ascii="Arial" w:hAnsi="Arial" w:cs="Arial"/>
          <w:sz w:val="24"/>
        </w:rPr>
        <w:t xml:space="preserve">cardiovascular workout. </w:t>
      </w:r>
    </w:p>
    <w:p w14:paraId="198F6A85" w14:textId="77777777" w:rsidR="008146DF" w:rsidRPr="006D14E7" w:rsidRDefault="008146DF" w:rsidP="008146DF">
      <w:pPr>
        <w:numPr>
          <w:ilvl w:val="12"/>
          <w:numId w:val="0"/>
        </w:numPr>
        <w:ind w:left="720" w:hanging="360"/>
        <w:jc w:val="center"/>
        <w:rPr>
          <w:rFonts w:ascii="Copperplate Gothic Bold" w:hAnsi="Copperplate Gothic Bold"/>
          <w:b/>
          <w:sz w:val="40"/>
          <w:szCs w:val="40"/>
        </w:rPr>
      </w:pPr>
      <w:r>
        <w:rPr>
          <w:rFonts w:ascii="Arial Narrow" w:hAnsi="Arial Narrow"/>
          <w:sz w:val="24"/>
        </w:rPr>
        <w:br w:type="page"/>
      </w:r>
      <w:bookmarkStart w:id="7" w:name="Chapter4"/>
      <w:bookmarkEnd w:id="7"/>
      <w:r w:rsidRPr="006D14E7">
        <w:rPr>
          <w:rFonts w:ascii="Copperplate Gothic Bold" w:hAnsi="Copperplate Gothic Bold"/>
          <w:b/>
          <w:sz w:val="40"/>
          <w:szCs w:val="40"/>
        </w:rPr>
        <w:lastRenderedPageBreak/>
        <w:t xml:space="preserve">CHAPTER </w:t>
      </w:r>
      <w:r>
        <w:rPr>
          <w:rFonts w:ascii="Copperplate Gothic Bold" w:hAnsi="Copperplate Gothic Bold"/>
          <w:b/>
          <w:sz w:val="40"/>
          <w:szCs w:val="40"/>
        </w:rPr>
        <w:t>4</w:t>
      </w:r>
    </w:p>
    <w:p w14:paraId="2DF63E8B" w14:textId="77777777" w:rsidR="008146DF" w:rsidRPr="006D14E7" w:rsidRDefault="008146DF" w:rsidP="008146DF">
      <w:pPr>
        <w:jc w:val="center"/>
        <w:rPr>
          <w:rFonts w:ascii="Copperplate Gothic Bold" w:hAnsi="Copperplate Gothic Bold"/>
          <w:b/>
          <w:sz w:val="40"/>
          <w:szCs w:val="40"/>
        </w:rPr>
      </w:pPr>
      <w:r w:rsidRPr="006D14E7">
        <w:rPr>
          <w:rFonts w:ascii="Copperplate Gothic Bold" w:hAnsi="Copperplate Gothic Bold"/>
          <w:b/>
          <w:sz w:val="40"/>
          <w:szCs w:val="40"/>
        </w:rPr>
        <w:t>MUSCULAR CONDITIONING</w:t>
      </w:r>
    </w:p>
    <w:p w14:paraId="5ACA263F" w14:textId="77777777" w:rsidR="008146DF" w:rsidRDefault="008146DF" w:rsidP="008146DF">
      <w:pPr>
        <w:widowControl w:val="0"/>
        <w:rPr>
          <w:rFonts w:ascii="Tahoma" w:hAnsi="Tahoma"/>
          <w:b/>
          <w:sz w:val="28"/>
        </w:rPr>
      </w:pPr>
    </w:p>
    <w:p w14:paraId="182A313B" w14:textId="77777777" w:rsidR="008146DF" w:rsidRDefault="008146DF" w:rsidP="008146DF">
      <w:pPr>
        <w:widowControl w:val="0"/>
        <w:rPr>
          <w:rFonts w:ascii="Tahoma" w:hAnsi="Tahoma"/>
          <w:b/>
          <w:sz w:val="28"/>
        </w:rPr>
      </w:pPr>
      <w:r>
        <w:rPr>
          <w:rFonts w:ascii="Tahoma" w:hAnsi="Tahoma"/>
          <w:b/>
          <w:sz w:val="28"/>
        </w:rPr>
        <w:t>What is Muscular Conditioning?</w:t>
      </w:r>
    </w:p>
    <w:p w14:paraId="25AF5EF4" w14:textId="77777777" w:rsidR="008146DF" w:rsidRDefault="008146DF" w:rsidP="008146DF">
      <w:pPr>
        <w:widowControl w:val="0"/>
        <w:rPr>
          <w:rFonts w:ascii="Arial" w:hAnsi="Arial" w:cs="Arial"/>
          <w:sz w:val="24"/>
          <w:szCs w:val="24"/>
        </w:rPr>
      </w:pPr>
    </w:p>
    <w:p w14:paraId="53DA8B29" w14:textId="77777777" w:rsidR="008146DF" w:rsidRPr="00426C84" w:rsidRDefault="008146DF" w:rsidP="008146DF">
      <w:pPr>
        <w:widowControl w:val="0"/>
        <w:rPr>
          <w:rFonts w:ascii="Arial" w:hAnsi="Arial" w:cs="Arial"/>
          <w:sz w:val="24"/>
          <w:szCs w:val="24"/>
        </w:rPr>
      </w:pPr>
      <w:r w:rsidRPr="00426C84">
        <w:rPr>
          <w:rFonts w:ascii="Arial" w:hAnsi="Arial" w:cs="Arial"/>
          <w:sz w:val="24"/>
          <w:szCs w:val="24"/>
        </w:rPr>
        <w:t>Muscle conditioning activities can vary</w:t>
      </w:r>
      <w:r>
        <w:rPr>
          <w:rFonts w:ascii="Arial" w:hAnsi="Arial" w:cs="Arial"/>
          <w:sz w:val="24"/>
          <w:szCs w:val="24"/>
        </w:rPr>
        <w:t xml:space="preserve"> in type and effectiveness – here are a few common examples:</w:t>
      </w:r>
    </w:p>
    <w:p w14:paraId="0219798B" w14:textId="77777777" w:rsidR="008146DF" w:rsidRPr="00426C84" w:rsidRDefault="008146DF" w:rsidP="008146DF">
      <w:pPr>
        <w:widowControl w:val="0"/>
        <w:numPr>
          <w:ilvl w:val="0"/>
          <w:numId w:val="20"/>
        </w:numPr>
        <w:rPr>
          <w:rFonts w:ascii="Arial" w:hAnsi="Arial" w:cs="Arial"/>
          <w:sz w:val="24"/>
          <w:szCs w:val="24"/>
        </w:rPr>
      </w:pPr>
      <w:r>
        <w:rPr>
          <w:rFonts w:ascii="Arial" w:hAnsi="Arial" w:cs="Arial"/>
          <w:sz w:val="24"/>
          <w:szCs w:val="24"/>
        </w:rPr>
        <w:t>W</w:t>
      </w:r>
      <w:r w:rsidRPr="00426C84">
        <w:rPr>
          <w:rFonts w:ascii="Arial" w:hAnsi="Arial" w:cs="Arial"/>
          <w:sz w:val="24"/>
          <w:szCs w:val="24"/>
        </w:rPr>
        <w:t xml:space="preserve">eight training program in a gym </w:t>
      </w:r>
      <w:r>
        <w:rPr>
          <w:rFonts w:ascii="Arial" w:hAnsi="Arial" w:cs="Arial"/>
          <w:sz w:val="24"/>
          <w:szCs w:val="24"/>
        </w:rPr>
        <w:t xml:space="preserve">using </w:t>
      </w:r>
      <w:r w:rsidRPr="00426C84">
        <w:rPr>
          <w:rFonts w:ascii="Arial" w:hAnsi="Arial" w:cs="Arial"/>
          <w:sz w:val="24"/>
          <w:szCs w:val="24"/>
        </w:rPr>
        <w:t>machines and</w:t>
      </w:r>
      <w:r>
        <w:rPr>
          <w:rFonts w:ascii="Arial" w:hAnsi="Arial" w:cs="Arial"/>
          <w:sz w:val="24"/>
          <w:szCs w:val="24"/>
        </w:rPr>
        <w:t>/or</w:t>
      </w:r>
      <w:r w:rsidRPr="00426C84">
        <w:rPr>
          <w:rFonts w:ascii="Arial" w:hAnsi="Arial" w:cs="Arial"/>
          <w:sz w:val="24"/>
          <w:szCs w:val="24"/>
        </w:rPr>
        <w:t xml:space="preserve"> free weights</w:t>
      </w:r>
      <w:r>
        <w:rPr>
          <w:rFonts w:ascii="Arial" w:hAnsi="Arial" w:cs="Arial"/>
          <w:sz w:val="24"/>
          <w:szCs w:val="24"/>
        </w:rPr>
        <w:t>.</w:t>
      </w:r>
    </w:p>
    <w:p w14:paraId="26586E36" w14:textId="77777777" w:rsidR="008146DF" w:rsidRDefault="008146DF" w:rsidP="008146DF">
      <w:pPr>
        <w:widowControl w:val="0"/>
        <w:numPr>
          <w:ilvl w:val="0"/>
          <w:numId w:val="20"/>
        </w:numPr>
        <w:rPr>
          <w:rFonts w:ascii="Arial" w:hAnsi="Arial" w:cs="Arial"/>
          <w:sz w:val="24"/>
          <w:szCs w:val="24"/>
        </w:rPr>
      </w:pPr>
      <w:r>
        <w:rPr>
          <w:rFonts w:ascii="Arial" w:hAnsi="Arial" w:cs="Arial"/>
          <w:sz w:val="24"/>
          <w:szCs w:val="24"/>
        </w:rPr>
        <w:t>G</w:t>
      </w:r>
      <w:r w:rsidRPr="00426C84">
        <w:rPr>
          <w:rFonts w:ascii="Arial" w:hAnsi="Arial" w:cs="Arial"/>
          <w:sz w:val="24"/>
          <w:szCs w:val="24"/>
        </w:rPr>
        <w:t xml:space="preserve">roup fitness muscle conditioning or toning class which will focus more on muscle endurance and use </w:t>
      </w:r>
      <w:r>
        <w:rPr>
          <w:rFonts w:ascii="Arial" w:hAnsi="Arial" w:cs="Arial"/>
          <w:sz w:val="24"/>
          <w:szCs w:val="24"/>
        </w:rPr>
        <w:t xml:space="preserve">dumbbells, </w:t>
      </w:r>
      <w:r w:rsidRPr="00426C84">
        <w:rPr>
          <w:rFonts w:ascii="Arial" w:hAnsi="Arial" w:cs="Arial"/>
          <w:sz w:val="24"/>
          <w:szCs w:val="24"/>
        </w:rPr>
        <w:t xml:space="preserve">and tubing etc. </w:t>
      </w:r>
    </w:p>
    <w:p w14:paraId="2988E79C" w14:textId="77777777" w:rsidR="008146DF" w:rsidRPr="00426C84" w:rsidRDefault="008146DF" w:rsidP="008146DF">
      <w:pPr>
        <w:widowControl w:val="0"/>
        <w:numPr>
          <w:ilvl w:val="0"/>
          <w:numId w:val="20"/>
        </w:numPr>
        <w:rPr>
          <w:rFonts w:ascii="Arial" w:hAnsi="Arial" w:cs="Arial"/>
          <w:sz w:val="24"/>
          <w:szCs w:val="24"/>
        </w:rPr>
      </w:pPr>
      <w:r>
        <w:rPr>
          <w:rFonts w:ascii="Arial" w:hAnsi="Arial" w:cs="Arial"/>
          <w:sz w:val="24"/>
          <w:szCs w:val="24"/>
        </w:rPr>
        <w:t xml:space="preserve">Bootcamp / HIIT classes combine High intensity cardio intervals and muscle conditioning exercises in a group setting. </w:t>
      </w:r>
    </w:p>
    <w:p w14:paraId="042A1BED" w14:textId="77777777" w:rsidR="008146DF" w:rsidRPr="00426C84" w:rsidRDefault="008146DF" w:rsidP="008146DF">
      <w:pPr>
        <w:widowControl w:val="0"/>
        <w:numPr>
          <w:ilvl w:val="0"/>
          <w:numId w:val="20"/>
        </w:numPr>
        <w:rPr>
          <w:rFonts w:ascii="Arial" w:hAnsi="Arial" w:cs="Arial"/>
          <w:sz w:val="24"/>
          <w:szCs w:val="24"/>
        </w:rPr>
      </w:pPr>
      <w:r>
        <w:rPr>
          <w:rFonts w:ascii="Arial" w:hAnsi="Arial" w:cs="Arial"/>
          <w:sz w:val="24"/>
          <w:szCs w:val="24"/>
        </w:rPr>
        <w:t>M</w:t>
      </w:r>
      <w:r w:rsidRPr="00426C84">
        <w:rPr>
          <w:rFonts w:ascii="Arial" w:hAnsi="Arial" w:cs="Arial"/>
          <w:sz w:val="24"/>
          <w:szCs w:val="24"/>
        </w:rPr>
        <w:t>anual labour such as digging, shovelling, lifting.</w:t>
      </w:r>
    </w:p>
    <w:p w14:paraId="5E7DF4D0" w14:textId="77777777" w:rsidR="008146DF" w:rsidRDefault="008146DF" w:rsidP="008146DF">
      <w:pPr>
        <w:widowControl w:val="0"/>
        <w:numPr>
          <w:ilvl w:val="0"/>
          <w:numId w:val="20"/>
        </w:numPr>
        <w:rPr>
          <w:rFonts w:ascii="Arial" w:hAnsi="Arial" w:cs="Arial"/>
          <w:sz w:val="24"/>
          <w:szCs w:val="24"/>
        </w:rPr>
      </w:pPr>
      <w:r>
        <w:rPr>
          <w:rFonts w:ascii="Arial" w:hAnsi="Arial" w:cs="Arial"/>
          <w:sz w:val="24"/>
          <w:szCs w:val="24"/>
        </w:rPr>
        <w:t>C</w:t>
      </w:r>
      <w:r w:rsidRPr="00426C84">
        <w:rPr>
          <w:rFonts w:ascii="Arial" w:hAnsi="Arial" w:cs="Arial"/>
          <w:sz w:val="24"/>
          <w:szCs w:val="24"/>
        </w:rPr>
        <w:t>ontact sports such as football, hockey</w:t>
      </w:r>
      <w:r>
        <w:rPr>
          <w:rFonts w:ascii="Arial" w:hAnsi="Arial" w:cs="Arial"/>
          <w:sz w:val="24"/>
          <w:szCs w:val="24"/>
        </w:rPr>
        <w:t>, rugby, and wrestling</w:t>
      </w:r>
      <w:r w:rsidRPr="00426C84">
        <w:rPr>
          <w:rFonts w:ascii="Arial" w:hAnsi="Arial" w:cs="Arial"/>
          <w:sz w:val="24"/>
          <w:szCs w:val="24"/>
        </w:rPr>
        <w:t xml:space="preserve">.  </w:t>
      </w:r>
    </w:p>
    <w:p w14:paraId="2125C5BA" w14:textId="77777777" w:rsidR="008146DF" w:rsidRDefault="008146DF" w:rsidP="008146DF">
      <w:pPr>
        <w:widowControl w:val="0"/>
        <w:numPr>
          <w:ilvl w:val="0"/>
          <w:numId w:val="20"/>
        </w:numPr>
        <w:rPr>
          <w:rFonts w:ascii="Arial" w:hAnsi="Arial" w:cs="Arial"/>
          <w:sz w:val="24"/>
          <w:szCs w:val="24"/>
        </w:rPr>
      </w:pPr>
      <w:r>
        <w:rPr>
          <w:rFonts w:ascii="Arial" w:hAnsi="Arial" w:cs="Arial"/>
          <w:sz w:val="24"/>
          <w:szCs w:val="24"/>
        </w:rPr>
        <w:t xml:space="preserve">Sport specific training like plyometrics, sprinting, jumping </w:t>
      </w:r>
    </w:p>
    <w:p w14:paraId="411F3534" w14:textId="77777777" w:rsidR="008146DF" w:rsidRDefault="008146DF" w:rsidP="008146DF">
      <w:pPr>
        <w:widowControl w:val="0"/>
        <w:rPr>
          <w:rFonts w:ascii="Arial" w:hAnsi="Arial" w:cs="Arial"/>
          <w:sz w:val="24"/>
          <w:szCs w:val="24"/>
        </w:rPr>
      </w:pPr>
    </w:p>
    <w:p w14:paraId="6548F46A" w14:textId="77777777" w:rsidR="008146DF" w:rsidRDefault="008146DF" w:rsidP="008146DF">
      <w:pPr>
        <w:widowControl w:val="0"/>
        <w:rPr>
          <w:rFonts w:ascii="Tahoma" w:hAnsi="Tahoma"/>
          <w:b/>
          <w:sz w:val="28"/>
        </w:rPr>
      </w:pPr>
      <w:r>
        <w:rPr>
          <w:rFonts w:ascii="Tahoma" w:hAnsi="Tahoma"/>
          <w:b/>
          <w:sz w:val="28"/>
        </w:rPr>
        <w:t>THE BENEFITS OF WEIGHT TRAINGING</w:t>
      </w:r>
    </w:p>
    <w:p w14:paraId="3AD56F42" w14:textId="77777777" w:rsidR="008146DF" w:rsidRPr="003736A1" w:rsidRDefault="008146DF" w:rsidP="008146DF">
      <w:pPr>
        <w:widowControl w:val="0"/>
        <w:rPr>
          <w:rFonts w:ascii="Tahoma" w:hAnsi="Tahoma"/>
          <w:b/>
          <w:sz w:val="12"/>
        </w:rPr>
      </w:pPr>
    </w:p>
    <w:p w14:paraId="291A0E45" w14:textId="77777777" w:rsidR="008146DF" w:rsidRDefault="008146DF" w:rsidP="008146DF">
      <w:pPr>
        <w:widowControl w:val="0"/>
        <w:rPr>
          <w:rFonts w:ascii="Arial" w:hAnsi="Arial" w:cs="Arial"/>
          <w:sz w:val="24"/>
          <w:szCs w:val="24"/>
        </w:rPr>
      </w:pPr>
      <w:r w:rsidRPr="00AA2F8E">
        <w:rPr>
          <w:rFonts w:ascii="Arial" w:hAnsi="Arial" w:cs="Arial"/>
          <w:sz w:val="24"/>
          <w:szCs w:val="24"/>
        </w:rPr>
        <w:t>Muscle conditioning should be an integral part of any fitness program</w:t>
      </w:r>
      <w:r>
        <w:rPr>
          <w:rFonts w:ascii="Arial" w:hAnsi="Arial" w:cs="Arial"/>
          <w:sz w:val="24"/>
          <w:szCs w:val="24"/>
        </w:rPr>
        <w:t>.</w:t>
      </w:r>
    </w:p>
    <w:p w14:paraId="67A237FE" w14:textId="77777777" w:rsidR="008146DF" w:rsidRPr="003736A1" w:rsidRDefault="008146DF" w:rsidP="008146DF">
      <w:pPr>
        <w:widowControl w:val="0"/>
        <w:rPr>
          <w:rFonts w:ascii="Tahoma" w:hAnsi="Tahoma"/>
          <w:b/>
          <w:sz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8"/>
        <w:gridCol w:w="2700"/>
        <w:gridCol w:w="4536"/>
      </w:tblGrid>
      <w:tr w:rsidR="008146DF" w:rsidRPr="001C3B73" w14:paraId="2FCA2162" w14:textId="77777777" w:rsidTr="00E31452">
        <w:tc>
          <w:tcPr>
            <w:tcW w:w="3078" w:type="dxa"/>
          </w:tcPr>
          <w:p w14:paraId="554AFDB0" w14:textId="77777777" w:rsidR="008146DF" w:rsidRPr="001C3B73" w:rsidRDefault="008146DF" w:rsidP="00E31452">
            <w:pPr>
              <w:widowControl w:val="0"/>
              <w:rPr>
                <w:rFonts w:ascii="Tahoma" w:hAnsi="Tahoma"/>
                <w:b/>
                <w:sz w:val="28"/>
              </w:rPr>
            </w:pPr>
            <w:r w:rsidRPr="001C3B73">
              <w:rPr>
                <w:rFonts w:ascii="Tahoma" w:hAnsi="Tahoma"/>
                <w:b/>
                <w:sz w:val="28"/>
              </w:rPr>
              <w:t>Physical Benefits</w:t>
            </w:r>
          </w:p>
        </w:tc>
        <w:tc>
          <w:tcPr>
            <w:tcW w:w="7236" w:type="dxa"/>
            <w:gridSpan w:val="2"/>
          </w:tcPr>
          <w:p w14:paraId="38F330CA" w14:textId="77777777" w:rsidR="008146DF" w:rsidRDefault="008146DF" w:rsidP="00E31452">
            <w:pPr>
              <w:widowControl w:val="0"/>
              <w:rPr>
                <w:rFonts w:ascii="Arial" w:hAnsi="Arial" w:cs="Arial"/>
                <w:b/>
                <w:sz w:val="24"/>
                <w:szCs w:val="24"/>
              </w:rPr>
            </w:pPr>
            <w:r>
              <w:rPr>
                <w:rFonts w:ascii="Arial" w:hAnsi="Arial" w:cs="Arial"/>
                <w:b/>
                <w:sz w:val="24"/>
                <w:szCs w:val="24"/>
              </w:rPr>
              <w:t>Replace muscle tissue lost through inactivity</w:t>
            </w:r>
          </w:p>
          <w:p w14:paraId="64A385C7" w14:textId="77777777" w:rsidR="008146DF" w:rsidRPr="001C3B73" w:rsidRDefault="008146DF" w:rsidP="00E31452">
            <w:pPr>
              <w:widowControl w:val="0"/>
              <w:rPr>
                <w:rFonts w:ascii="Arial" w:hAnsi="Arial" w:cs="Arial"/>
                <w:b/>
                <w:sz w:val="24"/>
                <w:szCs w:val="24"/>
              </w:rPr>
            </w:pPr>
            <w:r w:rsidRPr="001C3B73">
              <w:rPr>
                <w:rFonts w:ascii="Arial" w:hAnsi="Arial" w:cs="Arial"/>
                <w:b/>
                <w:sz w:val="24"/>
                <w:szCs w:val="24"/>
              </w:rPr>
              <w:t xml:space="preserve">↑ muscle mass    </w:t>
            </w:r>
          </w:p>
          <w:p w14:paraId="70501FAC" w14:textId="77777777" w:rsidR="008146DF" w:rsidRPr="001C3B73" w:rsidRDefault="008146DF" w:rsidP="00E31452">
            <w:pPr>
              <w:widowControl w:val="0"/>
              <w:rPr>
                <w:rFonts w:ascii="Arial" w:hAnsi="Arial" w:cs="Arial"/>
                <w:b/>
                <w:sz w:val="24"/>
                <w:szCs w:val="24"/>
              </w:rPr>
            </w:pPr>
            <w:r w:rsidRPr="001C3B73">
              <w:rPr>
                <w:rFonts w:ascii="Arial" w:hAnsi="Arial" w:cs="Arial"/>
                <w:b/>
                <w:sz w:val="24"/>
                <w:szCs w:val="24"/>
              </w:rPr>
              <w:t xml:space="preserve">↑ metabolism   </w:t>
            </w:r>
          </w:p>
          <w:p w14:paraId="4CDBF767" w14:textId="77777777" w:rsidR="008146DF" w:rsidRPr="001C3B73" w:rsidRDefault="008146DF" w:rsidP="00E31452">
            <w:pPr>
              <w:widowControl w:val="0"/>
              <w:rPr>
                <w:rFonts w:ascii="Arial" w:hAnsi="Arial" w:cs="Arial"/>
                <w:b/>
                <w:sz w:val="24"/>
                <w:szCs w:val="24"/>
              </w:rPr>
            </w:pPr>
            <w:r w:rsidRPr="001C3B73">
              <w:rPr>
                <w:rFonts w:ascii="Arial" w:hAnsi="Arial" w:cs="Arial"/>
                <w:b/>
                <w:sz w:val="24"/>
                <w:szCs w:val="24"/>
              </w:rPr>
              <w:t>↓ body fat</w:t>
            </w:r>
          </w:p>
          <w:p w14:paraId="2DAF163E" w14:textId="77777777" w:rsidR="008146DF" w:rsidRPr="001C3B73" w:rsidRDefault="008146DF" w:rsidP="00E31452">
            <w:pPr>
              <w:widowControl w:val="0"/>
              <w:rPr>
                <w:rFonts w:ascii="Arial" w:hAnsi="Arial" w:cs="Arial"/>
                <w:b/>
                <w:sz w:val="24"/>
                <w:szCs w:val="24"/>
              </w:rPr>
            </w:pPr>
            <w:r w:rsidRPr="001C3B73">
              <w:rPr>
                <w:rFonts w:ascii="Arial" w:hAnsi="Arial" w:cs="Arial"/>
                <w:b/>
                <w:sz w:val="24"/>
                <w:szCs w:val="24"/>
              </w:rPr>
              <w:t xml:space="preserve">↑ muscle strength  </w:t>
            </w:r>
          </w:p>
          <w:p w14:paraId="30F50A9D" w14:textId="77777777" w:rsidR="008146DF" w:rsidRPr="001C3B73" w:rsidRDefault="008146DF" w:rsidP="00E31452">
            <w:pPr>
              <w:widowControl w:val="0"/>
              <w:rPr>
                <w:rFonts w:ascii="Arial" w:hAnsi="Arial" w:cs="Arial"/>
                <w:b/>
                <w:sz w:val="24"/>
                <w:szCs w:val="24"/>
              </w:rPr>
            </w:pPr>
            <w:r w:rsidRPr="001C3B73">
              <w:rPr>
                <w:rFonts w:ascii="Arial" w:hAnsi="Arial" w:cs="Arial"/>
                <w:b/>
                <w:sz w:val="24"/>
                <w:szCs w:val="24"/>
              </w:rPr>
              <w:t xml:space="preserve">↑ muscle endurance </w:t>
            </w:r>
          </w:p>
          <w:p w14:paraId="43A4E474" w14:textId="77777777" w:rsidR="008146DF" w:rsidRPr="001C3B73" w:rsidRDefault="008146DF" w:rsidP="00E31452">
            <w:pPr>
              <w:widowControl w:val="0"/>
              <w:rPr>
                <w:rFonts w:ascii="Arial" w:hAnsi="Arial" w:cs="Arial"/>
                <w:b/>
                <w:sz w:val="24"/>
                <w:szCs w:val="24"/>
              </w:rPr>
            </w:pPr>
            <w:r w:rsidRPr="001C3B73">
              <w:rPr>
                <w:rFonts w:ascii="Arial" w:hAnsi="Arial" w:cs="Arial"/>
                <w:b/>
                <w:sz w:val="24"/>
                <w:szCs w:val="24"/>
              </w:rPr>
              <w:t xml:space="preserve">↓ injury risk </w:t>
            </w:r>
          </w:p>
          <w:p w14:paraId="27DD118E" w14:textId="77777777" w:rsidR="008146DF" w:rsidRPr="001C3B73" w:rsidRDefault="008146DF" w:rsidP="00E31452">
            <w:pPr>
              <w:widowControl w:val="0"/>
              <w:rPr>
                <w:rFonts w:ascii="Arial" w:hAnsi="Arial" w:cs="Arial"/>
                <w:b/>
                <w:sz w:val="24"/>
                <w:szCs w:val="24"/>
              </w:rPr>
            </w:pPr>
            <w:r w:rsidRPr="001C3B73">
              <w:rPr>
                <w:rFonts w:ascii="Arial" w:hAnsi="Arial" w:cs="Arial"/>
                <w:b/>
                <w:sz w:val="24"/>
                <w:szCs w:val="24"/>
              </w:rPr>
              <w:t>Improve athletic performance</w:t>
            </w:r>
          </w:p>
          <w:p w14:paraId="66F73F23" w14:textId="77777777" w:rsidR="008146DF" w:rsidRPr="001C3B73" w:rsidRDefault="008146DF" w:rsidP="00E31452">
            <w:pPr>
              <w:widowControl w:val="0"/>
              <w:rPr>
                <w:rFonts w:ascii="Arial" w:hAnsi="Arial" w:cs="Arial"/>
                <w:b/>
                <w:sz w:val="24"/>
                <w:szCs w:val="24"/>
              </w:rPr>
            </w:pPr>
            <w:r w:rsidRPr="001C3B73">
              <w:rPr>
                <w:rFonts w:ascii="Arial" w:hAnsi="Arial" w:cs="Arial"/>
                <w:b/>
                <w:sz w:val="24"/>
                <w:szCs w:val="24"/>
              </w:rPr>
              <w:t>↑ muscle tone</w:t>
            </w:r>
          </w:p>
          <w:p w14:paraId="363E17A7" w14:textId="77777777" w:rsidR="008146DF" w:rsidRPr="001C3B73" w:rsidRDefault="008146DF" w:rsidP="00E31452">
            <w:pPr>
              <w:widowControl w:val="0"/>
              <w:rPr>
                <w:rFonts w:ascii="Arial" w:hAnsi="Arial" w:cs="Arial"/>
                <w:b/>
                <w:sz w:val="24"/>
                <w:szCs w:val="24"/>
              </w:rPr>
            </w:pPr>
            <w:r w:rsidRPr="001C3B73">
              <w:rPr>
                <w:rFonts w:ascii="Arial" w:hAnsi="Arial" w:cs="Arial"/>
                <w:b/>
                <w:sz w:val="24"/>
                <w:szCs w:val="24"/>
              </w:rPr>
              <w:t xml:space="preserve">↑ muscle definition </w:t>
            </w:r>
          </w:p>
          <w:p w14:paraId="071E37C4" w14:textId="77777777" w:rsidR="008146DF" w:rsidRPr="001C3B73" w:rsidRDefault="008146DF" w:rsidP="00E31452">
            <w:pPr>
              <w:widowControl w:val="0"/>
              <w:rPr>
                <w:rFonts w:ascii="Arial" w:hAnsi="Arial" w:cs="Arial"/>
                <w:b/>
                <w:sz w:val="24"/>
                <w:szCs w:val="24"/>
              </w:rPr>
            </w:pPr>
            <w:r w:rsidRPr="001C3B73">
              <w:rPr>
                <w:rFonts w:ascii="Arial" w:hAnsi="Arial" w:cs="Arial"/>
                <w:b/>
                <w:sz w:val="24"/>
                <w:szCs w:val="24"/>
              </w:rPr>
              <w:t>↑ muscle firmness</w:t>
            </w:r>
          </w:p>
          <w:p w14:paraId="2D4E025E" w14:textId="77777777" w:rsidR="008146DF" w:rsidRPr="001C3B73" w:rsidRDefault="008146DF" w:rsidP="00E31452">
            <w:pPr>
              <w:widowControl w:val="0"/>
              <w:rPr>
                <w:rFonts w:ascii="Arial" w:hAnsi="Arial" w:cs="Arial"/>
                <w:b/>
                <w:sz w:val="24"/>
                <w:szCs w:val="24"/>
              </w:rPr>
            </w:pPr>
            <w:r w:rsidRPr="001C3B73">
              <w:rPr>
                <w:rFonts w:ascii="Arial" w:hAnsi="Arial" w:cs="Arial"/>
                <w:b/>
                <w:sz w:val="24"/>
                <w:szCs w:val="24"/>
              </w:rPr>
              <w:t xml:space="preserve">↑ joint range of motion </w:t>
            </w:r>
          </w:p>
          <w:p w14:paraId="24BD916A" w14:textId="77777777" w:rsidR="008146DF" w:rsidRPr="001C3B73" w:rsidRDefault="008146DF" w:rsidP="00E31452">
            <w:pPr>
              <w:widowControl w:val="0"/>
              <w:rPr>
                <w:rFonts w:ascii="Arial" w:hAnsi="Arial" w:cs="Arial"/>
                <w:b/>
                <w:sz w:val="24"/>
                <w:szCs w:val="24"/>
              </w:rPr>
            </w:pPr>
            <w:r w:rsidRPr="001C3B73">
              <w:rPr>
                <w:rFonts w:ascii="Arial" w:hAnsi="Arial" w:cs="Arial"/>
                <w:b/>
                <w:sz w:val="24"/>
                <w:szCs w:val="24"/>
              </w:rPr>
              <w:t>↑ energy levels</w:t>
            </w:r>
          </w:p>
          <w:p w14:paraId="17804B01" w14:textId="77777777" w:rsidR="008146DF" w:rsidRPr="001C3B73" w:rsidRDefault="008146DF" w:rsidP="00E31452">
            <w:pPr>
              <w:widowControl w:val="0"/>
              <w:rPr>
                <w:rFonts w:ascii="Tahoma" w:hAnsi="Tahoma"/>
                <w:b/>
                <w:sz w:val="28"/>
              </w:rPr>
            </w:pPr>
            <w:r w:rsidRPr="001C3B73">
              <w:rPr>
                <w:rFonts w:ascii="Arial" w:hAnsi="Arial" w:cs="Arial"/>
                <w:b/>
                <w:sz w:val="24"/>
                <w:szCs w:val="24"/>
              </w:rPr>
              <w:t xml:space="preserve">Prevents </w:t>
            </w:r>
            <w:r>
              <w:rPr>
                <w:rFonts w:ascii="Arial" w:hAnsi="Arial" w:cs="Arial"/>
                <w:b/>
                <w:sz w:val="24"/>
                <w:szCs w:val="24"/>
              </w:rPr>
              <w:t>loss of muscle mass</w:t>
            </w:r>
          </w:p>
        </w:tc>
      </w:tr>
      <w:tr w:rsidR="008146DF" w:rsidRPr="001C3B73" w14:paraId="06FEEC29" w14:textId="77777777" w:rsidTr="00E31452">
        <w:tc>
          <w:tcPr>
            <w:tcW w:w="3078" w:type="dxa"/>
          </w:tcPr>
          <w:p w14:paraId="786F7308" w14:textId="77777777" w:rsidR="008146DF" w:rsidRPr="001C3B73" w:rsidRDefault="008146DF" w:rsidP="00E31452">
            <w:pPr>
              <w:widowControl w:val="0"/>
              <w:rPr>
                <w:rFonts w:ascii="Tahoma" w:hAnsi="Tahoma"/>
                <w:b/>
                <w:sz w:val="28"/>
              </w:rPr>
            </w:pPr>
            <w:r w:rsidRPr="001C3B73">
              <w:rPr>
                <w:rFonts w:ascii="Tahoma" w:hAnsi="Tahoma"/>
                <w:b/>
                <w:sz w:val="28"/>
              </w:rPr>
              <w:t>Disease Prevention</w:t>
            </w:r>
          </w:p>
        </w:tc>
        <w:tc>
          <w:tcPr>
            <w:tcW w:w="7236" w:type="dxa"/>
            <w:gridSpan w:val="2"/>
          </w:tcPr>
          <w:p w14:paraId="669CF037" w14:textId="77777777" w:rsidR="008146DF" w:rsidRPr="001C3B73" w:rsidRDefault="008146DF" w:rsidP="00E31452">
            <w:pPr>
              <w:widowControl w:val="0"/>
              <w:rPr>
                <w:rFonts w:ascii="Arial" w:hAnsi="Arial" w:cs="Arial"/>
                <w:b/>
                <w:sz w:val="24"/>
                <w:szCs w:val="24"/>
              </w:rPr>
            </w:pPr>
            <w:r w:rsidRPr="001C3B73">
              <w:rPr>
                <w:rFonts w:ascii="Arial" w:hAnsi="Arial" w:cs="Arial"/>
                <w:b/>
                <w:sz w:val="24"/>
                <w:szCs w:val="24"/>
              </w:rPr>
              <w:t xml:space="preserve">↓ blood pressure </w:t>
            </w:r>
          </w:p>
          <w:p w14:paraId="2DB866FE" w14:textId="77777777" w:rsidR="008146DF" w:rsidRPr="001C3B73" w:rsidRDefault="008146DF" w:rsidP="00E31452">
            <w:pPr>
              <w:widowControl w:val="0"/>
              <w:rPr>
                <w:rFonts w:ascii="Arial" w:hAnsi="Arial" w:cs="Arial"/>
                <w:b/>
                <w:sz w:val="24"/>
                <w:szCs w:val="24"/>
              </w:rPr>
            </w:pPr>
            <w:r w:rsidRPr="001C3B73">
              <w:rPr>
                <w:rFonts w:ascii="Arial" w:hAnsi="Arial" w:cs="Arial"/>
                <w:b/>
                <w:sz w:val="24"/>
                <w:szCs w:val="24"/>
              </w:rPr>
              <w:t xml:space="preserve">↓ cholesterol </w:t>
            </w:r>
          </w:p>
          <w:p w14:paraId="1653DF2A" w14:textId="77777777" w:rsidR="008146DF" w:rsidRPr="001C3B73" w:rsidRDefault="008146DF" w:rsidP="00E31452">
            <w:pPr>
              <w:widowControl w:val="0"/>
              <w:rPr>
                <w:rFonts w:ascii="Arial" w:hAnsi="Arial" w:cs="Arial"/>
                <w:b/>
                <w:sz w:val="24"/>
                <w:szCs w:val="24"/>
              </w:rPr>
            </w:pPr>
            <w:r w:rsidRPr="001C3B73">
              <w:rPr>
                <w:rFonts w:ascii="Arial" w:hAnsi="Arial" w:cs="Arial"/>
                <w:b/>
                <w:sz w:val="24"/>
                <w:szCs w:val="24"/>
              </w:rPr>
              <w:t>↓ blood fat</w:t>
            </w:r>
          </w:p>
          <w:p w14:paraId="2AA50D46" w14:textId="77777777" w:rsidR="008146DF" w:rsidRPr="001C3B73" w:rsidRDefault="008146DF" w:rsidP="00E31452">
            <w:pPr>
              <w:widowControl w:val="0"/>
              <w:rPr>
                <w:rFonts w:ascii="Arial" w:hAnsi="Arial" w:cs="Arial"/>
                <w:b/>
                <w:sz w:val="24"/>
                <w:szCs w:val="24"/>
              </w:rPr>
            </w:pPr>
            <w:r w:rsidRPr="001C3B73">
              <w:rPr>
                <w:rFonts w:ascii="Arial" w:hAnsi="Arial" w:cs="Arial"/>
                <w:b/>
                <w:sz w:val="24"/>
                <w:szCs w:val="24"/>
              </w:rPr>
              <w:t xml:space="preserve">↓ </w:t>
            </w:r>
            <w:r>
              <w:rPr>
                <w:rFonts w:ascii="Arial" w:hAnsi="Arial" w:cs="Arial"/>
                <w:b/>
                <w:sz w:val="24"/>
                <w:szCs w:val="24"/>
              </w:rPr>
              <w:t xml:space="preserve">risk of </w:t>
            </w:r>
            <w:r w:rsidRPr="001C3B73">
              <w:rPr>
                <w:rFonts w:ascii="Arial" w:hAnsi="Arial" w:cs="Arial"/>
                <w:b/>
                <w:sz w:val="24"/>
                <w:szCs w:val="24"/>
              </w:rPr>
              <w:t xml:space="preserve">diabetes </w:t>
            </w:r>
          </w:p>
          <w:p w14:paraId="18FB070E" w14:textId="77777777" w:rsidR="008146DF" w:rsidRDefault="008146DF" w:rsidP="00E31452">
            <w:pPr>
              <w:widowControl w:val="0"/>
              <w:rPr>
                <w:rFonts w:ascii="Arial" w:hAnsi="Arial" w:cs="Arial"/>
                <w:b/>
                <w:sz w:val="24"/>
                <w:szCs w:val="24"/>
              </w:rPr>
            </w:pPr>
            <w:r w:rsidRPr="001C3B73">
              <w:rPr>
                <w:rFonts w:ascii="Arial" w:hAnsi="Arial" w:cs="Arial"/>
                <w:b/>
                <w:sz w:val="24"/>
                <w:szCs w:val="24"/>
              </w:rPr>
              <w:t xml:space="preserve">↓ </w:t>
            </w:r>
            <w:r>
              <w:rPr>
                <w:rFonts w:ascii="Arial" w:hAnsi="Arial" w:cs="Arial"/>
                <w:b/>
                <w:sz w:val="24"/>
                <w:szCs w:val="24"/>
              </w:rPr>
              <w:t xml:space="preserve">risks of having a </w:t>
            </w:r>
            <w:r w:rsidRPr="001C3B73">
              <w:rPr>
                <w:rFonts w:ascii="Arial" w:hAnsi="Arial" w:cs="Arial"/>
                <w:b/>
                <w:sz w:val="24"/>
                <w:szCs w:val="24"/>
              </w:rPr>
              <w:t xml:space="preserve">heart attack </w:t>
            </w:r>
          </w:p>
          <w:p w14:paraId="714A68A5" w14:textId="77777777" w:rsidR="008146DF" w:rsidRPr="001C3B73" w:rsidRDefault="008146DF" w:rsidP="00E31452">
            <w:pPr>
              <w:widowControl w:val="0"/>
              <w:rPr>
                <w:rFonts w:ascii="Arial" w:hAnsi="Arial" w:cs="Arial"/>
                <w:b/>
                <w:sz w:val="24"/>
                <w:szCs w:val="24"/>
              </w:rPr>
            </w:pPr>
            <w:r w:rsidRPr="001C3B73">
              <w:rPr>
                <w:rFonts w:ascii="Arial" w:hAnsi="Arial" w:cs="Arial"/>
                <w:b/>
                <w:sz w:val="24"/>
                <w:szCs w:val="24"/>
              </w:rPr>
              <w:t xml:space="preserve">↓ </w:t>
            </w:r>
            <w:r>
              <w:rPr>
                <w:rFonts w:ascii="Arial" w:hAnsi="Arial" w:cs="Arial"/>
                <w:b/>
                <w:sz w:val="24"/>
                <w:szCs w:val="24"/>
              </w:rPr>
              <w:t>risks of having a stroke</w:t>
            </w:r>
            <w:r w:rsidRPr="001C3B73">
              <w:rPr>
                <w:rFonts w:ascii="Arial" w:hAnsi="Arial" w:cs="Arial"/>
                <w:b/>
                <w:sz w:val="24"/>
                <w:szCs w:val="24"/>
              </w:rPr>
              <w:t xml:space="preserve"> </w:t>
            </w:r>
          </w:p>
          <w:p w14:paraId="4E9D637F" w14:textId="77777777" w:rsidR="008146DF" w:rsidRPr="001C3B73" w:rsidRDefault="008146DF" w:rsidP="00E31452">
            <w:pPr>
              <w:widowControl w:val="0"/>
              <w:rPr>
                <w:rFonts w:ascii="Tahoma" w:hAnsi="Tahoma"/>
                <w:b/>
                <w:sz w:val="28"/>
              </w:rPr>
            </w:pPr>
            <w:r w:rsidRPr="001C3B73">
              <w:rPr>
                <w:rFonts w:ascii="Arial" w:hAnsi="Arial" w:cs="Arial"/>
                <w:b/>
                <w:sz w:val="24"/>
                <w:szCs w:val="24"/>
              </w:rPr>
              <w:t>↓</w:t>
            </w:r>
            <w:r>
              <w:rPr>
                <w:rFonts w:ascii="Arial" w:hAnsi="Arial" w:cs="Arial"/>
                <w:b/>
                <w:sz w:val="24"/>
                <w:szCs w:val="24"/>
              </w:rPr>
              <w:t xml:space="preserve">risk and onset of </w:t>
            </w:r>
            <w:r w:rsidRPr="001C3B73">
              <w:rPr>
                <w:rFonts w:ascii="Arial" w:hAnsi="Arial" w:cs="Arial"/>
                <w:b/>
                <w:sz w:val="24"/>
                <w:szCs w:val="24"/>
              </w:rPr>
              <w:t>osteoporosis</w:t>
            </w:r>
          </w:p>
        </w:tc>
      </w:tr>
      <w:tr w:rsidR="008146DF" w:rsidRPr="001C3B73" w14:paraId="359A38E1" w14:textId="77777777" w:rsidTr="00E31452">
        <w:tc>
          <w:tcPr>
            <w:tcW w:w="3078" w:type="dxa"/>
          </w:tcPr>
          <w:p w14:paraId="7CB69F62" w14:textId="77777777" w:rsidR="008146DF" w:rsidRPr="001C3B73" w:rsidRDefault="008146DF" w:rsidP="00E31452">
            <w:pPr>
              <w:widowControl w:val="0"/>
              <w:rPr>
                <w:rFonts w:ascii="Tahoma" w:hAnsi="Tahoma"/>
                <w:b/>
                <w:sz w:val="28"/>
              </w:rPr>
            </w:pPr>
            <w:r w:rsidRPr="001C3B73">
              <w:rPr>
                <w:rFonts w:ascii="Tahoma" w:hAnsi="Tahoma"/>
                <w:b/>
                <w:sz w:val="28"/>
              </w:rPr>
              <w:t>Psychological</w:t>
            </w:r>
          </w:p>
        </w:tc>
        <w:tc>
          <w:tcPr>
            <w:tcW w:w="7236" w:type="dxa"/>
            <w:gridSpan w:val="2"/>
          </w:tcPr>
          <w:p w14:paraId="050D5F2D" w14:textId="77777777" w:rsidR="008146DF" w:rsidRDefault="008146DF" w:rsidP="00E31452">
            <w:pPr>
              <w:widowControl w:val="0"/>
              <w:rPr>
                <w:rFonts w:ascii="Arial" w:hAnsi="Arial" w:cs="Arial"/>
                <w:b/>
                <w:sz w:val="24"/>
                <w:szCs w:val="24"/>
              </w:rPr>
            </w:pPr>
            <w:r w:rsidRPr="001C3B73">
              <w:rPr>
                <w:rFonts w:ascii="Arial" w:hAnsi="Arial" w:cs="Arial"/>
                <w:b/>
                <w:sz w:val="24"/>
                <w:szCs w:val="24"/>
              </w:rPr>
              <w:t>↓ stress</w:t>
            </w:r>
          </w:p>
          <w:p w14:paraId="6D08FC77" w14:textId="77777777" w:rsidR="008146DF" w:rsidRPr="001C3B73" w:rsidRDefault="008146DF" w:rsidP="00E31452">
            <w:pPr>
              <w:widowControl w:val="0"/>
              <w:rPr>
                <w:rFonts w:ascii="Arial" w:hAnsi="Arial" w:cs="Arial"/>
                <w:b/>
                <w:sz w:val="24"/>
                <w:szCs w:val="24"/>
              </w:rPr>
            </w:pPr>
            <w:r>
              <w:rPr>
                <w:rFonts w:ascii="Arial" w:hAnsi="Arial" w:cs="Arial"/>
                <w:b/>
                <w:sz w:val="24"/>
                <w:szCs w:val="24"/>
              </w:rPr>
              <w:t xml:space="preserve">Provides a </w:t>
            </w:r>
            <w:r w:rsidRPr="001C3B73">
              <w:rPr>
                <w:rFonts w:ascii="Arial" w:hAnsi="Arial" w:cs="Arial"/>
                <w:b/>
                <w:sz w:val="24"/>
                <w:szCs w:val="24"/>
              </w:rPr>
              <w:t>healthy stress outlet</w:t>
            </w:r>
          </w:p>
          <w:p w14:paraId="0CCA4723" w14:textId="77777777" w:rsidR="008146DF" w:rsidRPr="001C3B73" w:rsidRDefault="008146DF" w:rsidP="00E31452">
            <w:pPr>
              <w:widowControl w:val="0"/>
              <w:rPr>
                <w:rFonts w:ascii="Arial" w:hAnsi="Arial" w:cs="Arial"/>
                <w:b/>
                <w:sz w:val="24"/>
                <w:szCs w:val="24"/>
              </w:rPr>
            </w:pPr>
            <w:r w:rsidRPr="001C3B73">
              <w:rPr>
                <w:rFonts w:ascii="Arial" w:hAnsi="Arial" w:cs="Arial"/>
                <w:b/>
                <w:sz w:val="24"/>
                <w:szCs w:val="24"/>
              </w:rPr>
              <w:t>↑ energy levels</w:t>
            </w:r>
          </w:p>
          <w:p w14:paraId="4717BE64" w14:textId="77777777" w:rsidR="008146DF" w:rsidRPr="001C3B73" w:rsidRDefault="008146DF" w:rsidP="00E31452">
            <w:pPr>
              <w:widowControl w:val="0"/>
              <w:rPr>
                <w:rFonts w:ascii="Arial" w:hAnsi="Arial" w:cs="Arial"/>
                <w:b/>
                <w:sz w:val="24"/>
                <w:szCs w:val="24"/>
              </w:rPr>
            </w:pPr>
            <w:r w:rsidRPr="001C3B73">
              <w:rPr>
                <w:rFonts w:ascii="Arial" w:hAnsi="Arial" w:cs="Arial"/>
                <w:b/>
                <w:sz w:val="24"/>
                <w:szCs w:val="24"/>
              </w:rPr>
              <w:t xml:space="preserve">Improved sleep habits </w:t>
            </w:r>
          </w:p>
          <w:p w14:paraId="74EFD067" w14:textId="77777777" w:rsidR="008146DF" w:rsidRPr="001C3B73" w:rsidRDefault="008146DF" w:rsidP="00E31452">
            <w:pPr>
              <w:widowControl w:val="0"/>
              <w:rPr>
                <w:rFonts w:ascii="Arial" w:hAnsi="Arial" w:cs="Arial"/>
                <w:b/>
                <w:sz w:val="24"/>
                <w:szCs w:val="24"/>
              </w:rPr>
            </w:pPr>
            <w:r w:rsidRPr="001C3B73">
              <w:rPr>
                <w:rFonts w:ascii="Arial" w:hAnsi="Arial" w:cs="Arial"/>
                <w:b/>
                <w:sz w:val="24"/>
                <w:szCs w:val="24"/>
              </w:rPr>
              <w:t>↑ self-esteem and self-confidence</w:t>
            </w:r>
          </w:p>
          <w:p w14:paraId="2F1AE399" w14:textId="77777777" w:rsidR="008146DF" w:rsidRPr="001C3B73" w:rsidRDefault="008146DF" w:rsidP="00E31452">
            <w:pPr>
              <w:widowControl w:val="0"/>
              <w:rPr>
                <w:rFonts w:ascii="Arial" w:hAnsi="Arial" w:cs="Arial"/>
                <w:b/>
                <w:sz w:val="24"/>
                <w:szCs w:val="24"/>
              </w:rPr>
            </w:pPr>
            <w:r w:rsidRPr="001C3B73">
              <w:rPr>
                <w:rFonts w:ascii="Arial" w:hAnsi="Arial" w:cs="Arial"/>
                <w:b/>
                <w:sz w:val="24"/>
                <w:szCs w:val="24"/>
              </w:rPr>
              <w:t>Provides opportunity for social interaction</w:t>
            </w:r>
          </w:p>
        </w:tc>
      </w:tr>
      <w:tr w:rsidR="008146DF" w14:paraId="1A3EAFC4" w14:textId="77777777" w:rsidTr="00E31452">
        <w:trPr>
          <w:gridAfter w:val="1"/>
          <w:wAfter w:w="4536" w:type="dxa"/>
        </w:trPr>
        <w:tc>
          <w:tcPr>
            <w:tcW w:w="5778" w:type="dxa"/>
            <w:gridSpan w:val="2"/>
            <w:tcBorders>
              <w:top w:val="single" w:sz="4" w:space="0" w:color="000000"/>
              <w:left w:val="single" w:sz="4" w:space="0" w:color="000000"/>
              <w:bottom w:val="single" w:sz="4" w:space="0" w:color="000000"/>
              <w:right w:val="single" w:sz="4" w:space="0" w:color="000000"/>
            </w:tcBorders>
            <w:hideMark/>
          </w:tcPr>
          <w:p w14:paraId="7884D079" w14:textId="77777777" w:rsidR="008146DF" w:rsidRDefault="008146DF" w:rsidP="00E31452">
            <w:pPr>
              <w:widowControl w:val="0"/>
              <w:rPr>
                <w:rFonts w:ascii="Tahoma" w:hAnsi="Tahoma"/>
                <w:b/>
                <w:sz w:val="28"/>
              </w:rPr>
            </w:pPr>
          </w:p>
        </w:tc>
      </w:tr>
    </w:tbl>
    <w:p w14:paraId="71E9A4C7" w14:textId="77777777" w:rsidR="008146DF" w:rsidRDefault="008146DF" w:rsidP="008146DF">
      <w:pPr>
        <w:widowControl w:val="0"/>
        <w:rPr>
          <w:rFonts w:ascii="Tahoma" w:hAnsi="Tahoma"/>
          <w:b/>
          <w:sz w:val="28"/>
        </w:rPr>
      </w:pPr>
    </w:p>
    <w:p w14:paraId="2B635770" w14:textId="77777777" w:rsidR="008146DF" w:rsidRDefault="008146DF" w:rsidP="008146DF">
      <w:pPr>
        <w:widowControl w:val="0"/>
        <w:rPr>
          <w:rFonts w:ascii="Tahoma" w:hAnsi="Tahoma"/>
          <w:b/>
          <w:sz w:val="28"/>
        </w:rPr>
      </w:pPr>
      <w:r>
        <w:rPr>
          <w:rFonts w:ascii="Tahoma" w:hAnsi="Tahoma"/>
          <w:b/>
          <w:sz w:val="28"/>
        </w:rPr>
        <w:br w:type="page"/>
      </w:r>
      <w:r>
        <w:rPr>
          <w:rFonts w:ascii="Tahoma" w:hAnsi="Tahoma"/>
          <w:b/>
          <w:sz w:val="28"/>
        </w:rPr>
        <w:lastRenderedPageBreak/>
        <w:t>FITT PRINCIPLE FOR WEIGHT TRAINING</w:t>
      </w:r>
    </w:p>
    <w:p w14:paraId="1D1E21F5" w14:textId="77777777" w:rsidR="008146DF" w:rsidRPr="0053503A" w:rsidRDefault="008146DF" w:rsidP="008146DF">
      <w:pPr>
        <w:rPr>
          <w:rFonts w:ascii="Calisto MT" w:hAnsi="Calisto MT"/>
          <w:b/>
          <w:sz w:val="4"/>
        </w:rPr>
      </w:pPr>
    </w:p>
    <w:p w14:paraId="2809654F" w14:textId="77777777" w:rsidR="008146DF" w:rsidRDefault="008146DF" w:rsidP="008146DF">
      <w:pPr>
        <w:rPr>
          <w:rFonts w:ascii="Arial Narrow" w:hAnsi="Arial Narrow"/>
          <w:sz w:val="24"/>
        </w:rPr>
      </w:pPr>
    </w:p>
    <w:p w14:paraId="0B804F1C" w14:textId="77777777" w:rsidR="008146DF" w:rsidRDefault="008146DF" w:rsidP="008146DF">
      <w:pPr>
        <w:rPr>
          <w:rFonts w:ascii="Arial Narrow" w:hAnsi="Arial Narrow"/>
          <w:sz w:val="24"/>
        </w:rPr>
      </w:pPr>
      <w:r>
        <w:rPr>
          <w:rFonts w:ascii="Arial Narrow" w:hAnsi="Arial Narrow"/>
          <w:sz w:val="24"/>
        </w:rPr>
        <w:t xml:space="preserve">Before engaging in Weight Training, it is important to have a general understanding of the training guidelines for muscle strength and conditioning. A safe and effective workout program, is one that takes in to account your fitness needs and goals, your present abilities, mobility and training experience as well as your training environment and availability. </w:t>
      </w:r>
    </w:p>
    <w:p w14:paraId="54679C9E" w14:textId="77777777" w:rsidR="008146DF" w:rsidRDefault="008146DF" w:rsidP="008146DF">
      <w:pPr>
        <w:rPr>
          <w:rFonts w:ascii="Arial Narrow" w:hAnsi="Arial Narrow"/>
          <w:sz w:val="24"/>
        </w:rPr>
      </w:pPr>
      <w:r w:rsidRPr="0053503A">
        <w:rPr>
          <w:rFonts w:ascii="Arial Narrow" w:hAnsi="Arial Narrow"/>
          <w:sz w:val="24"/>
        </w:rPr>
        <w:t>When following a muscular conditioning program, there are there are a variety of intensity options that you can follow.</w:t>
      </w:r>
      <w:r>
        <w:rPr>
          <w:rFonts w:ascii="Arial Narrow" w:hAnsi="Arial Narrow"/>
          <w:sz w:val="24"/>
        </w:rPr>
        <w:t xml:space="preserve"> </w:t>
      </w:r>
      <w:r w:rsidRPr="0053503A">
        <w:rPr>
          <w:rFonts w:ascii="Arial Narrow" w:hAnsi="Arial Narrow"/>
          <w:sz w:val="24"/>
        </w:rPr>
        <w:t>Ideally in order to maximize muscle growth and development you should vary the training intensity</w:t>
      </w:r>
      <w:r>
        <w:rPr>
          <w:rFonts w:ascii="Arial Narrow" w:hAnsi="Arial Narrow"/>
          <w:sz w:val="24"/>
        </w:rPr>
        <w:t xml:space="preserve"> and exercises</w:t>
      </w:r>
      <w:r w:rsidRPr="0053503A">
        <w:rPr>
          <w:rFonts w:ascii="Arial Narrow" w:hAnsi="Arial Narrow"/>
          <w:sz w:val="24"/>
        </w:rPr>
        <w:t xml:space="preserve"> on a regular basis</w:t>
      </w:r>
      <w:r>
        <w:rPr>
          <w:rFonts w:ascii="Arial Narrow" w:hAnsi="Arial Narrow"/>
          <w:sz w:val="24"/>
        </w:rPr>
        <w:t>.</w:t>
      </w:r>
    </w:p>
    <w:tbl>
      <w:tblPr>
        <w:tblW w:w="11057" w:type="dxa"/>
        <w:tblInd w:w="-1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98"/>
        <w:gridCol w:w="1440"/>
        <w:gridCol w:w="2880"/>
        <w:gridCol w:w="3150"/>
        <w:gridCol w:w="1889"/>
      </w:tblGrid>
      <w:tr w:rsidR="00F90F7F" w:rsidRPr="005B06AA" w14:paraId="75614EEB" w14:textId="77777777" w:rsidTr="003471C8">
        <w:trPr>
          <w:cantSplit/>
        </w:trPr>
        <w:tc>
          <w:tcPr>
            <w:tcW w:w="11057" w:type="dxa"/>
            <w:gridSpan w:val="5"/>
          </w:tcPr>
          <w:p w14:paraId="018C107D" w14:textId="77777777" w:rsidR="00F90F7F" w:rsidRPr="005B06AA" w:rsidRDefault="00F90F7F" w:rsidP="003471C8">
            <w:pPr>
              <w:pStyle w:val="Heading1"/>
              <w:jc w:val="left"/>
              <w:rPr>
                <w:rFonts w:ascii="Arial Narrow" w:hAnsi="Arial Narrow"/>
                <w:sz w:val="20"/>
              </w:rPr>
            </w:pPr>
            <w:r w:rsidRPr="006F6B9A">
              <w:rPr>
                <w:rFonts w:ascii="Arial Narrow" w:hAnsi="Arial Narrow"/>
                <w:color w:val="00B050"/>
                <w:sz w:val="20"/>
              </w:rPr>
              <w:t xml:space="preserve">Muscular Strength </w:t>
            </w:r>
            <w:r w:rsidRPr="005B06AA">
              <w:rPr>
                <w:rFonts w:ascii="Arial Narrow" w:hAnsi="Arial Narrow"/>
                <w:sz w:val="20"/>
              </w:rPr>
              <w:t xml:space="preserve">&amp; </w:t>
            </w:r>
            <w:r w:rsidRPr="006F6B9A">
              <w:rPr>
                <w:rFonts w:ascii="Arial Narrow" w:hAnsi="Arial Narrow"/>
                <w:color w:val="70AD47" w:themeColor="accent6"/>
                <w:sz w:val="20"/>
              </w:rPr>
              <w:t xml:space="preserve">Muscular Endurance </w:t>
            </w:r>
            <w:r w:rsidRPr="005B06AA">
              <w:rPr>
                <w:rFonts w:ascii="Arial Narrow" w:hAnsi="Arial Narrow"/>
                <w:sz w:val="20"/>
              </w:rPr>
              <w:t>Guidelines</w:t>
            </w:r>
          </w:p>
        </w:tc>
      </w:tr>
      <w:tr w:rsidR="00F90F7F" w:rsidRPr="005B06AA" w14:paraId="4EFB8014" w14:textId="77777777" w:rsidTr="003471C8">
        <w:tc>
          <w:tcPr>
            <w:tcW w:w="1698" w:type="dxa"/>
            <w:shd w:val="clear" w:color="auto" w:fill="D9D9D9" w:themeFill="background1" w:themeFillShade="D9"/>
          </w:tcPr>
          <w:p w14:paraId="311D8077" w14:textId="77777777" w:rsidR="00F90F7F" w:rsidRPr="005B06AA" w:rsidRDefault="00F90F7F" w:rsidP="003471C8">
            <w:pPr>
              <w:jc w:val="center"/>
              <w:rPr>
                <w:rFonts w:ascii="Arial Narrow" w:hAnsi="Arial Narrow"/>
                <w:b/>
              </w:rPr>
            </w:pPr>
            <w:r w:rsidRPr="005B06AA">
              <w:rPr>
                <w:rFonts w:ascii="Arial Narrow" w:hAnsi="Arial Narrow"/>
                <w:b/>
              </w:rPr>
              <w:t>Training Goal:</w:t>
            </w:r>
          </w:p>
          <w:p w14:paraId="53D6143F" w14:textId="77777777" w:rsidR="00F90F7F" w:rsidRPr="005B06AA" w:rsidRDefault="00F90F7F" w:rsidP="003471C8">
            <w:pPr>
              <w:jc w:val="center"/>
              <w:rPr>
                <w:rFonts w:ascii="Arial Narrow" w:hAnsi="Arial Narrow"/>
                <w:b/>
              </w:rPr>
            </w:pPr>
            <w:r w:rsidRPr="005B06AA">
              <w:rPr>
                <w:rFonts w:ascii="Arial Narrow" w:hAnsi="Arial Narrow"/>
                <w:b/>
              </w:rPr>
              <w:t>↓</w:t>
            </w:r>
          </w:p>
          <w:p w14:paraId="56D38582" w14:textId="77777777" w:rsidR="00F90F7F" w:rsidRPr="005B06AA" w:rsidRDefault="00F90F7F" w:rsidP="003471C8">
            <w:pPr>
              <w:jc w:val="center"/>
              <w:rPr>
                <w:rFonts w:ascii="Arial Narrow" w:hAnsi="Arial Narrow"/>
                <w:b/>
              </w:rPr>
            </w:pPr>
            <w:r w:rsidRPr="005B06AA">
              <w:rPr>
                <w:rFonts w:ascii="Arial Narrow" w:hAnsi="Arial Narrow"/>
                <w:b/>
              </w:rPr>
              <w:t>Select your program goal.</w:t>
            </w:r>
          </w:p>
        </w:tc>
        <w:tc>
          <w:tcPr>
            <w:tcW w:w="1440" w:type="dxa"/>
            <w:shd w:val="clear" w:color="auto" w:fill="D9D9D9" w:themeFill="background1" w:themeFillShade="D9"/>
          </w:tcPr>
          <w:p w14:paraId="0BB5B727" w14:textId="77777777" w:rsidR="00F90F7F" w:rsidRPr="005B06AA" w:rsidRDefault="00F90F7F" w:rsidP="003471C8">
            <w:pPr>
              <w:pStyle w:val="Heading1"/>
              <w:rPr>
                <w:rFonts w:ascii="Arial Narrow" w:hAnsi="Arial Narrow"/>
                <w:sz w:val="20"/>
              </w:rPr>
            </w:pPr>
            <w:r w:rsidRPr="005B06AA">
              <w:rPr>
                <w:rFonts w:ascii="Arial Narrow" w:hAnsi="Arial Narrow"/>
                <w:sz w:val="20"/>
              </w:rPr>
              <w:t>Frequency</w:t>
            </w:r>
          </w:p>
          <w:p w14:paraId="55400E5C" w14:textId="5FD03018" w:rsidR="00F90F7F" w:rsidRPr="005B06AA" w:rsidRDefault="00F90F7F" w:rsidP="003471C8">
            <w:pPr>
              <w:jc w:val="center"/>
              <w:rPr>
                <w:rFonts w:ascii="Arial Narrow" w:hAnsi="Arial Narrow"/>
              </w:rPr>
            </w:pPr>
            <w:r>
              <w:rPr>
                <w:rFonts w:ascii="Arial Narrow" w:hAnsi="Arial Narrow" w:cs="Arial"/>
                <w:sz w:val="24"/>
              </w:rPr>
              <w:t>48-72 hrs rest</w:t>
            </w:r>
            <w:r w:rsidR="003809E2">
              <w:rPr>
                <w:rFonts w:ascii="Arial Narrow" w:hAnsi="Arial Narrow" w:cs="Arial"/>
                <w:sz w:val="24"/>
              </w:rPr>
              <w:t xml:space="preserve"> / muscle </w:t>
            </w:r>
          </w:p>
        </w:tc>
        <w:tc>
          <w:tcPr>
            <w:tcW w:w="2880" w:type="dxa"/>
            <w:shd w:val="clear" w:color="auto" w:fill="D9D9D9" w:themeFill="background1" w:themeFillShade="D9"/>
          </w:tcPr>
          <w:p w14:paraId="1573CC4C" w14:textId="77777777" w:rsidR="00F90F7F" w:rsidRPr="005B06AA" w:rsidRDefault="00F90F7F" w:rsidP="003471C8">
            <w:pPr>
              <w:pStyle w:val="Heading1"/>
              <w:rPr>
                <w:rFonts w:ascii="Arial Narrow" w:hAnsi="Arial Narrow"/>
                <w:sz w:val="20"/>
              </w:rPr>
            </w:pPr>
            <w:r w:rsidRPr="005B06AA">
              <w:rPr>
                <w:rFonts w:ascii="Arial Narrow" w:hAnsi="Arial Narrow"/>
                <w:sz w:val="20"/>
              </w:rPr>
              <w:t>Intensity</w:t>
            </w:r>
          </w:p>
          <w:p w14:paraId="1671302A" w14:textId="77777777" w:rsidR="00F90F7F" w:rsidRPr="005B06AA" w:rsidRDefault="00F90F7F" w:rsidP="003471C8">
            <w:pPr>
              <w:jc w:val="center"/>
              <w:rPr>
                <w:rFonts w:ascii="Arial Narrow" w:hAnsi="Arial Narrow"/>
              </w:rPr>
            </w:pPr>
            <w:r w:rsidRPr="005B06AA">
              <w:rPr>
                <w:rFonts w:ascii="Arial Narrow" w:hAnsi="Arial Narrow"/>
              </w:rPr>
              <w:t># of sets /</w:t>
            </w:r>
          </w:p>
          <w:p w14:paraId="0F5189B6" w14:textId="77777777" w:rsidR="00F90F7F" w:rsidRPr="005B06AA" w:rsidRDefault="00F90F7F" w:rsidP="003471C8">
            <w:pPr>
              <w:jc w:val="center"/>
              <w:rPr>
                <w:rFonts w:ascii="Arial Narrow" w:hAnsi="Arial Narrow"/>
              </w:rPr>
            </w:pPr>
            <w:r w:rsidRPr="005B06AA">
              <w:rPr>
                <w:rFonts w:ascii="Arial Narrow" w:hAnsi="Arial Narrow"/>
              </w:rPr>
              <w:t># or reps (RM)</w:t>
            </w:r>
          </w:p>
          <w:p w14:paraId="461CC569" w14:textId="77777777" w:rsidR="00F90F7F" w:rsidRPr="005B06AA" w:rsidRDefault="00F90F7F" w:rsidP="003471C8">
            <w:pPr>
              <w:jc w:val="center"/>
              <w:rPr>
                <w:rFonts w:ascii="Arial Narrow" w:hAnsi="Arial Narrow"/>
              </w:rPr>
            </w:pPr>
            <w:r w:rsidRPr="005B06AA">
              <w:rPr>
                <w:rFonts w:ascii="Arial Narrow" w:hAnsi="Arial Narrow"/>
              </w:rPr>
              <w:t>Reps Maximum</w:t>
            </w:r>
          </w:p>
        </w:tc>
        <w:tc>
          <w:tcPr>
            <w:tcW w:w="3150" w:type="dxa"/>
            <w:shd w:val="clear" w:color="auto" w:fill="D9D9D9" w:themeFill="background1" w:themeFillShade="D9"/>
          </w:tcPr>
          <w:p w14:paraId="58CE331F" w14:textId="77777777" w:rsidR="00F90F7F" w:rsidRPr="005B06AA" w:rsidRDefault="00F90F7F" w:rsidP="003471C8">
            <w:pPr>
              <w:pStyle w:val="Heading1"/>
              <w:rPr>
                <w:rFonts w:ascii="Arial Narrow" w:hAnsi="Arial Narrow"/>
                <w:sz w:val="20"/>
              </w:rPr>
            </w:pPr>
            <w:r w:rsidRPr="005B06AA">
              <w:rPr>
                <w:rFonts w:ascii="Arial Narrow" w:hAnsi="Arial Narrow"/>
                <w:sz w:val="20"/>
              </w:rPr>
              <w:t xml:space="preserve">Time </w:t>
            </w:r>
          </w:p>
          <w:p w14:paraId="798C0E44" w14:textId="77777777" w:rsidR="00F90F7F" w:rsidRPr="005B06AA" w:rsidRDefault="00F90F7F" w:rsidP="003471C8">
            <w:pPr>
              <w:jc w:val="center"/>
              <w:rPr>
                <w:rFonts w:ascii="Arial Narrow" w:hAnsi="Arial Narrow"/>
              </w:rPr>
            </w:pPr>
            <w:r w:rsidRPr="005B06AA">
              <w:rPr>
                <w:rFonts w:ascii="Arial Narrow" w:hAnsi="Arial Narrow"/>
              </w:rPr>
              <w:t xml:space="preserve">10 – 60 minutes </w:t>
            </w:r>
          </w:p>
          <w:p w14:paraId="0D0C3706" w14:textId="77777777" w:rsidR="00F90F7F" w:rsidRPr="005B06AA" w:rsidRDefault="00F90F7F" w:rsidP="003471C8">
            <w:pPr>
              <w:jc w:val="center"/>
              <w:rPr>
                <w:rFonts w:ascii="Arial Narrow" w:hAnsi="Arial Narrow"/>
              </w:rPr>
            </w:pPr>
            <w:r w:rsidRPr="005B06AA">
              <w:rPr>
                <w:rFonts w:ascii="Arial Narrow" w:hAnsi="Arial Narrow"/>
              </w:rPr>
              <w:t xml:space="preserve">Depends on the # of exercises, sets and reps you will be doing. </w:t>
            </w:r>
          </w:p>
        </w:tc>
        <w:tc>
          <w:tcPr>
            <w:tcW w:w="1889" w:type="dxa"/>
            <w:tcBorders>
              <w:bottom w:val="nil"/>
            </w:tcBorders>
            <w:shd w:val="clear" w:color="auto" w:fill="D9D9D9" w:themeFill="background1" w:themeFillShade="D9"/>
          </w:tcPr>
          <w:p w14:paraId="28A79F72" w14:textId="77777777" w:rsidR="00F90F7F" w:rsidRPr="005B06AA" w:rsidRDefault="00F90F7F" w:rsidP="003471C8">
            <w:pPr>
              <w:jc w:val="center"/>
              <w:rPr>
                <w:rFonts w:ascii="Arial Narrow" w:hAnsi="Arial Narrow"/>
              </w:rPr>
            </w:pPr>
            <w:r w:rsidRPr="005B06AA">
              <w:rPr>
                <w:rFonts w:ascii="Arial Narrow" w:hAnsi="Arial Narrow"/>
                <w:b/>
              </w:rPr>
              <w:t>Type</w:t>
            </w:r>
            <w:r w:rsidRPr="005B06AA">
              <w:rPr>
                <w:rFonts w:ascii="Arial Narrow" w:hAnsi="Arial Narrow"/>
              </w:rPr>
              <w:t xml:space="preserve"> </w:t>
            </w:r>
          </w:p>
          <w:p w14:paraId="419CB015" w14:textId="77777777" w:rsidR="00F90F7F" w:rsidRPr="005B06AA" w:rsidRDefault="00F90F7F" w:rsidP="003471C8">
            <w:pPr>
              <w:jc w:val="center"/>
              <w:rPr>
                <w:rFonts w:ascii="Arial Narrow" w:hAnsi="Arial Narrow"/>
              </w:rPr>
            </w:pPr>
            <w:r w:rsidRPr="005B06AA">
              <w:rPr>
                <w:rFonts w:ascii="Arial Narrow" w:hAnsi="Arial Narrow"/>
              </w:rPr>
              <w:t>A variety of equipment</w:t>
            </w:r>
          </w:p>
          <w:p w14:paraId="331BDD09" w14:textId="77777777" w:rsidR="00F90F7F" w:rsidRPr="005B06AA" w:rsidRDefault="00F90F7F" w:rsidP="003471C8">
            <w:pPr>
              <w:pStyle w:val="Heading1"/>
              <w:rPr>
                <w:rFonts w:ascii="Arial Narrow" w:hAnsi="Arial Narrow"/>
                <w:b w:val="0"/>
                <w:sz w:val="20"/>
              </w:rPr>
            </w:pPr>
            <w:r w:rsidRPr="005B06AA">
              <w:rPr>
                <w:rFonts w:ascii="Arial Narrow" w:hAnsi="Arial Narrow"/>
                <w:b w:val="0"/>
                <w:sz w:val="20"/>
              </w:rPr>
              <w:t>can be used</w:t>
            </w:r>
          </w:p>
        </w:tc>
      </w:tr>
      <w:tr w:rsidR="00F90F7F" w:rsidRPr="005B06AA" w14:paraId="1E70F6B1" w14:textId="77777777" w:rsidTr="003471C8">
        <w:tc>
          <w:tcPr>
            <w:tcW w:w="1698" w:type="dxa"/>
          </w:tcPr>
          <w:p w14:paraId="216D68FE" w14:textId="77777777" w:rsidR="00F90F7F" w:rsidRPr="005B06AA" w:rsidRDefault="00F90F7F" w:rsidP="003471C8">
            <w:pPr>
              <w:jc w:val="center"/>
              <w:rPr>
                <w:rFonts w:ascii="Arial Narrow" w:hAnsi="Arial Narrow"/>
                <w:b/>
              </w:rPr>
            </w:pPr>
            <w:r w:rsidRPr="005B06AA">
              <w:rPr>
                <w:rFonts w:ascii="Arial Narrow" w:hAnsi="Arial Narrow"/>
                <w:b/>
              </w:rPr>
              <w:t>General Fitness</w:t>
            </w:r>
          </w:p>
          <w:p w14:paraId="7D61970F" w14:textId="77777777" w:rsidR="00F90F7F" w:rsidRPr="005B06AA" w:rsidRDefault="00F90F7F" w:rsidP="003471C8">
            <w:pPr>
              <w:jc w:val="center"/>
              <w:rPr>
                <w:rFonts w:ascii="Arial Narrow" w:hAnsi="Arial Narrow"/>
              </w:rPr>
            </w:pPr>
            <w:r w:rsidRPr="005B06AA">
              <w:rPr>
                <w:rFonts w:ascii="Arial Narrow" w:hAnsi="Arial Narrow"/>
              </w:rPr>
              <w:t xml:space="preserve">Strength &amp; Endurance </w:t>
            </w:r>
          </w:p>
          <w:p w14:paraId="23ED22E5" w14:textId="77777777" w:rsidR="00F90F7F" w:rsidRPr="005B06AA" w:rsidRDefault="00F90F7F" w:rsidP="003471C8">
            <w:pPr>
              <w:jc w:val="center"/>
              <w:rPr>
                <w:rFonts w:ascii="Arial Narrow" w:hAnsi="Arial Narrow"/>
                <w:b/>
              </w:rPr>
            </w:pPr>
            <w:r w:rsidRPr="005B06AA">
              <w:rPr>
                <w:rFonts w:ascii="Arial Narrow" w:hAnsi="Arial Narrow"/>
              </w:rPr>
              <w:t>Development</w:t>
            </w:r>
          </w:p>
        </w:tc>
        <w:tc>
          <w:tcPr>
            <w:tcW w:w="1440" w:type="dxa"/>
          </w:tcPr>
          <w:p w14:paraId="5B607C30" w14:textId="77777777" w:rsidR="00F90F7F" w:rsidRPr="005B06AA" w:rsidRDefault="00F90F7F" w:rsidP="003471C8">
            <w:pPr>
              <w:jc w:val="center"/>
              <w:rPr>
                <w:rFonts w:ascii="Arial Narrow" w:hAnsi="Arial Narrow"/>
              </w:rPr>
            </w:pPr>
            <w:r w:rsidRPr="005B06AA">
              <w:rPr>
                <w:rFonts w:ascii="Arial Narrow" w:hAnsi="Arial Narrow"/>
              </w:rPr>
              <w:t>2 - 3 x’s / week / muscle group</w:t>
            </w:r>
          </w:p>
        </w:tc>
        <w:tc>
          <w:tcPr>
            <w:tcW w:w="2880" w:type="dxa"/>
          </w:tcPr>
          <w:p w14:paraId="1F8924D7" w14:textId="77777777" w:rsidR="00F90F7F" w:rsidRPr="005521E2" w:rsidRDefault="00F90F7F" w:rsidP="003471C8">
            <w:pPr>
              <w:jc w:val="center"/>
              <w:rPr>
                <w:rFonts w:ascii="Arial Narrow" w:hAnsi="Arial Narrow"/>
                <w:lang w:val="en-US"/>
              </w:rPr>
            </w:pPr>
            <w:r w:rsidRPr="005521E2">
              <w:rPr>
                <w:rFonts w:ascii="Arial Narrow" w:hAnsi="Arial Narrow"/>
                <w:lang w:val="en-US"/>
              </w:rPr>
              <w:t>2 - 3 sets / exercise</w:t>
            </w:r>
          </w:p>
          <w:p w14:paraId="6B57190E" w14:textId="77777777" w:rsidR="00F90F7F" w:rsidRPr="005521E2" w:rsidRDefault="00F90F7F" w:rsidP="003471C8">
            <w:pPr>
              <w:widowControl w:val="0"/>
              <w:jc w:val="center"/>
              <w:rPr>
                <w:rFonts w:ascii="Arial Narrow" w:hAnsi="Arial Narrow"/>
                <w:lang w:val="en-US"/>
              </w:rPr>
            </w:pPr>
            <w:r w:rsidRPr="005521E2">
              <w:rPr>
                <w:rFonts w:ascii="Arial Narrow" w:hAnsi="Arial Narrow"/>
                <w:lang w:val="en-US"/>
              </w:rPr>
              <w:t xml:space="preserve">Reach Fatigue by 10 - 15 RM </w:t>
            </w:r>
          </w:p>
          <w:p w14:paraId="07691CD5" w14:textId="77777777" w:rsidR="00F90F7F" w:rsidRPr="005B06AA" w:rsidRDefault="00F90F7F" w:rsidP="003471C8">
            <w:pPr>
              <w:jc w:val="center"/>
              <w:rPr>
                <w:rFonts w:ascii="Arial Narrow" w:hAnsi="Arial Narrow"/>
                <w:lang w:val="fr-CA"/>
              </w:rPr>
            </w:pPr>
            <w:r w:rsidRPr="005B06AA">
              <w:rPr>
                <w:rFonts w:ascii="Arial Narrow" w:hAnsi="Arial Narrow"/>
                <w:lang w:val="fr-CA"/>
              </w:rPr>
              <w:t xml:space="preserve">1-2 </w:t>
            </w:r>
            <w:r w:rsidRPr="00933D54">
              <w:rPr>
                <w:rFonts w:ascii="Arial Narrow" w:hAnsi="Arial Narrow"/>
              </w:rPr>
              <w:t>exercises</w:t>
            </w:r>
            <w:r w:rsidRPr="005B06AA">
              <w:rPr>
                <w:rFonts w:ascii="Arial Narrow" w:hAnsi="Arial Narrow"/>
                <w:lang w:val="fr-CA"/>
              </w:rPr>
              <w:t xml:space="preserve"> / </w:t>
            </w:r>
          </w:p>
          <w:p w14:paraId="6683DCD6" w14:textId="77777777" w:rsidR="00F90F7F" w:rsidRPr="005B06AA" w:rsidRDefault="00F90F7F" w:rsidP="003471C8">
            <w:pPr>
              <w:widowControl w:val="0"/>
              <w:jc w:val="center"/>
              <w:rPr>
                <w:rFonts w:ascii="Arial Narrow" w:hAnsi="Arial Narrow"/>
              </w:rPr>
            </w:pPr>
            <w:r w:rsidRPr="005B06AA">
              <w:rPr>
                <w:rFonts w:ascii="Arial Narrow" w:hAnsi="Arial Narrow"/>
              </w:rPr>
              <w:t>major muscle group</w:t>
            </w:r>
          </w:p>
        </w:tc>
        <w:tc>
          <w:tcPr>
            <w:tcW w:w="3150" w:type="dxa"/>
            <w:vMerge w:val="restart"/>
          </w:tcPr>
          <w:p w14:paraId="6BBBE631" w14:textId="77777777" w:rsidR="00F90F7F" w:rsidRPr="005B06AA" w:rsidRDefault="00F90F7F" w:rsidP="003471C8">
            <w:pPr>
              <w:numPr>
                <w:ilvl w:val="0"/>
                <w:numId w:val="87"/>
              </w:numPr>
              <w:jc w:val="center"/>
              <w:rPr>
                <w:rFonts w:ascii="Arial Narrow" w:hAnsi="Arial Narrow"/>
              </w:rPr>
            </w:pPr>
            <w:r w:rsidRPr="005B06AA">
              <w:rPr>
                <w:rFonts w:ascii="Arial Narrow" w:hAnsi="Arial Narrow"/>
              </w:rPr>
              <w:t>All major muscle groups should be trained weekly = Full Body Training.</w:t>
            </w:r>
          </w:p>
          <w:p w14:paraId="227AC796" w14:textId="77777777" w:rsidR="00F90F7F" w:rsidRPr="005B06AA" w:rsidRDefault="00F90F7F" w:rsidP="003471C8">
            <w:pPr>
              <w:jc w:val="center"/>
              <w:rPr>
                <w:rFonts w:ascii="Arial Narrow" w:hAnsi="Arial Narrow"/>
              </w:rPr>
            </w:pPr>
          </w:p>
          <w:p w14:paraId="5B477A9D" w14:textId="77777777" w:rsidR="00F90F7F" w:rsidRPr="005B06AA" w:rsidRDefault="00F90F7F" w:rsidP="003471C8">
            <w:pPr>
              <w:numPr>
                <w:ilvl w:val="0"/>
                <w:numId w:val="87"/>
              </w:numPr>
              <w:jc w:val="center"/>
              <w:rPr>
                <w:rFonts w:ascii="Arial Narrow" w:hAnsi="Arial Narrow"/>
              </w:rPr>
            </w:pPr>
            <w:r w:rsidRPr="005B06AA">
              <w:rPr>
                <w:rFonts w:ascii="Arial Narrow" w:hAnsi="Arial Narrow"/>
              </w:rPr>
              <w:t>A Muscle conditioning workout should last no longer than 45 – 60 minutes.</w:t>
            </w:r>
          </w:p>
          <w:p w14:paraId="6037D0EB" w14:textId="77777777" w:rsidR="00F90F7F" w:rsidRPr="005B06AA" w:rsidRDefault="00F90F7F" w:rsidP="003471C8">
            <w:pPr>
              <w:jc w:val="center"/>
              <w:rPr>
                <w:rFonts w:ascii="Arial Narrow" w:hAnsi="Arial Narrow"/>
              </w:rPr>
            </w:pPr>
            <w:r w:rsidRPr="005B06AA">
              <w:rPr>
                <w:rFonts w:ascii="Arial Narrow" w:hAnsi="Arial Narrow"/>
              </w:rPr>
              <w:t xml:space="preserve">  </w:t>
            </w:r>
          </w:p>
          <w:p w14:paraId="5856B930" w14:textId="77777777" w:rsidR="00F90F7F" w:rsidRPr="005B06AA" w:rsidRDefault="00F90F7F" w:rsidP="003471C8">
            <w:pPr>
              <w:numPr>
                <w:ilvl w:val="0"/>
                <w:numId w:val="87"/>
              </w:numPr>
              <w:jc w:val="center"/>
              <w:rPr>
                <w:rFonts w:ascii="Arial Narrow" w:hAnsi="Arial Narrow"/>
              </w:rPr>
            </w:pPr>
            <w:r w:rsidRPr="005B06AA">
              <w:rPr>
                <w:rFonts w:ascii="Arial Narrow" w:hAnsi="Arial Narrow"/>
              </w:rPr>
              <w:t xml:space="preserve">If your workout takes longer than 60 minutes it is recommended to split your program into 2 or 3 days </w:t>
            </w:r>
          </w:p>
          <w:p w14:paraId="120B3CE8" w14:textId="31FD05B4" w:rsidR="00F90F7F" w:rsidRPr="005B06AA" w:rsidRDefault="00F90F7F" w:rsidP="003471C8">
            <w:pPr>
              <w:jc w:val="center"/>
              <w:rPr>
                <w:rFonts w:ascii="Arial Narrow" w:hAnsi="Arial Narrow"/>
              </w:rPr>
            </w:pPr>
            <w:r w:rsidRPr="005B06AA">
              <w:rPr>
                <w:rFonts w:ascii="Arial Narrow" w:hAnsi="Arial Narrow"/>
              </w:rPr>
              <w:t>For example</w:t>
            </w:r>
            <w:r w:rsidR="003809E2">
              <w:rPr>
                <w:rFonts w:ascii="Arial Narrow" w:hAnsi="Arial Narrow"/>
              </w:rPr>
              <w:t>:</w:t>
            </w:r>
          </w:p>
          <w:p w14:paraId="542C5B49" w14:textId="77777777" w:rsidR="00F90F7F" w:rsidRPr="005B06AA" w:rsidRDefault="00F90F7F" w:rsidP="003471C8">
            <w:pPr>
              <w:jc w:val="center"/>
              <w:rPr>
                <w:rFonts w:ascii="Arial Narrow" w:hAnsi="Arial Narrow"/>
              </w:rPr>
            </w:pPr>
            <w:r w:rsidRPr="005B06AA">
              <w:rPr>
                <w:rFonts w:ascii="Arial Narrow" w:hAnsi="Arial Narrow"/>
              </w:rPr>
              <w:t xml:space="preserve">Day 1- Upper Body </w:t>
            </w:r>
          </w:p>
          <w:p w14:paraId="44B6D28A" w14:textId="77777777" w:rsidR="00F90F7F" w:rsidRPr="005B06AA" w:rsidRDefault="00F90F7F" w:rsidP="003471C8">
            <w:pPr>
              <w:jc w:val="center"/>
              <w:rPr>
                <w:rFonts w:ascii="Arial Narrow" w:hAnsi="Arial Narrow"/>
              </w:rPr>
            </w:pPr>
            <w:r w:rsidRPr="005B06AA">
              <w:rPr>
                <w:rFonts w:ascii="Arial Narrow" w:hAnsi="Arial Narrow"/>
              </w:rPr>
              <w:t xml:space="preserve">(Mon. + Thu.) </w:t>
            </w:r>
          </w:p>
          <w:p w14:paraId="34B7DBDD" w14:textId="77777777" w:rsidR="00F90F7F" w:rsidRPr="005B06AA" w:rsidRDefault="00F90F7F" w:rsidP="003471C8">
            <w:pPr>
              <w:jc w:val="center"/>
              <w:rPr>
                <w:rFonts w:ascii="Arial Narrow" w:hAnsi="Arial Narrow"/>
              </w:rPr>
            </w:pPr>
            <w:r w:rsidRPr="005B06AA">
              <w:rPr>
                <w:rFonts w:ascii="Arial Narrow" w:hAnsi="Arial Narrow"/>
              </w:rPr>
              <w:t>Day 2 – Lower Body + Trunk</w:t>
            </w:r>
          </w:p>
          <w:p w14:paraId="0C7A7E10" w14:textId="77777777" w:rsidR="00F90F7F" w:rsidRPr="005B06AA" w:rsidRDefault="00F90F7F" w:rsidP="003471C8">
            <w:pPr>
              <w:jc w:val="center"/>
              <w:rPr>
                <w:rFonts w:ascii="Arial Narrow" w:hAnsi="Arial Narrow"/>
              </w:rPr>
            </w:pPr>
            <w:r w:rsidRPr="005B06AA">
              <w:rPr>
                <w:rFonts w:ascii="Arial Narrow" w:hAnsi="Arial Narrow"/>
              </w:rPr>
              <w:t>(Tue + Fri.)</w:t>
            </w:r>
          </w:p>
        </w:tc>
        <w:tc>
          <w:tcPr>
            <w:tcW w:w="1889" w:type="dxa"/>
            <w:tcBorders>
              <w:bottom w:val="nil"/>
            </w:tcBorders>
          </w:tcPr>
          <w:p w14:paraId="5242D7F2" w14:textId="77777777" w:rsidR="00F90F7F" w:rsidRPr="005B06AA" w:rsidRDefault="00F90F7F" w:rsidP="003471C8">
            <w:pPr>
              <w:jc w:val="center"/>
              <w:rPr>
                <w:rFonts w:ascii="Arial Narrow" w:hAnsi="Arial Narrow"/>
              </w:rPr>
            </w:pPr>
            <w:r w:rsidRPr="005B06AA">
              <w:rPr>
                <w:rFonts w:ascii="Arial Narrow" w:hAnsi="Arial Narrow"/>
              </w:rPr>
              <w:t xml:space="preserve">Machines, </w:t>
            </w:r>
          </w:p>
          <w:p w14:paraId="6963383A" w14:textId="77777777" w:rsidR="00F90F7F" w:rsidRPr="005B06AA" w:rsidRDefault="00F90F7F" w:rsidP="003471C8">
            <w:pPr>
              <w:jc w:val="center"/>
              <w:rPr>
                <w:rFonts w:ascii="Arial Narrow" w:hAnsi="Arial Narrow"/>
              </w:rPr>
            </w:pPr>
            <w:r w:rsidRPr="005B06AA">
              <w:rPr>
                <w:rFonts w:ascii="Arial Narrow" w:hAnsi="Arial Narrow"/>
              </w:rPr>
              <w:t>Cables,</w:t>
            </w:r>
          </w:p>
        </w:tc>
      </w:tr>
      <w:tr w:rsidR="00F90F7F" w:rsidRPr="005B06AA" w14:paraId="660ED552" w14:textId="77777777" w:rsidTr="003471C8">
        <w:trPr>
          <w:trHeight w:val="603"/>
        </w:trPr>
        <w:tc>
          <w:tcPr>
            <w:tcW w:w="1698" w:type="dxa"/>
          </w:tcPr>
          <w:p w14:paraId="6EB4B42C" w14:textId="77777777" w:rsidR="00F90F7F" w:rsidRPr="005B06AA" w:rsidRDefault="00F90F7F" w:rsidP="003471C8">
            <w:pPr>
              <w:jc w:val="center"/>
              <w:rPr>
                <w:rFonts w:ascii="Arial Narrow" w:hAnsi="Arial Narrow"/>
                <w:b/>
              </w:rPr>
            </w:pPr>
            <w:r w:rsidRPr="005B06AA">
              <w:rPr>
                <w:rFonts w:ascii="Arial Narrow" w:hAnsi="Arial Narrow"/>
                <w:b/>
              </w:rPr>
              <w:t xml:space="preserve">Muscle </w:t>
            </w:r>
          </w:p>
          <w:p w14:paraId="2570EDF4" w14:textId="77777777" w:rsidR="00F90F7F" w:rsidRPr="005B06AA" w:rsidRDefault="00F90F7F" w:rsidP="003471C8">
            <w:pPr>
              <w:jc w:val="center"/>
              <w:rPr>
                <w:rFonts w:ascii="Arial Narrow" w:hAnsi="Arial Narrow"/>
                <w:b/>
              </w:rPr>
            </w:pPr>
            <w:r w:rsidRPr="005B06AA">
              <w:rPr>
                <w:rFonts w:ascii="Arial Narrow" w:hAnsi="Arial Narrow"/>
                <w:b/>
              </w:rPr>
              <w:t>Endurance</w:t>
            </w:r>
          </w:p>
          <w:p w14:paraId="786567C1" w14:textId="77777777" w:rsidR="00F90F7F" w:rsidRPr="005B06AA" w:rsidRDefault="00F90F7F" w:rsidP="003471C8">
            <w:pPr>
              <w:jc w:val="center"/>
              <w:rPr>
                <w:rFonts w:ascii="Arial Narrow" w:hAnsi="Arial Narrow"/>
              </w:rPr>
            </w:pPr>
            <w:r w:rsidRPr="005B06AA">
              <w:rPr>
                <w:rFonts w:ascii="Arial Narrow" w:hAnsi="Arial Narrow"/>
              </w:rPr>
              <w:t xml:space="preserve">(limited muscle strength gains) </w:t>
            </w:r>
          </w:p>
        </w:tc>
        <w:tc>
          <w:tcPr>
            <w:tcW w:w="1440" w:type="dxa"/>
          </w:tcPr>
          <w:p w14:paraId="654A4734" w14:textId="77777777" w:rsidR="00F90F7F" w:rsidRPr="005B06AA" w:rsidRDefault="00F90F7F" w:rsidP="003471C8">
            <w:pPr>
              <w:jc w:val="center"/>
              <w:rPr>
                <w:rFonts w:ascii="Arial Narrow" w:hAnsi="Arial Narrow"/>
              </w:rPr>
            </w:pPr>
            <w:r w:rsidRPr="005B06AA">
              <w:rPr>
                <w:rFonts w:ascii="Arial Narrow" w:hAnsi="Arial Narrow"/>
              </w:rPr>
              <w:t xml:space="preserve">2 - 3 x’s / week / muscle group </w:t>
            </w:r>
          </w:p>
        </w:tc>
        <w:tc>
          <w:tcPr>
            <w:tcW w:w="2880" w:type="dxa"/>
          </w:tcPr>
          <w:p w14:paraId="6D9A8BE6" w14:textId="77777777" w:rsidR="00F90F7F" w:rsidRPr="005521E2" w:rsidRDefault="00F90F7F" w:rsidP="003471C8">
            <w:pPr>
              <w:jc w:val="center"/>
              <w:rPr>
                <w:rFonts w:ascii="Arial Narrow" w:hAnsi="Arial Narrow"/>
                <w:lang w:val="en-US"/>
              </w:rPr>
            </w:pPr>
            <w:r w:rsidRPr="005521E2">
              <w:rPr>
                <w:rFonts w:ascii="Arial Narrow" w:hAnsi="Arial Narrow"/>
                <w:lang w:val="en-US"/>
              </w:rPr>
              <w:t>1 - 3 sets / exercise</w:t>
            </w:r>
          </w:p>
          <w:p w14:paraId="5CF5F9FA" w14:textId="77777777" w:rsidR="00F90F7F" w:rsidRPr="005521E2" w:rsidRDefault="00F90F7F" w:rsidP="003471C8">
            <w:pPr>
              <w:widowControl w:val="0"/>
              <w:jc w:val="center"/>
              <w:rPr>
                <w:rFonts w:ascii="Arial Narrow" w:hAnsi="Arial Narrow"/>
                <w:lang w:val="en-US"/>
              </w:rPr>
            </w:pPr>
            <w:r w:rsidRPr="005521E2">
              <w:rPr>
                <w:rFonts w:ascii="Arial Narrow" w:hAnsi="Arial Narrow"/>
                <w:lang w:val="en-US"/>
              </w:rPr>
              <w:t>Reach Fatigue by 15 – 25+ RM</w:t>
            </w:r>
          </w:p>
          <w:p w14:paraId="6383DCBC" w14:textId="77777777" w:rsidR="00F90F7F" w:rsidRPr="005B06AA" w:rsidRDefault="00F90F7F" w:rsidP="003471C8">
            <w:pPr>
              <w:jc w:val="center"/>
              <w:rPr>
                <w:rFonts w:ascii="Arial Narrow" w:hAnsi="Arial Narrow"/>
                <w:lang w:val="fr-CA"/>
              </w:rPr>
            </w:pPr>
            <w:r w:rsidRPr="005B06AA">
              <w:rPr>
                <w:rFonts w:ascii="Arial Narrow" w:hAnsi="Arial Narrow"/>
                <w:lang w:val="fr-CA"/>
              </w:rPr>
              <w:t xml:space="preserve">2-3 </w:t>
            </w:r>
            <w:r w:rsidRPr="003809E2">
              <w:rPr>
                <w:rFonts w:ascii="Arial Narrow" w:hAnsi="Arial Narrow"/>
              </w:rPr>
              <w:t>exercises</w:t>
            </w:r>
            <w:r w:rsidRPr="005B06AA">
              <w:rPr>
                <w:rFonts w:ascii="Arial Narrow" w:hAnsi="Arial Narrow"/>
                <w:lang w:val="fr-CA"/>
              </w:rPr>
              <w:t xml:space="preserve"> / </w:t>
            </w:r>
          </w:p>
          <w:p w14:paraId="54B80E3C" w14:textId="77777777" w:rsidR="00F90F7F" w:rsidRPr="005B06AA" w:rsidRDefault="00F90F7F" w:rsidP="003471C8">
            <w:pPr>
              <w:widowControl w:val="0"/>
              <w:jc w:val="center"/>
              <w:rPr>
                <w:rFonts w:ascii="Arial Narrow" w:hAnsi="Arial Narrow"/>
              </w:rPr>
            </w:pPr>
            <w:r w:rsidRPr="005B06AA">
              <w:rPr>
                <w:rFonts w:ascii="Arial Narrow" w:hAnsi="Arial Narrow"/>
              </w:rPr>
              <w:t>major muscle group</w:t>
            </w:r>
          </w:p>
        </w:tc>
        <w:tc>
          <w:tcPr>
            <w:tcW w:w="3150" w:type="dxa"/>
            <w:vMerge/>
          </w:tcPr>
          <w:p w14:paraId="3406E9E4" w14:textId="77777777" w:rsidR="00F90F7F" w:rsidRPr="005B06AA" w:rsidRDefault="00F90F7F" w:rsidP="003471C8">
            <w:pPr>
              <w:jc w:val="center"/>
              <w:rPr>
                <w:rFonts w:ascii="Arial Narrow" w:hAnsi="Arial Narrow"/>
              </w:rPr>
            </w:pPr>
          </w:p>
        </w:tc>
        <w:tc>
          <w:tcPr>
            <w:tcW w:w="1889" w:type="dxa"/>
            <w:tcBorders>
              <w:top w:val="nil"/>
              <w:bottom w:val="nil"/>
            </w:tcBorders>
          </w:tcPr>
          <w:p w14:paraId="08479E5B" w14:textId="77777777" w:rsidR="00F90F7F" w:rsidRPr="005B06AA" w:rsidRDefault="00F90F7F" w:rsidP="003471C8">
            <w:pPr>
              <w:jc w:val="center"/>
              <w:rPr>
                <w:rFonts w:ascii="Arial Narrow" w:hAnsi="Arial Narrow"/>
              </w:rPr>
            </w:pPr>
            <w:r w:rsidRPr="005B06AA">
              <w:rPr>
                <w:rFonts w:ascii="Arial Narrow" w:hAnsi="Arial Narrow"/>
              </w:rPr>
              <w:t>free weights,</w:t>
            </w:r>
          </w:p>
          <w:p w14:paraId="3E92CA52" w14:textId="77777777" w:rsidR="00F90F7F" w:rsidRPr="005B06AA" w:rsidRDefault="00F90F7F" w:rsidP="003471C8">
            <w:pPr>
              <w:jc w:val="center"/>
              <w:rPr>
                <w:rFonts w:ascii="Arial Narrow" w:hAnsi="Arial Narrow"/>
              </w:rPr>
            </w:pPr>
            <w:r w:rsidRPr="005B06AA">
              <w:rPr>
                <w:rFonts w:ascii="Arial Narrow" w:hAnsi="Arial Narrow"/>
              </w:rPr>
              <w:t xml:space="preserve">dumbbells, </w:t>
            </w:r>
          </w:p>
          <w:p w14:paraId="20688DA6" w14:textId="77777777" w:rsidR="00F90F7F" w:rsidRPr="005B06AA" w:rsidRDefault="00F90F7F" w:rsidP="003471C8">
            <w:pPr>
              <w:jc w:val="center"/>
              <w:rPr>
                <w:rFonts w:ascii="Arial Narrow" w:hAnsi="Arial Narrow"/>
              </w:rPr>
            </w:pPr>
            <w:r w:rsidRPr="005B06AA">
              <w:rPr>
                <w:rFonts w:ascii="Arial Narrow" w:hAnsi="Arial Narrow"/>
              </w:rPr>
              <w:t>barbells</w:t>
            </w:r>
          </w:p>
        </w:tc>
      </w:tr>
      <w:tr w:rsidR="00F90F7F" w:rsidRPr="005B06AA" w14:paraId="6A2EC1CB" w14:textId="77777777" w:rsidTr="003471C8">
        <w:tc>
          <w:tcPr>
            <w:tcW w:w="1698" w:type="dxa"/>
          </w:tcPr>
          <w:p w14:paraId="621A9795" w14:textId="77777777" w:rsidR="00F90F7F" w:rsidRPr="005B06AA" w:rsidRDefault="00F90F7F" w:rsidP="003471C8">
            <w:pPr>
              <w:jc w:val="center"/>
              <w:rPr>
                <w:rFonts w:ascii="Arial Narrow" w:hAnsi="Arial Narrow"/>
                <w:b/>
              </w:rPr>
            </w:pPr>
            <w:r w:rsidRPr="005B06AA">
              <w:rPr>
                <w:rFonts w:ascii="Arial Narrow" w:hAnsi="Arial Narrow"/>
                <w:b/>
              </w:rPr>
              <w:t>Muscle Strength</w:t>
            </w:r>
          </w:p>
          <w:p w14:paraId="31362571" w14:textId="77777777" w:rsidR="00F90F7F" w:rsidRPr="005B06AA" w:rsidRDefault="00F90F7F" w:rsidP="003471C8">
            <w:pPr>
              <w:jc w:val="center"/>
              <w:rPr>
                <w:rFonts w:ascii="Arial Narrow" w:hAnsi="Arial Narrow"/>
                <w:b/>
              </w:rPr>
            </w:pPr>
            <w:r w:rsidRPr="005B06AA">
              <w:rPr>
                <w:rFonts w:ascii="Arial Narrow" w:hAnsi="Arial Narrow"/>
                <w:b/>
              </w:rPr>
              <w:t xml:space="preserve">Advanced </w:t>
            </w:r>
          </w:p>
          <w:p w14:paraId="054732A0" w14:textId="77777777" w:rsidR="00F90F7F" w:rsidRPr="005B06AA" w:rsidRDefault="00F90F7F" w:rsidP="003471C8">
            <w:pPr>
              <w:jc w:val="center"/>
              <w:rPr>
                <w:rFonts w:ascii="Arial Narrow" w:hAnsi="Arial Narrow"/>
              </w:rPr>
            </w:pPr>
            <w:r w:rsidRPr="005B06AA">
              <w:rPr>
                <w:rFonts w:ascii="Arial Narrow" w:hAnsi="Arial Narrow"/>
              </w:rPr>
              <w:t>(limited muscle endurance gains)</w:t>
            </w:r>
          </w:p>
        </w:tc>
        <w:tc>
          <w:tcPr>
            <w:tcW w:w="1440" w:type="dxa"/>
          </w:tcPr>
          <w:p w14:paraId="176DDE0C" w14:textId="77777777" w:rsidR="00F90F7F" w:rsidRPr="005B06AA" w:rsidRDefault="00F90F7F" w:rsidP="003471C8">
            <w:pPr>
              <w:jc w:val="center"/>
              <w:rPr>
                <w:rFonts w:ascii="Arial Narrow" w:hAnsi="Arial Narrow"/>
              </w:rPr>
            </w:pPr>
            <w:r w:rsidRPr="005B06AA">
              <w:rPr>
                <w:rFonts w:ascii="Arial Narrow" w:hAnsi="Arial Narrow"/>
              </w:rPr>
              <w:t>1 - 2 x’s / week / muscle group</w:t>
            </w:r>
          </w:p>
        </w:tc>
        <w:tc>
          <w:tcPr>
            <w:tcW w:w="2880" w:type="dxa"/>
          </w:tcPr>
          <w:p w14:paraId="6CEC357E" w14:textId="77777777" w:rsidR="00F90F7F" w:rsidRPr="005521E2" w:rsidRDefault="00F90F7F" w:rsidP="003471C8">
            <w:pPr>
              <w:jc w:val="center"/>
              <w:rPr>
                <w:rFonts w:ascii="Arial Narrow" w:hAnsi="Arial Narrow"/>
                <w:lang w:val="en-US"/>
              </w:rPr>
            </w:pPr>
            <w:r w:rsidRPr="005521E2">
              <w:rPr>
                <w:rFonts w:ascii="Arial Narrow" w:hAnsi="Arial Narrow"/>
                <w:lang w:val="en-US"/>
              </w:rPr>
              <w:t>2 - 5 sets / exercise</w:t>
            </w:r>
          </w:p>
          <w:p w14:paraId="3CCD1963" w14:textId="77777777" w:rsidR="00F90F7F" w:rsidRPr="005521E2" w:rsidRDefault="00F90F7F" w:rsidP="003471C8">
            <w:pPr>
              <w:widowControl w:val="0"/>
              <w:jc w:val="center"/>
              <w:rPr>
                <w:rFonts w:ascii="Arial Narrow" w:hAnsi="Arial Narrow"/>
                <w:lang w:val="en-US"/>
              </w:rPr>
            </w:pPr>
            <w:r w:rsidRPr="005521E2">
              <w:rPr>
                <w:rFonts w:ascii="Arial Narrow" w:hAnsi="Arial Narrow"/>
                <w:lang w:val="en-US"/>
              </w:rPr>
              <w:t xml:space="preserve">Reach Fatigue by 5 - 10 RM  </w:t>
            </w:r>
          </w:p>
          <w:p w14:paraId="2353B31F" w14:textId="77777777" w:rsidR="00F90F7F" w:rsidRPr="005B06AA" w:rsidRDefault="00F90F7F" w:rsidP="003471C8">
            <w:pPr>
              <w:jc w:val="center"/>
              <w:rPr>
                <w:rFonts w:ascii="Arial Narrow" w:hAnsi="Arial Narrow"/>
                <w:lang w:val="fr-CA"/>
              </w:rPr>
            </w:pPr>
            <w:r w:rsidRPr="005B06AA">
              <w:rPr>
                <w:rFonts w:ascii="Arial Narrow" w:hAnsi="Arial Narrow"/>
                <w:lang w:val="fr-CA"/>
              </w:rPr>
              <w:t xml:space="preserve">2 - 5 </w:t>
            </w:r>
            <w:r w:rsidRPr="003809E2">
              <w:rPr>
                <w:rFonts w:ascii="Arial Narrow" w:hAnsi="Arial Narrow"/>
              </w:rPr>
              <w:t>exercises</w:t>
            </w:r>
            <w:r w:rsidRPr="005B06AA">
              <w:rPr>
                <w:rFonts w:ascii="Arial Narrow" w:hAnsi="Arial Narrow"/>
                <w:lang w:val="fr-CA"/>
              </w:rPr>
              <w:t xml:space="preserve"> / </w:t>
            </w:r>
          </w:p>
          <w:p w14:paraId="5D0B8307" w14:textId="77777777" w:rsidR="00F90F7F" w:rsidRPr="005B06AA" w:rsidRDefault="00F90F7F" w:rsidP="003471C8">
            <w:pPr>
              <w:jc w:val="center"/>
              <w:rPr>
                <w:rFonts w:ascii="Arial Narrow" w:hAnsi="Arial Narrow"/>
                <w:lang w:val="fr-CA"/>
              </w:rPr>
            </w:pPr>
            <w:r w:rsidRPr="005B06AA">
              <w:rPr>
                <w:rFonts w:ascii="Arial Narrow" w:hAnsi="Arial Narrow"/>
              </w:rPr>
              <w:t>major muscle group</w:t>
            </w:r>
          </w:p>
        </w:tc>
        <w:tc>
          <w:tcPr>
            <w:tcW w:w="3150" w:type="dxa"/>
            <w:vMerge/>
          </w:tcPr>
          <w:p w14:paraId="1DAE8A6C" w14:textId="77777777" w:rsidR="00F90F7F" w:rsidRPr="005B06AA" w:rsidRDefault="00F90F7F" w:rsidP="003471C8">
            <w:pPr>
              <w:jc w:val="center"/>
              <w:rPr>
                <w:rFonts w:ascii="Arial Narrow" w:hAnsi="Arial Narrow"/>
                <w:lang w:val="fr-CA"/>
              </w:rPr>
            </w:pPr>
          </w:p>
        </w:tc>
        <w:tc>
          <w:tcPr>
            <w:tcW w:w="1889" w:type="dxa"/>
            <w:tcBorders>
              <w:top w:val="nil"/>
              <w:bottom w:val="nil"/>
            </w:tcBorders>
          </w:tcPr>
          <w:p w14:paraId="4C0113C5" w14:textId="77777777" w:rsidR="00F90F7F" w:rsidRPr="005B06AA" w:rsidRDefault="00F90F7F" w:rsidP="003471C8">
            <w:pPr>
              <w:jc w:val="center"/>
              <w:rPr>
                <w:rFonts w:ascii="Arial Narrow" w:hAnsi="Arial Narrow"/>
              </w:rPr>
            </w:pPr>
            <w:r w:rsidRPr="005B06AA">
              <w:rPr>
                <w:rFonts w:ascii="Arial Narrow" w:hAnsi="Arial Narrow"/>
              </w:rPr>
              <w:t>body weight,</w:t>
            </w:r>
          </w:p>
          <w:p w14:paraId="606051CB" w14:textId="77777777" w:rsidR="00F90F7F" w:rsidRPr="005B06AA" w:rsidRDefault="00F90F7F" w:rsidP="003471C8">
            <w:pPr>
              <w:jc w:val="center"/>
              <w:rPr>
                <w:rFonts w:ascii="Arial Narrow" w:hAnsi="Arial Narrow"/>
              </w:rPr>
            </w:pPr>
            <w:r w:rsidRPr="005B06AA">
              <w:rPr>
                <w:rFonts w:ascii="Arial Narrow" w:hAnsi="Arial Narrow"/>
              </w:rPr>
              <w:t>tubing / elastics</w:t>
            </w:r>
          </w:p>
        </w:tc>
      </w:tr>
      <w:tr w:rsidR="00F90F7F" w:rsidRPr="005B06AA" w14:paraId="7850A06F" w14:textId="77777777" w:rsidTr="003471C8">
        <w:tc>
          <w:tcPr>
            <w:tcW w:w="1698" w:type="dxa"/>
          </w:tcPr>
          <w:p w14:paraId="1ECD7BEA" w14:textId="77777777" w:rsidR="00F90F7F" w:rsidRPr="005B06AA" w:rsidRDefault="00F90F7F" w:rsidP="003471C8">
            <w:pPr>
              <w:jc w:val="center"/>
              <w:rPr>
                <w:rFonts w:ascii="Arial Narrow" w:hAnsi="Arial Narrow"/>
                <w:b/>
              </w:rPr>
            </w:pPr>
            <w:r w:rsidRPr="005B06AA">
              <w:rPr>
                <w:rFonts w:ascii="Arial Narrow" w:hAnsi="Arial Narrow"/>
                <w:b/>
              </w:rPr>
              <w:t>Body Building</w:t>
            </w:r>
          </w:p>
          <w:p w14:paraId="4C177A74" w14:textId="77777777" w:rsidR="00F90F7F" w:rsidRPr="005B06AA" w:rsidRDefault="00F90F7F" w:rsidP="003471C8">
            <w:pPr>
              <w:jc w:val="center"/>
              <w:rPr>
                <w:rFonts w:ascii="Arial Narrow" w:hAnsi="Arial Narrow"/>
                <w:b/>
              </w:rPr>
            </w:pPr>
            <w:r w:rsidRPr="005B06AA">
              <w:rPr>
                <w:rFonts w:ascii="Arial Narrow" w:hAnsi="Arial Narrow"/>
                <w:b/>
              </w:rPr>
              <w:t>Advanced Lifters</w:t>
            </w:r>
          </w:p>
          <w:p w14:paraId="3BC181B1" w14:textId="77777777" w:rsidR="00F90F7F" w:rsidRPr="005B06AA" w:rsidRDefault="00F90F7F" w:rsidP="003471C8">
            <w:pPr>
              <w:jc w:val="center"/>
              <w:rPr>
                <w:rFonts w:ascii="Arial Narrow" w:hAnsi="Arial Narrow"/>
                <w:b/>
              </w:rPr>
            </w:pPr>
            <w:r w:rsidRPr="005B06AA">
              <w:rPr>
                <w:rFonts w:ascii="Arial Narrow" w:hAnsi="Arial Narrow"/>
                <w:b/>
              </w:rPr>
              <w:t>VOLUME is KEY</w:t>
            </w:r>
          </w:p>
        </w:tc>
        <w:tc>
          <w:tcPr>
            <w:tcW w:w="1440" w:type="dxa"/>
          </w:tcPr>
          <w:p w14:paraId="09993D12" w14:textId="77777777" w:rsidR="00F90F7F" w:rsidRPr="005B06AA" w:rsidRDefault="00F90F7F" w:rsidP="003471C8">
            <w:pPr>
              <w:jc w:val="center"/>
              <w:rPr>
                <w:rFonts w:ascii="Arial Narrow" w:hAnsi="Arial Narrow"/>
              </w:rPr>
            </w:pPr>
            <w:r w:rsidRPr="005B06AA">
              <w:rPr>
                <w:rFonts w:ascii="Arial Narrow" w:hAnsi="Arial Narrow"/>
              </w:rPr>
              <w:t>1 - 2 x’s / week / muscle group</w:t>
            </w:r>
          </w:p>
        </w:tc>
        <w:tc>
          <w:tcPr>
            <w:tcW w:w="2880" w:type="dxa"/>
          </w:tcPr>
          <w:p w14:paraId="56C87FE1" w14:textId="77777777" w:rsidR="00F90F7F" w:rsidRPr="00CC50E1" w:rsidRDefault="00F90F7F" w:rsidP="003471C8">
            <w:pPr>
              <w:jc w:val="center"/>
              <w:rPr>
                <w:rFonts w:ascii="Arial Narrow" w:hAnsi="Arial Narrow"/>
                <w:lang w:val="en-US"/>
              </w:rPr>
            </w:pPr>
            <w:r w:rsidRPr="00CC50E1">
              <w:rPr>
                <w:rFonts w:ascii="Arial Narrow" w:hAnsi="Arial Narrow"/>
                <w:lang w:val="en-US"/>
              </w:rPr>
              <w:t>3 - 6 sets / exercise</w:t>
            </w:r>
          </w:p>
          <w:p w14:paraId="64DEB83F" w14:textId="77777777" w:rsidR="00F90F7F" w:rsidRPr="00CC50E1" w:rsidRDefault="00F90F7F" w:rsidP="003471C8">
            <w:pPr>
              <w:widowControl w:val="0"/>
              <w:jc w:val="center"/>
              <w:rPr>
                <w:rFonts w:ascii="Arial Narrow" w:hAnsi="Arial Narrow"/>
                <w:lang w:val="en-US"/>
              </w:rPr>
            </w:pPr>
            <w:r w:rsidRPr="00CC50E1">
              <w:rPr>
                <w:rFonts w:ascii="Arial Narrow" w:hAnsi="Arial Narrow"/>
                <w:lang w:val="en-US"/>
              </w:rPr>
              <w:t>Reach Fatigue by 8 - 20 RM</w:t>
            </w:r>
          </w:p>
          <w:p w14:paraId="4F4F3D1A" w14:textId="77777777" w:rsidR="00F90F7F" w:rsidRPr="00CC50E1" w:rsidRDefault="00F90F7F" w:rsidP="003471C8">
            <w:pPr>
              <w:widowControl w:val="0"/>
              <w:jc w:val="center"/>
              <w:rPr>
                <w:rFonts w:ascii="Arial Narrow" w:hAnsi="Arial Narrow"/>
                <w:lang w:val="en-US"/>
              </w:rPr>
            </w:pPr>
            <w:r w:rsidRPr="00CC50E1">
              <w:rPr>
                <w:rFonts w:ascii="Arial Narrow" w:hAnsi="Arial Narrow"/>
                <w:lang w:val="en-US"/>
              </w:rPr>
              <w:t xml:space="preserve">3 - 5 exercises / </w:t>
            </w:r>
            <w:r w:rsidRPr="005B06AA">
              <w:rPr>
                <w:rFonts w:ascii="Arial Narrow" w:hAnsi="Arial Narrow"/>
              </w:rPr>
              <w:t>major muscle</w:t>
            </w:r>
          </w:p>
        </w:tc>
        <w:tc>
          <w:tcPr>
            <w:tcW w:w="3150" w:type="dxa"/>
            <w:vMerge/>
          </w:tcPr>
          <w:p w14:paraId="2DE7DDB9" w14:textId="77777777" w:rsidR="00F90F7F" w:rsidRPr="00CC50E1" w:rsidRDefault="00F90F7F" w:rsidP="003471C8">
            <w:pPr>
              <w:jc w:val="center"/>
              <w:rPr>
                <w:rFonts w:ascii="Arial Narrow" w:hAnsi="Arial Narrow"/>
                <w:lang w:val="en-US"/>
              </w:rPr>
            </w:pPr>
          </w:p>
        </w:tc>
        <w:tc>
          <w:tcPr>
            <w:tcW w:w="1889" w:type="dxa"/>
            <w:tcBorders>
              <w:top w:val="nil"/>
            </w:tcBorders>
          </w:tcPr>
          <w:p w14:paraId="3331BC6D" w14:textId="77777777" w:rsidR="00F90F7F" w:rsidRPr="005B06AA" w:rsidRDefault="00F90F7F" w:rsidP="003471C8">
            <w:pPr>
              <w:jc w:val="center"/>
              <w:rPr>
                <w:rFonts w:ascii="Arial Narrow" w:hAnsi="Arial Narrow"/>
              </w:rPr>
            </w:pPr>
            <w:r w:rsidRPr="005B06AA">
              <w:rPr>
                <w:rFonts w:ascii="Arial Narrow" w:hAnsi="Arial Narrow"/>
              </w:rPr>
              <w:t>Callisthenics</w:t>
            </w:r>
          </w:p>
          <w:p w14:paraId="1616809C" w14:textId="77777777" w:rsidR="00F90F7F" w:rsidRPr="005B06AA" w:rsidRDefault="00F90F7F" w:rsidP="003471C8">
            <w:pPr>
              <w:jc w:val="center"/>
              <w:rPr>
                <w:rFonts w:ascii="Arial Narrow" w:hAnsi="Arial Narrow"/>
              </w:rPr>
            </w:pPr>
          </w:p>
        </w:tc>
      </w:tr>
    </w:tbl>
    <w:p w14:paraId="622BEBCB" w14:textId="77777777" w:rsidR="008146DF" w:rsidRDefault="008146DF" w:rsidP="008146DF">
      <w:pPr>
        <w:rPr>
          <w:rFonts w:ascii="Arial Narrow" w:hAnsi="Arial Narrow"/>
          <w:b/>
          <w:sz w:val="10"/>
        </w:rPr>
      </w:pPr>
    </w:p>
    <w:p w14:paraId="4A01B5D1" w14:textId="77777777" w:rsidR="008146DF" w:rsidRDefault="008146DF" w:rsidP="008146DF">
      <w:pPr>
        <w:rPr>
          <w:rFonts w:ascii="Arial Narrow" w:hAnsi="Arial Narrow"/>
          <w:b/>
          <w:sz w:val="10"/>
        </w:rPr>
      </w:pPr>
    </w:p>
    <w:p w14:paraId="3EA9026B" w14:textId="77777777" w:rsidR="008146DF" w:rsidRDefault="008146DF" w:rsidP="008146DF">
      <w:pPr>
        <w:widowControl w:val="0"/>
        <w:tabs>
          <w:tab w:val="left" w:pos="-1440"/>
        </w:tabs>
        <w:ind w:left="2160" w:hanging="2160"/>
        <w:rPr>
          <w:rFonts w:ascii="Tahoma" w:hAnsi="Tahoma"/>
          <w:sz w:val="24"/>
        </w:rPr>
      </w:pPr>
      <w:r w:rsidRPr="000F5DC6">
        <w:rPr>
          <w:rFonts w:ascii="Tahoma" w:hAnsi="Tahoma"/>
          <w:b/>
          <w:sz w:val="32"/>
          <w:szCs w:val="24"/>
        </w:rPr>
        <w:t xml:space="preserve">1.   </w:t>
      </w:r>
      <w:r w:rsidRPr="006C4BED">
        <w:rPr>
          <w:rFonts w:ascii="Tahoma" w:hAnsi="Tahoma"/>
          <w:b/>
          <w:sz w:val="32"/>
          <w:szCs w:val="32"/>
        </w:rPr>
        <w:t>F</w:t>
      </w:r>
      <w:r>
        <w:rPr>
          <w:rFonts w:ascii="Tahoma" w:hAnsi="Tahoma"/>
          <w:b/>
          <w:sz w:val="24"/>
        </w:rPr>
        <w:t>REQUENCY RECOMMENDATIONS</w:t>
      </w:r>
    </w:p>
    <w:p w14:paraId="74CEA77F" w14:textId="77777777" w:rsidR="008146DF" w:rsidRPr="003809E2" w:rsidRDefault="008146DF" w:rsidP="008146DF">
      <w:pPr>
        <w:widowControl w:val="0"/>
        <w:tabs>
          <w:tab w:val="left" w:pos="-1440"/>
        </w:tabs>
        <w:rPr>
          <w:rFonts w:ascii="Arial Narrow" w:hAnsi="Arial Narrow"/>
          <w:sz w:val="10"/>
        </w:rPr>
      </w:pPr>
    </w:p>
    <w:p w14:paraId="36FCB12B"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Each muscle group should be trained 2-3 times each week. There should always be </w:t>
      </w:r>
      <w:r w:rsidRPr="00462048">
        <w:rPr>
          <w:rFonts w:ascii="Arial Narrow" w:hAnsi="Arial Narrow"/>
          <w:b/>
          <w:sz w:val="24"/>
          <w:u w:val="single"/>
        </w:rPr>
        <w:t>a minimum of 48 hours rest</w:t>
      </w:r>
      <w:r>
        <w:rPr>
          <w:rFonts w:ascii="Arial Narrow" w:hAnsi="Arial Narrow"/>
          <w:sz w:val="24"/>
        </w:rPr>
        <w:t xml:space="preserve"> between workouts sessions for the same muscle group.</w:t>
      </w:r>
      <w:r w:rsidRPr="00CA4E52">
        <w:rPr>
          <w:rFonts w:ascii="Arial Narrow" w:hAnsi="Arial Narrow"/>
          <w:sz w:val="24"/>
        </w:rPr>
        <w:t xml:space="preserve"> </w:t>
      </w:r>
      <w:r>
        <w:rPr>
          <w:rFonts w:ascii="Arial Narrow" w:hAnsi="Arial Narrow"/>
          <w:sz w:val="24"/>
        </w:rPr>
        <w:t xml:space="preserve">After being exercised, each muscle that was worked needs approximately 2 - 4 days of rest to recover and repair itself before it can be trained again. </w:t>
      </w:r>
    </w:p>
    <w:p w14:paraId="1725862E"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It is OK to work a different muscle group on consecutive days but ideally never the same muscle group/exercise. (I.e. lower body Monday, Upper body Tuesday, lower body Thursday, and upper body Friday). </w:t>
      </w:r>
    </w:p>
    <w:p w14:paraId="15995819"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The frequency of training and the amount of rest required between workouts is very dependent on the intensity of the workout. The more intense the workout, the more rest/recovery time between workouts is required. </w:t>
      </w:r>
    </w:p>
    <w:p w14:paraId="36D57234"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For those following a </w:t>
      </w:r>
      <w:r w:rsidRPr="00E80B78">
        <w:rPr>
          <w:rFonts w:ascii="Arial Narrow" w:hAnsi="Arial Narrow"/>
          <w:b/>
          <w:sz w:val="24"/>
        </w:rPr>
        <w:t>very advanced program</w:t>
      </w:r>
      <w:r>
        <w:rPr>
          <w:rFonts w:ascii="Arial Narrow" w:hAnsi="Arial Narrow"/>
          <w:sz w:val="24"/>
        </w:rPr>
        <w:t xml:space="preserve"> with a large amount of exercises and sets / body part less frequent training (1-2 times / week / muscles) will still be beneficial. </w:t>
      </w:r>
    </w:p>
    <w:p w14:paraId="358AF46E" w14:textId="77777777" w:rsidR="008146DF" w:rsidRDefault="008146DF" w:rsidP="008146DF">
      <w:pPr>
        <w:widowControl w:val="0"/>
        <w:tabs>
          <w:tab w:val="left" w:pos="-1440"/>
        </w:tabs>
        <w:rPr>
          <w:rFonts w:ascii="Arial Narrow" w:hAnsi="Arial Narrow"/>
          <w:sz w:val="24"/>
        </w:rPr>
      </w:pPr>
    </w:p>
    <w:p w14:paraId="27BDCE2E" w14:textId="77777777" w:rsidR="003809E2" w:rsidRDefault="003809E2">
      <w:pPr>
        <w:spacing w:after="160" w:line="259" w:lineRule="auto"/>
        <w:rPr>
          <w:rFonts w:ascii="Tahoma" w:hAnsi="Tahoma" w:cs="Tahoma"/>
          <w:b/>
          <w:sz w:val="32"/>
          <w:szCs w:val="24"/>
        </w:rPr>
      </w:pPr>
      <w:r>
        <w:rPr>
          <w:rFonts w:ascii="Tahoma" w:hAnsi="Tahoma" w:cs="Tahoma"/>
          <w:b/>
          <w:sz w:val="32"/>
          <w:szCs w:val="24"/>
        </w:rPr>
        <w:br w:type="page"/>
      </w:r>
    </w:p>
    <w:p w14:paraId="2ECFFB00" w14:textId="52D09A57" w:rsidR="008146DF" w:rsidRDefault="008146DF" w:rsidP="008146DF">
      <w:pPr>
        <w:widowControl w:val="0"/>
        <w:rPr>
          <w:rFonts w:ascii="Tahoma" w:hAnsi="Tahoma"/>
          <w:b/>
          <w:sz w:val="24"/>
        </w:rPr>
      </w:pPr>
      <w:r w:rsidRPr="000F5DC6">
        <w:rPr>
          <w:rFonts w:ascii="Tahoma" w:hAnsi="Tahoma" w:cs="Tahoma"/>
          <w:b/>
          <w:sz w:val="32"/>
          <w:szCs w:val="24"/>
        </w:rPr>
        <w:lastRenderedPageBreak/>
        <w:t>2.</w:t>
      </w:r>
      <w:r w:rsidRPr="000F5DC6">
        <w:rPr>
          <w:rFonts w:ascii="Arial" w:hAnsi="Arial"/>
          <w:b/>
          <w:sz w:val="32"/>
          <w:szCs w:val="24"/>
        </w:rPr>
        <w:t xml:space="preserve">   </w:t>
      </w:r>
      <w:r w:rsidRPr="006C4BED">
        <w:rPr>
          <w:rFonts w:ascii="Tahoma" w:hAnsi="Tahoma"/>
          <w:b/>
          <w:sz w:val="32"/>
          <w:szCs w:val="32"/>
        </w:rPr>
        <w:t>I</w:t>
      </w:r>
      <w:r>
        <w:rPr>
          <w:rFonts w:ascii="Tahoma" w:hAnsi="Tahoma"/>
          <w:b/>
          <w:sz w:val="24"/>
        </w:rPr>
        <w:t>NTENSITY VARIABLES &amp; RECOMMENDATIONS</w:t>
      </w:r>
    </w:p>
    <w:p w14:paraId="7BDCFD12" w14:textId="77777777" w:rsidR="008146DF" w:rsidRDefault="008146DF" w:rsidP="008146DF">
      <w:pPr>
        <w:widowControl w:val="0"/>
        <w:rPr>
          <w:rFonts w:ascii="Arial" w:hAnsi="Arial"/>
          <w:b/>
          <w:sz w:val="24"/>
        </w:rPr>
      </w:pPr>
    </w:p>
    <w:p w14:paraId="67E5A614" w14:textId="77777777" w:rsidR="008146DF" w:rsidRDefault="008146DF" w:rsidP="008146DF">
      <w:pPr>
        <w:widowControl w:val="0"/>
        <w:tabs>
          <w:tab w:val="left" w:pos="-1440"/>
        </w:tabs>
        <w:rPr>
          <w:rFonts w:ascii="Tahoma" w:hAnsi="Tahoma"/>
          <w:b/>
          <w:sz w:val="24"/>
        </w:rPr>
      </w:pPr>
      <w:r>
        <w:rPr>
          <w:rFonts w:ascii="Tahoma" w:hAnsi="Tahoma"/>
          <w:b/>
          <w:sz w:val="24"/>
        </w:rPr>
        <w:t>A.  Repetitions Maximum (RM) - # of times you perform the exercise (10 Push-ups)</w:t>
      </w:r>
    </w:p>
    <w:p w14:paraId="702147EC"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Using Repetitions Maximum (RM) as your guide will ensure constant overload. RM is a weight which allows the lifter to perform X but not X+1 repetitions. So, a 10 Reps Max set allows you to perform 10 but not 11 repetitions with good exercise technique. If proper technique cannot be maintained, the set is over, repetitions maximum or muscular fatigue has been achieved. If you can perform more than 10 reps you need to increase the amount of weight. If a program calls for 3 sets of 10 repetitions maximum, the lifter may be able to perform 10 reps in the 1</w:t>
      </w:r>
      <w:r>
        <w:rPr>
          <w:rFonts w:ascii="Arial Narrow" w:hAnsi="Arial Narrow"/>
          <w:sz w:val="24"/>
          <w:vertAlign w:val="superscript"/>
        </w:rPr>
        <w:t>st</w:t>
      </w:r>
      <w:r>
        <w:rPr>
          <w:rFonts w:ascii="Arial Narrow" w:hAnsi="Arial Narrow"/>
          <w:sz w:val="24"/>
        </w:rPr>
        <w:t xml:space="preserve"> set, 9 reps in the 2</w:t>
      </w:r>
      <w:r>
        <w:rPr>
          <w:rFonts w:ascii="Arial Narrow" w:hAnsi="Arial Narrow"/>
          <w:sz w:val="24"/>
          <w:vertAlign w:val="superscript"/>
        </w:rPr>
        <w:t>nd</w:t>
      </w:r>
      <w:r>
        <w:rPr>
          <w:rFonts w:ascii="Arial Narrow" w:hAnsi="Arial Narrow"/>
          <w:sz w:val="24"/>
        </w:rPr>
        <w:t xml:space="preserve"> set and only 7 reps in the 3</w:t>
      </w:r>
      <w:r>
        <w:rPr>
          <w:rFonts w:ascii="Arial Narrow" w:hAnsi="Arial Narrow"/>
          <w:sz w:val="24"/>
          <w:vertAlign w:val="superscript"/>
        </w:rPr>
        <w:t>rd</w:t>
      </w:r>
      <w:r>
        <w:rPr>
          <w:rFonts w:ascii="Arial Narrow" w:hAnsi="Arial Narrow"/>
          <w:sz w:val="24"/>
        </w:rPr>
        <w:t xml:space="preserve"> set. But as soon as the lifter can perform 10 reps in all three sets, the weight is increased.</w:t>
      </w:r>
    </w:p>
    <w:p w14:paraId="47D10FD6"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 xml:space="preserve">Within the initial stages of the program, maximum lifts should be avoided in order to prevent the risk of muscle or joint injury as well as post-exercise muscle soreness. Proper technique must be achieved before attempting maximal lifts.   </w:t>
      </w:r>
    </w:p>
    <w:p w14:paraId="3A595C2F" w14:textId="379B74A2" w:rsidR="008146DF" w:rsidRDefault="008146DF" w:rsidP="008146DF">
      <w:pPr>
        <w:widowControl w:val="0"/>
        <w:numPr>
          <w:ilvl w:val="0"/>
          <w:numId w:val="87"/>
        </w:numPr>
        <w:rPr>
          <w:rFonts w:ascii="Arial Narrow" w:hAnsi="Arial Narrow"/>
          <w:sz w:val="24"/>
        </w:rPr>
      </w:pPr>
      <w:r>
        <w:rPr>
          <w:rFonts w:ascii="Arial Narrow" w:hAnsi="Arial Narrow"/>
          <w:sz w:val="24"/>
        </w:rPr>
        <w:t xml:space="preserve">The American College of Sports Medicine recommends that effective and safe strength and endurance gains will be achieved by performing 8 - 12 repetitions maximum for each muscle group. </w:t>
      </w:r>
    </w:p>
    <w:p w14:paraId="61D62DFC" w14:textId="70AF1328" w:rsidR="003809E2" w:rsidRDefault="003809E2" w:rsidP="003809E2">
      <w:pPr>
        <w:widowControl w:val="0"/>
        <w:rPr>
          <w:rFonts w:ascii="Arial Narrow" w:hAnsi="Arial Narrow"/>
          <w:sz w:val="24"/>
        </w:rPr>
      </w:pPr>
    </w:p>
    <w:p w14:paraId="11324FF1" w14:textId="2796EDC5" w:rsidR="008146DF" w:rsidRDefault="008146DF" w:rsidP="008146DF">
      <w:pPr>
        <w:widowControl w:val="0"/>
        <w:rPr>
          <w:rFonts w:ascii="Arial Narrow" w:hAnsi="Arial Narrow"/>
          <w:sz w:val="24"/>
        </w:rPr>
      </w:pPr>
      <w:r w:rsidRPr="008F62B4">
        <w:rPr>
          <w:rFonts w:ascii="Tahoma" w:hAnsi="Tahoma" w:cs="Tahoma"/>
          <w:b/>
          <w:sz w:val="24"/>
          <w:u w:val="single"/>
        </w:rPr>
        <w:t>How Many Reps Should I do?</w:t>
      </w:r>
      <w:r>
        <w:rPr>
          <w:rFonts w:ascii="Arial Narrow" w:hAnsi="Arial Narrow"/>
          <w:sz w:val="24"/>
        </w:rPr>
        <w:t xml:space="preserve"> </w:t>
      </w:r>
    </w:p>
    <w:p w14:paraId="5231945C" w14:textId="77777777" w:rsidR="008146DF" w:rsidRDefault="008146DF" w:rsidP="008146DF">
      <w:pPr>
        <w:widowControl w:val="0"/>
        <w:rPr>
          <w:rFonts w:ascii="Arial Narrow" w:hAnsi="Arial Narrow"/>
          <w:sz w:val="24"/>
        </w:rPr>
      </w:pPr>
      <w:r>
        <w:rPr>
          <w:rFonts w:ascii="Arial Narrow" w:hAnsi="Arial Narrow"/>
          <w:sz w:val="24"/>
        </w:rPr>
        <w:t>The # or reps you should do, depends on many factors such as: your initial training level, your training goals, the amount of time you have and the equipment that you have available. The following chart details the training results for varying repetition ranges. Each individual must decide what will work best for them.</w:t>
      </w:r>
    </w:p>
    <w:p w14:paraId="53157605" w14:textId="77777777" w:rsidR="008146DF" w:rsidRDefault="008146DF" w:rsidP="008146DF">
      <w:pPr>
        <w:widowControl w:val="0"/>
        <w:rPr>
          <w:rFonts w:ascii="Arial Narrow" w:hAnsi="Arial Narrow"/>
          <w:sz w:val="24"/>
        </w:rPr>
      </w:pPr>
    </w:p>
    <w:tbl>
      <w:tblPr>
        <w:tblStyle w:val="TableGrid"/>
        <w:tblW w:w="10615" w:type="dxa"/>
        <w:tblLook w:val="04A0" w:firstRow="1" w:lastRow="0" w:firstColumn="1" w:lastColumn="0" w:noHBand="0" w:noVBand="1"/>
      </w:tblPr>
      <w:tblGrid>
        <w:gridCol w:w="720"/>
        <w:gridCol w:w="665"/>
        <w:gridCol w:w="665"/>
        <w:gridCol w:w="713"/>
        <w:gridCol w:w="714"/>
        <w:gridCol w:w="714"/>
        <w:gridCol w:w="714"/>
        <w:gridCol w:w="713"/>
        <w:gridCol w:w="714"/>
        <w:gridCol w:w="714"/>
        <w:gridCol w:w="714"/>
        <w:gridCol w:w="713"/>
        <w:gridCol w:w="714"/>
        <w:gridCol w:w="714"/>
        <w:gridCol w:w="714"/>
      </w:tblGrid>
      <w:tr w:rsidR="008146DF" w14:paraId="78375000" w14:textId="77777777" w:rsidTr="00E31452">
        <w:tc>
          <w:tcPr>
            <w:tcW w:w="10615" w:type="dxa"/>
            <w:gridSpan w:val="15"/>
          </w:tcPr>
          <w:p w14:paraId="795D8D88" w14:textId="77777777" w:rsidR="008146DF" w:rsidRDefault="008146DF" w:rsidP="00E31452">
            <w:pPr>
              <w:widowControl w:val="0"/>
              <w:rPr>
                <w:rFonts w:ascii="Tahoma" w:hAnsi="Tahoma" w:cs="Tahoma"/>
                <w:b/>
                <w:sz w:val="24"/>
              </w:rPr>
            </w:pPr>
            <w:r w:rsidRPr="003A4F13">
              <w:rPr>
                <w:rFonts w:ascii="Tahoma" w:hAnsi="Tahoma" w:cs="Tahoma"/>
                <w:b/>
                <w:sz w:val="24"/>
              </w:rPr>
              <w:t xml:space="preserve">Estimated # of Max Reps based on % </w:t>
            </w:r>
            <w:r>
              <w:rPr>
                <w:rFonts w:ascii="Tahoma" w:hAnsi="Tahoma" w:cs="Tahoma"/>
                <w:b/>
                <w:sz w:val="24"/>
              </w:rPr>
              <w:t xml:space="preserve">of </w:t>
            </w:r>
            <w:r w:rsidRPr="003A4F13">
              <w:rPr>
                <w:rFonts w:ascii="Tahoma" w:hAnsi="Tahoma" w:cs="Tahoma"/>
                <w:b/>
                <w:sz w:val="24"/>
              </w:rPr>
              <w:t xml:space="preserve">1 Repetition Max capability </w:t>
            </w:r>
          </w:p>
          <w:p w14:paraId="150B93F1" w14:textId="77777777" w:rsidR="008146DF" w:rsidRPr="000F5DC6" w:rsidRDefault="008146DF" w:rsidP="00E31452">
            <w:pPr>
              <w:widowControl w:val="0"/>
              <w:rPr>
                <w:rFonts w:ascii="Tahoma" w:hAnsi="Tahoma" w:cs="Tahoma"/>
                <w:bCs/>
                <w:i/>
                <w:iCs/>
                <w:sz w:val="24"/>
              </w:rPr>
            </w:pPr>
            <w:r w:rsidRPr="000F5DC6">
              <w:rPr>
                <w:rFonts w:ascii="Tahoma" w:hAnsi="Tahoma" w:cs="Tahoma"/>
                <w:bCs/>
                <w:i/>
                <w:iCs/>
                <w:sz w:val="24"/>
              </w:rPr>
              <w:t xml:space="preserve">Reps may vary depending on exercise </w:t>
            </w:r>
          </w:p>
        </w:tc>
      </w:tr>
      <w:tr w:rsidR="008146DF" w14:paraId="62A80DB9" w14:textId="77777777" w:rsidTr="00E31452">
        <w:tc>
          <w:tcPr>
            <w:tcW w:w="0" w:type="auto"/>
          </w:tcPr>
          <w:p w14:paraId="7D050CD4" w14:textId="77777777" w:rsidR="008146DF" w:rsidRDefault="008146DF" w:rsidP="00E31452">
            <w:pPr>
              <w:widowControl w:val="0"/>
              <w:jc w:val="center"/>
              <w:rPr>
                <w:rFonts w:ascii="Arial Narrow" w:hAnsi="Arial Narrow"/>
                <w:sz w:val="24"/>
              </w:rPr>
            </w:pPr>
            <w:r>
              <w:rPr>
                <w:rFonts w:ascii="Arial Narrow" w:hAnsi="Arial Narrow"/>
                <w:sz w:val="24"/>
              </w:rPr>
              <w:t>100%</w:t>
            </w:r>
          </w:p>
        </w:tc>
        <w:tc>
          <w:tcPr>
            <w:tcW w:w="0" w:type="auto"/>
          </w:tcPr>
          <w:p w14:paraId="45CA1288" w14:textId="77777777" w:rsidR="008146DF" w:rsidRDefault="008146DF" w:rsidP="00E31452">
            <w:pPr>
              <w:widowControl w:val="0"/>
              <w:jc w:val="center"/>
              <w:rPr>
                <w:rFonts w:ascii="Arial Narrow" w:hAnsi="Arial Narrow"/>
                <w:sz w:val="24"/>
              </w:rPr>
            </w:pPr>
            <w:r>
              <w:rPr>
                <w:rFonts w:ascii="Arial Narrow" w:hAnsi="Arial Narrow"/>
                <w:sz w:val="24"/>
              </w:rPr>
              <w:t>95 %</w:t>
            </w:r>
          </w:p>
        </w:tc>
        <w:tc>
          <w:tcPr>
            <w:tcW w:w="0" w:type="auto"/>
          </w:tcPr>
          <w:p w14:paraId="7435CC6F" w14:textId="77777777" w:rsidR="008146DF" w:rsidRDefault="008146DF" w:rsidP="00E31452">
            <w:pPr>
              <w:widowControl w:val="0"/>
              <w:jc w:val="center"/>
              <w:rPr>
                <w:rFonts w:ascii="Arial Narrow" w:hAnsi="Arial Narrow"/>
                <w:sz w:val="24"/>
              </w:rPr>
            </w:pPr>
            <w:r>
              <w:rPr>
                <w:rFonts w:ascii="Arial Narrow" w:hAnsi="Arial Narrow"/>
                <w:sz w:val="24"/>
              </w:rPr>
              <w:t>93 %</w:t>
            </w:r>
          </w:p>
        </w:tc>
        <w:tc>
          <w:tcPr>
            <w:tcW w:w="713" w:type="dxa"/>
          </w:tcPr>
          <w:p w14:paraId="4EF0C725" w14:textId="77777777" w:rsidR="008146DF" w:rsidRDefault="008146DF" w:rsidP="00E31452">
            <w:pPr>
              <w:widowControl w:val="0"/>
              <w:jc w:val="center"/>
              <w:rPr>
                <w:rFonts w:ascii="Arial Narrow" w:hAnsi="Arial Narrow"/>
                <w:sz w:val="24"/>
              </w:rPr>
            </w:pPr>
            <w:r>
              <w:rPr>
                <w:rFonts w:ascii="Arial Narrow" w:hAnsi="Arial Narrow"/>
                <w:sz w:val="24"/>
              </w:rPr>
              <w:t>90 %</w:t>
            </w:r>
          </w:p>
        </w:tc>
        <w:tc>
          <w:tcPr>
            <w:tcW w:w="714" w:type="dxa"/>
          </w:tcPr>
          <w:p w14:paraId="0614A3FF" w14:textId="77777777" w:rsidR="008146DF" w:rsidRDefault="008146DF" w:rsidP="00E31452">
            <w:pPr>
              <w:widowControl w:val="0"/>
              <w:jc w:val="center"/>
              <w:rPr>
                <w:rFonts w:ascii="Arial Narrow" w:hAnsi="Arial Narrow"/>
                <w:sz w:val="24"/>
              </w:rPr>
            </w:pPr>
            <w:r>
              <w:rPr>
                <w:rFonts w:ascii="Arial Narrow" w:hAnsi="Arial Narrow"/>
                <w:sz w:val="24"/>
              </w:rPr>
              <w:t>87 %</w:t>
            </w:r>
          </w:p>
        </w:tc>
        <w:tc>
          <w:tcPr>
            <w:tcW w:w="714" w:type="dxa"/>
          </w:tcPr>
          <w:p w14:paraId="60E42109" w14:textId="77777777" w:rsidR="008146DF" w:rsidRDefault="008146DF" w:rsidP="00E31452">
            <w:pPr>
              <w:widowControl w:val="0"/>
              <w:jc w:val="center"/>
              <w:rPr>
                <w:rFonts w:ascii="Arial Narrow" w:hAnsi="Arial Narrow"/>
                <w:sz w:val="24"/>
              </w:rPr>
            </w:pPr>
            <w:r>
              <w:rPr>
                <w:rFonts w:ascii="Arial Narrow" w:hAnsi="Arial Narrow"/>
                <w:sz w:val="24"/>
              </w:rPr>
              <w:t>85 %</w:t>
            </w:r>
          </w:p>
        </w:tc>
        <w:tc>
          <w:tcPr>
            <w:tcW w:w="714" w:type="dxa"/>
          </w:tcPr>
          <w:p w14:paraId="2AD44757" w14:textId="77777777" w:rsidR="008146DF" w:rsidRDefault="008146DF" w:rsidP="00E31452">
            <w:pPr>
              <w:widowControl w:val="0"/>
              <w:jc w:val="center"/>
              <w:rPr>
                <w:rFonts w:ascii="Arial Narrow" w:hAnsi="Arial Narrow"/>
                <w:sz w:val="24"/>
              </w:rPr>
            </w:pPr>
            <w:r>
              <w:rPr>
                <w:rFonts w:ascii="Arial Narrow" w:hAnsi="Arial Narrow"/>
                <w:sz w:val="24"/>
              </w:rPr>
              <w:t>83 %</w:t>
            </w:r>
          </w:p>
        </w:tc>
        <w:tc>
          <w:tcPr>
            <w:tcW w:w="713" w:type="dxa"/>
          </w:tcPr>
          <w:p w14:paraId="2CC18BC1" w14:textId="77777777" w:rsidR="008146DF" w:rsidRDefault="008146DF" w:rsidP="00E31452">
            <w:pPr>
              <w:widowControl w:val="0"/>
              <w:jc w:val="center"/>
              <w:rPr>
                <w:rFonts w:ascii="Arial Narrow" w:hAnsi="Arial Narrow"/>
                <w:sz w:val="24"/>
              </w:rPr>
            </w:pPr>
            <w:r>
              <w:rPr>
                <w:rFonts w:ascii="Arial Narrow" w:hAnsi="Arial Narrow"/>
                <w:sz w:val="24"/>
              </w:rPr>
              <w:t>80 %</w:t>
            </w:r>
          </w:p>
        </w:tc>
        <w:tc>
          <w:tcPr>
            <w:tcW w:w="714" w:type="dxa"/>
          </w:tcPr>
          <w:p w14:paraId="181B38F7" w14:textId="77777777" w:rsidR="008146DF" w:rsidRDefault="008146DF" w:rsidP="00E31452">
            <w:pPr>
              <w:widowControl w:val="0"/>
              <w:jc w:val="center"/>
              <w:rPr>
                <w:rFonts w:ascii="Arial Narrow" w:hAnsi="Arial Narrow"/>
                <w:sz w:val="24"/>
              </w:rPr>
            </w:pPr>
            <w:r>
              <w:rPr>
                <w:rFonts w:ascii="Arial Narrow" w:hAnsi="Arial Narrow"/>
                <w:sz w:val="24"/>
              </w:rPr>
              <w:t>77 %</w:t>
            </w:r>
          </w:p>
        </w:tc>
        <w:tc>
          <w:tcPr>
            <w:tcW w:w="714" w:type="dxa"/>
          </w:tcPr>
          <w:p w14:paraId="67652B01" w14:textId="77777777" w:rsidR="008146DF" w:rsidRDefault="008146DF" w:rsidP="00E31452">
            <w:pPr>
              <w:widowControl w:val="0"/>
              <w:jc w:val="center"/>
              <w:rPr>
                <w:rFonts w:ascii="Arial Narrow" w:hAnsi="Arial Narrow"/>
                <w:sz w:val="24"/>
              </w:rPr>
            </w:pPr>
            <w:r>
              <w:rPr>
                <w:rFonts w:ascii="Arial Narrow" w:hAnsi="Arial Narrow"/>
                <w:sz w:val="24"/>
              </w:rPr>
              <w:t>75 %</w:t>
            </w:r>
          </w:p>
        </w:tc>
        <w:tc>
          <w:tcPr>
            <w:tcW w:w="714" w:type="dxa"/>
          </w:tcPr>
          <w:p w14:paraId="2F2FA5F2" w14:textId="77777777" w:rsidR="008146DF" w:rsidRDefault="008146DF" w:rsidP="00E31452">
            <w:pPr>
              <w:widowControl w:val="0"/>
              <w:jc w:val="center"/>
              <w:rPr>
                <w:rFonts w:ascii="Arial Narrow" w:hAnsi="Arial Narrow"/>
                <w:sz w:val="24"/>
              </w:rPr>
            </w:pPr>
            <w:r>
              <w:rPr>
                <w:rFonts w:ascii="Arial Narrow" w:hAnsi="Arial Narrow"/>
                <w:sz w:val="24"/>
              </w:rPr>
              <w:t>70 %</w:t>
            </w:r>
          </w:p>
        </w:tc>
        <w:tc>
          <w:tcPr>
            <w:tcW w:w="713" w:type="dxa"/>
          </w:tcPr>
          <w:p w14:paraId="51FE13EC" w14:textId="77777777" w:rsidR="008146DF" w:rsidRDefault="008146DF" w:rsidP="00E31452">
            <w:pPr>
              <w:widowControl w:val="0"/>
              <w:jc w:val="center"/>
              <w:rPr>
                <w:rFonts w:ascii="Arial Narrow" w:hAnsi="Arial Narrow"/>
                <w:sz w:val="24"/>
              </w:rPr>
            </w:pPr>
            <w:r>
              <w:rPr>
                <w:rFonts w:ascii="Arial Narrow" w:hAnsi="Arial Narrow"/>
                <w:sz w:val="24"/>
              </w:rPr>
              <w:t>67 %</w:t>
            </w:r>
          </w:p>
        </w:tc>
        <w:tc>
          <w:tcPr>
            <w:tcW w:w="714" w:type="dxa"/>
          </w:tcPr>
          <w:p w14:paraId="1B4F2ADD" w14:textId="77777777" w:rsidR="008146DF" w:rsidRDefault="008146DF" w:rsidP="00E31452">
            <w:pPr>
              <w:widowControl w:val="0"/>
              <w:jc w:val="center"/>
              <w:rPr>
                <w:rFonts w:ascii="Arial Narrow" w:hAnsi="Arial Narrow"/>
                <w:sz w:val="24"/>
              </w:rPr>
            </w:pPr>
            <w:r>
              <w:rPr>
                <w:rFonts w:ascii="Arial Narrow" w:hAnsi="Arial Narrow"/>
                <w:sz w:val="24"/>
              </w:rPr>
              <w:t>65 %</w:t>
            </w:r>
          </w:p>
        </w:tc>
        <w:tc>
          <w:tcPr>
            <w:tcW w:w="714" w:type="dxa"/>
          </w:tcPr>
          <w:p w14:paraId="472C29DD" w14:textId="77777777" w:rsidR="008146DF" w:rsidRDefault="008146DF" w:rsidP="00E31452">
            <w:pPr>
              <w:widowControl w:val="0"/>
              <w:jc w:val="center"/>
              <w:rPr>
                <w:rFonts w:ascii="Arial Narrow" w:hAnsi="Arial Narrow"/>
                <w:sz w:val="24"/>
              </w:rPr>
            </w:pPr>
            <w:r>
              <w:rPr>
                <w:rFonts w:ascii="Arial Narrow" w:hAnsi="Arial Narrow"/>
                <w:sz w:val="24"/>
              </w:rPr>
              <w:t>62 %</w:t>
            </w:r>
          </w:p>
        </w:tc>
        <w:tc>
          <w:tcPr>
            <w:tcW w:w="714" w:type="dxa"/>
          </w:tcPr>
          <w:p w14:paraId="044EEB5D" w14:textId="77777777" w:rsidR="008146DF" w:rsidRDefault="008146DF" w:rsidP="00E31452">
            <w:pPr>
              <w:widowControl w:val="0"/>
              <w:jc w:val="center"/>
              <w:rPr>
                <w:rFonts w:ascii="Arial Narrow" w:hAnsi="Arial Narrow"/>
                <w:sz w:val="24"/>
              </w:rPr>
            </w:pPr>
            <w:r>
              <w:rPr>
                <w:rFonts w:ascii="Arial Narrow" w:hAnsi="Arial Narrow"/>
                <w:sz w:val="24"/>
              </w:rPr>
              <w:t>60 %</w:t>
            </w:r>
          </w:p>
        </w:tc>
      </w:tr>
      <w:tr w:rsidR="008146DF" w14:paraId="2D4BD68C" w14:textId="77777777" w:rsidTr="00E31452">
        <w:tc>
          <w:tcPr>
            <w:tcW w:w="0" w:type="auto"/>
          </w:tcPr>
          <w:p w14:paraId="64236239" w14:textId="77777777" w:rsidR="008146DF" w:rsidRDefault="008146DF" w:rsidP="00E31452">
            <w:pPr>
              <w:widowControl w:val="0"/>
              <w:jc w:val="center"/>
              <w:rPr>
                <w:rFonts w:ascii="Arial Narrow" w:hAnsi="Arial Narrow"/>
                <w:sz w:val="24"/>
              </w:rPr>
            </w:pPr>
            <w:r>
              <w:rPr>
                <w:rFonts w:ascii="Arial Narrow" w:hAnsi="Arial Narrow"/>
                <w:sz w:val="24"/>
              </w:rPr>
              <w:t>1</w:t>
            </w:r>
          </w:p>
        </w:tc>
        <w:tc>
          <w:tcPr>
            <w:tcW w:w="0" w:type="auto"/>
          </w:tcPr>
          <w:p w14:paraId="3C7C13C0" w14:textId="77777777" w:rsidR="008146DF" w:rsidRDefault="008146DF" w:rsidP="00E31452">
            <w:pPr>
              <w:widowControl w:val="0"/>
              <w:jc w:val="center"/>
              <w:rPr>
                <w:rFonts w:ascii="Arial Narrow" w:hAnsi="Arial Narrow"/>
                <w:sz w:val="24"/>
              </w:rPr>
            </w:pPr>
            <w:r>
              <w:rPr>
                <w:rFonts w:ascii="Arial Narrow" w:hAnsi="Arial Narrow"/>
                <w:sz w:val="24"/>
              </w:rPr>
              <w:t>2</w:t>
            </w:r>
          </w:p>
        </w:tc>
        <w:tc>
          <w:tcPr>
            <w:tcW w:w="0" w:type="auto"/>
          </w:tcPr>
          <w:p w14:paraId="7F0E8DEE" w14:textId="77777777" w:rsidR="008146DF" w:rsidRDefault="008146DF" w:rsidP="00E31452">
            <w:pPr>
              <w:widowControl w:val="0"/>
              <w:jc w:val="center"/>
              <w:rPr>
                <w:rFonts w:ascii="Arial Narrow" w:hAnsi="Arial Narrow"/>
                <w:sz w:val="24"/>
              </w:rPr>
            </w:pPr>
            <w:r>
              <w:rPr>
                <w:rFonts w:ascii="Arial Narrow" w:hAnsi="Arial Narrow"/>
                <w:sz w:val="24"/>
              </w:rPr>
              <w:t>3</w:t>
            </w:r>
          </w:p>
        </w:tc>
        <w:tc>
          <w:tcPr>
            <w:tcW w:w="713" w:type="dxa"/>
          </w:tcPr>
          <w:p w14:paraId="6C67D3DA" w14:textId="77777777" w:rsidR="008146DF" w:rsidRDefault="008146DF" w:rsidP="00E31452">
            <w:pPr>
              <w:widowControl w:val="0"/>
              <w:jc w:val="center"/>
              <w:rPr>
                <w:rFonts w:ascii="Arial Narrow" w:hAnsi="Arial Narrow"/>
                <w:sz w:val="24"/>
              </w:rPr>
            </w:pPr>
            <w:r>
              <w:rPr>
                <w:rFonts w:ascii="Arial Narrow" w:hAnsi="Arial Narrow"/>
                <w:sz w:val="24"/>
              </w:rPr>
              <w:t>4</w:t>
            </w:r>
          </w:p>
        </w:tc>
        <w:tc>
          <w:tcPr>
            <w:tcW w:w="714" w:type="dxa"/>
          </w:tcPr>
          <w:p w14:paraId="66373DB7" w14:textId="77777777" w:rsidR="008146DF" w:rsidRDefault="008146DF" w:rsidP="00E31452">
            <w:pPr>
              <w:widowControl w:val="0"/>
              <w:jc w:val="center"/>
              <w:rPr>
                <w:rFonts w:ascii="Arial Narrow" w:hAnsi="Arial Narrow"/>
                <w:sz w:val="24"/>
              </w:rPr>
            </w:pPr>
            <w:r>
              <w:rPr>
                <w:rFonts w:ascii="Arial Narrow" w:hAnsi="Arial Narrow"/>
                <w:sz w:val="24"/>
              </w:rPr>
              <w:t>5</w:t>
            </w:r>
          </w:p>
        </w:tc>
        <w:tc>
          <w:tcPr>
            <w:tcW w:w="714" w:type="dxa"/>
          </w:tcPr>
          <w:p w14:paraId="7047887E" w14:textId="77777777" w:rsidR="008146DF" w:rsidRDefault="008146DF" w:rsidP="00E31452">
            <w:pPr>
              <w:widowControl w:val="0"/>
              <w:jc w:val="center"/>
              <w:rPr>
                <w:rFonts w:ascii="Arial Narrow" w:hAnsi="Arial Narrow"/>
                <w:sz w:val="24"/>
              </w:rPr>
            </w:pPr>
            <w:r>
              <w:rPr>
                <w:rFonts w:ascii="Arial Narrow" w:hAnsi="Arial Narrow"/>
                <w:sz w:val="24"/>
              </w:rPr>
              <w:t>6</w:t>
            </w:r>
          </w:p>
        </w:tc>
        <w:tc>
          <w:tcPr>
            <w:tcW w:w="714" w:type="dxa"/>
          </w:tcPr>
          <w:p w14:paraId="034C4303" w14:textId="77777777" w:rsidR="008146DF" w:rsidRDefault="008146DF" w:rsidP="00E31452">
            <w:pPr>
              <w:widowControl w:val="0"/>
              <w:jc w:val="center"/>
              <w:rPr>
                <w:rFonts w:ascii="Arial Narrow" w:hAnsi="Arial Narrow"/>
                <w:sz w:val="24"/>
              </w:rPr>
            </w:pPr>
            <w:r>
              <w:rPr>
                <w:rFonts w:ascii="Arial Narrow" w:hAnsi="Arial Narrow"/>
                <w:sz w:val="24"/>
              </w:rPr>
              <w:t>7</w:t>
            </w:r>
          </w:p>
        </w:tc>
        <w:tc>
          <w:tcPr>
            <w:tcW w:w="713" w:type="dxa"/>
          </w:tcPr>
          <w:p w14:paraId="1FB379AC" w14:textId="77777777" w:rsidR="008146DF" w:rsidRDefault="008146DF" w:rsidP="00E31452">
            <w:pPr>
              <w:widowControl w:val="0"/>
              <w:jc w:val="center"/>
              <w:rPr>
                <w:rFonts w:ascii="Arial Narrow" w:hAnsi="Arial Narrow"/>
                <w:sz w:val="24"/>
              </w:rPr>
            </w:pPr>
            <w:r>
              <w:rPr>
                <w:rFonts w:ascii="Arial Narrow" w:hAnsi="Arial Narrow"/>
                <w:sz w:val="24"/>
              </w:rPr>
              <w:t>8</w:t>
            </w:r>
          </w:p>
        </w:tc>
        <w:tc>
          <w:tcPr>
            <w:tcW w:w="714" w:type="dxa"/>
          </w:tcPr>
          <w:p w14:paraId="434F7C13" w14:textId="77777777" w:rsidR="008146DF" w:rsidRDefault="008146DF" w:rsidP="00E31452">
            <w:pPr>
              <w:widowControl w:val="0"/>
              <w:jc w:val="center"/>
              <w:rPr>
                <w:rFonts w:ascii="Arial Narrow" w:hAnsi="Arial Narrow"/>
                <w:sz w:val="24"/>
              </w:rPr>
            </w:pPr>
            <w:r>
              <w:rPr>
                <w:rFonts w:ascii="Arial Narrow" w:hAnsi="Arial Narrow"/>
                <w:sz w:val="24"/>
              </w:rPr>
              <w:t>9</w:t>
            </w:r>
          </w:p>
        </w:tc>
        <w:tc>
          <w:tcPr>
            <w:tcW w:w="714" w:type="dxa"/>
          </w:tcPr>
          <w:p w14:paraId="5B57C569" w14:textId="77777777" w:rsidR="008146DF" w:rsidRDefault="008146DF" w:rsidP="00E31452">
            <w:pPr>
              <w:widowControl w:val="0"/>
              <w:jc w:val="center"/>
              <w:rPr>
                <w:rFonts w:ascii="Arial Narrow" w:hAnsi="Arial Narrow"/>
                <w:sz w:val="24"/>
              </w:rPr>
            </w:pPr>
            <w:r>
              <w:rPr>
                <w:rFonts w:ascii="Arial Narrow" w:hAnsi="Arial Narrow"/>
                <w:sz w:val="24"/>
              </w:rPr>
              <w:t>10</w:t>
            </w:r>
          </w:p>
        </w:tc>
        <w:tc>
          <w:tcPr>
            <w:tcW w:w="714" w:type="dxa"/>
          </w:tcPr>
          <w:p w14:paraId="513D252F" w14:textId="77777777" w:rsidR="008146DF" w:rsidRDefault="008146DF" w:rsidP="00E31452">
            <w:pPr>
              <w:widowControl w:val="0"/>
              <w:jc w:val="center"/>
              <w:rPr>
                <w:rFonts w:ascii="Arial Narrow" w:hAnsi="Arial Narrow"/>
                <w:sz w:val="24"/>
              </w:rPr>
            </w:pPr>
            <w:r>
              <w:rPr>
                <w:rFonts w:ascii="Arial Narrow" w:hAnsi="Arial Narrow"/>
                <w:sz w:val="24"/>
              </w:rPr>
              <w:t>11</w:t>
            </w:r>
          </w:p>
        </w:tc>
        <w:tc>
          <w:tcPr>
            <w:tcW w:w="713" w:type="dxa"/>
          </w:tcPr>
          <w:p w14:paraId="31C86653" w14:textId="77777777" w:rsidR="008146DF" w:rsidRDefault="008146DF" w:rsidP="00E31452">
            <w:pPr>
              <w:widowControl w:val="0"/>
              <w:jc w:val="center"/>
              <w:rPr>
                <w:rFonts w:ascii="Arial Narrow" w:hAnsi="Arial Narrow"/>
                <w:sz w:val="24"/>
              </w:rPr>
            </w:pPr>
            <w:r>
              <w:rPr>
                <w:rFonts w:ascii="Arial Narrow" w:hAnsi="Arial Narrow"/>
                <w:sz w:val="24"/>
              </w:rPr>
              <w:t>12</w:t>
            </w:r>
          </w:p>
        </w:tc>
        <w:tc>
          <w:tcPr>
            <w:tcW w:w="714" w:type="dxa"/>
          </w:tcPr>
          <w:p w14:paraId="700A475B" w14:textId="77777777" w:rsidR="008146DF" w:rsidRDefault="008146DF" w:rsidP="00E31452">
            <w:pPr>
              <w:widowControl w:val="0"/>
              <w:jc w:val="center"/>
              <w:rPr>
                <w:rFonts w:ascii="Arial Narrow" w:hAnsi="Arial Narrow"/>
                <w:sz w:val="24"/>
              </w:rPr>
            </w:pPr>
            <w:r>
              <w:rPr>
                <w:rFonts w:ascii="Arial Narrow" w:hAnsi="Arial Narrow"/>
                <w:sz w:val="24"/>
              </w:rPr>
              <w:t>15</w:t>
            </w:r>
          </w:p>
        </w:tc>
        <w:tc>
          <w:tcPr>
            <w:tcW w:w="714" w:type="dxa"/>
          </w:tcPr>
          <w:p w14:paraId="556059A8" w14:textId="77777777" w:rsidR="008146DF" w:rsidRDefault="008146DF" w:rsidP="00E31452">
            <w:pPr>
              <w:widowControl w:val="0"/>
              <w:jc w:val="center"/>
              <w:rPr>
                <w:rFonts w:ascii="Arial Narrow" w:hAnsi="Arial Narrow"/>
                <w:sz w:val="24"/>
              </w:rPr>
            </w:pPr>
            <w:r>
              <w:rPr>
                <w:rFonts w:ascii="Arial Narrow" w:hAnsi="Arial Narrow"/>
                <w:sz w:val="24"/>
              </w:rPr>
              <w:t>18</w:t>
            </w:r>
          </w:p>
        </w:tc>
        <w:tc>
          <w:tcPr>
            <w:tcW w:w="714" w:type="dxa"/>
          </w:tcPr>
          <w:p w14:paraId="6C5C5593" w14:textId="77777777" w:rsidR="008146DF" w:rsidRDefault="008146DF" w:rsidP="00E31452">
            <w:pPr>
              <w:widowControl w:val="0"/>
              <w:jc w:val="center"/>
              <w:rPr>
                <w:rFonts w:ascii="Arial Narrow" w:hAnsi="Arial Narrow"/>
                <w:sz w:val="24"/>
              </w:rPr>
            </w:pPr>
            <w:r>
              <w:rPr>
                <w:rFonts w:ascii="Arial Narrow" w:hAnsi="Arial Narrow"/>
                <w:sz w:val="24"/>
              </w:rPr>
              <w:t>20</w:t>
            </w:r>
          </w:p>
        </w:tc>
      </w:tr>
    </w:tbl>
    <w:p w14:paraId="5172934C" w14:textId="77777777" w:rsidR="008146DF" w:rsidRDefault="008146DF" w:rsidP="008146DF">
      <w:pPr>
        <w:widowControl w:val="0"/>
        <w:rPr>
          <w:rFonts w:ascii="Arial Narrow" w:hAnsi="Arial Narrow"/>
          <w:sz w:val="24"/>
        </w:rPr>
      </w:pPr>
      <w:r>
        <w:rPr>
          <w:rFonts w:ascii="Arial Narrow" w:hAnsi="Arial Narrow"/>
          <w:sz w:val="24"/>
        </w:rPr>
        <w:t>Acefitness.org</w:t>
      </w:r>
    </w:p>
    <w:p w14:paraId="3389ADAA" w14:textId="77777777" w:rsidR="008146DF" w:rsidRDefault="008146DF" w:rsidP="008146DF">
      <w:pPr>
        <w:widowControl w:val="0"/>
        <w:rPr>
          <w:rFonts w:ascii="Arial Narrow" w:hAnsi="Arial Narrow"/>
          <w:sz w:val="24"/>
        </w:rPr>
      </w:pPr>
      <w:r>
        <w:rPr>
          <w:rFonts w:ascii="Arial Narrow" w:hAnsi="Arial Narrow"/>
          <w:sz w:val="24"/>
        </w:rPr>
        <w:t xml:space="preserve"> </w:t>
      </w:r>
    </w:p>
    <w:tbl>
      <w:tblPr>
        <w:tblW w:w="1061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502"/>
        <w:gridCol w:w="7110"/>
      </w:tblGrid>
      <w:tr w:rsidR="008146DF" w14:paraId="64CAD2C9" w14:textId="77777777" w:rsidTr="00E31452">
        <w:tc>
          <w:tcPr>
            <w:tcW w:w="3502" w:type="dxa"/>
            <w:tcBorders>
              <w:bottom w:val="nil"/>
            </w:tcBorders>
            <w:shd w:val="solid" w:color="auto" w:fill="auto"/>
          </w:tcPr>
          <w:p w14:paraId="43D8318B" w14:textId="77777777" w:rsidR="008146DF" w:rsidRDefault="008146DF" w:rsidP="00E31452">
            <w:pPr>
              <w:widowControl w:val="0"/>
              <w:jc w:val="center"/>
              <w:rPr>
                <w:rFonts w:ascii="Tahoma" w:hAnsi="Tahoma"/>
                <w:sz w:val="28"/>
              </w:rPr>
            </w:pPr>
            <w:r>
              <w:rPr>
                <w:rFonts w:ascii="Tahoma" w:hAnsi="Tahoma"/>
                <w:b/>
                <w:sz w:val="28"/>
              </w:rPr>
              <w:t xml:space="preserve">REPETITIONS MAXIMUM </w:t>
            </w:r>
          </w:p>
        </w:tc>
        <w:tc>
          <w:tcPr>
            <w:tcW w:w="7110" w:type="dxa"/>
            <w:tcBorders>
              <w:bottom w:val="single" w:sz="4" w:space="0" w:color="auto"/>
            </w:tcBorders>
            <w:shd w:val="solid" w:color="auto" w:fill="auto"/>
          </w:tcPr>
          <w:p w14:paraId="57F172B8" w14:textId="77777777" w:rsidR="008146DF" w:rsidRDefault="008146DF" w:rsidP="00E31452">
            <w:pPr>
              <w:widowControl w:val="0"/>
              <w:jc w:val="center"/>
              <w:rPr>
                <w:rFonts w:ascii="Tahoma" w:hAnsi="Tahoma"/>
                <w:sz w:val="28"/>
              </w:rPr>
            </w:pPr>
            <w:r>
              <w:rPr>
                <w:rFonts w:ascii="Tahoma" w:hAnsi="Tahoma"/>
                <w:b/>
                <w:sz w:val="28"/>
              </w:rPr>
              <w:t>TRAINING RESULTS</w:t>
            </w:r>
          </w:p>
        </w:tc>
      </w:tr>
      <w:tr w:rsidR="008146DF" w14:paraId="57B7C2FF" w14:textId="77777777" w:rsidTr="00E31452">
        <w:trPr>
          <w:trHeight w:val="1154"/>
        </w:trPr>
        <w:tc>
          <w:tcPr>
            <w:tcW w:w="3502" w:type="dxa"/>
            <w:tcBorders>
              <w:top w:val="nil"/>
              <w:left w:val="single" w:sz="4" w:space="0" w:color="auto"/>
              <w:right w:val="single" w:sz="4" w:space="0" w:color="auto"/>
            </w:tcBorders>
          </w:tcPr>
          <w:p w14:paraId="54054FF8" w14:textId="77777777" w:rsidR="008146DF" w:rsidRDefault="008146DF" w:rsidP="00E31452">
            <w:pPr>
              <w:widowControl w:val="0"/>
              <w:jc w:val="center"/>
              <w:rPr>
                <w:rFonts w:ascii="Tahoma" w:hAnsi="Tahoma"/>
                <w:sz w:val="24"/>
              </w:rPr>
            </w:pPr>
            <w:r>
              <w:rPr>
                <w:rFonts w:ascii="Tahoma" w:hAnsi="Tahoma"/>
                <w:sz w:val="24"/>
              </w:rPr>
              <w:t>1 - 5 RM</w:t>
            </w:r>
          </w:p>
          <w:p w14:paraId="6AD9CCF6" w14:textId="77777777" w:rsidR="008146DF" w:rsidRPr="00D7631C" w:rsidRDefault="008146DF" w:rsidP="00E31452">
            <w:pPr>
              <w:widowControl w:val="0"/>
              <w:jc w:val="center"/>
              <w:rPr>
                <w:rFonts w:ascii="Tahoma" w:hAnsi="Tahoma" w:cs="Tahoma"/>
                <w:sz w:val="24"/>
              </w:rPr>
            </w:pPr>
            <w:r w:rsidRPr="00D7631C">
              <w:rPr>
                <w:rFonts w:ascii="Tahoma" w:hAnsi="Tahoma" w:cs="Tahoma"/>
                <w:sz w:val="24"/>
              </w:rPr>
              <w:t>85-100 % of 1RM</w:t>
            </w:r>
          </w:p>
          <w:p w14:paraId="4098DA79" w14:textId="77777777" w:rsidR="008146DF" w:rsidRDefault="008146DF" w:rsidP="00E31452">
            <w:pPr>
              <w:widowControl w:val="0"/>
              <w:jc w:val="center"/>
              <w:rPr>
                <w:rFonts w:ascii="Tahoma" w:hAnsi="Tahoma"/>
                <w:sz w:val="24"/>
              </w:rPr>
            </w:pPr>
            <w:r>
              <w:rPr>
                <w:rFonts w:ascii="Tahoma" w:hAnsi="Tahoma"/>
                <w:sz w:val="24"/>
              </w:rPr>
              <w:t>Strength and Power</w:t>
            </w:r>
          </w:p>
          <w:p w14:paraId="43023D62" w14:textId="77777777" w:rsidR="008146DF" w:rsidRDefault="008146DF" w:rsidP="00E31452">
            <w:pPr>
              <w:widowControl w:val="0"/>
              <w:jc w:val="center"/>
              <w:rPr>
                <w:sz w:val="24"/>
              </w:rPr>
            </w:pPr>
            <w:r>
              <w:rPr>
                <w:rFonts w:ascii="Tahoma" w:hAnsi="Tahoma"/>
                <w:sz w:val="24"/>
              </w:rPr>
              <w:t xml:space="preserve">Advanced Lifters </w:t>
            </w:r>
          </w:p>
        </w:tc>
        <w:tc>
          <w:tcPr>
            <w:tcW w:w="7110" w:type="dxa"/>
            <w:tcBorders>
              <w:top w:val="single" w:sz="4" w:space="0" w:color="auto"/>
              <w:left w:val="single" w:sz="4" w:space="0" w:color="auto"/>
              <w:right w:val="single" w:sz="4" w:space="0" w:color="auto"/>
            </w:tcBorders>
            <w:vAlign w:val="center"/>
          </w:tcPr>
          <w:p w14:paraId="47F9A1E2" w14:textId="77777777" w:rsidR="008146DF" w:rsidRDefault="008146DF" w:rsidP="00E31452">
            <w:pPr>
              <w:widowControl w:val="0"/>
              <w:rPr>
                <w:rFonts w:ascii="Arial Narrow" w:hAnsi="Arial Narrow"/>
                <w:b/>
                <w:sz w:val="24"/>
              </w:rPr>
            </w:pPr>
            <w:r>
              <w:rPr>
                <w:rFonts w:ascii="Arial Narrow" w:hAnsi="Arial Narrow"/>
                <w:b/>
                <w:sz w:val="24"/>
              </w:rPr>
              <w:t>Maximal Strength Gains</w:t>
            </w:r>
          </w:p>
          <w:p w14:paraId="4EC4274E" w14:textId="77777777" w:rsidR="008146DF" w:rsidRDefault="008146DF" w:rsidP="00E31452">
            <w:pPr>
              <w:widowControl w:val="0"/>
              <w:rPr>
                <w:rFonts w:ascii="Arial Narrow" w:hAnsi="Arial Narrow"/>
                <w:b/>
                <w:sz w:val="24"/>
              </w:rPr>
            </w:pPr>
            <w:r>
              <w:rPr>
                <w:rFonts w:ascii="Arial Narrow" w:hAnsi="Arial Narrow"/>
                <w:b/>
                <w:sz w:val="24"/>
              </w:rPr>
              <w:t xml:space="preserve">Muscle Growth </w:t>
            </w:r>
          </w:p>
          <w:p w14:paraId="5624AAC2" w14:textId="77777777" w:rsidR="008146DF" w:rsidRDefault="008146DF" w:rsidP="00E31452">
            <w:pPr>
              <w:widowControl w:val="0"/>
              <w:rPr>
                <w:rFonts w:ascii="Arial Narrow" w:hAnsi="Arial Narrow"/>
                <w:b/>
                <w:sz w:val="24"/>
              </w:rPr>
            </w:pPr>
            <w:r>
              <w:rPr>
                <w:rFonts w:ascii="Arial Narrow" w:hAnsi="Arial Narrow"/>
                <w:b/>
                <w:sz w:val="24"/>
              </w:rPr>
              <w:t>Specific training range for strength athletes</w:t>
            </w:r>
          </w:p>
        </w:tc>
      </w:tr>
      <w:tr w:rsidR="008146DF" w14:paraId="5817614B" w14:textId="77777777" w:rsidTr="00E31452">
        <w:tc>
          <w:tcPr>
            <w:tcW w:w="10612" w:type="dxa"/>
            <w:gridSpan w:val="2"/>
            <w:tcBorders>
              <w:top w:val="single" w:sz="4" w:space="0" w:color="auto"/>
              <w:bottom w:val="single" w:sz="4" w:space="0" w:color="auto"/>
              <w:right w:val="single" w:sz="4" w:space="0" w:color="auto"/>
            </w:tcBorders>
            <w:vAlign w:val="center"/>
          </w:tcPr>
          <w:p w14:paraId="3FC08767" w14:textId="77777777" w:rsidR="008146DF" w:rsidRPr="007E4C11" w:rsidRDefault="008146DF" w:rsidP="00E31452">
            <w:pPr>
              <w:widowControl w:val="0"/>
              <w:rPr>
                <w:rFonts w:ascii="Arial Narrow" w:hAnsi="Arial Narrow"/>
                <w:b/>
                <w:sz w:val="16"/>
                <w:szCs w:val="16"/>
              </w:rPr>
            </w:pPr>
          </w:p>
        </w:tc>
      </w:tr>
      <w:tr w:rsidR="008146DF" w14:paraId="40F47D91" w14:textId="77777777" w:rsidTr="00E31452">
        <w:tc>
          <w:tcPr>
            <w:tcW w:w="3502" w:type="dxa"/>
            <w:tcBorders>
              <w:top w:val="single" w:sz="4" w:space="0" w:color="auto"/>
              <w:left w:val="single" w:sz="4" w:space="0" w:color="auto"/>
              <w:bottom w:val="nil"/>
              <w:right w:val="single" w:sz="4" w:space="0" w:color="auto"/>
            </w:tcBorders>
          </w:tcPr>
          <w:p w14:paraId="13FC6326" w14:textId="77777777" w:rsidR="008146DF" w:rsidRDefault="008146DF" w:rsidP="00E31452">
            <w:pPr>
              <w:widowControl w:val="0"/>
              <w:jc w:val="center"/>
              <w:rPr>
                <w:rFonts w:ascii="Tahoma" w:hAnsi="Tahoma"/>
                <w:sz w:val="24"/>
              </w:rPr>
            </w:pPr>
            <w:r>
              <w:rPr>
                <w:rFonts w:ascii="Tahoma" w:hAnsi="Tahoma"/>
                <w:sz w:val="24"/>
              </w:rPr>
              <w:t>5 - 10 RM</w:t>
            </w:r>
          </w:p>
          <w:p w14:paraId="547467AB" w14:textId="77777777" w:rsidR="008146DF" w:rsidRDefault="008146DF" w:rsidP="00E31452">
            <w:pPr>
              <w:widowControl w:val="0"/>
              <w:jc w:val="center"/>
              <w:rPr>
                <w:rFonts w:ascii="Tahoma" w:hAnsi="Tahoma"/>
                <w:sz w:val="24"/>
              </w:rPr>
            </w:pPr>
            <w:r>
              <w:rPr>
                <w:rFonts w:ascii="Tahoma" w:hAnsi="Tahoma"/>
                <w:sz w:val="24"/>
              </w:rPr>
              <w:t>75-85 % of 1 RM</w:t>
            </w:r>
          </w:p>
        </w:tc>
        <w:tc>
          <w:tcPr>
            <w:tcW w:w="7110" w:type="dxa"/>
            <w:vMerge w:val="restart"/>
            <w:tcBorders>
              <w:top w:val="single" w:sz="4" w:space="0" w:color="auto"/>
              <w:left w:val="single" w:sz="4" w:space="0" w:color="auto"/>
              <w:right w:val="single" w:sz="4" w:space="0" w:color="auto"/>
            </w:tcBorders>
            <w:vAlign w:val="center"/>
          </w:tcPr>
          <w:p w14:paraId="10B9F42C" w14:textId="77777777" w:rsidR="008146DF" w:rsidRDefault="008146DF" w:rsidP="00E31452">
            <w:pPr>
              <w:widowControl w:val="0"/>
              <w:rPr>
                <w:rFonts w:ascii="Arial Narrow" w:hAnsi="Arial Narrow"/>
                <w:b/>
                <w:sz w:val="24"/>
              </w:rPr>
            </w:pPr>
            <w:r>
              <w:rPr>
                <w:rFonts w:ascii="Arial Narrow" w:hAnsi="Arial Narrow"/>
                <w:b/>
                <w:sz w:val="24"/>
              </w:rPr>
              <w:t xml:space="preserve">Optimal compromise of maximal strength and </w:t>
            </w:r>
          </w:p>
          <w:p w14:paraId="48D908C9" w14:textId="77777777" w:rsidR="008146DF" w:rsidRDefault="008146DF" w:rsidP="00E31452">
            <w:pPr>
              <w:widowControl w:val="0"/>
              <w:rPr>
                <w:rFonts w:ascii="Arial Narrow" w:hAnsi="Arial Narrow"/>
                <w:b/>
                <w:sz w:val="24"/>
              </w:rPr>
            </w:pPr>
            <w:r>
              <w:rPr>
                <w:rFonts w:ascii="Arial Narrow" w:hAnsi="Arial Narrow"/>
                <w:b/>
                <w:sz w:val="24"/>
              </w:rPr>
              <w:t xml:space="preserve">and muscle growth gains. </w:t>
            </w:r>
          </w:p>
          <w:p w14:paraId="4932E7D4" w14:textId="77777777" w:rsidR="008146DF" w:rsidRDefault="008146DF" w:rsidP="00E31452">
            <w:pPr>
              <w:widowControl w:val="0"/>
              <w:rPr>
                <w:rFonts w:ascii="Arial Narrow" w:hAnsi="Arial Narrow"/>
                <w:b/>
                <w:sz w:val="24"/>
              </w:rPr>
            </w:pPr>
            <w:r>
              <w:rPr>
                <w:rFonts w:ascii="Arial Narrow" w:hAnsi="Arial Narrow"/>
                <w:b/>
                <w:sz w:val="24"/>
              </w:rPr>
              <w:t xml:space="preserve">Recommended for experienced weight lifters. </w:t>
            </w:r>
          </w:p>
        </w:tc>
      </w:tr>
      <w:tr w:rsidR="008146DF" w14:paraId="6D44A3B2" w14:textId="77777777" w:rsidTr="00E31452">
        <w:tc>
          <w:tcPr>
            <w:tcW w:w="3502" w:type="dxa"/>
            <w:tcBorders>
              <w:top w:val="nil"/>
              <w:left w:val="single" w:sz="4" w:space="0" w:color="auto"/>
              <w:bottom w:val="nil"/>
              <w:right w:val="single" w:sz="4" w:space="0" w:color="auto"/>
            </w:tcBorders>
          </w:tcPr>
          <w:p w14:paraId="7E81FD70" w14:textId="77777777" w:rsidR="008146DF" w:rsidRDefault="008146DF" w:rsidP="00E31452">
            <w:pPr>
              <w:widowControl w:val="0"/>
              <w:jc w:val="center"/>
              <w:rPr>
                <w:rFonts w:ascii="Tahoma" w:hAnsi="Tahoma"/>
                <w:sz w:val="24"/>
              </w:rPr>
            </w:pPr>
            <w:r>
              <w:rPr>
                <w:rFonts w:ascii="Tahoma" w:hAnsi="Tahoma"/>
                <w:sz w:val="24"/>
              </w:rPr>
              <w:t>Maximum Strength and Mass</w:t>
            </w:r>
          </w:p>
        </w:tc>
        <w:tc>
          <w:tcPr>
            <w:tcW w:w="7110" w:type="dxa"/>
            <w:vMerge/>
            <w:tcBorders>
              <w:left w:val="single" w:sz="4" w:space="0" w:color="auto"/>
              <w:right w:val="single" w:sz="4" w:space="0" w:color="auto"/>
            </w:tcBorders>
            <w:vAlign w:val="center"/>
          </w:tcPr>
          <w:p w14:paraId="5BE4A2C1" w14:textId="77777777" w:rsidR="008146DF" w:rsidRDefault="008146DF" w:rsidP="00E31452">
            <w:pPr>
              <w:widowControl w:val="0"/>
              <w:rPr>
                <w:rFonts w:ascii="Arial Narrow" w:hAnsi="Arial Narrow"/>
                <w:b/>
                <w:sz w:val="24"/>
              </w:rPr>
            </w:pPr>
          </w:p>
        </w:tc>
      </w:tr>
      <w:tr w:rsidR="008146DF" w14:paraId="007EA595" w14:textId="77777777" w:rsidTr="00E31452">
        <w:tc>
          <w:tcPr>
            <w:tcW w:w="3502" w:type="dxa"/>
            <w:tcBorders>
              <w:top w:val="nil"/>
              <w:left w:val="single" w:sz="4" w:space="0" w:color="auto"/>
              <w:bottom w:val="single" w:sz="4" w:space="0" w:color="auto"/>
              <w:right w:val="single" w:sz="4" w:space="0" w:color="auto"/>
            </w:tcBorders>
          </w:tcPr>
          <w:p w14:paraId="7D48DED8" w14:textId="77777777" w:rsidR="008146DF" w:rsidRDefault="008146DF" w:rsidP="00E31452">
            <w:pPr>
              <w:widowControl w:val="0"/>
              <w:jc w:val="center"/>
              <w:rPr>
                <w:rFonts w:ascii="Tahoma" w:hAnsi="Tahoma"/>
                <w:sz w:val="24"/>
              </w:rPr>
            </w:pPr>
            <w:r>
              <w:rPr>
                <w:rFonts w:ascii="Tahoma" w:hAnsi="Tahoma"/>
                <w:sz w:val="24"/>
              </w:rPr>
              <w:t>Advanced Lifters</w:t>
            </w:r>
          </w:p>
        </w:tc>
        <w:tc>
          <w:tcPr>
            <w:tcW w:w="7110" w:type="dxa"/>
            <w:vMerge/>
            <w:tcBorders>
              <w:left w:val="single" w:sz="4" w:space="0" w:color="auto"/>
              <w:bottom w:val="single" w:sz="4" w:space="0" w:color="auto"/>
              <w:right w:val="single" w:sz="4" w:space="0" w:color="auto"/>
            </w:tcBorders>
            <w:vAlign w:val="center"/>
          </w:tcPr>
          <w:p w14:paraId="6F99F5FC" w14:textId="77777777" w:rsidR="008146DF" w:rsidRDefault="008146DF" w:rsidP="00E31452">
            <w:pPr>
              <w:widowControl w:val="0"/>
              <w:rPr>
                <w:rFonts w:ascii="Arial Narrow" w:hAnsi="Arial Narrow"/>
                <w:b/>
                <w:sz w:val="24"/>
              </w:rPr>
            </w:pPr>
          </w:p>
        </w:tc>
      </w:tr>
      <w:tr w:rsidR="008146DF" w14:paraId="297594FB" w14:textId="77777777" w:rsidTr="00E31452">
        <w:tc>
          <w:tcPr>
            <w:tcW w:w="10612" w:type="dxa"/>
            <w:gridSpan w:val="2"/>
            <w:tcBorders>
              <w:top w:val="single" w:sz="4" w:space="0" w:color="auto"/>
              <w:bottom w:val="nil"/>
            </w:tcBorders>
            <w:vAlign w:val="center"/>
          </w:tcPr>
          <w:p w14:paraId="15A3014D" w14:textId="77777777" w:rsidR="008146DF" w:rsidRDefault="008146DF" w:rsidP="00E31452">
            <w:pPr>
              <w:widowControl w:val="0"/>
              <w:rPr>
                <w:rFonts w:ascii="Arial Narrow" w:hAnsi="Arial Narrow"/>
                <w:b/>
                <w:sz w:val="16"/>
              </w:rPr>
            </w:pPr>
          </w:p>
        </w:tc>
      </w:tr>
      <w:tr w:rsidR="008146DF" w14:paraId="2F15155C" w14:textId="77777777" w:rsidTr="00E31452">
        <w:tc>
          <w:tcPr>
            <w:tcW w:w="3502" w:type="dxa"/>
            <w:tcBorders>
              <w:bottom w:val="nil"/>
            </w:tcBorders>
          </w:tcPr>
          <w:p w14:paraId="1EE13465" w14:textId="77777777" w:rsidR="008146DF" w:rsidRDefault="008146DF" w:rsidP="00E31452">
            <w:pPr>
              <w:widowControl w:val="0"/>
              <w:jc w:val="center"/>
              <w:rPr>
                <w:rFonts w:ascii="Tahoma" w:hAnsi="Tahoma"/>
                <w:sz w:val="24"/>
              </w:rPr>
            </w:pPr>
            <w:r>
              <w:rPr>
                <w:rFonts w:ascii="Tahoma" w:hAnsi="Tahoma"/>
                <w:sz w:val="24"/>
              </w:rPr>
              <w:t>10 – 15 RM</w:t>
            </w:r>
          </w:p>
          <w:p w14:paraId="40A3C24C" w14:textId="61901228" w:rsidR="008146DF" w:rsidRDefault="00753B40" w:rsidP="00E31452">
            <w:pPr>
              <w:widowControl w:val="0"/>
              <w:jc w:val="center"/>
              <w:rPr>
                <w:rFonts w:ascii="Tahoma" w:hAnsi="Tahoma"/>
                <w:sz w:val="24"/>
              </w:rPr>
            </w:pPr>
            <w:r>
              <w:rPr>
                <w:rFonts w:ascii="Tahoma" w:hAnsi="Tahoma"/>
                <w:sz w:val="24"/>
              </w:rPr>
              <w:t>65 - 75</w:t>
            </w:r>
            <w:r w:rsidR="008146DF">
              <w:rPr>
                <w:rFonts w:ascii="Tahoma" w:hAnsi="Tahoma"/>
                <w:sz w:val="24"/>
              </w:rPr>
              <w:t xml:space="preserve"> % of 1RM</w:t>
            </w:r>
          </w:p>
        </w:tc>
        <w:tc>
          <w:tcPr>
            <w:tcW w:w="7110" w:type="dxa"/>
            <w:vMerge w:val="restart"/>
            <w:vAlign w:val="center"/>
          </w:tcPr>
          <w:p w14:paraId="6561B742" w14:textId="77777777" w:rsidR="008146DF" w:rsidRDefault="008146DF" w:rsidP="00E31452">
            <w:pPr>
              <w:widowControl w:val="0"/>
              <w:rPr>
                <w:rFonts w:ascii="Arial Narrow" w:hAnsi="Arial Narrow"/>
                <w:b/>
                <w:sz w:val="24"/>
              </w:rPr>
            </w:pPr>
            <w:r>
              <w:rPr>
                <w:rFonts w:ascii="Arial Narrow" w:hAnsi="Arial Narrow"/>
                <w:b/>
                <w:sz w:val="24"/>
              </w:rPr>
              <w:t>Optimal hypertrophy (muscle growth) gains.</w:t>
            </w:r>
          </w:p>
          <w:p w14:paraId="70C058CF" w14:textId="77777777" w:rsidR="008146DF" w:rsidRDefault="008146DF" w:rsidP="00E31452">
            <w:pPr>
              <w:widowControl w:val="0"/>
              <w:rPr>
                <w:rFonts w:ascii="Arial Narrow" w:hAnsi="Arial Narrow"/>
                <w:b/>
                <w:sz w:val="24"/>
              </w:rPr>
            </w:pPr>
            <w:r>
              <w:rPr>
                <w:rFonts w:ascii="Arial Narrow" w:hAnsi="Arial Narrow"/>
                <w:b/>
                <w:sz w:val="24"/>
              </w:rPr>
              <w:t xml:space="preserve">Muscle strength and endurance gains </w:t>
            </w:r>
          </w:p>
          <w:p w14:paraId="1E1BE461" w14:textId="77777777" w:rsidR="008146DF" w:rsidRDefault="008146DF" w:rsidP="00E31452">
            <w:pPr>
              <w:widowControl w:val="0"/>
              <w:rPr>
                <w:rFonts w:ascii="Arial Narrow" w:hAnsi="Arial Narrow"/>
                <w:b/>
                <w:sz w:val="24"/>
              </w:rPr>
            </w:pPr>
            <w:r>
              <w:rPr>
                <w:rFonts w:ascii="Arial Narrow" w:hAnsi="Arial Narrow"/>
                <w:b/>
                <w:sz w:val="24"/>
              </w:rPr>
              <w:t>General Fitness Program</w:t>
            </w:r>
          </w:p>
        </w:tc>
      </w:tr>
      <w:tr w:rsidR="008146DF" w14:paraId="3F94BDFA" w14:textId="77777777" w:rsidTr="00E31452">
        <w:tc>
          <w:tcPr>
            <w:tcW w:w="3502" w:type="dxa"/>
            <w:tcBorders>
              <w:top w:val="nil"/>
              <w:bottom w:val="nil"/>
            </w:tcBorders>
          </w:tcPr>
          <w:p w14:paraId="56E14622" w14:textId="77777777" w:rsidR="008146DF" w:rsidRDefault="008146DF" w:rsidP="00E31452">
            <w:pPr>
              <w:widowControl w:val="0"/>
              <w:jc w:val="center"/>
              <w:rPr>
                <w:rFonts w:ascii="Tahoma" w:hAnsi="Tahoma"/>
                <w:sz w:val="24"/>
              </w:rPr>
            </w:pPr>
            <w:r>
              <w:rPr>
                <w:rFonts w:ascii="Tahoma" w:hAnsi="Tahoma"/>
                <w:sz w:val="24"/>
              </w:rPr>
              <w:t>General Fitness</w:t>
            </w:r>
          </w:p>
          <w:p w14:paraId="1B4C6CC8" w14:textId="77777777" w:rsidR="008146DF" w:rsidRDefault="008146DF" w:rsidP="00E31452">
            <w:pPr>
              <w:widowControl w:val="0"/>
              <w:jc w:val="center"/>
              <w:rPr>
                <w:rFonts w:ascii="Tahoma" w:hAnsi="Tahoma"/>
                <w:sz w:val="24"/>
              </w:rPr>
            </w:pPr>
            <w:r>
              <w:rPr>
                <w:rFonts w:ascii="Tahoma" w:hAnsi="Tahoma"/>
                <w:sz w:val="24"/>
              </w:rPr>
              <w:t>Strength and Endurance</w:t>
            </w:r>
          </w:p>
        </w:tc>
        <w:tc>
          <w:tcPr>
            <w:tcW w:w="7110" w:type="dxa"/>
            <w:vMerge/>
          </w:tcPr>
          <w:p w14:paraId="5DF5F3BF" w14:textId="77777777" w:rsidR="008146DF" w:rsidRDefault="008146DF" w:rsidP="00E31452">
            <w:pPr>
              <w:widowControl w:val="0"/>
              <w:rPr>
                <w:rFonts w:ascii="Arial Narrow" w:hAnsi="Arial Narrow"/>
                <w:b/>
                <w:sz w:val="24"/>
              </w:rPr>
            </w:pPr>
          </w:p>
        </w:tc>
      </w:tr>
      <w:tr w:rsidR="008146DF" w14:paraId="348FE3B2" w14:textId="77777777" w:rsidTr="00E31452">
        <w:tc>
          <w:tcPr>
            <w:tcW w:w="10612" w:type="dxa"/>
            <w:gridSpan w:val="2"/>
            <w:tcBorders>
              <w:bottom w:val="nil"/>
            </w:tcBorders>
          </w:tcPr>
          <w:p w14:paraId="4849069F" w14:textId="77777777" w:rsidR="008146DF" w:rsidRDefault="008146DF" w:rsidP="00E31452">
            <w:pPr>
              <w:widowControl w:val="0"/>
              <w:rPr>
                <w:rFonts w:ascii="Arial Narrow" w:hAnsi="Arial Narrow"/>
                <w:b/>
                <w:sz w:val="16"/>
              </w:rPr>
            </w:pPr>
          </w:p>
        </w:tc>
      </w:tr>
      <w:tr w:rsidR="008146DF" w14:paraId="50984237" w14:textId="77777777" w:rsidTr="00E31452">
        <w:trPr>
          <w:trHeight w:val="1437"/>
        </w:trPr>
        <w:tc>
          <w:tcPr>
            <w:tcW w:w="3502" w:type="dxa"/>
          </w:tcPr>
          <w:p w14:paraId="0F1EE6A7" w14:textId="77777777" w:rsidR="008146DF" w:rsidRDefault="008146DF" w:rsidP="00E31452">
            <w:pPr>
              <w:widowControl w:val="0"/>
              <w:jc w:val="center"/>
              <w:rPr>
                <w:rFonts w:ascii="Tahoma" w:hAnsi="Tahoma"/>
                <w:sz w:val="24"/>
              </w:rPr>
            </w:pPr>
            <w:r>
              <w:rPr>
                <w:rFonts w:ascii="Tahoma" w:hAnsi="Tahoma"/>
                <w:sz w:val="24"/>
              </w:rPr>
              <w:t>15 – 25 + RM</w:t>
            </w:r>
          </w:p>
          <w:p w14:paraId="2F8356FB" w14:textId="77777777" w:rsidR="008146DF" w:rsidRDefault="008146DF" w:rsidP="00E31452">
            <w:pPr>
              <w:widowControl w:val="0"/>
              <w:jc w:val="center"/>
              <w:rPr>
                <w:rFonts w:ascii="Tahoma" w:hAnsi="Tahoma"/>
                <w:sz w:val="24"/>
              </w:rPr>
            </w:pPr>
            <w:r>
              <w:rPr>
                <w:rFonts w:ascii="Tahoma" w:hAnsi="Tahoma"/>
                <w:sz w:val="24"/>
              </w:rPr>
              <w:t>&lt; 65 % of 1 RM</w:t>
            </w:r>
          </w:p>
          <w:p w14:paraId="5CACAB81" w14:textId="77777777" w:rsidR="008146DF" w:rsidRDefault="008146DF" w:rsidP="00E31452">
            <w:pPr>
              <w:widowControl w:val="0"/>
              <w:jc w:val="center"/>
              <w:rPr>
                <w:rFonts w:ascii="Tahoma" w:hAnsi="Tahoma"/>
                <w:sz w:val="24"/>
              </w:rPr>
            </w:pPr>
            <w:r>
              <w:rPr>
                <w:rFonts w:ascii="Tahoma" w:hAnsi="Tahoma"/>
                <w:sz w:val="24"/>
              </w:rPr>
              <w:t xml:space="preserve">Muscle Endurance </w:t>
            </w:r>
          </w:p>
        </w:tc>
        <w:tc>
          <w:tcPr>
            <w:tcW w:w="7110" w:type="dxa"/>
            <w:vAlign w:val="center"/>
          </w:tcPr>
          <w:p w14:paraId="673C6946" w14:textId="77777777" w:rsidR="008146DF" w:rsidRDefault="008146DF" w:rsidP="00E31452">
            <w:pPr>
              <w:widowControl w:val="0"/>
              <w:rPr>
                <w:rFonts w:ascii="Arial Narrow" w:hAnsi="Arial Narrow"/>
                <w:b/>
                <w:sz w:val="24"/>
              </w:rPr>
            </w:pPr>
            <w:r>
              <w:rPr>
                <w:rFonts w:ascii="Arial Narrow" w:hAnsi="Arial Narrow"/>
                <w:b/>
                <w:sz w:val="24"/>
              </w:rPr>
              <w:t>Optimal muscle endurance gains</w:t>
            </w:r>
          </w:p>
          <w:p w14:paraId="139F9479" w14:textId="77777777" w:rsidR="008146DF" w:rsidRDefault="008146DF" w:rsidP="00E31452">
            <w:pPr>
              <w:widowControl w:val="0"/>
              <w:rPr>
                <w:rFonts w:ascii="Arial Narrow" w:hAnsi="Arial Narrow"/>
                <w:b/>
                <w:sz w:val="24"/>
              </w:rPr>
            </w:pPr>
            <w:r>
              <w:rPr>
                <w:rFonts w:ascii="Arial Narrow" w:hAnsi="Arial Narrow"/>
                <w:b/>
                <w:sz w:val="24"/>
              </w:rPr>
              <w:t>Some but little muscle growth gains</w:t>
            </w:r>
          </w:p>
          <w:p w14:paraId="6C0FAAF7" w14:textId="77777777" w:rsidR="008146DF" w:rsidRDefault="008146DF" w:rsidP="00E31452">
            <w:pPr>
              <w:widowControl w:val="0"/>
              <w:rPr>
                <w:rFonts w:ascii="Arial Narrow" w:hAnsi="Arial Narrow"/>
                <w:b/>
                <w:sz w:val="24"/>
              </w:rPr>
            </w:pPr>
            <w:r>
              <w:rPr>
                <w:rFonts w:ascii="Arial Narrow" w:hAnsi="Arial Narrow"/>
                <w:b/>
                <w:sz w:val="24"/>
              </w:rPr>
              <w:t>Good range to start for beginners.</w:t>
            </w:r>
          </w:p>
          <w:p w14:paraId="301EAABC" w14:textId="77777777" w:rsidR="008146DF" w:rsidRDefault="008146DF" w:rsidP="00E31452">
            <w:pPr>
              <w:widowControl w:val="0"/>
              <w:rPr>
                <w:rFonts w:ascii="Arial Narrow" w:hAnsi="Arial Narrow"/>
                <w:b/>
                <w:sz w:val="24"/>
              </w:rPr>
            </w:pPr>
            <w:r>
              <w:rPr>
                <w:rFonts w:ascii="Arial Narrow" w:hAnsi="Arial Narrow"/>
                <w:b/>
                <w:sz w:val="24"/>
              </w:rPr>
              <w:t>Sport specific training</w:t>
            </w:r>
          </w:p>
          <w:p w14:paraId="2388C272" w14:textId="77777777" w:rsidR="008146DF" w:rsidRDefault="008146DF" w:rsidP="00E31452">
            <w:pPr>
              <w:widowControl w:val="0"/>
              <w:rPr>
                <w:rFonts w:ascii="Arial Narrow" w:hAnsi="Arial Narrow"/>
                <w:b/>
                <w:sz w:val="24"/>
              </w:rPr>
            </w:pPr>
            <w:r>
              <w:rPr>
                <w:rFonts w:ascii="Arial Narrow" w:hAnsi="Arial Narrow"/>
                <w:b/>
                <w:sz w:val="24"/>
              </w:rPr>
              <w:t>Used when equipment is not available or using body weight as resistance</w:t>
            </w:r>
          </w:p>
        </w:tc>
      </w:tr>
    </w:tbl>
    <w:p w14:paraId="7C3117A9" w14:textId="77777777" w:rsidR="008146DF" w:rsidRPr="007E4C11" w:rsidRDefault="008146DF" w:rsidP="008146DF">
      <w:pPr>
        <w:widowControl w:val="0"/>
        <w:tabs>
          <w:tab w:val="left" w:pos="-1440"/>
        </w:tabs>
        <w:rPr>
          <w:rFonts w:ascii="Tahoma" w:hAnsi="Tahoma"/>
          <w:b/>
          <w:sz w:val="16"/>
          <w:szCs w:val="16"/>
        </w:rPr>
      </w:pPr>
    </w:p>
    <w:p w14:paraId="0265ACE1" w14:textId="77777777" w:rsidR="008146DF" w:rsidRDefault="008146DF" w:rsidP="008146DF">
      <w:pPr>
        <w:widowControl w:val="0"/>
        <w:tabs>
          <w:tab w:val="left" w:pos="-1440"/>
        </w:tabs>
        <w:rPr>
          <w:rFonts w:ascii="Tahoma" w:hAnsi="Tahoma"/>
          <w:b/>
          <w:sz w:val="24"/>
        </w:rPr>
      </w:pPr>
      <w:r>
        <w:rPr>
          <w:rFonts w:ascii="Tahoma" w:hAnsi="Tahoma"/>
          <w:b/>
          <w:sz w:val="24"/>
        </w:rPr>
        <w:t>B. Time Under Tension</w:t>
      </w:r>
    </w:p>
    <w:p w14:paraId="11A5D83B" w14:textId="77777777" w:rsidR="008146DF" w:rsidRDefault="008146DF" w:rsidP="008146DF">
      <w:pPr>
        <w:widowControl w:val="0"/>
        <w:tabs>
          <w:tab w:val="left" w:pos="-1440"/>
        </w:tabs>
        <w:rPr>
          <w:rFonts w:ascii="Tahoma" w:hAnsi="Tahoma"/>
          <w:b/>
          <w:sz w:val="24"/>
        </w:rPr>
      </w:pPr>
    </w:p>
    <w:p w14:paraId="22651486" w14:textId="7F113931" w:rsidR="008146DF" w:rsidRPr="00CA4E52" w:rsidRDefault="008146DF" w:rsidP="008146DF">
      <w:pPr>
        <w:widowControl w:val="0"/>
        <w:tabs>
          <w:tab w:val="left" w:pos="-1440"/>
        </w:tabs>
        <w:rPr>
          <w:rFonts w:ascii="Arial" w:hAnsi="Arial" w:cs="Arial"/>
          <w:sz w:val="24"/>
        </w:rPr>
      </w:pPr>
      <w:r w:rsidRPr="00CA4E52">
        <w:rPr>
          <w:rFonts w:ascii="Arial" w:hAnsi="Arial" w:cs="Arial"/>
          <w:sz w:val="24"/>
        </w:rPr>
        <w:t>Achiev</w:t>
      </w:r>
      <w:r w:rsidR="003809E2">
        <w:rPr>
          <w:rFonts w:ascii="Arial" w:hAnsi="Arial" w:cs="Arial"/>
          <w:sz w:val="24"/>
        </w:rPr>
        <w:t>e</w:t>
      </w:r>
      <w:r w:rsidRPr="00CA4E52">
        <w:rPr>
          <w:rFonts w:ascii="Arial" w:hAnsi="Arial" w:cs="Arial"/>
          <w:sz w:val="24"/>
        </w:rPr>
        <w:t xml:space="preserve"> overload by completing max reps within a specific time period. Examples Include:</w:t>
      </w:r>
    </w:p>
    <w:p w14:paraId="1AD10EEE" w14:textId="668DBF22" w:rsidR="008146DF" w:rsidRDefault="008146DF" w:rsidP="008146DF">
      <w:pPr>
        <w:pStyle w:val="ListParagraph"/>
        <w:widowControl w:val="0"/>
        <w:numPr>
          <w:ilvl w:val="0"/>
          <w:numId w:val="88"/>
        </w:numPr>
        <w:tabs>
          <w:tab w:val="left" w:pos="-1440"/>
        </w:tabs>
        <w:rPr>
          <w:rFonts w:ascii="Arial" w:hAnsi="Arial" w:cs="Arial"/>
          <w:sz w:val="24"/>
        </w:rPr>
      </w:pPr>
      <w:r w:rsidRPr="00CA4E52">
        <w:rPr>
          <w:rFonts w:ascii="Arial" w:hAnsi="Arial" w:cs="Arial"/>
          <w:sz w:val="24"/>
        </w:rPr>
        <w:t>Tabata – 20 seconds work + 10 seconds rest x 4-8sets.</w:t>
      </w:r>
    </w:p>
    <w:p w14:paraId="66EA71F6" w14:textId="50147810" w:rsidR="003809E2" w:rsidRPr="00CA4E52" w:rsidRDefault="003809E2" w:rsidP="008146DF">
      <w:pPr>
        <w:pStyle w:val="ListParagraph"/>
        <w:widowControl w:val="0"/>
        <w:numPr>
          <w:ilvl w:val="0"/>
          <w:numId w:val="88"/>
        </w:numPr>
        <w:tabs>
          <w:tab w:val="left" w:pos="-1440"/>
        </w:tabs>
        <w:rPr>
          <w:rFonts w:ascii="Arial" w:hAnsi="Arial" w:cs="Arial"/>
          <w:sz w:val="24"/>
        </w:rPr>
      </w:pPr>
      <w:r>
        <w:rPr>
          <w:rFonts w:ascii="Arial" w:hAnsi="Arial" w:cs="Arial"/>
          <w:sz w:val="24"/>
        </w:rPr>
        <w:t>Tabata Variations: 20 seconds work + 10 seconds rest / 30 work:30 rest / 40 work:20 rest</w:t>
      </w:r>
    </w:p>
    <w:p w14:paraId="6136876B" w14:textId="0A5A3E97" w:rsidR="008146DF" w:rsidRPr="00506BF5" w:rsidRDefault="008146DF" w:rsidP="00506BF5">
      <w:pPr>
        <w:pStyle w:val="ListParagraph"/>
        <w:widowControl w:val="0"/>
        <w:numPr>
          <w:ilvl w:val="0"/>
          <w:numId w:val="88"/>
        </w:numPr>
        <w:tabs>
          <w:tab w:val="left" w:pos="-1440"/>
        </w:tabs>
        <w:rPr>
          <w:rFonts w:ascii="Arial" w:hAnsi="Arial" w:cs="Arial"/>
          <w:sz w:val="24"/>
        </w:rPr>
      </w:pPr>
      <w:r w:rsidRPr="00506BF5">
        <w:rPr>
          <w:rFonts w:ascii="Arial" w:hAnsi="Arial" w:cs="Arial"/>
          <w:sz w:val="24"/>
        </w:rPr>
        <w:t>EMOM – Complete as many reps as you can in a minute (45-50 sec work + 10-15 sec rest)</w:t>
      </w:r>
    </w:p>
    <w:p w14:paraId="03F5EE3D" w14:textId="0CE4A5F0" w:rsidR="008146DF" w:rsidRDefault="00506BF5" w:rsidP="008146DF">
      <w:pPr>
        <w:pStyle w:val="ListParagraph"/>
        <w:widowControl w:val="0"/>
        <w:numPr>
          <w:ilvl w:val="0"/>
          <w:numId w:val="88"/>
        </w:numPr>
        <w:tabs>
          <w:tab w:val="left" w:pos="-1440"/>
        </w:tabs>
        <w:rPr>
          <w:rFonts w:ascii="Arial" w:hAnsi="Arial" w:cs="Arial"/>
          <w:sz w:val="24"/>
        </w:rPr>
      </w:pPr>
      <w:r>
        <w:rPr>
          <w:rFonts w:ascii="Arial" w:hAnsi="Arial" w:cs="Arial"/>
          <w:sz w:val="24"/>
        </w:rPr>
        <w:t>T</w:t>
      </w:r>
      <w:r w:rsidR="008146DF">
        <w:rPr>
          <w:rFonts w:ascii="Arial" w:hAnsi="Arial" w:cs="Arial"/>
          <w:sz w:val="24"/>
        </w:rPr>
        <w:t>ime Cap: Complete as many sets of a group of exercises in a specific time period (i.e.: 12 DBell Squats, 10 Pull-Ups, 10 Combat Plank --- 8-minute Time Cap).</w:t>
      </w:r>
    </w:p>
    <w:p w14:paraId="3B4FF27C" w14:textId="77777777" w:rsidR="00506BF5" w:rsidRDefault="00506BF5" w:rsidP="008146DF">
      <w:pPr>
        <w:widowControl w:val="0"/>
        <w:tabs>
          <w:tab w:val="left" w:pos="-1440"/>
        </w:tabs>
        <w:rPr>
          <w:rFonts w:ascii="Tahoma" w:hAnsi="Tahoma"/>
          <w:b/>
          <w:sz w:val="24"/>
        </w:rPr>
      </w:pPr>
    </w:p>
    <w:p w14:paraId="17C94194" w14:textId="3ABE8DBA" w:rsidR="008146DF" w:rsidRDefault="008146DF" w:rsidP="008146DF">
      <w:pPr>
        <w:widowControl w:val="0"/>
        <w:tabs>
          <w:tab w:val="left" w:pos="-1440"/>
        </w:tabs>
        <w:rPr>
          <w:rFonts w:ascii="Tahoma" w:hAnsi="Tahoma"/>
          <w:b/>
          <w:sz w:val="24"/>
        </w:rPr>
      </w:pPr>
      <w:r>
        <w:rPr>
          <w:rFonts w:ascii="Tahoma" w:hAnsi="Tahoma"/>
          <w:b/>
          <w:sz w:val="24"/>
        </w:rPr>
        <w:t xml:space="preserve">C. # of Sets: </w:t>
      </w:r>
      <w:r>
        <w:rPr>
          <w:rFonts w:ascii="Arial Narrow" w:hAnsi="Arial Narrow"/>
          <w:sz w:val="24"/>
        </w:rPr>
        <w:t>A set is defined as the number of successive repetitions performed without resting.</w:t>
      </w:r>
    </w:p>
    <w:p w14:paraId="1EE57DF2" w14:textId="77777777" w:rsidR="008146DF" w:rsidRDefault="008146DF" w:rsidP="008146DF">
      <w:pPr>
        <w:widowControl w:val="0"/>
        <w:tabs>
          <w:tab w:val="left" w:pos="-1440"/>
        </w:tabs>
        <w:rPr>
          <w:rFonts w:ascii="Tahoma" w:hAnsi="Tahoma"/>
          <w:sz w:val="24"/>
        </w:rPr>
      </w:pPr>
    </w:p>
    <w:p w14:paraId="651D62B6" w14:textId="77777777" w:rsidR="008146DF" w:rsidRDefault="008146DF" w:rsidP="008146DF">
      <w:pPr>
        <w:widowControl w:val="0"/>
        <w:rPr>
          <w:rFonts w:ascii="Tahoma" w:hAnsi="Tahoma"/>
          <w:b/>
          <w:sz w:val="24"/>
        </w:rPr>
      </w:pPr>
      <w:r>
        <w:rPr>
          <w:rFonts w:ascii="Tahoma" w:hAnsi="Tahoma"/>
          <w:b/>
          <w:sz w:val="24"/>
        </w:rPr>
        <w:t>General Muscle Conditioning Training Guidelines:</w:t>
      </w:r>
    </w:p>
    <w:p w14:paraId="3360C9FE" w14:textId="77777777" w:rsidR="008146DF" w:rsidRDefault="008146DF" w:rsidP="008146DF">
      <w:pPr>
        <w:widowControl w:val="0"/>
        <w:rPr>
          <w:sz w:val="24"/>
        </w:rPr>
      </w:pPr>
    </w:p>
    <w:tbl>
      <w:tblPr>
        <w:tblW w:w="10632" w:type="dxa"/>
        <w:tblInd w:w="-8" w:type="dxa"/>
        <w:tblLayout w:type="fixed"/>
        <w:tblCellMar>
          <w:left w:w="120" w:type="dxa"/>
          <w:right w:w="120" w:type="dxa"/>
        </w:tblCellMar>
        <w:tblLook w:val="0000" w:firstRow="0" w:lastRow="0" w:firstColumn="0" w:lastColumn="0" w:noHBand="0" w:noVBand="0"/>
      </w:tblPr>
      <w:tblGrid>
        <w:gridCol w:w="5316"/>
        <w:gridCol w:w="5316"/>
      </w:tblGrid>
      <w:tr w:rsidR="008146DF" w14:paraId="1579F6E1" w14:textId="77777777" w:rsidTr="00E31452">
        <w:tc>
          <w:tcPr>
            <w:tcW w:w="5316" w:type="dxa"/>
            <w:tcBorders>
              <w:top w:val="single" w:sz="6" w:space="0" w:color="000000"/>
              <w:left w:val="single" w:sz="6" w:space="0" w:color="000000"/>
              <w:bottom w:val="single" w:sz="6" w:space="0" w:color="000000"/>
              <w:right w:val="single" w:sz="6" w:space="0" w:color="000000"/>
            </w:tcBorders>
          </w:tcPr>
          <w:p w14:paraId="2331E201" w14:textId="77777777" w:rsidR="008146DF" w:rsidRDefault="008146DF" w:rsidP="00E31452">
            <w:pPr>
              <w:widowControl w:val="0"/>
              <w:spacing w:after="58"/>
              <w:jc w:val="center"/>
              <w:rPr>
                <w:rFonts w:ascii="Tahoma" w:hAnsi="Tahoma"/>
                <w:b/>
                <w:sz w:val="28"/>
              </w:rPr>
            </w:pPr>
            <w:r>
              <w:rPr>
                <w:rFonts w:ascii="Tahoma" w:hAnsi="Tahoma"/>
                <w:b/>
                <w:sz w:val="28"/>
              </w:rPr>
              <w:t xml:space="preserve">FITNESS LEVEL </w:t>
            </w:r>
          </w:p>
          <w:p w14:paraId="4BB7F3D7" w14:textId="77777777" w:rsidR="008146DF" w:rsidRDefault="008146DF" w:rsidP="00E31452">
            <w:pPr>
              <w:widowControl w:val="0"/>
              <w:spacing w:after="58"/>
              <w:jc w:val="center"/>
              <w:rPr>
                <w:rFonts w:ascii="Tahoma" w:hAnsi="Tahoma"/>
                <w:b/>
                <w:sz w:val="28"/>
              </w:rPr>
            </w:pPr>
            <w:r>
              <w:rPr>
                <w:rFonts w:ascii="Tahoma" w:hAnsi="Tahoma"/>
                <w:b/>
                <w:sz w:val="24"/>
              </w:rPr>
              <w:t>(WEIGHT TRAINING EXPERIENCE)</w:t>
            </w:r>
          </w:p>
        </w:tc>
        <w:tc>
          <w:tcPr>
            <w:tcW w:w="5316" w:type="dxa"/>
            <w:tcBorders>
              <w:top w:val="single" w:sz="6" w:space="0" w:color="000000"/>
              <w:left w:val="single" w:sz="6" w:space="0" w:color="000000"/>
              <w:bottom w:val="single" w:sz="6" w:space="0" w:color="000000"/>
              <w:right w:val="single" w:sz="6" w:space="0" w:color="000000"/>
            </w:tcBorders>
          </w:tcPr>
          <w:p w14:paraId="6B1250C6" w14:textId="77777777" w:rsidR="008146DF" w:rsidRDefault="008146DF" w:rsidP="00E31452">
            <w:pPr>
              <w:widowControl w:val="0"/>
              <w:spacing w:after="58"/>
              <w:jc w:val="center"/>
              <w:rPr>
                <w:rFonts w:ascii="Tahoma" w:hAnsi="Tahoma"/>
                <w:b/>
                <w:sz w:val="24"/>
              </w:rPr>
            </w:pPr>
            <w:r>
              <w:rPr>
                <w:rFonts w:ascii="Tahoma" w:hAnsi="Tahoma"/>
                <w:b/>
                <w:sz w:val="24"/>
              </w:rPr>
              <w:t xml:space="preserve"># OF SETS / </w:t>
            </w:r>
          </w:p>
          <w:p w14:paraId="38B1BBAF" w14:textId="77777777" w:rsidR="008146DF" w:rsidRDefault="008146DF" w:rsidP="00E31452">
            <w:pPr>
              <w:widowControl w:val="0"/>
              <w:spacing w:after="58"/>
              <w:jc w:val="center"/>
              <w:rPr>
                <w:rFonts w:ascii="Tahoma" w:hAnsi="Tahoma"/>
                <w:b/>
                <w:sz w:val="24"/>
              </w:rPr>
            </w:pPr>
            <w:r>
              <w:rPr>
                <w:rFonts w:ascii="Tahoma" w:hAnsi="Tahoma"/>
                <w:b/>
                <w:sz w:val="24"/>
              </w:rPr>
              <w:t xml:space="preserve">Body Part – Muscle Group </w:t>
            </w:r>
          </w:p>
        </w:tc>
      </w:tr>
      <w:tr w:rsidR="008146DF" w14:paraId="0CE7D873" w14:textId="77777777" w:rsidTr="00E31452">
        <w:tc>
          <w:tcPr>
            <w:tcW w:w="5316" w:type="dxa"/>
            <w:tcBorders>
              <w:top w:val="single" w:sz="6" w:space="0" w:color="000000"/>
              <w:left w:val="single" w:sz="6" w:space="0" w:color="000000"/>
              <w:bottom w:val="single" w:sz="6" w:space="0" w:color="000000"/>
              <w:right w:val="single" w:sz="6" w:space="0" w:color="000000"/>
            </w:tcBorders>
          </w:tcPr>
          <w:p w14:paraId="0300C21A" w14:textId="77777777" w:rsidR="008146DF" w:rsidRDefault="008146DF" w:rsidP="00E31452">
            <w:pPr>
              <w:widowControl w:val="0"/>
              <w:spacing w:after="58"/>
              <w:jc w:val="center"/>
              <w:rPr>
                <w:rFonts w:ascii="Arial Narrow" w:hAnsi="Arial Narrow"/>
                <w:b/>
                <w:sz w:val="24"/>
              </w:rPr>
            </w:pPr>
            <w:r>
              <w:rPr>
                <w:rFonts w:ascii="Arial Narrow" w:hAnsi="Arial Narrow"/>
                <w:b/>
                <w:sz w:val="24"/>
              </w:rPr>
              <w:t>Beginner</w:t>
            </w:r>
          </w:p>
        </w:tc>
        <w:tc>
          <w:tcPr>
            <w:tcW w:w="5316" w:type="dxa"/>
            <w:tcBorders>
              <w:top w:val="single" w:sz="6" w:space="0" w:color="000000"/>
              <w:left w:val="single" w:sz="6" w:space="0" w:color="000000"/>
              <w:bottom w:val="single" w:sz="6" w:space="0" w:color="000000"/>
              <w:right w:val="single" w:sz="6" w:space="0" w:color="000000"/>
            </w:tcBorders>
          </w:tcPr>
          <w:p w14:paraId="4F2300F0" w14:textId="77777777" w:rsidR="008146DF" w:rsidRDefault="008146DF" w:rsidP="00E31452">
            <w:pPr>
              <w:widowControl w:val="0"/>
              <w:spacing w:after="58"/>
              <w:jc w:val="center"/>
              <w:rPr>
                <w:rFonts w:ascii="Arial Narrow" w:hAnsi="Arial Narrow"/>
                <w:b/>
                <w:sz w:val="24"/>
              </w:rPr>
            </w:pPr>
            <w:r>
              <w:rPr>
                <w:rFonts w:ascii="Arial Narrow" w:hAnsi="Arial Narrow"/>
                <w:b/>
                <w:sz w:val="24"/>
              </w:rPr>
              <w:t>1 – 2</w:t>
            </w:r>
          </w:p>
        </w:tc>
      </w:tr>
      <w:tr w:rsidR="008146DF" w14:paraId="53BAC93E" w14:textId="77777777" w:rsidTr="00E31452">
        <w:tc>
          <w:tcPr>
            <w:tcW w:w="5316" w:type="dxa"/>
            <w:tcBorders>
              <w:top w:val="single" w:sz="6" w:space="0" w:color="000000"/>
              <w:left w:val="single" w:sz="6" w:space="0" w:color="000000"/>
              <w:bottom w:val="single" w:sz="6" w:space="0" w:color="000000"/>
              <w:right w:val="single" w:sz="6" w:space="0" w:color="000000"/>
            </w:tcBorders>
          </w:tcPr>
          <w:p w14:paraId="3567756A" w14:textId="77777777" w:rsidR="008146DF" w:rsidRDefault="008146DF" w:rsidP="00E31452">
            <w:pPr>
              <w:widowControl w:val="0"/>
              <w:spacing w:after="58"/>
              <w:jc w:val="center"/>
              <w:rPr>
                <w:rFonts w:ascii="Arial Narrow" w:hAnsi="Arial Narrow"/>
                <w:b/>
                <w:sz w:val="24"/>
              </w:rPr>
            </w:pPr>
            <w:r>
              <w:rPr>
                <w:rFonts w:ascii="Arial Narrow" w:hAnsi="Arial Narrow"/>
                <w:b/>
                <w:sz w:val="24"/>
              </w:rPr>
              <w:t>Intermediate</w:t>
            </w:r>
          </w:p>
        </w:tc>
        <w:tc>
          <w:tcPr>
            <w:tcW w:w="5316" w:type="dxa"/>
            <w:tcBorders>
              <w:top w:val="single" w:sz="6" w:space="0" w:color="000000"/>
              <w:left w:val="single" w:sz="6" w:space="0" w:color="000000"/>
              <w:bottom w:val="single" w:sz="6" w:space="0" w:color="000000"/>
              <w:right w:val="single" w:sz="6" w:space="0" w:color="000000"/>
            </w:tcBorders>
          </w:tcPr>
          <w:p w14:paraId="5D1041D7" w14:textId="77777777" w:rsidR="008146DF" w:rsidRDefault="008146DF" w:rsidP="00E31452">
            <w:pPr>
              <w:widowControl w:val="0"/>
              <w:spacing w:after="58"/>
              <w:jc w:val="center"/>
              <w:rPr>
                <w:rFonts w:ascii="Arial Narrow" w:hAnsi="Arial Narrow"/>
                <w:b/>
                <w:sz w:val="24"/>
              </w:rPr>
            </w:pPr>
            <w:r>
              <w:rPr>
                <w:rFonts w:ascii="Arial Narrow" w:hAnsi="Arial Narrow"/>
                <w:b/>
                <w:sz w:val="24"/>
              </w:rPr>
              <w:t>2 – 3</w:t>
            </w:r>
          </w:p>
        </w:tc>
      </w:tr>
      <w:tr w:rsidR="008146DF" w14:paraId="6097AD7F" w14:textId="77777777" w:rsidTr="00E31452">
        <w:tc>
          <w:tcPr>
            <w:tcW w:w="5316" w:type="dxa"/>
            <w:tcBorders>
              <w:top w:val="single" w:sz="6" w:space="0" w:color="000000"/>
              <w:left w:val="single" w:sz="6" w:space="0" w:color="000000"/>
              <w:bottom w:val="single" w:sz="6" w:space="0" w:color="000000"/>
              <w:right w:val="single" w:sz="6" w:space="0" w:color="000000"/>
            </w:tcBorders>
          </w:tcPr>
          <w:p w14:paraId="3FC73E31" w14:textId="77777777" w:rsidR="008146DF" w:rsidRDefault="008146DF" w:rsidP="00E31452">
            <w:pPr>
              <w:widowControl w:val="0"/>
              <w:spacing w:after="58"/>
              <w:jc w:val="center"/>
              <w:rPr>
                <w:rFonts w:ascii="Arial Narrow" w:hAnsi="Arial Narrow"/>
                <w:b/>
                <w:sz w:val="24"/>
              </w:rPr>
            </w:pPr>
            <w:r>
              <w:rPr>
                <w:rFonts w:ascii="Arial Narrow" w:hAnsi="Arial Narrow"/>
                <w:b/>
                <w:sz w:val="24"/>
              </w:rPr>
              <w:t>Advanced</w:t>
            </w:r>
          </w:p>
        </w:tc>
        <w:tc>
          <w:tcPr>
            <w:tcW w:w="5316" w:type="dxa"/>
            <w:tcBorders>
              <w:top w:val="single" w:sz="6" w:space="0" w:color="000000"/>
              <w:left w:val="single" w:sz="6" w:space="0" w:color="000000"/>
              <w:bottom w:val="single" w:sz="6" w:space="0" w:color="000000"/>
              <w:right w:val="single" w:sz="6" w:space="0" w:color="000000"/>
            </w:tcBorders>
          </w:tcPr>
          <w:p w14:paraId="59A9C281" w14:textId="77777777" w:rsidR="008146DF" w:rsidRDefault="008146DF" w:rsidP="00E31452">
            <w:pPr>
              <w:widowControl w:val="0"/>
              <w:spacing w:after="58"/>
              <w:jc w:val="center"/>
              <w:rPr>
                <w:rFonts w:ascii="Arial Narrow" w:hAnsi="Arial Narrow"/>
                <w:b/>
                <w:sz w:val="24"/>
              </w:rPr>
            </w:pPr>
            <w:r>
              <w:rPr>
                <w:rFonts w:ascii="Arial Narrow" w:hAnsi="Arial Narrow"/>
                <w:b/>
                <w:sz w:val="24"/>
              </w:rPr>
              <w:t>3 - 5</w:t>
            </w:r>
          </w:p>
        </w:tc>
      </w:tr>
      <w:tr w:rsidR="008146DF" w14:paraId="04603419" w14:textId="77777777" w:rsidTr="00E31452">
        <w:tc>
          <w:tcPr>
            <w:tcW w:w="5316" w:type="dxa"/>
            <w:tcBorders>
              <w:top w:val="single" w:sz="6" w:space="0" w:color="000000"/>
              <w:left w:val="single" w:sz="6" w:space="0" w:color="000000"/>
              <w:bottom w:val="single" w:sz="6" w:space="0" w:color="000000"/>
              <w:right w:val="single" w:sz="6" w:space="0" w:color="000000"/>
            </w:tcBorders>
          </w:tcPr>
          <w:p w14:paraId="35E7CAC9" w14:textId="77777777" w:rsidR="008146DF" w:rsidRDefault="008146DF" w:rsidP="00E31452">
            <w:pPr>
              <w:widowControl w:val="0"/>
              <w:spacing w:after="58"/>
              <w:jc w:val="center"/>
              <w:rPr>
                <w:rFonts w:ascii="Arial Narrow" w:hAnsi="Arial Narrow"/>
                <w:b/>
                <w:sz w:val="24"/>
              </w:rPr>
            </w:pPr>
            <w:r>
              <w:rPr>
                <w:rFonts w:ascii="Arial Narrow" w:hAnsi="Arial Narrow"/>
                <w:b/>
                <w:sz w:val="24"/>
              </w:rPr>
              <w:t>Specialized Training (Elite athlete)</w:t>
            </w:r>
          </w:p>
        </w:tc>
        <w:tc>
          <w:tcPr>
            <w:tcW w:w="5316" w:type="dxa"/>
            <w:tcBorders>
              <w:top w:val="single" w:sz="6" w:space="0" w:color="000000"/>
              <w:left w:val="single" w:sz="6" w:space="0" w:color="000000"/>
              <w:bottom w:val="single" w:sz="6" w:space="0" w:color="000000"/>
              <w:right w:val="single" w:sz="6" w:space="0" w:color="000000"/>
            </w:tcBorders>
          </w:tcPr>
          <w:p w14:paraId="185B5F35" w14:textId="77777777" w:rsidR="008146DF" w:rsidRDefault="008146DF" w:rsidP="00E31452">
            <w:pPr>
              <w:widowControl w:val="0"/>
              <w:spacing w:after="58"/>
              <w:jc w:val="center"/>
              <w:rPr>
                <w:rFonts w:ascii="Arial Narrow" w:hAnsi="Arial Narrow"/>
                <w:b/>
                <w:sz w:val="24"/>
              </w:rPr>
            </w:pPr>
            <w:r>
              <w:rPr>
                <w:rFonts w:ascii="Arial Narrow" w:hAnsi="Arial Narrow"/>
                <w:b/>
                <w:sz w:val="24"/>
              </w:rPr>
              <w:t>6 - 12</w:t>
            </w:r>
          </w:p>
        </w:tc>
      </w:tr>
      <w:tr w:rsidR="008146DF" w14:paraId="2E68CBDC" w14:textId="77777777" w:rsidTr="00E31452">
        <w:tc>
          <w:tcPr>
            <w:tcW w:w="5316" w:type="dxa"/>
            <w:tcBorders>
              <w:top w:val="single" w:sz="6" w:space="0" w:color="000000"/>
              <w:left w:val="single" w:sz="6" w:space="0" w:color="000000"/>
              <w:bottom w:val="single" w:sz="6" w:space="0" w:color="000000"/>
              <w:right w:val="single" w:sz="6" w:space="0" w:color="000000"/>
            </w:tcBorders>
          </w:tcPr>
          <w:p w14:paraId="79BB4D43" w14:textId="77777777" w:rsidR="008146DF" w:rsidRDefault="008146DF" w:rsidP="00E31452">
            <w:pPr>
              <w:widowControl w:val="0"/>
              <w:spacing w:after="58"/>
              <w:jc w:val="center"/>
              <w:rPr>
                <w:rFonts w:ascii="Arial Narrow" w:hAnsi="Arial Narrow"/>
                <w:b/>
                <w:sz w:val="24"/>
              </w:rPr>
            </w:pPr>
            <w:smartTag w:uri="urn:schemas-microsoft-com:office:smarttags" w:element="place">
              <w:smartTag w:uri="urn:schemas-microsoft-com:office:smarttags" w:element="PlaceName">
                <w:r>
                  <w:rPr>
                    <w:rFonts w:ascii="Arial Narrow" w:hAnsi="Arial Narrow"/>
                    <w:b/>
                    <w:sz w:val="24"/>
                  </w:rPr>
                  <w:t>Body</w:t>
                </w:r>
              </w:smartTag>
              <w:r>
                <w:rPr>
                  <w:rFonts w:ascii="Arial Narrow" w:hAnsi="Arial Narrow"/>
                  <w:b/>
                  <w:sz w:val="24"/>
                </w:rPr>
                <w:t xml:space="preserve"> </w:t>
              </w:r>
              <w:smartTag w:uri="urn:schemas-microsoft-com:office:smarttags" w:element="PlaceType">
                <w:r>
                  <w:rPr>
                    <w:rFonts w:ascii="Arial Narrow" w:hAnsi="Arial Narrow"/>
                    <w:b/>
                    <w:sz w:val="24"/>
                  </w:rPr>
                  <w:t>Building</w:t>
                </w:r>
              </w:smartTag>
            </w:smartTag>
          </w:p>
        </w:tc>
        <w:tc>
          <w:tcPr>
            <w:tcW w:w="5316" w:type="dxa"/>
            <w:tcBorders>
              <w:top w:val="single" w:sz="6" w:space="0" w:color="000000"/>
              <w:left w:val="single" w:sz="6" w:space="0" w:color="000000"/>
              <w:bottom w:val="single" w:sz="6" w:space="0" w:color="000000"/>
              <w:right w:val="single" w:sz="6" w:space="0" w:color="000000"/>
            </w:tcBorders>
          </w:tcPr>
          <w:p w14:paraId="21900DA9" w14:textId="77777777" w:rsidR="008146DF" w:rsidRDefault="008146DF" w:rsidP="00E31452">
            <w:pPr>
              <w:widowControl w:val="0"/>
              <w:spacing w:after="58"/>
              <w:jc w:val="center"/>
              <w:rPr>
                <w:rFonts w:ascii="Arial Narrow" w:hAnsi="Arial Narrow"/>
                <w:b/>
                <w:sz w:val="24"/>
              </w:rPr>
            </w:pPr>
            <w:r>
              <w:rPr>
                <w:rFonts w:ascii="Arial Narrow" w:hAnsi="Arial Narrow"/>
                <w:b/>
                <w:sz w:val="24"/>
              </w:rPr>
              <w:t>10 - 24</w:t>
            </w:r>
          </w:p>
        </w:tc>
      </w:tr>
    </w:tbl>
    <w:p w14:paraId="05618AFF" w14:textId="77777777" w:rsidR="008146DF" w:rsidRPr="00444E3F" w:rsidRDefault="008146DF" w:rsidP="008146DF">
      <w:pPr>
        <w:widowControl w:val="0"/>
        <w:tabs>
          <w:tab w:val="left" w:pos="-1440"/>
        </w:tabs>
        <w:rPr>
          <w:rFonts w:ascii="Tahoma" w:hAnsi="Tahoma"/>
          <w:b/>
          <w:sz w:val="24"/>
        </w:rPr>
      </w:pPr>
    </w:p>
    <w:p w14:paraId="0A1E0479"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 xml:space="preserve">A beginning participant is advised to start with 1-2 sets of each exercise. As fitness and strength levels improve they can progressively increase the # of sets / exercise. </w:t>
      </w:r>
    </w:p>
    <w:p w14:paraId="3C9E5366"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More advanced participants with higher levels of muscle strength and mass may need to perform more sets (2-6 sets) to overload a given muscle group. The philosophy behind multi-set training is that once the initial fitness level is achieved, a repeated presentation of the stimulus will increase the overload to the muscle and superior strength gains will result.</w:t>
      </w:r>
    </w:p>
    <w:p w14:paraId="20F247CC"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 xml:space="preserve">An increase in strength, power and muscle size can occur when one set of an exercise per training session is performed by a person who has never trained before. However, the majority of evidence supports the idea that multiple sets of an exercise result in greater gains in strength, power and muscle size than just one set. Most trainers agree that three sets of an exercise is the minimal number needed to bring about near maximal gains in strength, power and muscle size.  </w:t>
      </w:r>
    </w:p>
    <w:p w14:paraId="09B92B7D" w14:textId="77777777" w:rsidR="008146DF" w:rsidRDefault="008146DF" w:rsidP="008146DF">
      <w:pPr>
        <w:widowControl w:val="0"/>
        <w:rPr>
          <w:rFonts w:ascii="Arial Narrow" w:hAnsi="Arial Narrow"/>
          <w:sz w:val="24"/>
        </w:rPr>
      </w:pPr>
    </w:p>
    <w:p w14:paraId="1FC60DBD" w14:textId="77777777" w:rsidR="008146DF" w:rsidRDefault="008146DF" w:rsidP="008146DF">
      <w:pPr>
        <w:widowControl w:val="0"/>
        <w:tabs>
          <w:tab w:val="left" w:pos="-1440"/>
        </w:tabs>
        <w:ind w:left="720" w:hanging="720"/>
        <w:rPr>
          <w:rFonts w:ascii="Tahoma" w:hAnsi="Tahoma"/>
          <w:b/>
          <w:sz w:val="24"/>
        </w:rPr>
      </w:pPr>
      <w:r>
        <w:rPr>
          <w:rFonts w:ascii="Tahoma" w:hAnsi="Tahoma"/>
          <w:b/>
          <w:sz w:val="24"/>
        </w:rPr>
        <w:t>D. Rest Time Interval between Straight Sets</w:t>
      </w:r>
    </w:p>
    <w:p w14:paraId="0C09CF66"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 xml:space="preserve">The rest period between sets allows for the replenishment of energy. </w:t>
      </w:r>
    </w:p>
    <w:p w14:paraId="6F663752"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 xml:space="preserve">The amount of rest time required is dependent on the intensity and the goals of the training program. </w:t>
      </w:r>
    </w:p>
    <w:p w14:paraId="3F6538A1" w14:textId="77777777" w:rsidR="008146DF" w:rsidRDefault="008146DF" w:rsidP="008146DF">
      <w:pPr>
        <w:widowControl w:val="0"/>
      </w:pPr>
    </w:p>
    <w:tbl>
      <w:tblPr>
        <w:tblW w:w="107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942"/>
        <w:gridCol w:w="5798"/>
      </w:tblGrid>
      <w:tr w:rsidR="008146DF" w14:paraId="32C526E3" w14:textId="77777777" w:rsidTr="00E31452">
        <w:tc>
          <w:tcPr>
            <w:tcW w:w="4942" w:type="dxa"/>
            <w:shd w:val="solid" w:color="auto" w:fill="auto"/>
          </w:tcPr>
          <w:p w14:paraId="293A4B70" w14:textId="77777777" w:rsidR="008146DF" w:rsidRDefault="008146DF" w:rsidP="00E31452">
            <w:pPr>
              <w:widowControl w:val="0"/>
              <w:ind w:left="720" w:hanging="720"/>
              <w:jc w:val="center"/>
              <w:rPr>
                <w:rFonts w:ascii="Tahoma" w:hAnsi="Tahoma"/>
                <w:b/>
                <w:sz w:val="28"/>
              </w:rPr>
            </w:pPr>
            <w:r>
              <w:rPr>
                <w:rFonts w:ascii="Tahoma" w:hAnsi="Tahoma"/>
                <w:b/>
                <w:sz w:val="28"/>
              </w:rPr>
              <w:t>TRAINING INTENSITY</w:t>
            </w:r>
          </w:p>
        </w:tc>
        <w:tc>
          <w:tcPr>
            <w:tcW w:w="5798" w:type="dxa"/>
            <w:shd w:val="solid" w:color="auto" w:fill="auto"/>
          </w:tcPr>
          <w:p w14:paraId="3C6CBE16" w14:textId="77777777" w:rsidR="008146DF" w:rsidRDefault="008146DF" w:rsidP="00E31452">
            <w:pPr>
              <w:widowControl w:val="0"/>
              <w:jc w:val="center"/>
              <w:rPr>
                <w:rFonts w:ascii="Tahoma" w:hAnsi="Tahoma"/>
                <w:sz w:val="28"/>
              </w:rPr>
            </w:pPr>
            <w:r>
              <w:rPr>
                <w:rFonts w:ascii="Tahoma" w:hAnsi="Tahoma"/>
                <w:b/>
                <w:sz w:val="28"/>
              </w:rPr>
              <w:t>REST BETWEEN SETS</w:t>
            </w:r>
          </w:p>
        </w:tc>
      </w:tr>
      <w:tr w:rsidR="008146DF" w14:paraId="2127D161" w14:textId="77777777" w:rsidTr="00E31452">
        <w:tc>
          <w:tcPr>
            <w:tcW w:w="4942" w:type="dxa"/>
          </w:tcPr>
          <w:p w14:paraId="5071A496" w14:textId="77777777" w:rsidR="008146DF" w:rsidRDefault="008146DF" w:rsidP="00E31452">
            <w:pPr>
              <w:widowControl w:val="0"/>
              <w:jc w:val="center"/>
              <w:rPr>
                <w:rFonts w:ascii="Arial" w:hAnsi="Arial"/>
                <w:sz w:val="24"/>
              </w:rPr>
            </w:pPr>
            <w:r>
              <w:rPr>
                <w:rFonts w:ascii="Arial" w:hAnsi="Arial"/>
                <w:sz w:val="24"/>
              </w:rPr>
              <w:t>Maximal Strength Program (&lt; 5 RM)</w:t>
            </w:r>
          </w:p>
        </w:tc>
        <w:tc>
          <w:tcPr>
            <w:tcW w:w="5798" w:type="dxa"/>
          </w:tcPr>
          <w:p w14:paraId="32C3EB54" w14:textId="77777777" w:rsidR="008146DF" w:rsidRDefault="008146DF" w:rsidP="00E31452">
            <w:pPr>
              <w:widowControl w:val="0"/>
              <w:jc w:val="center"/>
              <w:rPr>
                <w:rFonts w:ascii="Arial" w:hAnsi="Arial"/>
                <w:sz w:val="24"/>
              </w:rPr>
            </w:pPr>
            <w:r>
              <w:rPr>
                <w:rFonts w:ascii="Arial" w:hAnsi="Arial"/>
                <w:sz w:val="24"/>
              </w:rPr>
              <w:t>4 - 5 minutes</w:t>
            </w:r>
          </w:p>
        </w:tc>
      </w:tr>
      <w:tr w:rsidR="008146DF" w14:paraId="1B00D5DB" w14:textId="77777777" w:rsidTr="00E31452">
        <w:tc>
          <w:tcPr>
            <w:tcW w:w="4942" w:type="dxa"/>
          </w:tcPr>
          <w:p w14:paraId="0F98443E" w14:textId="77777777" w:rsidR="008146DF" w:rsidRDefault="008146DF" w:rsidP="00E31452">
            <w:pPr>
              <w:widowControl w:val="0"/>
              <w:jc w:val="center"/>
              <w:rPr>
                <w:rFonts w:ascii="Arial" w:hAnsi="Arial"/>
                <w:sz w:val="24"/>
              </w:rPr>
            </w:pPr>
            <w:r>
              <w:rPr>
                <w:rFonts w:ascii="Arial" w:hAnsi="Arial"/>
                <w:sz w:val="24"/>
              </w:rPr>
              <w:t>Strength Program (5 - 10 RM)</w:t>
            </w:r>
          </w:p>
        </w:tc>
        <w:tc>
          <w:tcPr>
            <w:tcW w:w="5798" w:type="dxa"/>
          </w:tcPr>
          <w:p w14:paraId="5F7EB55F" w14:textId="77777777" w:rsidR="008146DF" w:rsidRDefault="008146DF" w:rsidP="00E31452">
            <w:pPr>
              <w:widowControl w:val="0"/>
              <w:jc w:val="center"/>
              <w:rPr>
                <w:rFonts w:ascii="Arial" w:hAnsi="Arial"/>
                <w:sz w:val="24"/>
              </w:rPr>
            </w:pPr>
            <w:r>
              <w:rPr>
                <w:rFonts w:ascii="Arial" w:hAnsi="Arial"/>
                <w:sz w:val="24"/>
              </w:rPr>
              <w:t xml:space="preserve">3 - 4 minutes </w:t>
            </w:r>
          </w:p>
        </w:tc>
      </w:tr>
      <w:tr w:rsidR="008146DF" w14:paraId="7AA77C4D" w14:textId="77777777" w:rsidTr="00E31452">
        <w:tc>
          <w:tcPr>
            <w:tcW w:w="4942" w:type="dxa"/>
          </w:tcPr>
          <w:p w14:paraId="0A18EBF5" w14:textId="77777777" w:rsidR="008146DF" w:rsidRDefault="008146DF" w:rsidP="00E31452">
            <w:pPr>
              <w:widowControl w:val="0"/>
              <w:jc w:val="center"/>
              <w:rPr>
                <w:rFonts w:ascii="Arial" w:hAnsi="Arial"/>
                <w:sz w:val="24"/>
              </w:rPr>
            </w:pPr>
            <w:r>
              <w:rPr>
                <w:rFonts w:ascii="Arial" w:hAnsi="Arial"/>
                <w:sz w:val="24"/>
              </w:rPr>
              <w:t>Strength &amp; Endurance Program (10-15 RM)</w:t>
            </w:r>
          </w:p>
        </w:tc>
        <w:tc>
          <w:tcPr>
            <w:tcW w:w="5798" w:type="dxa"/>
          </w:tcPr>
          <w:p w14:paraId="7920CEB9" w14:textId="77777777" w:rsidR="008146DF" w:rsidRDefault="008146DF" w:rsidP="00E31452">
            <w:pPr>
              <w:jc w:val="center"/>
              <w:rPr>
                <w:rFonts w:ascii="Arial" w:hAnsi="Arial"/>
                <w:sz w:val="24"/>
              </w:rPr>
            </w:pPr>
            <w:r>
              <w:rPr>
                <w:rFonts w:ascii="Arial" w:hAnsi="Arial"/>
                <w:sz w:val="24"/>
              </w:rPr>
              <w:t xml:space="preserve">1 - 3 min. </w:t>
            </w:r>
          </w:p>
        </w:tc>
      </w:tr>
      <w:tr w:rsidR="008146DF" w14:paraId="7A070CD0" w14:textId="77777777" w:rsidTr="00E31452">
        <w:tc>
          <w:tcPr>
            <w:tcW w:w="4942" w:type="dxa"/>
          </w:tcPr>
          <w:p w14:paraId="065881CC" w14:textId="77777777" w:rsidR="008146DF" w:rsidRDefault="008146DF" w:rsidP="00E31452">
            <w:pPr>
              <w:widowControl w:val="0"/>
              <w:jc w:val="center"/>
              <w:rPr>
                <w:rFonts w:ascii="Arial" w:hAnsi="Arial"/>
                <w:sz w:val="24"/>
              </w:rPr>
            </w:pPr>
            <w:r>
              <w:rPr>
                <w:rFonts w:ascii="Arial" w:hAnsi="Arial"/>
                <w:sz w:val="24"/>
              </w:rPr>
              <w:t>Endurance Program (15 – 25 + RM)</w:t>
            </w:r>
          </w:p>
        </w:tc>
        <w:tc>
          <w:tcPr>
            <w:tcW w:w="5798" w:type="dxa"/>
          </w:tcPr>
          <w:p w14:paraId="0C783146" w14:textId="77777777" w:rsidR="008146DF" w:rsidRDefault="008146DF" w:rsidP="00E31452">
            <w:pPr>
              <w:widowControl w:val="0"/>
              <w:jc w:val="center"/>
              <w:rPr>
                <w:rFonts w:ascii="Arial" w:hAnsi="Arial"/>
                <w:sz w:val="24"/>
              </w:rPr>
            </w:pPr>
            <w:r>
              <w:rPr>
                <w:rFonts w:ascii="Arial" w:hAnsi="Arial"/>
                <w:sz w:val="24"/>
              </w:rPr>
              <w:t xml:space="preserve">30 - 60 sec. </w:t>
            </w:r>
          </w:p>
        </w:tc>
      </w:tr>
    </w:tbl>
    <w:p w14:paraId="7B838537" w14:textId="77777777" w:rsidR="008146DF" w:rsidRDefault="008146DF" w:rsidP="008146DF">
      <w:pPr>
        <w:widowControl w:val="0"/>
        <w:tabs>
          <w:tab w:val="left" w:pos="-1440"/>
        </w:tabs>
        <w:rPr>
          <w:rFonts w:ascii="Tahoma" w:hAnsi="Tahoma" w:cs="Tahoma"/>
          <w:b/>
          <w:sz w:val="24"/>
        </w:rPr>
      </w:pPr>
    </w:p>
    <w:p w14:paraId="452ED035" w14:textId="77777777" w:rsidR="00506BF5" w:rsidRDefault="00506BF5" w:rsidP="008146DF">
      <w:pPr>
        <w:widowControl w:val="0"/>
        <w:tabs>
          <w:tab w:val="left" w:pos="-1440"/>
        </w:tabs>
        <w:rPr>
          <w:rFonts w:ascii="Tahoma" w:hAnsi="Tahoma" w:cs="Tahoma"/>
          <w:b/>
          <w:sz w:val="24"/>
        </w:rPr>
      </w:pPr>
    </w:p>
    <w:p w14:paraId="17624CCB" w14:textId="77777777" w:rsidR="00506BF5" w:rsidRDefault="00506BF5" w:rsidP="008146DF">
      <w:pPr>
        <w:widowControl w:val="0"/>
        <w:tabs>
          <w:tab w:val="left" w:pos="-1440"/>
        </w:tabs>
        <w:rPr>
          <w:rFonts w:ascii="Tahoma" w:hAnsi="Tahoma" w:cs="Tahoma"/>
          <w:b/>
          <w:sz w:val="24"/>
        </w:rPr>
      </w:pPr>
    </w:p>
    <w:p w14:paraId="0338C4A8" w14:textId="77777777" w:rsidR="00506BF5" w:rsidRDefault="00506BF5" w:rsidP="008146DF">
      <w:pPr>
        <w:widowControl w:val="0"/>
        <w:tabs>
          <w:tab w:val="left" w:pos="-1440"/>
        </w:tabs>
        <w:rPr>
          <w:rFonts w:ascii="Tahoma" w:hAnsi="Tahoma" w:cs="Tahoma"/>
          <w:b/>
          <w:sz w:val="24"/>
        </w:rPr>
      </w:pPr>
    </w:p>
    <w:p w14:paraId="7F9A8058" w14:textId="3128BF1F" w:rsidR="008146DF" w:rsidRPr="002D30DE" w:rsidRDefault="008146DF" w:rsidP="008146DF">
      <w:pPr>
        <w:widowControl w:val="0"/>
        <w:tabs>
          <w:tab w:val="left" w:pos="-1440"/>
        </w:tabs>
        <w:rPr>
          <w:rFonts w:ascii="Tahoma" w:hAnsi="Tahoma" w:cs="Tahoma"/>
          <w:b/>
          <w:sz w:val="24"/>
        </w:rPr>
      </w:pPr>
      <w:r w:rsidRPr="002D30DE">
        <w:rPr>
          <w:rFonts w:ascii="Tahoma" w:hAnsi="Tahoma" w:cs="Tahoma"/>
          <w:b/>
          <w:sz w:val="24"/>
        </w:rPr>
        <w:lastRenderedPageBreak/>
        <w:t>Supersets:</w:t>
      </w:r>
    </w:p>
    <w:p w14:paraId="653AA96D" w14:textId="77777777" w:rsidR="008146DF" w:rsidRDefault="008146DF" w:rsidP="008146DF">
      <w:pPr>
        <w:widowControl w:val="0"/>
        <w:tabs>
          <w:tab w:val="left" w:pos="-1440"/>
        </w:tabs>
        <w:rPr>
          <w:rFonts w:ascii="Arial Narrow" w:hAnsi="Arial Narrow"/>
          <w:sz w:val="24"/>
        </w:rPr>
      </w:pPr>
      <w:r>
        <w:rPr>
          <w:rFonts w:ascii="Arial Narrow" w:hAnsi="Arial Narrow"/>
          <w:sz w:val="24"/>
        </w:rPr>
        <w:t xml:space="preserve">Using Supersets involves moving from exercise to exercise without a rest between sets. </w:t>
      </w:r>
    </w:p>
    <w:p w14:paraId="1682A560" w14:textId="27075BAC" w:rsidR="008146DF" w:rsidRDefault="008146DF" w:rsidP="008146DF">
      <w:pPr>
        <w:widowControl w:val="0"/>
        <w:tabs>
          <w:tab w:val="left" w:pos="-1440"/>
        </w:tabs>
        <w:rPr>
          <w:rFonts w:ascii="Arial Narrow" w:hAnsi="Arial Narrow"/>
          <w:sz w:val="24"/>
        </w:rPr>
      </w:pPr>
      <w:r>
        <w:rPr>
          <w:rFonts w:ascii="Arial Narrow" w:hAnsi="Arial Narrow"/>
          <w:sz w:val="24"/>
        </w:rPr>
        <w:t xml:space="preserve">Supersets are classified as more of a circuit type workout, traditionally used for overall conditioning and muscle endurance. </w:t>
      </w:r>
    </w:p>
    <w:p w14:paraId="2D0F0122" w14:textId="77777777" w:rsidR="008146DF" w:rsidRDefault="008146DF" w:rsidP="008146DF">
      <w:pPr>
        <w:widowControl w:val="0"/>
        <w:tabs>
          <w:tab w:val="left" w:pos="-1440"/>
        </w:tabs>
        <w:rPr>
          <w:rFonts w:ascii="Arial Narrow" w:hAnsi="Arial Narrow"/>
          <w:sz w:val="24"/>
        </w:rPr>
      </w:pPr>
      <w:r>
        <w:rPr>
          <w:rFonts w:ascii="Arial Narrow" w:hAnsi="Arial Narrow"/>
          <w:sz w:val="24"/>
        </w:rPr>
        <w:t xml:space="preserve">Supersets often involve alternating between upper and lower body or opposing muscle groups. </w:t>
      </w:r>
    </w:p>
    <w:p w14:paraId="4C606F9D" w14:textId="3E703B45" w:rsidR="008146DF" w:rsidRDefault="008146DF" w:rsidP="008146DF">
      <w:pPr>
        <w:widowControl w:val="0"/>
        <w:tabs>
          <w:tab w:val="left" w:pos="-1440"/>
        </w:tabs>
        <w:rPr>
          <w:rFonts w:ascii="Arial Narrow" w:hAnsi="Arial Narrow"/>
          <w:sz w:val="24"/>
        </w:rPr>
      </w:pPr>
      <w:r>
        <w:rPr>
          <w:rFonts w:ascii="Arial Narrow" w:hAnsi="Arial Narrow"/>
          <w:sz w:val="24"/>
        </w:rPr>
        <w:t>Performing supersets allows you to increase the intensity of the workout and decrease training time.</w:t>
      </w:r>
    </w:p>
    <w:p w14:paraId="2AA6AF88" w14:textId="77777777" w:rsidR="008146DF" w:rsidRDefault="008146DF" w:rsidP="008146DF"/>
    <w:tbl>
      <w:tblPr>
        <w:tblW w:w="107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412"/>
        <w:gridCol w:w="3748"/>
        <w:gridCol w:w="3580"/>
      </w:tblGrid>
      <w:tr w:rsidR="00160C28" w14:paraId="37064562" w14:textId="77777777" w:rsidTr="0079341C">
        <w:tc>
          <w:tcPr>
            <w:tcW w:w="10740" w:type="dxa"/>
            <w:gridSpan w:val="3"/>
          </w:tcPr>
          <w:p w14:paraId="15C1632C" w14:textId="0B68617A" w:rsidR="00160C28" w:rsidRPr="00160C28" w:rsidRDefault="00160C28" w:rsidP="00E31452">
            <w:pPr>
              <w:widowControl w:val="0"/>
              <w:jc w:val="center"/>
              <w:rPr>
                <w:rFonts w:ascii="Arial" w:hAnsi="Arial"/>
                <w:b/>
                <w:sz w:val="24"/>
              </w:rPr>
            </w:pPr>
            <w:r w:rsidRPr="00160C28">
              <w:rPr>
                <w:rFonts w:ascii="Arial" w:hAnsi="Arial"/>
                <w:b/>
                <w:sz w:val="24"/>
              </w:rPr>
              <w:t>Sample Supersets</w:t>
            </w:r>
          </w:p>
        </w:tc>
      </w:tr>
      <w:tr w:rsidR="00160C28" w14:paraId="0CE2A825" w14:textId="77777777" w:rsidTr="00160C28">
        <w:tc>
          <w:tcPr>
            <w:tcW w:w="3412" w:type="dxa"/>
          </w:tcPr>
          <w:p w14:paraId="0EB2E5F2" w14:textId="77777777" w:rsidR="00160C28" w:rsidRPr="00160C28" w:rsidRDefault="00160C28" w:rsidP="00E31452">
            <w:pPr>
              <w:widowControl w:val="0"/>
              <w:jc w:val="center"/>
              <w:rPr>
                <w:rFonts w:ascii="Arial" w:hAnsi="Arial"/>
                <w:b/>
                <w:sz w:val="24"/>
              </w:rPr>
            </w:pPr>
            <w:r w:rsidRPr="00160C28">
              <w:rPr>
                <w:rFonts w:ascii="Arial" w:hAnsi="Arial"/>
                <w:b/>
                <w:sz w:val="24"/>
              </w:rPr>
              <w:t>Opposing Muscles</w:t>
            </w:r>
          </w:p>
          <w:p w14:paraId="4EACEF4D" w14:textId="77777777" w:rsidR="00160C28" w:rsidRDefault="00160C28" w:rsidP="00160C28">
            <w:pPr>
              <w:widowControl w:val="0"/>
              <w:jc w:val="center"/>
              <w:rPr>
                <w:rFonts w:ascii="Arial" w:hAnsi="Arial"/>
                <w:sz w:val="24"/>
              </w:rPr>
            </w:pPr>
            <w:r>
              <w:rPr>
                <w:rFonts w:ascii="Arial" w:hAnsi="Arial"/>
                <w:sz w:val="24"/>
              </w:rPr>
              <w:t>Bench Press + Lat Pull Down</w:t>
            </w:r>
          </w:p>
          <w:p w14:paraId="68FF9037" w14:textId="77777777" w:rsidR="00160C28" w:rsidRPr="00160C28" w:rsidRDefault="00160C28" w:rsidP="00160C28">
            <w:pPr>
              <w:widowControl w:val="0"/>
              <w:jc w:val="center"/>
              <w:rPr>
                <w:rFonts w:ascii="Arial" w:hAnsi="Arial"/>
                <w:b/>
                <w:sz w:val="24"/>
              </w:rPr>
            </w:pPr>
            <w:r w:rsidRPr="00160C28">
              <w:rPr>
                <w:rFonts w:ascii="Arial" w:hAnsi="Arial"/>
                <w:b/>
                <w:sz w:val="24"/>
              </w:rPr>
              <w:t>Same Muscle (Harder)</w:t>
            </w:r>
          </w:p>
          <w:p w14:paraId="4E288D8A" w14:textId="1B798266" w:rsidR="00160C28" w:rsidRDefault="00160C28" w:rsidP="00160C28">
            <w:pPr>
              <w:widowControl w:val="0"/>
              <w:jc w:val="center"/>
              <w:rPr>
                <w:rFonts w:ascii="Arial" w:hAnsi="Arial"/>
                <w:sz w:val="24"/>
              </w:rPr>
            </w:pPr>
            <w:r>
              <w:rPr>
                <w:rFonts w:ascii="Arial" w:hAnsi="Arial"/>
                <w:sz w:val="24"/>
              </w:rPr>
              <w:t xml:space="preserve">Squats + Leg Press </w:t>
            </w:r>
          </w:p>
        </w:tc>
        <w:tc>
          <w:tcPr>
            <w:tcW w:w="3748" w:type="dxa"/>
          </w:tcPr>
          <w:p w14:paraId="65AAEADD" w14:textId="77777777" w:rsidR="00160C28" w:rsidRPr="00160C28" w:rsidRDefault="00160C28" w:rsidP="00E31452">
            <w:pPr>
              <w:widowControl w:val="0"/>
              <w:jc w:val="center"/>
              <w:rPr>
                <w:rFonts w:ascii="Arial" w:hAnsi="Arial"/>
                <w:b/>
                <w:sz w:val="24"/>
              </w:rPr>
            </w:pPr>
            <w:r w:rsidRPr="00160C28">
              <w:rPr>
                <w:rFonts w:ascii="Arial" w:hAnsi="Arial"/>
                <w:b/>
                <w:sz w:val="24"/>
              </w:rPr>
              <w:t xml:space="preserve">Upper / Lower </w:t>
            </w:r>
          </w:p>
          <w:p w14:paraId="27F34EB9" w14:textId="77777777" w:rsidR="00160C28" w:rsidRDefault="00160C28" w:rsidP="00E31452">
            <w:pPr>
              <w:widowControl w:val="0"/>
              <w:jc w:val="center"/>
              <w:rPr>
                <w:rFonts w:ascii="Arial" w:hAnsi="Arial"/>
                <w:sz w:val="24"/>
              </w:rPr>
            </w:pPr>
            <w:r>
              <w:rPr>
                <w:rFonts w:ascii="Arial" w:hAnsi="Arial"/>
                <w:sz w:val="24"/>
              </w:rPr>
              <w:t xml:space="preserve">Squats + Bench Press </w:t>
            </w:r>
          </w:p>
          <w:p w14:paraId="04CAC41F" w14:textId="3E1DD35A" w:rsidR="00160C28" w:rsidRDefault="00160C28" w:rsidP="00E31452">
            <w:pPr>
              <w:widowControl w:val="0"/>
              <w:jc w:val="center"/>
              <w:rPr>
                <w:rFonts w:ascii="Arial" w:hAnsi="Arial"/>
                <w:sz w:val="24"/>
              </w:rPr>
            </w:pPr>
            <w:r>
              <w:rPr>
                <w:rFonts w:ascii="Arial" w:hAnsi="Arial"/>
                <w:sz w:val="24"/>
              </w:rPr>
              <w:t>Lunges + Seated Row</w:t>
            </w:r>
          </w:p>
        </w:tc>
        <w:tc>
          <w:tcPr>
            <w:tcW w:w="3580" w:type="dxa"/>
          </w:tcPr>
          <w:p w14:paraId="4709868C" w14:textId="77777777" w:rsidR="00160C28" w:rsidRPr="00160C28" w:rsidRDefault="00160C28" w:rsidP="00E31452">
            <w:pPr>
              <w:widowControl w:val="0"/>
              <w:jc w:val="center"/>
              <w:rPr>
                <w:rFonts w:ascii="Arial" w:hAnsi="Arial"/>
                <w:b/>
                <w:sz w:val="24"/>
              </w:rPr>
            </w:pPr>
            <w:r w:rsidRPr="00160C28">
              <w:rPr>
                <w:rFonts w:ascii="Arial" w:hAnsi="Arial"/>
                <w:b/>
                <w:sz w:val="24"/>
              </w:rPr>
              <w:t>Upper-Lower-Trunk</w:t>
            </w:r>
          </w:p>
          <w:p w14:paraId="75E0142C" w14:textId="77777777" w:rsidR="00160C28" w:rsidRDefault="00160C28" w:rsidP="00E31452">
            <w:pPr>
              <w:widowControl w:val="0"/>
              <w:jc w:val="center"/>
              <w:rPr>
                <w:rFonts w:ascii="Arial" w:hAnsi="Arial"/>
                <w:sz w:val="24"/>
              </w:rPr>
            </w:pPr>
            <w:r>
              <w:rPr>
                <w:rFonts w:ascii="Arial" w:hAnsi="Arial"/>
                <w:sz w:val="24"/>
              </w:rPr>
              <w:t>Shoulder Press</w:t>
            </w:r>
          </w:p>
          <w:p w14:paraId="4D146E9E" w14:textId="77777777" w:rsidR="00160C28" w:rsidRDefault="00160C28" w:rsidP="00E31452">
            <w:pPr>
              <w:widowControl w:val="0"/>
              <w:jc w:val="center"/>
              <w:rPr>
                <w:rFonts w:ascii="Arial" w:hAnsi="Arial"/>
                <w:sz w:val="24"/>
              </w:rPr>
            </w:pPr>
            <w:r>
              <w:rPr>
                <w:rFonts w:ascii="Arial" w:hAnsi="Arial"/>
                <w:sz w:val="24"/>
              </w:rPr>
              <w:t>Split Squats</w:t>
            </w:r>
          </w:p>
          <w:p w14:paraId="1E8FC76F" w14:textId="61F3EBF3" w:rsidR="00160C28" w:rsidRDefault="00160C28" w:rsidP="00E31452">
            <w:pPr>
              <w:widowControl w:val="0"/>
              <w:jc w:val="center"/>
              <w:rPr>
                <w:rFonts w:ascii="Arial" w:hAnsi="Arial"/>
                <w:sz w:val="24"/>
              </w:rPr>
            </w:pPr>
            <w:r>
              <w:rPr>
                <w:rFonts w:ascii="Arial" w:hAnsi="Arial"/>
                <w:sz w:val="24"/>
              </w:rPr>
              <w:t xml:space="preserve">Plank </w:t>
            </w:r>
          </w:p>
        </w:tc>
      </w:tr>
      <w:tr w:rsidR="00160C28" w14:paraId="705B7D51" w14:textId="77777777" w:rsidTr="0079341C">
        <w:tc>
          <w:tcPr>
            <w:tcW w:w="10740" w:type="dxa"/>
            <w:gridSpan w:val="3"/>
          </w:tcPr>
          <w:p w14:paraId="6A4B9336" w14:textId="7804633F" w:rsidR="00160C28" w:rsidRDefault="00160C28" w:rsidP="00160C28">
            <w:pPr>
              <w:widowControl w:val="0"/>
              <w:jc w:val="center"/>
              <w:rPr>
                <w:rFonts w:ascii="Arial" w:hAnsi="Arial"/>
                <w:sz w:val="24"/>
              </w:rPr>
            </w:pPr>
            <w:r>
              <w:rPr>
                <w:rFonts w:ascii="Arial" w:hAnsi="Arial"/>
                <w:sz w:val="24"/>
              </w:rPr>
              <w:t xml:space="preserve">Complete Exercises Back to Back (Superset) rest – Repeat – rest – Repeat … </w:t>
            </w:r>
          </w:p>
        </w:tc>
      </w:tr>
    </w:tbl>
    <w:p w14:paraId="45B8B642" w14:textId="5A34ED6C" w:rsidR="00506BF5" w:rsidRDefault="00506BF5" w:rsidP="008146DF">
      <w:pPr>
        <w:widowControl w:val="0"/>
        <w:tabs>
          <w:tab w:val="left" w:pos="-1440"/>
        </w:tabs>
        <w:ind w:left="720" w:hanging="720"/>
        <w:rPr>
          <w:rFonts w:ascii="Tahoma" w:hAnsi="Tahoma"/>
          <w:b/>
          <w:sz w:val="24"/>
        </w:rPr>
      </w:pPr>
    </w:p>
    <w:p w14:paraId="3B853435" w14:textId="53F88EC5" w:rsidR="00506BF5" w:rsidRDefault="00506BF5" w:rsidP="008146DF">
      <w:pPr>
        <w:widowControl w:val="0"/>
        <w:tabs>
          <w:tab w:val="left" w:pos="-1440"/>
        </w:tabs>
        <w:ind w:left="720" w:hanging="720"/>
        <w:rPr>
          <w:rFonts w:ascii="Tahoma" w:hAnsi="Tahoma"/>
          <w:b/>
          <w:sz w:val="24"/>
        </w:rPr>
      </w:pPr>
      <w:r>
        <w:rPr>
          <w:rFonts w:ascii="Tahoma" w:hAnsi="Tahoma"/>
          <w:b/>
          <w:sz w:val="24"/>
        </w:rPr>
        <w:t>Circuits:</w:t>
      </w:r>
    </w:p>
    <w:p w14:paraId="018A091E" w14:textId="138C459D" w:rsidR="00506BF5" w:rsidRPr="00506BF5" w:rsidRDefault="00506BF5" w:rsidP="00506BF5">
      <w:pPr>
        <w:widowControl w:val="0"/>
        <w:tabs>
          <w:tab w:val="left" w:pos="-1440"/>
        </w:tabs>
        <w:rPr>
          <w:rFonts w:ascii="Arial" w:hAnsi="Arial" w:cs="Arial"/>
          <w:sz w:val="24"/>
        </w:rPr>
      </w:pPr>
      <w:r w:rsidRPr="00506BF5">
        <w:rPr>
          <w:rFonts w:ascii="Arial" w:hAnsi="Arial" w:cs="Arial"/>
          <w:sz w:val="24"/>
        </w:rPr>
        <w:t>Using circuit format involves moving from one exercise to the next without a rest between exercises. Similar to supersets, but you group more exercises together.</w:t>
      </w:r>
    </w:p>
    <w:p w14:paraId="646E9399" w14:textId="2EAB4361" w:rsidR="00506BF5" w:rsidRPr="00506BF5" w:rsidRDefault="00506BF5" w:rsidP="008146DF">
      <w:pPr>
        <w:widowControl w:val="0"/>
        <w:tabs>
          <w:tab w:val="left" w:pos="-1440"/>
        </w:tabs>
        <w:ind w:left="720" w:hanging="720"/>
        <w:rPr>
          <w:rFonts w:ascii="Arial" w:hAnsi="Arial" w:cs="Arial"/>
          <w:sz w:val="24"/>
        </w:rPr>
      </w:pPr>
      <w:r w:rsidRPr="00506BF5">
        <w:rPr>
          <w:rFonts w:ascii="Arial" w:hAnsi="Arial" w:cs="Arial"/>
          <w:sz w:val="24"/>
        </w:rPr>
        <w:t xml:space="preserve">Great way to add a cardio HIIT into your workouts. </w:t>
      </w:r>
    </w:p>
    <w:p w14:paraId="0F3B5BCF" w14:textId="306666D3" w:rsidR="00506BF5" w:rsidRPr="00506BF5" w:rsidRDefault="00506BF5" w:rsidP="008146DF">
      <w:pPr>
        <w:widowControl w:val="0"/>
        <w:tabs>
          <w:tab w:val="left" w:pos="-1440"/>
        </w:tabs>
        <w:ind w:left="720" w:hanging="720"/>
        <w:rPr>
          <w:rFonts w:ascii="Arial" w:hAnsi="Arial" w:cs="Arial"/>
          <w:sz w:val="24"/>
        </w:rPr>
      </w:pPr>
      <w:r w:rsidRPr="00506BF5">
        <w:rPr>
          <w:rFonts w:ascii="Arial" w:hAnsi="Arial" w:cs="Arial"/>
          <w:sz w:val="24"/>
        </w:rPr>
        <w:t>CULT Circuit Example:</w:t>
      </w:r>
    </w:p>
    <w:p w14:paraId="7B449B21" w14:textId="7506562E" w:rsidR="00506BF5" w:rsidRDefault="00506BF5" w:rsidP="00506BF5">
      <w:pPr>
        <w:widowControl w:val="0"/>
        <w:tabs>
          <w:tab w:val="left" w:pos="-1440"/>
        </w:tabs>
        <w:rPr>
          <w:rFonts w:ascii="Arial" w:hAnsi="Arial" w:cs="Arial"/>
          <w:sz w:val="24"/>
        </w:rPr>
      </w:pPr>
      <w:r w:rsidRPr="00506BF5">
        <w:rPr>
          <w:rFonts w:ascii="Arial" w:hAnsi="Arial" w:cs="Arial"/>
          <w:sz w:val="24"/>
        </w:rPr>
        <w:t xml:space="preserve">Cardio Exercise – Upper Body Exercise – Lower Body Exercise – Trunk Exercise / 4-Rounds of different exercises. </w:t>
      </w:r>
    </w:p>
    <w:p w14:paraId="011AF40B" w14:textId="4DA3E7B0" w:rsidR="00506BF5" w:rsidRDefault="00506BF5" w:rsidP="00506BF5">
      <w:pPr>
        <w:widowControl w:val="0"/>
        <w:tabs>
          <w:tab w:val="left" w:pos="-1440"/>
        </w:tabs>
        <w:rPr>
          <w:rFonts w:ascii="Arial" w:hAnsi="Arial" w:cs="Arial"/>
          <w:sz w:val="24"/>
        </w:rPr>
      </w:pPr>
      <w:r>
        <w:rPr>
          <w:rFonts w:ascii="Arial" w:hAnsi="Arial" w:cs="Arial"/>
          <w:sz w:val="24"/>
        </w:rPr>
        <w:t>Full Body Circuit</w:t>
      </w:r>
      <w:r w:rsidR="001266F0">
        <w:rPr>
          <w:rFonts w:ascii="Arial" w:hAnsi="Arial" w:cs="Arial"/>
          <w:sz w:val="24"/>
        </w:rPr>
        <w:t xml:space="preserve"> Example</w:t>
      </w:r>
      <w:r>
        <w:rPr>
          <w:rFonts w:ascii="Arial" w:hAnsi="Arial" w:cs="Arial"/>
          <w:sz w:val="24"/>
        </w:rPr>
        <w:t xml:space="preserve">: Select 1 exercise for each major muscle. Complete 1 set of each and then repeat </w:t>
      </w:r>
      <w:r w:rsidR="001266F0">
        <w:rPr>
          <w:rFonts w:ascii="Arial" w:hAnsi="Arial" w:cs="Arial"/>
          <w:sz w:val="24"/>
        </w:rPr>
        <w:t>for 2-4 sets.</w:t>
      </w:r>
    </w:p>
    <w:p w14:paraId="3038B7B2" w14:textId="77777777" w:rsidR="001266F0" w:rsidRPr="00506BF5" w:rsidRDefault="001266F0" w:rsidP="00506BF5">
      <w:pPr>
        <w:widowControl w:val="0"/>
        <w:tabs>
          <w:tab w:val="left" w:pos="-1440"/>
        </w:tabs>
        <w:rPr>
          <w:rFonts w:ascii="Arial" w:hAnsi="Arial" w:cs="Arial"/>
          <w:sz w:val="24"/>
        </w:rPr>
      </w:pPr>
    </w:p>
    <w:p w14:paraId="20304164" w14:textId="33DD23F1" w:rsidR="008146DF" w:rsidRDefault="008146DF" w:rsidP="008146DF">
      <w:pPr>
        <w:widowControl w:val="0"/>
        <w:tabs>
          <w:tab w:val="left" w:pos="-1440"/>
        </w:tabs>
        <w:ind w:left="720" w:hanging="720"/>
        <w:rPr>
          <w:rFonts w:ascii="Tahoma" w:hAnsi="Tahoma"/>
          <w:b/>
          <w:sz w:val="24"/>
        </w:rPr>
      </w:pPr>
      <w:r>
        <w:rPr>
          <w:rFonts w:ascii="Tahoma" w:hAnsi="Tahoma"/>
          <w:b/>
          <w:sz w:val="24"/>
        </w:rPr>
        <w:t>E. Lifting Speed - Tempo</w:t>
      </w:r>
    </w:p>
    <w:p w14:paraId="76496201"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The speed of contraction during an individual repetition is referred to as the tempo of the movement. </w:t>
      </w:r>
    </w:p>
    <w:p w14:paraId="7841C7E8"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In general, both raising and lowering the weight should take at least 2 seconds to ensure that the force of the muscular contraction and not momentum does the work. </w:t>
      </w:r>
    </w:p>
    <w:p w14:paraId="0E9EFFC1"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Most fitness professionals recommend a 2-0-4 (lift 2 seconds / lower 4 seconds) or 3-0-3 (lift 3 seconds / lower 3 seconds) tempos as the average lifting speed. </w:t>
      </w:r>
    </w:p>
    <w:p w14:paraId="04C634F5"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Performing fast repetitions is a very common error in weight gyms. This can be dangerous if the weight is thrown rather than lifted by the muscle.</w:t>
      </w:r>
    </w:p>
    <w:p w14:paraId="42EA4411"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Exercise technique should never be compromised for speed.</w:t>
      </w:r>
    </w:p>
    <w:p w14:paraId="30420855" w14:textId="77777777" w:rsidR="008146DF" w:rsidRDefault="008146DF" w:rsidP="008146DF">
      <w:pPr>
        <w:widowControl w:val="0"/>
        <w:tabs>
          <w:tab w:val="left" w:pos="-1440"/>
        </w:tabs>
        <w:rPr>
          <w:rFonts w:ascii="Arial Narrow" w:hAnsi="Arial Narrow"/>
          <w:sz w:val="24"/>
        </w:rPr>
      </w:pPr>
    </w:p>
    <w:p w14:paraId="70467BA5" w14:textId="77777777" w:rsidR="008146DF" w:rsidRDefault="008146DF" w:rsidP="001266F0">
      <w:pPr>
        <w:widowControl w:val="0"/>
        <w:tabs>
          <w:tab w:val="left" w:pos="-1440"/>
        </w:tabs>
        <w:rPr>
          <w:rFonts w:ascii="Arial Narrow" w:hAnsi="Arial Narrow"/>
          <w:sz w:val="24"/>
        </w:rPr>
      </w:pPr>
      <w:r>
        <w:rPr>
          <w:rFonts w:ascii="Tahoma" w:hAnsi="Tahoma"/>
          <w:b/>
          <w:sz w:val="24"/>
        </w:rPr>
        <w:t xml:space="preserve">F. # of Exercises: </w:t>
      </w:r>
      <w:r>
        <w:rPr>
          <w:rFonts w:ascii="Arial Narrow" w:hAnsi="Arial Narrow"/>
          <w:sz w:val="24"/>
        </w:rPr>
        <w:t xml:space="preserve">Muscular Conditioning training programs should include at least one exercise for each of the major muscle groups to ensure balanced muscular development. Training only a few muscle groups can lead to muscular imbalance, injury and poor posture. </w:t>
      </w:r>
    </w:p>
    <w:p w14:paraId="5B024FD1"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In order to ensure muscular balance, programs should always include exercises for the </w:t>
      </w:r>
      <w:r>
        <w:rPr>
          <w:rFonts w:ascii="Arial Narrow" w:hAnsi="Arial Narrow"/>
          <w:b/>
          <w:sz w:val="24"/>
        </w:rPr>
        <w:t xml:space="preserve">opposing </w:t>
      </w:r>
      <w:r w:rsidRPr="000F5DC6">
        <w:rPr>
          <w:rFonts w:ascii="Arial Narrow" w:hAnsi="Arial Narrow"/>
          <w:bCs/>
          <w:sz w:val="24"/>
        </w:rPr>
        <w:t xml:space="preserve">or </w:t>
      </w:r>
      <w:r>
        <w:rPr>
          <w:rFonts w:ascii="Arial Narrow" w:hAnsi="Arial Narrow"/>
          <w:b/>
          <w:sz w:val="24"/>
        </w:rPr>
        <w:t>antagonist</w:t>
      </w:r>
      <w:r>
        <w:rPr>
          <w:rFonts w:ascii="Arial Narrow" w:hAnsi="Arial Narrow"/>
          <w:sz w:val="24"/>
        </w:rPr>
        <w:t xml:space="preserve"> muscle groups.</w:t>
      </w:r>
    </w:p>
    <w:p w14:paraId="02BCEDE8" w14:textId="77777777" w:rsidR="008146DF" w:rsidRPr="002D30DE" w:rsidRDefault="008146DF" w:rsidP="008146DF">
      <w:pPr>
        <w:widowControl w:val="0"/>
        <w:numPr>
          <w:ilvl w:val="0"/>
          <w:numId w:val="55"/>
        </w:numPr>
        <w:tabs>
          <w:tab w:val="left" w:pos="-1440"/>
        </w:tabs>
        <w:ind w:left="709"/>
        <w:rPr>
          <w:rFonts w:ascii="Arial Narrow" w:hAnsi="Arial Narrow"/>
          <w:sz w:val="24"/>
        </w:rPr>
      </w:pPr>
      <w:r w:rsidRPr="002D30DE">
        <w:rPr>
          <w:rFonts w:ascii="Arial Narrow" w:hAnsi="Arial Narrow"/>
          <w:sz w:val="24"/>
        </w:rPr>
        <w:t>Chest / Upper back</w:t>
      </w:r>
    </w:p>
    <w:p w14:paraId="24FF7CC1" w14:textId="77777777" w:rsidR="008146DF" w:rsidRPr="002D30DE" w:rsidRDefault="008146DF" w:rsidP="008146DF">
      <w:pPr>
        <w:widowControl w:val="0"/>
        <w:numPr>
          <w:ilvl w:val="0"/>
          <w:numId w:val="55"/>
        </w:numPr>
        <w:tabs>
          <w:tab w:val="left" w:pos="-1440"/>
        </w:tabs>
        <w:ind w:left="709"/>
        <w:rPr>
          <w:rFonts w:ascii="Arial Narrow" w:hAnsi="Arial Narrow"/>
          <w:sz w:val="24"/>
        </w:rPr>
      </w:pPr>
      <w:r w:rsidRPr="002D30DE">
        <w:rPr>
          <w:rFonts w:ascii="Arial Narrow" w:hAnsi="Arial Narrow"/>
          <w:sz w:val="24"/>
        </w:rPr>
        <w:t>Front of Shoulder / Back of Shoulder</w:t>
      </w:r>
    </w:p>
    <w:p w14:paraId="7861B6AD" w14:textId="77777777" w:rsidR="008146DF" w:rsidRPr="002D30DE" w:rsidRDefault="008146DF" w:rsidP="008146DF">
      <w:pPr>
        <w:widowControl w:val="0"/>
        <w:numPr>
          <w:ilvl w:val="0"/>
          <w:numId w:val="55"/>
        </w:numPr>
        <w:tabs>
          <w:tab w:val="left" w:pos="-1440"/>
        </w:tabs>
        <w:ind w:left="709"/>
        <w:rPr>
          <w:rFonts w:ascii="Arial Narrow" w:hAnsi="Arial Narrow"/>
          <w:sz w:val="24"/>
        </w:rPr>
      </w:pPr>
      <w:r w:rsidRPr="002D30DE">
        <w:rPr>
          <w:rFonts w:ascii="Arial Narrow" w:hAnsi="Arial Narrow"/>
          <w:sz w:val="24"/>
        </w:rPr>
        <w:t>Biceps / Triceps</w:t>
      </w:r>
    </w:p>
    <w:p w14:paraId="57AA1564" w14:textId="77777777" w:rsidR="008146DF" w:rsidRDefault="008146DF" w:rsidP="008146DF">
      <w:pPr>
        <w:widowControl w:val="0"/>
        <w:numPr>
          <w:ilvl w:val="0"/>
          <w:numId w:val="55"/>
        </w:numPr>
        <w:tabs>
          <w:tab w:val="left" w:pos="-1440"/>
        </w:tabs>
        <w:ind w:left="709"/>
        <w:rPr>
          <w:rFonts w:ascii="Arial Narrow" w:hAnsi="Arial Narrow"/>
          <w:sz w:val="24"/>
        </w:rPr>
      </w:pPr>
      <w:r w:rsidRPr="002D30DE">
        <w:rPr>
          <w:rFonts w:ascii="Arial Narrow" w:hAnsi="Arial Narrow"/>
          <w:sz w:val="24"/>
        </w:rPr>
        <w:t>Abdominals / Lower back</w:t>
      </w:r>
    </w:p>
    <w:p w14:paraId="330371A0" w14:textId="77777777" w:rsidR="008146DF" w:rsidRPr="002D30DE" w:rsidRDefault="008146DF" w:rsidP="008146DF">
      <w:pPr>
        <w:widowControl w:val="0"/>
        <w:numPr>
          <w:ilvl w:val="0"/>
          <w:numId w:val="55"/>
        </w:numPr>
        <w:tabs>
          <w:tab w:val="left" w:pos="-1440"/>
        </w:tabs>
        <w:ind w:left="709"/>
        <w:rPr>
          <w:rFonts w:ascii="Arial Narrow" w:hAnsi="Arial Narrow"/>
          <w:sz w:val="24"/>
        </w:rPr>
      </w:pPr>
      <w:r w:rsidRPr="002D30DE">
        <w:rPr>
          <w:rFonts w:ascii="Arial Narrow" w:hAnsi="Arial Narrow"/>
          <w:sz w:val="24"/>
        </w:rPr>
        <w:t>Front of Thighs</w:t>
      </w:r>
      <w:r>
        <w:rPr>
          <w:rFonts w:ascii="Arial Narrow" w:hAnsi="Arial Narrow"/>
          <w:sz w:val="24"/>
        </w:rPr>
        <w:t xml:space="preserve"> (Quads)</w:t>
      </w:r>
      <w:r w:rsidRPr="002D30DE">
        <w:rPr>
          <w:rFonts w:ascii="Arial Narrow" w:hAnsi="Arial Narrow"/>
          <w:sz w:val="24"/>
        </w:rPr>
        <w:t xml:space="preserve"> / Back of Thighs</w:t>
      </w:r>
      <w:r>
        <w:rPr>
          <w:rFonts w:ascii="Arial Narrow" w:hAnsi="Arial Narrow"/>
          <w:sz w:val="24"/>
        </w:rPr>
        <w:t xml:space="preserve"> (Hamstrings and Glutes)</w:t>
      </w:r>
    </w:p>
    <w:p w14:paraId="262AC7DD" w14:textId="77777777" w:rsidR="008146DF" w:rsidRPr="002D30DE" w:rsidRDefault="008146DF" w:rsidP="008146DF">
      <w:pPr>
        <w:widowControl w:val="0"/>
        <w:numPr>
          <w:ilvl w:val="0"/>
          <w:numId w:val="55"/>
        </w:numPr>
        <w:tabs>
          <w:tab w:val="left" w:pos="-1440"/>
        </w:tabs>
        <w:ind w:left="709"/>
        <w:rPr>
          <w:rFonts w:ascii="Arial Narrow" w:hAnsi="Arial Narrow"/>
          <w:sz w:val="24"/>
        </w:rPr>
      </w:pPr>
      <w:r w:rsidRPr="002D30DE">
        <w:rPr>
          <w:rFonts w:ascii="Arial Narrow" w:hAnsi="Arial Narrow"/>
          <w:sz w:val="24"/>
        </w:rPr>
        <w:t xml:space="preserve">Inner Thigh / Outer Thigh  </w:t>
      </w:r>
    </w:p>
    <w:p w14:paraId="524240BA" w14:textId="77777777" w:rsidR="008146DF" w:rsidRPr="002D30DE" w:rsidRDefault="008146DF" w:rsidP="008146DF">
      <w:pPr>
        <w:widowControl w:val="0"/>
        <w:numPr>
          <w:ilvl w:val="0"/>
          <w:numId w:val="56"/>
        </w:numPr>
        <w:tabs>
          <w:tab w:val="left" w:pos="-1440"/>
        </w:tabs>
        <w:ind w:left="426" w:hanging="426"/>
        <w:rPr>
          <w:rFonts w:ascii="Arial Narrow" w:hAnsi="Arial Narrow"/>
          <w:sz w:val="24"/>
        </w:rPr>
      </w:pPr>
      <w:r w:rsidRPr="002D30DE">
        <w:rPr>
          <w:rFonts w:ascii="Arial Narrow" w:hAnsi="Arial Narrow"/>
          <w:sz w:val="24"/>
        </w:rPr>
        <w:t xml:space="preserve">Work large muscle groups before small muscle groups. Working smaller muscle groups may inhibit maximal overload of the larger muscle group. </w:t>
      </w:r>
    </w:p>
    <w:p w14:paraId="52B9F86F" w14:textId="77777777" w:rsidR="008146DF" w:rsidRDefault="008146DF" w:rsidP="008146DF">
      <w:pPr>
        <w:widowControl w:val="0"/>
        <w:numPr>
          <w:ilvl w:val="0"/>
          <w:numId w:val="56"/>
        </w:numPr>
        <w:tabs>
          <w:tab w:val="left" w:pos="-1440"/>
        </w:tabs>
        <w:ind w:left="426" w:hanging="426"/>
        <w:rPr>
          <w:rFonts w:ascii="Arial Narrow" w:hAnsi="Arial Narrow"/>
          <w:sz w:val="24"/>
        </w:rPr>
      </w:pPr>
      <w:r>
        <w:rPr>
          <w:rFonts w:ascii="Arial Narrow" w:hAnsi="Arial Narrow"/>
          <w:sz w:val="24"/>
        </w:rPr>
        <w:t xml:space="preserve">It is generally recommended to work the trunk and lower back muscles at the end of the workout as they are required to stabilize and support the body during all exercises. </w:t>
      </w:r>
    </w:p>
    <w:p w14:paraId="437CA47F" w14:textId="77777777" w:rsidR="008146DF" w:rsidRDefault="008146DF" w:rsidP="008146DF">
      <w:pPr>
        <w:widowControl w:val="0"/>
        <w:tabs>
          <w:tab w:val="left" w:pos="-1440"/>
        </w:tabs>
        <w:rPr>
          <w:rFonts w:ascii="Arial Narrow" w:hAnsi="Arial Narrow"/>
          <w:sz w:val="24"/>
        </w:rPr>
      </w:pPr>
    </w:p>
    <w:p w14:paraId="1FBF84BD" w14:textId="77777777" w:rsidR="008146DF" w:rsidRDefault="008146DF" w:rsidP="008146DF">
      <w:pPr>
        <w:widowControl w:val="0"/>
        <w:tabs>
          <w:tab w:val="left" w:pos="-1440"/>
        </w:tabs>
        <w:rPr>
          <w:rFonts w:ascii="Tahoma" w:hAnsi="Tahoma"/>
          <w:b/>
          <w:sz w:val="24"/>
        </w:rPr>
      </w:pPr>
      <w:r>
        <w:rPr>
          <w:rFonts w:ascii="Tahoma" w:hAnsi="Tahoma"/>
          <w:b/>
          <w:sz w:val="24"/>
        </w:rPr>
        <w:t xml:space="preserve">Options for Exercise Order: </w:t>
      </w:r>
    </w:p>
    <w:p w14:paraId="11541005" w14:textId="77777777" w:rsidR="008146DF" w:rsidRDefault="008146DF" w:rsidP="008146DF">
      <w:pPr>
        <w:widowControl w:val="0"/>
        <w:tabs>
          <w:tab w:val="left" w:pos="-1440"/>
        </w:tabs>
        <w:rPr>
          <w:sz w:val="24"/>
        </w:rPr>
      </w:pPr>
    </w:p>
    <w:p w14:paraId="60F73C9F" w14:textId="77777777" w:rsidR="008146DF" w:rsidRDefault="008146DF" w:rsidP="008146DF">
      <w:pPr>
        <w:widowControl w:val="0"/>
        <w:numPr>
          <w:ilvl w:val="0"/>
          <w:numId w:val="15"/>
        </w:numPr>
        <w:tabs>
          <w:tab w:val="left" w:pos="-1440"/>
        </w:tabs>
        <w:rPr>
          <w:rFonts w:ascii="Arial Narrow" w:hAnsi="Arial Narrow"/>
          <w:sz w:val="24"/>
        </w:rPr>
      </w:pPr>
      <w:r>
        <w:rPr>
          <w:rFonts w:ascii="Arial Narrow" w:hAnsi="Arial Narrow"/>
          <w:sz w:val="24"/>
        </w:rPr>
        <w:t xml:space="preserve">Alternate between upper, middle and lower body. Referred to as Peripheral Heart Action (PHA) training. </w:t>
      </w:r>
    </w:p>
    <w:p w14:paraId="07DD916F" w14:textId="77777777" w:rsidR="008146DF" w:rsidRDefault="008146DF" w:rsidP="008146DF">
      <w:pPr>
        <w:widowControl w:val="0"/>
        <w:numPr>
          <w:ilvl w:val="0"/>
          <w:numId w:val="16"/>
        </w:numPr>
        <w:tabs>
          <w:tab w:val="left" w:pos="-1440"/>
        </w:tabs>
        <w:rPr>
          <w:rFonts w:ascii="Arial Narrow" w:hAnsi="Arial Narrow"/>
          <w:sz w:val="24"/>
        </w:rPr>
      </w:pPr>
      <w:r w:rsidRPr="002D30DE">
        <w:rPr>
          <w:rFonts w:ascii="Arial Narrow" w:hAnsi="Arial Narrow"/>
          <w:sz w:val="24"/>
        </w:rPr>
        <w:t xml:space="preserve">Alternate between agonist and antagonist (opposing muscle groups). </w:t>
      </w:r>
    </w:p>
    <w:p w14:paraId="5A20F17E" w14:textId="77777777" w:rsidR="008146DF" w:rsidRPr="002D30DE" w:rsidRDefault="008146DF" w:rsidP="008146DF">
      <w:pPr>
        <w:widowControl w:val="0"/>
        <w:numPr>
          <w:ilvl w:val="0"/>
          <w:numId w:val="16"/>
        </w:numPr>
        <w:tabs>
          <w:tab w:val="left" w:pos="-1440"/>
        </w:tabs>
        <w:rPr>
          <w:rFonts w:ascii="Arial Narrow" w:hAnsi="Arial Narrow"/>
          <w:sz w:val="24"/>
        </w:rPr>
      </w:pPr>
      <w:r w:rsidRPr="002D30DE">
        <w:rPr>
          <w:rFonts w:ascii="Arial Narrow" w:hAnsi="Arial Narrow"/>
          <w:sz w:val="24"/>
        </w:rPr>
        <w:t>Overload one muscle group (multi-set training) and then apply either of the above options if so desired.</w:t>
      </w:r>
    </w:p>
    <w:p w14:paraId="3CDD4205" w14:textId="77777777" w:rsidR="008146DF" w:rsidRDefault="008146DF" w:rsidP="008146DF">
      <w:pPr>
        <w:widowControl w:val="0"/>
        <w:numPr>
          <w:ilvl w:val="0"/>
          <w:numId w:val="17"/>
        </w:numPr>
        <w:rPr>
          <w:rFonts w:ascii="Arial Narrow" w:hAnsi="Arial Narrow"/>
          <w:sz w:val="24"/>
        </w:rPr>
      </w:pPr>
      <w:r>
        <w:rPr>
          <w:rFonts w:ascii="Arial Narrow" w:hAnsi="Arial Narrow"/>
          <w:sz w:val="24"/>
        </w:rPr>
        <w:t xml:space="preserve">Do a combination of the above options. </w:t>
      </w:r>
    </w:p>
    <w:p w14:paraId="541D12C4" w14:textId="77777777" w:rsidR="008146DF" w:rsidRDefault="008146DF" w:rsidP="008146DF">
      <w:pPr>
        <w:widowControl w:val="0"/>
        <w:tabs>
          <w:tab w:val="left" w:pos="-1440"/>
        </w:tabs>
        <w:rPr>
          <w:rFonts w:ascii="Arial Narrow" w:hAnsi="Arial Narrow"/>
          <w:sz w:val="24"/>
        </w:rPr>
      </w:pPr>
    </w:p>
    <w:p w14:paraId="7A65BCD2" w14:textId="77777777" w:rsidR="008146DF" w:rsidRPr="006C4BED" w:rsidRDefault="008146DF" w:rsidP="008146DF">
      <w:pPr>
        <w:pStyle w:val="Heading2"/>
        <w:rPr>
          <w:rFonts w:ascii="Tahoma" w:hAnsi="Tahoma" w:cs="Tahoma"/>
        </w:rPr>
      </w:pPr>
      <w:r w:rsidRPr="00391E41">
        <w:rPr>
          <w:rFonts w:ascii="Tahoma" w:hAnsi="Tahoma" w:cs="Tahoma"/>
          <w:sz w:val="32"/>
          <w:szCs w:val="32"/>
        </w:rPr>
        <w:t>3.</w:t>
      </w:r>
      <w:r>
        <w:rPr>
          <w:rFonts w:ascii="Tahoma" w:hAnsi="Tahoma" w:cs="Tahoma"/>
          <w:sz w:val="32"/>
          <w:szCs w:val="32"/>
        </w:rPr>
        <w:t xml:space="preserve"> </w:t>
      </w:r>
      <w:r w:rsidRPr="006C4BED">
        <w:rPr>
          <w:rFonts w:ascii="Tahoma" w:hAnsi="Tahoma" w:cs="Tahoma"/>
          <w:sz w:val="32"/>
          <w:szCs w:val="32"/>
        </w:rPr>
        <w:t>T</w:t>
      </w:r>
      <w:r w:rsidRPr="006C4BED">
        <w:rPr>
          <w:rFonts w:ascii="Tahoma" w:hAnsi="Tahoma" w:cs="Tahoma"/>
        </w:rPr>
        <w:t>IME / DURATION OF THE WORKOUT RECOMMENDATIONS</w:t>
      </w:r>
    </w:p>
    <w:p w14:paraId="2C09B967" w14:textId="77777777" w:rsidR="008146DF" w:rsidRDefault="008146DF" w:rsidP="008146DF">
      <w:pPr>
        <w:widowControl w:val="0"/>
        <w:rPr>
          <w:sz w:val="24"/>
        </w:rPr>
      </w:pPr>
    </w:p>
    <w:p w14:paraId="0C1A7AAA"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 xml:space="preserve">The length of the workout is dependent on the # of exercises, set and reps for each muscle group. </w:t>
      </w:r>
    </w:p>
    <w:p w14:paraId="6EE081DA"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A weight training session should last no longer than 60 minutes – fatigue can increase injury risk.</w:t>
      </w:r>
    </w:p>
    <w:p w14:paraId="4F6C393B" w14:textId="47B112FB" w:rsidR="008146DF" w:rsidRPr="001266F0" w:rsidRDefault="008146DF" w:rsidP="001266F0">
      <w:pPr>
        <w:widowControl w:val="0"/>
        <w:numPr>
          <w:ilvl w:val="0"/>
          <w:numId w:val="87"/>
        </w:numPr>
        <w:rPr>
          <w:rFonts w:ascii="Arial Narrow" w:hAnsi="Arial Narrow"/>
          <w:sz w:val="24"/>
        </w:rPr>
      </w:pPr>
      <w:r w:rsidRPr="007C31FF">
        <w:rPr>
          <w:rFonts w:ascii="Arial Narrow" w:hAnsi="Arial Narrow"/>
          <w:sz w:val="24"/>
        </w:rPr>
        <w:t>All major muscle groups can be trained in as little as 15 minutes (1 set / major muscle) but it could take up to 3 hours for advanced body building programs. If workouts last longer than 60 minutes</w:t>
      </w:r>
      <w:r>
        <w:rPr>
          <w:rFonts w:ascii="Arial Narrow" w:hAnsi="Arial Narrow"/>
          <w:sz w:val="24"/>
        </w:rPr>
        <w:t xml:space="preserve"> </w:t>
      </w:r>
      <w:r w:rsidRPr="007C31FF">
        <w:rPr>
          <w:rFonts w:ascii="Arial Narrow" w:hAnsi="Arial Narrow"/>
          <w:sz w:val="24"/>
        </w:rPr>
        <w:t xml:space="preserve">than </w:t>
      </w:r>
      <w:r>
        <w:rPr>
          <w:rFonts w:ascii="Arial Narrow" w:hAnsi="Arial Narrow"/>
          <w:sz w:val="24"/>
        </w:rPr>
        <w:t>yo</w:t>
      </w:r>
      <w:r w:rsidRPr="007C31FF">
        <w:rPr>
          <w:rFonts w:ascii="Arial Narrow" w:hAnsi="Arial Narrow"/>
          <w:sz w:val="24"/>
        </w:rPr>
        <w:t xml:space="preserve">u should split your workout into 2-3 days. </w:t>
      </w:r>
      <w:r w:rsidRPr="001266F0">
        <w:rPr>
          <w:rFonts w:ascii="Arial Narrow" w:hAnsi="Arial Narrow"/>
          <w:sz w:val="24"/>
        </w:rPr>
        <w:t>For example: Train Upper Body 2x / week (Mon + Thu) and Lower Body and Trunk 2 x / week (Tue + Fri).</w:t>
      </w:r>
    </w:p>
    <w:p w14:paraId="05DC6EBE" w14:textId="77777777" w:rsidR="008146DF" w:rsidRDefault="008146DF" w:rsidP="008146DF">
      <w:pPr>
        <w:rPr>
          <w:rFonts w:ascii="Comic Sans MS" w:hAnsi="Comic Sans MS"/>
          <w:b/>
          <w:sz w:val="24"/>
        </w:rPr>
      </w:pPr>
      <w:r>
        <w:rPr>
          <w:rFonts w:ascii="Comic Sans MS" w:hAnsi="Comic Sans MS"/>
          <w:b/>
          <w:sz w:val="24"/>
        </w:rPr>
        <w:br w:type="page"/>
      </w:r>
    </w:p>
    <w:p w14:paraId="74912E7C" w14:textId="77777777" w:rsidR="008146DF" w:rsidRPr="008F62B4" w:rsidRDefault="008146DF" w:rsidP="008146DF">
      <w:pPr>
        <w:pStyle w:val="Heading1"/>
        <w:rPr>
          <w:bCs/>
          <w:sz w:val="28"/>
          <w:szCs w:val="28"/>
        </w:rPr>
      </w:pPr>
      <w:r w:rsidRPr="008F62B4">
        <w:rPr>
          <w:bCs/>
          <w:sz w:val="28"/>
          <w:szCs w:val="28"/>
        </w:rPr>
        <w:lastRenderedPageBreak/>
        <w:t>EXERCISE SELECTION</w:t>
      </w:r>
    </w:p>
    <w:p w14:paraId="00B1457C" w14:textId="77777777" w:rsidR="008146DF" w:rsidRDefault="008146DF" w:rsidP="008146DF"/>
    <w:p w14:paraId="2BC35208" w14:textId="77777777" w:rsidR="008146DF" w:rsidRDefault="008146DF" w:rsidP="008146DF">
      <w:pPr>
        <w:widowControl w:val="0"/>
        <w:tabs>
          <w:tab w:val="left" w:pos="-1440"/>
        </w:tabs>
        <w:jc w:val="both"/>
        <w:rPr>
          <w:rFonts w:ascii="Arial" w:hAnsi="Arial" w:cs="Arial"/>
          <w:b/>
          <w:sz w:val="24"/>
        </w:rPr>
      </w:pPr>
      <w:r>
        <w:rPr>
          <w:rFonts w:ascii="Arial" w:hAnsi="Arial" w:cs="Arial"/>
          <w:b/>
          <w:sz w:val="24"/>
        </w:rPr>
        <w:t>A balanced weight training program should work all major muscle groups – and all opposing muscle groups as identified below:</w:t>
      </w:r>
    </w:p>
    <w:p w14:paraId="7F2EC848" w14:textId="77777777" w:rsidR="008146DF" w:rsidRDefault="008146DF" w:rsidP="008146DF">
      <w:pPr>
        <w:widowControl w:val="0"/>
        <w:tabs>
          <w:tab w:val="left" w:pos="-1440"/>
        </w:tabs>
        <w:jc w:val="both"/>
        <w:rPr>
          <w:rFonts w:ascii="Tahoma" w:hAnsi="Tahoma" w:cs="Tahoma"/>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2"/>
        <w:gridCol w:w="4753"/>
        <w:gridCol w:w="4683"/>
      </w:tblGrid>
      <w:tr w:rsidR="008146DF" w14:paraId="13BC9427" w14:textId="77777777" w:rsidTr="008820BF">
        <w:trPr>
          <w:cantSplit/>
        </w:trPr>
        <w:tc>
          <w:tcPr>
            <w:tcW w:w="1092" w:type="dxa"/>
          </w:tcPr>
          <w:p w14:paraId="40C67385" w14:textId="100E7AC6" w:rsidR="008146DF" w:rsidRPr="007E4C11" w:rsidRDefault="008146DF" w:rsidP="00E31452">
            <w:pPr>
              <w:widowControl w:val="0"/>
              <w:tabs>
                <w:tab w:val="left" w:pos="-1440"/>
              </w:tabs>
              <w:jc w:val="center"/>
              <w:rPr>
                <w:rFonts w:ascii="Tahoma" w:hAnsi="Tahoma" w:cs="Tahoma"/>
                <w:b/>
                <w:sz w:val="24"/>
                <w:szCs w:val="24"/>
              </w:rPr>
            </w:pPr>
            <w:r w:rsidRPr="007E4C11">
              <w:rPr>
                <w:rFonts w:ascii="Tahoma" w:hAnsi="Tahoma" w:cs="Tahoma"/>
                <w:b/>
                <w:sz w:val="24"/>
                <w:szCs w:val="24"/>
              </w:rPr>
              <w:t xml:space="preserve">Body </w:t>
            </w:r>
            <w:r w:rsidR="008820BF">
              <w:rPr>
                <w:rFonts w:ascii="Tahoma" w:hAnsi="Tahoma" w:cs="Tahoma"/>
                <w:b/>
                <w:sz w:val="24"/>
                <w:szCs w:val="24"/>
              </w:rPr>
              <w:t>P</w:t>
            </w:r>
            <w:r w:rsidRPr="007E4C11">
              <w:rPr>
                <w:rFonts w:ascii="Tahoma" w:hAnsi="Tahoma" w:cs="Tahoma"/>
                <w:b/>
                <w:sz w:val="24"/>
                <w:szCs w:val="24"/>
              </w:rPr>
              <w:t>art</w:t>
            </w:r>
          </w:p>
        </w:tc>
        <w:tc>
          <w:tcPr>
            <w:tcW w:w="4753" w:type="dxa"/>
          </w:tcPr>
          <w:p w14:paraId="184A9334" w14:textId="077241F7" w:rsidR="008146DF" w:rsidRDefault="008146DF" w:rsidP="00E31452">
            <w:pPr>
              <w:widowControl w:val="0"/>
              <w:tabs>
                <w:tab w:val="left" w:pos="-1440"/>
              </w:tabs>
              <w:jc w:val="center"/>
              <w:rPr>
                <w:rFonts w:ascii="Tahoma" w:hAnsi="Tahoma" w:cs="Tahoma"/>
                <w:b/>
                <w:bCs/>
                <w:sz w:val="28"/>
              </w:rPr>
            </w:pPr>
            <w:r>
              <w:rPr>
                <w:rFonts w:ascii="Tahoma" w:hAnsi="Tahoma" w:cs="Tahoma"/>
                <w:b/>
                <w:bCs/>
                <w:sz w:val="28"/>
              </w:rPr>
              <w:t>Muscle Groups</w:t>
            </w:r>
          </w:p>
          <w:p w14:paraId="7FFDFC37" w14:textId="77777777" w:rsidR="008146DF" w:rsidRDefault="008146DF" w:rsidP="00E31452">
            <w:pPr>
              <w:widowControl w:val="0"/>
              <w:tabs>
                <w:tab w:val="left" w:pos="-1440"/>
              </w:tabs>
              <w:jc w:val="both"/>
              <w:rPr>
                <w:rFonts w:ascii="Tahoma" w:hAnsi="Tahoma" w:cs="Tahoma"/>
                <w:b/>
                <w:bCs/>
                <w:sz w:val="28"/>
              </w:rPr>
            </w:pPr>
          </w:p>
        </w:tc>
        <w:tc>
          <w:tcPr>
            <w:tcW w:w="4683" w:type="dxa"/>
          </w:tcPr>
          <w:p w14:paraId="4DC1D160" w14:textId="77777777" w:rsidR="008146DF" w:rsidRDefault="008146DF" w:rsidP="00E31452">
            <w:pPr>
              <w:widowControl w:val="0"/>
              <w:tabs>
                <w:tab w:val="left" w:pos="-1440"/>
              </w:tabs>
              <w:jc w:val="center"/>
              <w:rPr>
                <w:rFonts w:ascii="Tahoma" w:hAnsi="Tahoma" w:cs="Tahoma"/>
                <w:b/>
                <w:bCs/>
                <w:sz w:val="28"/>
              </w:rPr>
            </w:pPr>
            <w:r>
              <w:rPr>
                <w:rFonts w:ascii="Tahoma" w:hAnsi="Tahoma" w:cs="Tahoma"/>
                <w:b/>
                <w:bCs/>
                <w:sz w:val="28"/>
              </w:rPr>
              <w:t>Opposing Muscle Groups</w:t>
            </w:r>
          </w:p>
          <w:p w14:paraId="1F8A3268" w14:textId="77777777" w:rsidR="008146DF" w:rsidRDefault="008146DF" w:rsidP="00E31452">
            <w:pPr>
              <w:widowControl w:val="0"/>
              <w:tabs>
                <w:tab w:val="left" w:pos="-1440"/>
              </w:tabs>
              <w:jc w:val="center"/>
              <w:rPr>
                <w:rFonts w:ascii="Tahoma" w:hAnsi="Tahoma" w:cs="Tahoma"/>
                <w:b/>
                <w:bCs/>
                <w:sz w:val="28"/>
              </w:rPr>
            </w:pPr>
            <w:r>
              <w:rPr>
                <w:rFonts w:ascii="Tahoma" w:hAnsi="Tahoma" w:cs="Tahoma"/>
                <w:b/>
                <w:bCs/>
                <w:sz w:val="28"/>
              </w:rPr>
              <w:t>If I work one, I need to work the opposite</w:t>
            </w:r>
          </w:p>
        </w:tc>
      </w:tr>
      <w:tr w:rsidR="008146DF" w14:paraId="300F022E" w14:textId="77777777" w:rsidTr="008820BF">
        <w:trPr>
          <w:cantSplit/>
        </w:trPr>
        <w:tc>
          <w:tcPr>
            <w:tcW w:w="1092" w:type="dxa"/>
          </w:tcPr>
          <w:p w14:paraId="448C63E0" w14:textId="77777777" w:rsidR="008146DF" w:rsidRPr="008820BF" w:rsidRDefault="008146DF" w:rsidP="00E31452">
            <w:pPr>
              <w:widowControl w:val="0"/>
              <w:tabs>
                <w:tab w:val="left" w:pos="-1440"/>
              </w:tabs>
              <w:jc w:val="both"/>
              <w:rPr>
                <w:rFonts w:ascii="Arial Narrow" w:hAnsi="Arial Narrow" w:cs="Arial"/>
                <w:b/>
                <w:sz w:val="24"/>
              </w:rPr>
            </w:pPr>
            <w:r w:rsidRPr="008820BF">
              <w:rPr>
                <w:rFonts w:ascii="Arial Narrow" w:hAnsi="Arial Narrow" w:cs="Arial"/>
                <w:b/>
                <w:sz w:val="24"/>
              </w:rPr>
              <w:t>Legs:</w:t>
            </w:r>
          </w:p>
        </w:tc>
        <w:tc>
          <w:tcPr>
            <w:tcW w:w="4753" w:type="dxa"/>
          </w:tcPr>
          <w:p w14:paraId="58E05BB2" w14:textId="77777777" w:rsidR="008146DF" w:rsidRDefault="008146DF" w:rsidP="00E31452">
            <w:pPr>
              <w:widowControl w:val="0"/>
              <w:tabs>
                <w:tab w:val="left" w:pos="-1440"/>
              </w:tabs>
              <w:rPr>
                <w:rFonts w:ascii="Arial Narrow" w:hAnsi="Arial Narrow" w:cs="Arial"/>
                <w:sz w:val="24"/>
              </w:rPr>
            </w:pPr>
            <w:r>
              <w:rPr>
                <w:rFonts w:ascii="Arial Narrow" w:hAnsi="Arial Narrow" w:cs="Arial"/>
                <w:sz w:val="24"/>
              </w:rPr>
              <w:t>Quadriceps (Front of Thigh)</w:t>
            </w:r>
          </w:p>
          <w:p w14:paraId="322A94E8" w14:textId="77777777" w:rsidR="008146DF" w:rsidRDefault="008146DF" w:rsidP="00E31452">
            <w:pPr>
              <w:widowControl w:val="0"/>
              <w:tabs>
                <w:tab w:val="left" w:pos="-1440"/>
              </w:tabs>
              <w:rPr>
                <w:rFonts w:ascii="Arial Narrow" w:hAnsi="Arial Narrow" w:cs="Arial"/>
                <w:sz w:val="24"/>
              </w:rPr>
            </w:pPr>
            <w:r>
              <w:rPr>
                <w:rFonts w:ascii="Arial Narrow" w:hAnsi="Arial Narrow" w:cs="Arial"/>
                <w:sz w:val="24"/>
              </w:rPr>
              <w:t>Hamstrings (Back of Thigh)</w:t>
            </w:r>
          </w:p>
          <w:p w14:paraId="16DA28D9" w14:textId="77777777" w:rsidR="008820BF" w:rsidRDefault="008146DF" w:rsidP="00E31452">
            <w:pPr>
              <w:widowControl w:val="0"/>
              <w:tabs>
                <w:tab w:val="left" w:pos="-1440"/>
              </w:tabs>
              <w:rPr>
                <w:rFonts w:ascii="Arial Narrow" w:hAnsi="Arial Narrow" w:cs="Arial"/>
                <w:sz w:val="24"/>
              </w:rPr>
            </w:pPr>
            <w:r>
              <w:rPr>
                <w:rFonts w:ascii="Arial Narrow" w:hAnsi="Arial Narrow" w:cs="Arial"/>
                <w:sz w:val="24"/>
              </w:rPr>
              <w:t>Gluteals (Buttocks)</w:t>
            </w:r>
          </w:p>
          <w:p w14:paraId="58FA7C5B" w14:textId="77777777" w:rsidR="008820BF" w:rsidRDefault="008820BF" w:rsidP="00E31452">
            <w:pPr>
              <w:widowControl w:val="0"/>
              <w:tabs>
                <w:tab w:val="left" w:pos="-1440"/>
              </w:tabs>
              <w:rPr>
                <w:rFonts w:ascii="Arial Narrow" w:hAnsi="Arial Narrow" w:cs="Arial"/>
                <w:sz w:val="24"/>
              </w:rPr>
            </w:pPr>
            <w:r>
              <w:rPr>
                <w:rFonts w:ascii="Arial Narrow" w:hAnsi="Arial Narrow" w:cs="Arial"/>
                <w:sz w:val="24"/>
              </w:rPr>
              <w:t>Hip Adductors (Inner Thigh)</w:t>
            </w:r>
          </w:p>
          <w:p w14:paraId="16A08B98" w14:textId="77777777" w:rsidR="008820BF" w:rsidRDefault="008820BF" w:rsidP="00E31452">
            <w:pPr>
              <w:widowControl w:val="0"/>
              <w:tabs>
                <w:tab w:val="left" w:pos="-1440"/>
              </w:tabs>
              <w:rPr>
                <w:rFonts w:ascii="Arial Narrow" w:hAnsi="Arial Narrow" w:cs="Arial"/>
                <w:sz w:val="24"/>
              </w:rPr>
            </w:pPr>
            <w:r>
              <w:rPr>
                <w:rFonts w:ascii="Arial Narrow" w:hAnsi="Arial Narrow" w:cs="Arial"/>
                <w:sz w:val="24"/>
              </w:rPr>
              <w:t>Hip Abductors (Outer Thigh – Glute)</w:t>
            </w:r>
          </w:p>
          <w:p w14:paraId="269F4892" w14:textId="2E1E8107" w:rsidR="008820BF" w:rsidRPr="008820BF" w:rsidRDefault="008820BF" w:rsidP="00E31452">
            <w:pPr>
              <w:widowControl w:val="0"/>
              <w:tabs>
                <w:tab w:val="left" w:pos="-1440"/>
              </w:tabs>
              <w:rPr>
                <w:rFonts w:ascii="Arial Narrow" w:hAnsi="Arial Narrow" w:cs="Arial"/>
                <w:sz w:val="24"/>
              </w:rPr>
            </w:pPr>
            <w:r>
              <w:rPr>
                <w:rFonts w:ascii="Arial Narrow" w:hAnsi="Arial Narrow" w:cs="Arial"/>
                <w:sz w:val="24"/>
              </w:rPr>
              <w:t>Gastrocnemius + Soleus (Calves)</w:t>
            </w:r>
          </w:p>
        </w:tc>
        <w:tc>
          <w:tcPr>
            <w:tcW w:w="4683" w:type="dxa"/>
          </w:tcPr>
          <w:p w14:paraId="47AFDD09" w14:textId="77777777" w:rsidR="008146DF" w:rsidRDefault="008146DF" w:rsidP="00E31452">
            <w:pPr>
              <w:widowControl w:val="0"/>
              <w:tabs>
                <w:tab w:val="left" w:pos="-1440"/>
              </w:tabs>
              <w:rPr>
                <w:rFonts w:ascii="Arial Narrow" w:hAnsi="Arial Narrow" w:cs="Arial"/>
                <w:sz w:val="24"/>
              </w:rPr>
            </w:pPr>
            <w:r>
              <w:rPr>
                <w:rFonts w:ascii="Arial Narrow" w:hAnsi="Arial Narrow" w:cs="Arial"/>
                <w:sz w:val="24"/>
              </w:rPr>
              <w:t>Quadriceps / Hamstrings and Glutes</w:t>
            </w:r>
          </w:p>
          <w:p w14:paraId="40BF6D7F" w14:textId="77777777" w:rsidR="008146DF" w:rsidRDefault="008146DF" w:rsidP="00E31452">
            <w:pPr>
              <w:widowControl w:val="0"/>
              <w:tabs>
                <w:tab w:val="left" w:pos="-1440"/>
              </w:tabs>
              <w:rPr>
                <w:rFonts w:ascii="Arial Narrow" w:hAnsi="Arial Narrow" w:cs="Arial"/>
                <w:sz w:val="24"/>
              </w:rPr>
            </w:pPr>
            <w:r>
              <w:rPr>
                <w:rFonts w:ascii="Arial Narrow" w:hAnsi="Arial Narrow" w:cs="Arial"/>
                <w:sz w:val="24"/>
              </w:rPr>
              <w:t>Inner Thigh / Outer Thigh</w:t>
            </w:r>
          </w:p>
          <w:p w14:paraId="0AD88911" w14:textId="157309B9" w:rsidR="008146DF" w:rsidRDefault="008146DF" w:rsidP="00E31452">
            <w:pPr>
              <w:widowControl w:val="0"/>
              <w:tabs>
                <w:tab w:val="left" w:pos="-1440"/>
              </w:tabs>
              <w:rPr>
                <w:rFonts w:ascii="Arial Narrow" w:hAnsi="Arial Narrow" w:cs="Arial"/>
                <w:sz w:val="24"/>
              </w:rPr>
            </w:pPr>
            <w:r>
              <w:rPr>
                <w:rFonts w:ascii="Arial Narrow" w:hAnsi="Arial Narrow" w:cs="Arial"/>
                <w:sz w:val="24"/>
              </w:rPr>
              <w:t>Calves / Shins</w:t>
            </w:r>
            <w:r w:rsidR="008820BF">
              <w:rPr>
                <w:rFonts w:ascii="Arial Narrow" w:hAnsi="Arial Narrow" w:cs="Arial"/>
                <w:sz w:val="24"/>
              </w:rPr>
              <w:t xml:space="preserve"> (Anterior Tibialis Muscle)</w:t>
            </w:r>
          </w:p>
        </w:tc>
      </w:tr>
      <w:tr w:rsidR="008146DF" w14:paraId="504E6688" w14:textId="77777777" w:rsidTr="008820BF">
        <w:trPr>
          <w:cantSplit/>
        </w:trPr>
        <w:tc>
          <w:tcPr>
            <w:tcW w:w="1092" w:type="dxa"/>
            <w:vMerge w:val="restart"/>
          </w:tcPr>
          <w:p w14:paraId="4AD3709B" w14:textId="77777777" w:rsidR="008146DF" w:rsidRPr="008820BF" w:rsidRDefault="008146DF" w:rsidP="00E31452">
            <w:pPr>
              <w:widowControl w:val="0"/>
              <w:tabs>
                <w:tab w:val="left" w:pos="-1440"/>
              </w:tabs>
              <w:jc w:val="both"/>
              <w:rPr>
                <w:rFonts w:ascii="Arial Narrow" w:hAnsi="Arial Narrow" w:cs="Arial"/>
                <w:b/>
                <w:sz w:val="24"/>
              </w:rPr>
            </w:pPr>
            <w:r w:rsidRPr="008820BF">
              <w:rPr>
                <w:rFonts w:ascii="Arial Narrow" w:hAnsi="Arial Narrow" w:cs="Arial"/>
                <w:b/>
                <w:sz w:val="24"/>
              </w:rPr>
              <w:t>Upper Body</w:t>
            </w:r>
          </w:p>
        </w:tc>
        <w:tc>
          <w:tcPr>
            <w:tcW w:w="4753" w:type="dxa"/>
          </w:tcPr>
          <w:p w14:paraId="2C93D89B" w14:textId="77777777" w:rsidR="008146DF" w:rsidRDefault="008146DF" w:rsidP="00E31452">
            <w:pPr>
              <w:widowControl w:val="0"/>
              <w:tabs>
                <w:tab w:val="left" w:pos="-1440"/>
              </w:tabs>
              <w:rPr>
                <w:rFonts w:ascii="Arial Narrow" w:hAnsi="Arial Narrow" w:cs="Arial"/>
                <w:sz w:val="24"/>
              </w:rPr>
            </w:pPr>
            <w:r>
              <w:rPr>
                <w:rFonts w:ascii="Arial Narrow" w:hAnsi="Arial Narrow" w:cs="Arial"/>
                <w:sz w:val="24"/>
              </w:rPr>
              <w:t xml:space="preserve">Pectoralis Major = Chest </w:t>
            </w:r>
          </w:p>
          <w:p w14:paraId="3EE9742C" w14:textId="77777777" w:rsidR="008146DF" w:rsidRDefault="008146DF" w:rsidP="00E31452">
            <w:pPr>
              <w:widowControl w:val="0"/>
              <w:tabs>
                <w:tab w:val="left" w:pos="-1440"/>
              </w:tabs>
              <w:rPr>
                <w:rFonts w:ascii="Arial Narrow" w:hAnsi="Arial Narrow" w:cs="Arial"/>
                <w:sz w:val="24"/>
              </w:rPr>
            </w:pPr>
            <w:r>
              <w:rPr>
                <w:rFonts w:ascii="Arial Narrow" w:hAnsi="Arial Narrow" w:cs="Arial"/>
                <w:sz w:val="24"/>
              </w:rPr>
              <w:t>Latissimus Dorsi = Upper Back (sides)</w:t>
            </w:r>
          </w:p>
          <w:p w14:paraId="1D1A88DD" w14:textId="77777777" w:rsidR="008146DF" w:rsidRDefault="008146DF" w:rsidP="00E31452">
            <w:pPr>
              <w:widowControl w:val="0"/>
              <w:tabs>
                <w:tab w:val="left" w:pos="-1440"/>
              </w:tabs>
              <w:rPr>
                <w:rFonts w:ascii="Arial Narrow" w:hAnsi="Arial Narrow" w:cs="Arial"/>
                <w:sz w:val="24"/>
              </w:rPr>
            </w:pPr>
            <w:r>
              <w:rPr>
                <w:rFonts w:ascii="Arial Narrow" w:hAnsi="Arial Narrow" w:cs="Arial"/>
                <w:sz w:val="24"/>
              </w:rPr>
              <w:t xml:space="preserve">Rhomboids = between shoulder blades </w:t>
            </w:r>
          </w:p>
          <w:p w14:paraId="1E0147B3" w14:textId="77777777" w:rsidR="008146DF" w:rsidRDefault="008146DF" w:rsidP="00E31452">
            <w:pPr>
              <w:widowControl w:val="0"/>
              <w:tabs>
                <w:tab w:val="left" w:pos="-1440"/>
              </w:tabs>
              <w:rPr>
                <w:rFonts w:ascii="Arial Narrow" w:hAnsi="Arial Narrow" w:cs="Arial"/>
                <w:sz w:val="24"/>
              </w:rPr>
            </w:pPr>
            <w:r>
              <w:rPr>
                <w:rFonts w:ascii="Arial Narrow" w:hAnsi="Arial Narrow" w:cs="Arial"/>
                <w:sz w:val="24"/>
              </w:rPr>
              <w:t xml:space="preserve">Upper Trapezius = Neck </w:t>
            </w:r>
          </w:p>
          <w:p w14:paraId="32286775" w14:textId="77777777" w:rsidR="008146DF" w:rsidRDefault="008146DF" w:rsidP="00E31452">
            <w:pPr>
              <w:widowControl w:val="0"/>
              <w:tabs>
                <w:tab w:val="left" w:pos="-1440"/>
              </w:tabs>
              <w:rPr>
                <w:rFonts w:ascii="Tahoma" w:hAnsi="Tahoma" w:cs="Tahoma"/>
                <w:b/>
                <w:bCs/>
                <w:sz w:val="28"/>
              </w:rPr>
            </w:pPr>
            <w:r>
              <w:rPr>
                <w:rFonts w:ascii="Arial Narrow" w:hAnsi="Arial Narrow" w:cs="Arial"/>
                <w:sz w:val="24"/>
              </w:rPr>
              <w:t xml:space="preserve">Middle and lower Traps = between shoulder blades </w:t>
            </w:r>
          </w:p>
        </w:tc>
        <w:tc>
          <w:tcPr>
            <w:tcW w:w="4683" w:type="dxa"/>
          </w:tcPr>
          <w:p w14:paraId="5315CDA4" w14:textId="77777777" w:rsidR="008146DF" w:rsidRDefault="008146DF" w:rsidP="00E31452">
            <w:pPr>
              <w:widowControl w:val="0"/>
              <w:tabs>
                <w:tab w:val="left" w:pos="-1440"/>
              </w:tabs>
              <w:jc w:val="both"/>
              <w:rPr>
                <w:rFonts w:ascii="Arial Narrow" w:hAnsi="Arial Narrow" w:cs="Arial"/>
                <w:sz w:val="24"/>
              </w:rPr>
            </w:pPr>
            <w:r>
              <w:rPr>
                <w:rFonts w:ascii="Arial Narrow" w:hAnsi="Arial Narrow" w:cs="Arial"/>
                <w:sz w:val="24"/>
              </w:rPr>
              <w:t>Chest / Rhomboids and Lats</w:t>
            </w:r>
          </w:p>
          <w:p w14:paraId="067EFA21" w14:textId="77777777" w:rsidR="008146DF" w:rsidRDefault="008146DF" w:rsidP="00E31452">
            <w:pPr>
              <w:widowControl w:val="0"/>
              <w:tabs>
                <w:tab w:val="left" w:pos="-1440"/>
              </w:tabs>
              <w:jc w:val="both"/>
              <w:rPr>
                <w:rFonts w:ascii="Arial Narrow" w:hAnsi="Arial Narrow" w:cs="Arial"/>
                <w:sz w:val="24"/>
              </w:rPr>
            </w:pPr>
            <w:r>
              <w:rPr>
                <w:rFonts w:ascii="Arial Narrow" w:hAnsi="Arial Narrow" w:cs="Arial"/>
                <w:sz w:val="24"/>
              </w:rPr>
              <w:t>Upper Trapezius / Lower Trapezius</w:t>
            </w:r>
          </w:p>
        </w:tc>
      </w:tr>
      <w:tr w:rsidR="008146DF" w14:paraId="347FAAF4" w14:textId="77777777" w:rsidTr="008820BF">
        <w:trPr>
          <w:cantSplit/>
        </w:trPr>
        <w:tc>
          <w:tcPr>
            <w:tcW w:w="1092" w:type="dxa"/>
            <w:vMerge/>
          </w:tcPr>
          <w:p w14:paraId="6AC03F21" w14:textId="77777777" w:rsidR="008146DF" w:rsidRPr="008820BF" w:rsidRDefault="008146DF" w:rsidP="00E31452">
            <w:pPr>
              <w:widowControl w:val="0"/>
              <w:tabs>
                <w:tab w:val="left" w:pos="-1440"/>
              </w:tabs>
              <w:jc w:val="both"/>
              <w:rPr>
                <w:rFonts w:ascii="Arial Narrow" w:hAnsi="Arial Narrow" w:cs="Arial"/>
                <w:b/>
                <w:sz w:val="24"/>
              </w:rPr>
            </w:pPr>
          </w:p>
        </w:tc>
        <w:tc>
          <w:tcPr>
            <w:tcW w:w="4753" w:type="dxa"/>
          </w:tcPr>
          <w:p w14:paraId="6C42B904" w14:textId="77777777" w:rsidR="008146DF" w:rsidRDefault="008146DF" w:rsidP="00E31452">
            <w:pPr>
              <w:widowControl w:val="0"/>
              <w:tabs>
                <w:tab w:val="left" w:pos="-1440"/>
              </w:tabs>
              <w:jc w:val="both"/>
              <w:rPr>
                <w:rFonts w:ascii="Arial Narrow" w:hAnsi="Arial Narrow" w:cs="Arial"/>
                <w:sz w:val="24"/>
              </w:rPr>
            </w:pPr>
            <w:r>
              <w:rPr>
                <w:rFonts w:ascii="Arial Narrow" w:hAnsi="Arial Narrow" w:cs="Arial"/>
                <w:sz w:val="24"/>
              </w:rPr>
              <w:t>Shoulders:</w:t>
            </w:r>
          </w:p>
          <w:p w14:paraId="56C0BB19" w14:textId="77777777" w:rsidR="008146DF" w:rsidRDefault="008146DF" w:rsidP="00E31452">
            <w:pPr>
              <w:widowControl w:val="0"/>
              <w:tabs>
                <w:tab w:val="left" w:pos="-1440"/>
              </w:tabs>
              <w:jc w:val="both"/>
              <w:rPr>
                <w:rFonts w:ascii="Arial Narrow" w:hAnsi="Arial Narrow" w:cs="Arial"/>
                <w:sz w:val="24"/>
              </w:rPr>
            </w:pPr>
            <w:r>
              <w:rPr>
                <w:rFonts w:ascii="Arial Narrow" w:hAnsi="Arial Narrow" w:cs="Arial"/>
                <w:sz w:val="24"/>
              </w:rPr>
              <w:t xml:space="preserve">Anterior Deltoid = front of shoulder </w:t>
            </w:r>
          </w:p>
          <w:p w14:paraId="3AD6969C" w14:textId="77777777" w:rsidR="008146DF" w:rsidRDefault="008146DF" w:rsidP="00E31452">
            <w:pPr>
              <w:widowControl w:val="0"/>
              <w:tabs>
                <w:tab w:val="left" w:pos="-1440"/>
              </w:tabs>
              <w:jc w:val="both"/>
              <w:rPr>
                <w:rFonts w:ascii="Arial Narrow" w:hAnsi="Arial Narrow" w:cs="Arial"/>
                <w:sz w:val="24"/>
              </w:rPr>
            </w:pPr>
            <w:r>
              <w:rPr>
                <w:rFonts w:ascii="Arial Narrow" w:hAnsi="Arial Narrow" w:cs="Arial"/>
                <w:sz w:val="24"/>
              </w:rPr>
              <w:t xml:space="preserve">Middle Deltoid = middle of shoulder </w:t>
            </w:r>
          </w:p>
          <w:p w14:paraId="555CA10F" w14:textId="77777777" w:rsidR="008146DF" w:rsidRDefault="008146DF" w:rsidP="00E31452">
            <w:pPr>
              <w:widowControl w:val="0"/>
              <w:tabs>
                <w:tab w:val="left" w:pos="-1440"/>
              </w:tabs>
              <w:jc w:val="both"/>
              <w:rPr>
                <w:rFonts w:ascii="Arial Narrow" w:hAnsi="Arial Narrow" w:cs="Arial"/>
                <w:sz w:val="24"/>
              </w:rPr>
            </w:pPr>
            <w:r>
              <w:rPr>
                <w:rFonts w:ascii="Arial Narrow" w:hAnsi="Arial Narrow" w:cs="Arial"/>
                <w:sz w:val="24"/>
              </w:rPr>
              <w:t xml:space="preserve">Posterior Deltoid = Back of shoulder </w:t>
            </w:r>
          </w:p>
        </w:tc>
        <w:tc>
          <w:tcPr>
            <w:tcW w:w="4683" w:type="dxa"/>
          </w:tcPr>
          <w:p w14:paraId="5D9B93BD" w14:textId="77777777" w:rsidR="008146DF" w:rsidRDefault="008146DF" w:rsidP="00E31452">
            <w:pPr>
              <w:widowControl w:val="0"/>
              <w:tabs>
                <w:tab w:val="left" w:pos="-1440"/>
              </w:tabs>
              <w:jc w:val="both"/>
              <w:rPr>
                <w:rFonts w:ascii="Arial Narrow" w:hAnsi="Arial Narrow" w:cs="Arial"/>
                <w:sz w:val="24"/>
              </w:rPr>
            </w:pPr>
            <w:r>
              <w:rPr>
                <w:rFonts w:ascii="Arial Narrow" w:hAnsi="Arial Narrow" w:cs="Arial"/>
                <w:sz w:val="24"/>
              </w:rPr>
              <w:t>Anterior / Posterior deltoid</w:t>
            </w:r>
          </w:p>
        </w:tc>
      </w:tr>
      <w:tr w:rsidR="008146DF" w14:paraId="3AC72EC3" w14:textId="77777777" w:rsidTr="008820BF">
        <w:trPr>
          <w:cantSplit/>
        </w:trPr>
        <w:tc>
          <w:tcPr>
            <w:tcW w:w="1092" w:type="dxa"/>
            <w:vMerge/>
          </w:tcPr>
          <w:p w14:paraId="20CE1EB2" w14:textId="77777777" w:rsidR="008146DF" w:rsidRPr="008820BF" w:rsidRDefault="008146DF" w:rsidP="00E31452">
            <w:pPr>
              <w:widowControl w:val="0"/>
              <w:tabs>
                <w:tab w:val="left" w:pos="-1440"/>
              </w:tabs>
              <w:jc w:val="both"/>
              <w:rPr>
                <w:rFonts w:ascii="Arial Narrow" w:hAnsi="Arial Narrow" w:cs="Arial"/>
                <w:b/>
                <w:sz w:val="24"/>
              </w:rPr>
            </w:pPr>
          </w:p>
        </w:tc>
        <w:tc>
          <w:tcPr>
            <w:tcW w:w="4753" w:type="dxa"/>
          </w:tcPr>
          <w:p w14:paraId="1E7C5427" w14:textId="77777777" w:rsidR="008146DF" w:rsidRDefault="008146DF" w:rsidP="00E31452">
            <w:pPr>
              <w:widowControl w:val="0"/>
              <w:tabs>
                <w:tab w:val="left" w:pos="-1440"/>
              </w:tabs>
              <w:jc w:val="both"/>
              <w:rPr>
                <w:rFonts w:ascii="Arial Narrow" w:hAnsi="Arial Narrow" w:cs="Arial"/>
                <w:sz w:val="24"/>
              </w:rPr>
            </w:pPr>
            <w:r>
              <w:rPr>
                <w:rFonts w:ascii="Arial Narrow" w:hAnsi="Arial Narrow" w:cs="Arial"/>
                <w:sz w:val="24"/>
              </w:rPr>
              <w:t>Arms:</w:t>
            </w:r>
          </w:p>
          <w:p w14:paraId="22B52C91" w14:textId="77777777" w:rsidR="008146DF" w:rsidRDefault="008146DF" w:rsidP="00E31452">
            <w:pPr>
              <w:widowControl w:val="0"/>
              <w:tabs>
                <w:tab w:val="left" w:pos="-1440"/>
              </w:tabs>
              <w:jc w:val="both"/>
              <w:rPr>
                <w:rFonts w:ascii="Arial Narrow" w:hAnsi="Arial Narrow" w:cs="Arial"/>
                <w:sz w:val="24"/>
              </w:rPr>
            </w:pPr>
            <w:r>
              <w:rPr>
                <w:rFonts w:ascii="Arial Narrow" w:hAnsi="Arial Narrow" w:cs="Arial"/>
                <w:sz w:val="24"/>
              </w:rPr>
              <w:t>Biceps (front of arm)</w:t>
            </w:r>
          </w:p>
          <w:p w14:paraId="1B7B8CB2" w14:textId="77777777" w:rsidR="008146DF" w:rsidRDefault="008146DF" w:rsidP="00E31452">
            <w:pPr>
              <w:widowControl w:val="0"/>
              <w:tabs>
                <w:tab w:val="left" w:pos="-1440"/>
              </w:tabs>
              <w:jc w:val="both"/>
              <w:rPr>
                <w:rFonts w:ascii="Arial Narrow" w:hAnsi="Arial Narrow" w:cs="Arial"/>
                <w:sz w:val="24"/>
              </w:rPr>
            </w:pPr>
            <w:r>
              <w:rPr>
                <w:rFonts w:ascii="Arial Narrow" w:hAnsi="Arial Narrow" w:cs="Arial"/>
                <w:sz w:val="24"/>
              </w:rPr>
              <w:t xml:space="preserve">Triceps (back of arm) </w:t>
            </w:r>
          </w:p>
          <w:p w14:paraId="6DD15038" w14:textId="77777777" w:rsidR="008146DF" w:rsidRDefault="008146DF" w:rsidP="00E31452">
            <w:pPr>
              <w:widowControl w:val="0"/>
              <w:tabs>
                <w:tab w:val="left" w:pos="-1440"/>
              </w:tabs>
              <w:jc w:val="both"/>
              <w:rPr>
                <w:rFonts w:ascii="Arial Narrow" w:hAnsi="Arial Narrow" w:cs="Arial"/>
                <w:sz w:val="24"/>
              </w:rPr>
            </w:pPr>
            <w:r>
              <w:rPr>
                <w:rFonts w:ascii="Arial Narrow" w:hAnsi="Arial Narrow" w:cs="Arial"/>
                <w:sz w:val="24"/>
              </w:rPr>
              <w:t xml:space="preserve">Forearm flexors (front or forearm – palm up) </w:t>
            </w:r>
          </w:p>
          <w:p w14:paraId="11FF6018" w14:textId="77777777" w:rsidR="008146DF" w:rsidRDefault="008146DF" w:rsidP="00E31452">
            <w:pPr>
              <w:widowControl w:val="0"/>
              <w:tabs>
                <w:tab w:val="left" w:pos="-1440"/>
              </w:tabs>
              <w:jc w:val="both"/>
              <w:rPr>
                <w:rFonts w:ascii="Arial Narrow" w:hAnsi="Arial Narrow" w:cs="Arial"/>
                <w:sz w:val="24"/>
              </w:rPr>
            </w:pPr>
            <w:r>
              <w:rPr>
                <w:rFonts w:ascii="Arial Narrow" w:hAnsi="Arial Narrow" w:cs="Arial"/>
                <w:sz w:val="24"/>
              </w:rPr>
              <w:t xml:space="preserve">Forearm extensors (back of forearm – palm down)  </w:t>
            </w:r>
          </w:p>
        </w:tc>
        <w:tc>
          <w:tcPr>
            <w:tcW w:w="4683" w:type="dxa"/>
          </w:tcPr>
          <w:p w14:paraId="0D1633FE" w14:textId="77777777" w:rsidR="008146DF" w:rsidRDefault="008146DF" w:rsidP="00E31452">
            <w:pPr>
              <w:widowControl w:val="0"/>
              <w:tabs>
                <w:tab w:val="left" w:pos="-1440"/>
              </w:tabs>
              <w:jc w:val="both"/>
              <w:rPr>
                <w:rFonts w:ascii="Arial Narrow" w:hAnsi="Arial Narrow" w:cs="Arial"/>
                <w:sz w:val="24"/>
              </w:rPr>
            </w:pPr>
            <w:r>
              <w:rPr>
                <w:rFonts w:ascii="Arial Narrow" w:hAnsi="Arial Narrow" w:cs="Arial"/>
                <w:sz w:val="24"/>
              </w:rPr>
              <w:t>Biceps / Triceps</w:t>
            </w:r>
          </w:p>
          <w:p w14:paraId="27D53E63" w14:textId="77777777" w:rsidR="008146DF" w:rsidRDefault="008146DF" w:rsidP="00E31452">
            <w:pPr>
              <w:widowControl w:val="0"/>
              <w:tabs>
                <w:tab w:val="left" w:pos="-1440"/>
              </w:tabs>
              <w:jc w:val="both"/>
              <w:rPr>
                <w:rFonts w:ascii="Arial Narrow" w:hAnsi="Arial Narrow" w:cs="Arial"/>
                <w:sz w:val="24"/>
              </w:rPr>
            </w:pPr>
            <w:r>
              <w:rPr>
                <w:rFonts w:ascii="Arial Narrow" w:hAnsi="Arial Narrow" w:cs="Arial"/>
                <w:sz w:val="24"/>
              </w:rPr>
              <w:t xml:space="preserve">Forearm flexors / extensors </w:t>
            </w:r>
          </w:p>
        </w:tc>
      </w:tr>
      <w:tr w:rsidR="008146DF" w14:paraId="2F3B09FC" w14:textId="77777777" w:rsidTr="008820BF">
        <w:trPr>
          <w:cantSplit/>
        </w:trPr>
        <w:tc>
          <w:tcPr>
            <w:tcW w:w="1092" w:type="dxa"/>
          </w:tcPr>
          <w:p w14:paraId="331EDFF1" w14:textId="77777777" w:rsidR="008146DF" w:rsidRDefault="008146DF" w:rsidP="00E31452">
            <w:pPr>
              <w:widowControl w:val="0"/>
              <w:tabs>
                <w:tab w:val="left" w:pos="-1440"/>
              </w:tabs>
              <w:jc w:val="both"/>
              <w:rPr>
                <w:rFonts w:ascii="Arial Narrow" w:hAnsi="Arial Narrow" w:cs="Arial"/>
                <w:b/>
                <w:sz w:val="24"/>
              </w:rPr>
            </w:pPr>
            <w:r w:rsidRPr="008820BF">
              <w:rPr>
                <w:rFonts w:ascii="Arial Narrow" w:hAnsi="Arial Narrow" w:cs="Arial"/>
                <w:b/>
                <w:sz w:val="24"/>
              </w:rPr>
              <w:t>Trunk</w:t>
            </w:r>
            <w:r w:rsidR="008820BF">
              <w:rPr>
                <w:rFonts w:ascii="Arial Narrow" w:hAnsi="Arial Narrow" w:cs="Arial"/>
                <w:b/>
                <w:sz w:val="24"/>
              </w:rPr>
              <w:t xml:space="preserve"> / </w:t>
            </w:r>
          </w:p>
          <w:p w14:paraId="0659BDAB" w14:textId="63D4225A" w:rsidR="008820BF" w:rsidRPr="008820BF" w:rsidRDefault="008820BF" w:rsidP="00E31452">
            <w:pPr>
              <w:widowControl w:val="0"/>
              <w:tabs>
                <w:tab w:val="left" w:pos="-1440"/>
              </w:tabs>
              <w:jc w:val="both"/>
              <w:rPr>
                <w:rFonts w:ascii="Arial Narrow" w:hAnsi="Arial Narrow" w:cs="Arial"/>
                <w:b/>
                <w:sz w:val="24"/>
              </w:rPr>
            </w:pPr>
            <w:r>
              <w:rPr>
                <w:rFonts w:ascii="Arial Narrow" w:hAnsi="Arial Narrow" w:cs="Arial"/>
                <w:b/>
                <w:sz w:val="24"/>
              </w:rPr>
              <w:t>Core</w:t>
            </w:r>
          </w:p>
        </w:tc>
        <w:tc>
          <w:tcPr>
            <w:tcW w:w="4753" w:type="dxa"/>
          </w:tcPr>
          <w:p w14:paraId="3BCDFFE5" w14:textId="77777777" w:rsidR="008146DF" w:rsidRDefault="008146DF" w:rsidP="00E31452">
            <w:pPr>
              <w:widowControl w:val="0"/>
              <w:tabs>
                <w:tab w:val="left" w:pos="-1440"/>
              </w:tabs>
              <w:jc w:val="both"/>
              <w:rPr>
                <w:rFonts w:ascii="Arial Narrow" w:hAnsi="Arial Narrow" w:cs="Arial"/>
                <w:sz w:val="24"/>
              </w:rPr>
            </w:pPr>
            <w:r>
              <w:rPr>
                <w:rFonts w:ascii="Arial Narrow" w:hAnsi="Arial Narrow" w:cs="Arial"/>
                <w:sz w:val="24"/>
              </w:rPr>
              <w:t xml:space="preserve">Rectus Abdominus = Abdominals </w:t>
            </w:r>
          </w:p>
          <w:p w14:paraId="68DEC590" w14:textId="77777777" w:rsidR="008146DF" w:rsidRDefault="008146DF" w:rsidP="00E31452">
            <w:pPr>
              <w:widowControl w:val="0"/>
              <w:tabs>
                <w:tab w:val="left" w:pos="-1440"/>
              </w:tabs>
              <w:jc w:val="both"/>
              <w:rPr>
                <w:rFonts w:ascii="Arial Narrow" w:hAnsi="Arial Narrow" w:cs="Arial"/>
                <w:sz w:val="24"/>
              </w:rPr>
            </w:pPr>
            <w:r>
              <w:rPr>
                <w:rFonts w:ascii="Arial Narrow" w:hAnsi="Arial Narrow" w:cs="Arial"/>
                <w:sz w:val="24"/>
              </w:rPr>
              <w:t xml:space="preserve">Obliques = side of waist </w:t>
            </w:r>
          </w:p>
          <w:p w14:paraId="454E0931" w14:textId="77777777" w:rsidR="008146DF" w:rsidRDefault="008146DF" w:rsidP="00E31452">
            <w:pPr>
              <w:widowControl w:val="0"/>
              <w:tabs>
                <w:tab w:val="left" w:pos="-1440"/>
              </w:tabs>
              <w:jc w:val="both"/>
              <w:rPr>
                <w:rFonts w:ascii="Arial Narrow" w:hAnsi="Arial Narrow" w:cs="Arial"/>
                <w:sz w:val="24"/>
              </w:rPr>
            </w:pPr>
            <w:r>
              <w:rPr>
                <w:rFonts w:ascii="Arial Narrow" w:hAnsi="Arial Narrow" w:cs="Arial"/>
                <w:sz w:val="24"/>
              </w:rPr>
              <w:t>Erector Spinae = Lower Back</w:t>
            </w:r>
          </w:p>
          <w:p w14:paraId="5DC37B82" w14:textId="77777777" w:rsidR="008146DF" w:rsidRPr="00177042" w:rsidRDefault="008146DF" w:rsidP="00E31452">
            <w:pPr>
              <w:widowControl w:val="0"/>
              <w:tabs>
                <w:tab w:val="left" w:pos="-1440"/>
              </w:tabs>
              <w:jc w:val="both"/>
              <w:rPr>
                <w:lang w:val="fr-CA"/>
              </w:rPr>
            </w:pPr>
            <w:r w:rsidRPr="00177042">
              <w:rPr>
                <w:rFonts w:ascii="Arial Narrow" w:hAnsi="Arial Narrow" w:cs="Arial"/>
                <w:sz w:val="24"/>
                <w:lang w:val="fr-CA"/>
              </w:rPr>
              <w:t xml:space="preserve">Transverse Abdominus = Posture Muscles </w:t>
            </w:r>
          </w:p>
        </w:tc>
        <w:tc>
          <w:tcPr>
            <w:tcW w:w="4683" w:type="dxa"/>
          </w:tcPr>
          <w:p w14:paraId="2F661AD8" w14:textId="77777777" w:rsidR="008146DF" w:rsidRDefault="008146DF" w:rsidP="00E31452">
            <w:pPr>
              <w:widowControl w:val="0"/>
              <w:tabs>
                <w:tab w:val="left" w:pos="-1440"/>
              </w:tabs>
              <w:jc w:val="both"/>
              <w:rPr>
                <w:rFonts w:ascii="Arial Narrow" w:hAnsi="Arial Narrow" w:cs="Arial"/>
                <w:sz w:val="24"/>
              </w:rPr>
            </w:pPr>
            <w:r>
              <w:rPr>
                <w:rFonts w:ascii="Arial Narrow" w:hAnsi="Arial Narrow" w:cs="Arial"/>
                <w:sz w:val="24"/>
              </w:rPr>
              <w:t>Abs / Low back</w:t>
            </w:r>
          </w:p>
          <w:p w14:paraId="7B20AA87" w14:textId="77777777" w:rsidR="008146DF" w:rsidRDefault="008146DF" w:rsidP="00E31452">
            <w:pPr>
              <w:widowControl w:val="0"/>
              <w:tabs>
                <w:tab w:val="left" w:pos="-1440"/>
              </w:tabs>
              <w:jc w:val="both"/>
              <w:rPr>
                <w:rFonts w:ascii="Arial Narrow" w:hAnsi="Arial Narrow" w:cs="Arial"/>
                <w:sz w:val="24"/>
              </w:rPr>
            </w:pPr>
            <w:r>
              <w:rPr>
                <w:rFonts w:ascii="Arial Narrow" w:hAnsi="Arial Narrow" w:cs="Arial"/>
                <w:sz w:val="24"/>
              </w:rPr>
              <w:t>Right Oblique / Left Oblique</w:t>
            </w:r>
          </w:p>
        </w:tc>
      </w:tr>
    </w:tbl>
    <w:p w14:paraId="06FAD5A7" w14:textId="77777777" w:rsidR="008146DF" w:rsidRDefault="008146DF" w:rsidP="008146DF">
      <w:pPr>
        <w:widowControl w:val="0"/>
        <w:tabs>
          <w:tab w:val="left" w:pos="-1440"/>
        </w:tabs>
        <w:jc w:val="both"/>
        <w:rPr>
          <w:rFonts w:ascii="Arial Narrow" w:hAnsi="Arial Narrow" w:cs="Arial"/>
          <w:sz w:val="24"/>
        </w:rPr>
      </w:pPr>
    </w:p>
    <w:p w14:paraId="5FE3179F" w14:textId="77777777" w:rsidR="008146DF" w:rsidRDefault="008146DF" w:rsidP="008146DF">
      <w:pPr>
        <w:widowControl w:val="0"/>
        <w:rPr>
          <w:rFonts w:ascii="Tahoma" w:hAnsi="Tahoma"/>
          <w:b/>
          <w:sz w:val="24"/>
        </w:rPr>
      </w:pPr>
      <w:r>
        <w:rPr>
          <w:rFonts w:ascii="Tahoma" w:hAnsi="Tahoma"/>
          <w:b/>
          <w:sz w:val="24"/>
        </w:rPr>
        <w:t>Full Body Workout Routine - All muscles trained on the same day:</w:t>
      </w:r>
    </w:p>
    <w:p w14:paraId="260E1232"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 xml:space="preserve">This style of programming is most often used with the novice exerciser, or with individuals with time constraints, general fitness goals or other training requirements. It involves performing one or two exercises for the major muscle groups of the upper body, lower body and trunk. It is very important that the trainer develop a balanced program that remains functional in nature. </w:t>
      </w:r>
    </w:p>
    <w:p w14:paraId="04DCBD11"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 xml:space="preserve">The full body routine should be repeated 2 - 3 times a week with at least 48 hrs. rest between sessions. </w:t>
      </w:r>
    </w:p>
    <w:p w14:paraId="234DF1CB" w14:textId="77777777" w:rsidR="008146DF" w:rsidRDefault="008146DF" w:rsidP="008146DF">
      <w:pPr>
        <w:rPr>
          <w:sz w:val="24"/>
        </w:rPr>
      </w:pPr>
      <w:r>
        <w:rPr>
          <w:sz w:val="24"/>
        </w:rPr>
        <w:tab/>
      </w:r>
    </w:p>
    <w:p w14:paraId="0041D091" w14:textId="77777777" w:rsidR="008146DF" w:rsidRDefault="008146DF" w:rsidP="008146DF">
      <w:pPr>
        <w:widowControl w:val="0"/>
        <w:rPr>
          <w:rFonts w:ascii="Tahoma" w:hAnsi="Tahoma"/>
          <w:b/>
          <w:sz w:val="24"/>
        </w:rPr>
      </w:pPr>
      <w:r>
        <w:rPr>
          <w:rFonts w:ascii="Tahoma" w:hAnsi="Tahoma"/>
          <w:b/>
          <w:sz w:val="24"/>
        </w:rPr>
        <w:t>Split Routines:</w:t>
      </w:r>
    </w:p>
    <w:p w14:paraId="77EAF9A7"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 xml:space="preserve">Split routines involve training muscle groups on different days and can be modified to suit the needs and time constraints of the beginner to advanced lifter. </w:t>
      </w:r>
    </w:p>
    <w:p w14:paraId="0C78779B"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 xml:space="preserve">When designing split routines, it is important to remember that each muscle trained requires an adequate rest/recovery period - the amount of recovery needed is dependent on the intensity / volume of the training, the muscle group being trained and the individual. </w:t>
      </w:r>
    </w:p>
    <w:p w14:paraId="04912172"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It is also important to carefully select which muscles will be trained on which days to ensure that specific muscle groups do not get over trained.</w:t>
      </w:r>
    </w:p>
    <w:p w14:paraId="4EBCC55D" w14:textId="77777777" w:rsidR="008146DF" w:rsidRDefault="008146DF" w:rsidP="008146DF">
      <w:pPr>
        <w:widowControl w:val="0"/>
        <w:rPr>
          <w:rFonts w:ascii="Comic Sans MS" w:hAnsi="Comic Sans MS"/>
          <w:b/>
          <w:sz w:val="24"/>
        </w:rPr>
      </w:pPr>
    </w:p>
    <w:tbl>
      <w:tblPr>
        <w:tblW w:w="10598" w:type="dxa"/>
        <w:tblBorders>
          <w:insideH w:val="single" w:sz="6" w:space="0" w:color="auto"/>
          <w:insideV w:val="single" w:sz="6" w:space="0" w:color="auto"/>
        </w:tblBorders>
        <w:tblLayout w:type="fixed"/>
        <w:tblLook w:val="0000" w:firstRow="0" w:lastRow="0" w:firstColumn="0" w:lastColumn="0" w:noHBand="0" w:noVBand="0"/>
      </w:tblPr>
      <w:tblGrid>
        <w:gridCol w:w="1514"/>
        <w:gridCol w:w="1514"/>
        <w:gridCol w:w="1514"/>
        <w:gridCol w:w="757"/>
        <w:gridCol w:w="757"/>
        <w:gridCol w:w="1514"/>
        <w:gridCol w:w="1514"/>
        <w:gridCol w:w="1514"/>
      </w:tblGrid>
      <w:tr w:rsidR="008146DF" w14:paraId="1B545BA8" w14:textId="77777777" w:rsidTr="00E31452">
        <w:tc>
          <w:tcPr>
            <w:tcW w:w="10598" w:type="dxa"/>
            <w:gridSpan w:val="8"/>
            <w:tcBorders>
              <w:top w:val="single" w:sz="6" w:space="0" w:color="auto"/>
              <w:left w:val="single" w:sz="6" w:space="0" w:color="auto"/>
              <w:bottom w:val="single" w:sz="6" w:space="0" w:color="auto"/>
              <w:right w:val="single" w:sz="6" w:space="0" w:color="auto"/>
            </w:tcBorders>
            <w:shd w:val="solid" w:color="auto" w:fill="auto"/>
          </w:tcPr>
          <w:p w14:paraId="3AEC6E68" w14:textId="77777777" w:rsidR="008146DF" w:rsidRDefault="008146DF" w:rsidP="00E31452">
            <w:pPr>
              <w:widowControl w:val="0"/>
              <w:jc w:val="center"/>
              <w:rPr>
                <w:sz w:val="24"/>
              </w:rPr>
            </w:pPr>
            <w:r>
              <w:rPr>
                <w:rFonts w:ascii="Tahoma" w:hAnsi="Tahoma"/>
                <w:b/>
                <w:sz w:val="28"/>
              </w:rPr>
              <w:lastRenderedPageBreak/>
              <w:t>SAMPLE 2 DAY SPLIT ROUTINE</w:t>
            </w:r>
          </w:p>
        </w:tc>
      </w:tr>
      <w:tr w:rsidR="008146DF" w14:paraId="40E07262" w14:textId="77777777" w:rsidTr="00E31452">
        <w:tc>
          <w:tcPr>
            <w:tcW w:w="1514" w:type="dxa"/>
            <w:tcBorders>
              <w:top w:val="single" w:sz="6" w:space="0" w:color="auto"/>
              <w:left w:val="single" w:sz="6" w:space="0" w:color="auto"/>
              <w:bottom w:val="single" w:sz="6" w:space="0" w:color="auto"/>
            </w:tcBorders>
          </w:tcPr>
          <w:p w14:paraId="0E4D07A3" w14:textId="77777777" w:rsidR="008146DF" w:rsidRDefault="008146DF" w:rsidP="00E31452">
            <w:pPr>
              <w:widowControl w:val="0"/>
              <w:jc w:val="center"/>
              <w:rPr>
                <w:rFonts w:ascii="Arial Narrow" w:hAnsi="Arial Narrow"/>
                <w:sz w:val="24"/>
              </w:rPr>
            </w:pPr>
            <w:r>
              <w:rPr>
                <w:rFonts w:ascii="Arial Narrow" w:hAnsi="Arial Narrow"/>
                <w:sz w:val="24"/>
              </w:rPr>
              <w:t>Monday</w:t>
            </w:r>
          </w:p>
        </w:tc>
        <w:tc>
          <w:tcPr>
            <w:tcW w:w="1514" w:type="dxa"/>
            <w:tcBorders>
              <w:top w:val="single" w:sz="6" w:space="0" w:color="auto"/>
              <w:bottom w:val="single" w:sz="6" w:space="0" w:color="auto"/>
            </w:tcBorders>
          </w:tcPr>
          <w:p w14:paraId="3C2AB642" w14:textId="77777777" w:rsidR="008146DF" w:rsidRDefault="008146DF" w:rsidP="00E31452">
            <w:pPr>
              <w:widowControl w:val="0"/>
              <w:jc w:val="center"/>
              <w:rPr>
                <w:rFonts w:ascii="Arial Narrow" w:hAnsi="Arial Narrow"/>
                <w:sz w:val="24"/>
              </w:rPr>
            </w:pPr>
            <w:r>
              <w:rPr>
                <w:rFonts w:ascii="Arial Narrow" w:hAnsi="Arial Narrow"/>
                <w:sz w:val="24"/>
              </w:rPr>
              <w:t>Tuesday</w:t>
            </w:r>
          </w:p>
        </w:tc>
        <w:tc>
          <w:tcPr>
            <w:tcW w:w="1514" w:type="dxa"/>
            <w:tcBorders>
              <w:top w:val="single" w:sz="6" w:space="0" w:color="auto"/>
              <w:bottom w:val="single" w:sz="6" w:space="0" w:color="auto"/>
            </w:tcBorders>
          </w:tcPr>
          <w:p w14:paraId="4D9EC4BD" w14:textId="77777777" w:rsidR="008146DF" w:rsidRDefault="008146DF" w:rsidP="00E31452">
            <w:pPr>
              <w:widowControl w:val="0"/>
              <w:jc w:val="center"/>
              <w:rPr>
                <w:rFonts w:ascii="Arial Narrow" w:hAnsi="Arial Narrow"/>
                <w:sz w:val="24"/>
              </w:rPr>
            </w:pPr>
            <w:r>
              <w:rPr>
                <w:rFonts w:ascii="Arial Narrow" w:hAnsi="Arial Narrow"/>
                <w:sz w:val="24"/>
              </w:rPr>
              <w:t>Wednesday</w:t>
            </w:r>
          </w:p>
        </w:tc>
        <w:tc>
          <w:tcPr>
            <w:tcW w:w="1514" w:type="dxa"/>
            <w:gridSpan w:val="2"/>
            <w:tcBorders>
              <w:top w:val="single" w:sz="6" w:space="0" w:color="auto"/>
              <w:bottom w:val="single" w:sz="6" w:space="0" w:color="auto"/>
            </w:tcBorders>
          </w:tcPr>
          <w:p w14:paraId="5EEE5A6E" w14:textId="77777777" w:rsidR="008146DF" w:rsidRDefault="008146DF" w:rsidP="00E31452">
            <w:pPr>
              <w:widowControl w:val="0"/>
              <w:jc w:val="center"/>
              <w:rPr>
                <w:rFonts w:ascii="Arial Narrow" w:hAnsi="Arial Narrow"/>
                <w:sz w:val="24"/>
              </w:rPr>
            </w:pPr>
            <w:r>
              <w:rPr>
                <w:rFonts w:ascii="Arial Narrow" w:hAnsi="Arial Narrow"/>
                <w:sz w:val="24"/>
              </w:rPr>
              <w:t>Thursday</w:t>
            </w:r>
          </w:p>
        </w:tc>
        <w:tc>
          <w:tcPr>
            <w:tcW w:w="1514" w:type="dxa"/>
            <w:tcBorders>
              <w:top w:val="single" w:sz="6" w:space="0" w:color="auto"/>
              <w:bottom w:val="single" w:sz="6" w:space="0" w:color="auto"/>
            </w:tcBorders>
          </w:tcPr>
          <w:p w14:paraId="79100AA5" w14:textId="77777777" w:rsidR="008146DF" w:rsidRDefault="008146DF" w:rsidP="00E31452">
            <w:pPr>
              <w:widowControl w:val="0"/>
              <w:jc w:val="center"/>
              <w:rPr>
                <w:rFonts w:ascii="Arial Narrow" w:hAnsi="Arial Narrow"/>
                <w:sz w:val="24"/>
              </w:rPr>
            </w:pPr>
            <w:r>
              <w:rPr>
                <w:rFonts w:ascii="Arial Narrow" w:hAnsi="Arial Narrow"/>
                <w:sz w:val="24"/>
              </w:rPr>
              <w:t>Friday</w:t>
            </w:r>
          </w:p>
        </w:tc>
        <w:tc>
          <w:tcPr>
            <w:tcW w:w="1514" w:type="dxa"/>
            <w:tcBorders>
              <w:top w:val="single" w:sz="6" w:space="0" w:color="auto"/>
              <w:bottom w:val="single" w:sz="6" w:space="0" w:color="auto"/>
            </w:tcBorders>
          </w:tcPr>
          <w:p w14:paraId="7775503A" w14:textId="77777777" w:rsidR="008146DF" w:rsidRDefault="008146DF" w:rsidP="00E31452">
            <w:pPr>
              <w:widowControl w:val="0"/>
              <w:jc w:val="center"/>
              <w:rPr>
                <w:rFonts w:ascii="Arial Narrow" w:hAnsi="Arial Narrow"/>
                <w:sz w:val="24"/>
              </w:rPr>
            </w:pPr>
            <w:r>
              <w:rPr>
                <w:rFonts w:ascii="Arial Narrow" w:hAnsi="Arial Narrow"/>
                <w:sz w:val="24"/>
              </w:rPr>
              <w:t>Saturday</w:t>
            </w:r>
          </w:p>
        </w:tc>
        <w:tc>
          <w:tcPr>
            <w:tcW w:w="1514" w:type="dxa"/>
            <w:tcBorders>
              <w:top w:val="single" w:sz="6" w:space="0" w:color="auto"/>
              <w:bottom w:val="single" w:sz="6" w:space="0" w:color="auto"/>
              <w:right w:val="single" w:sz="6" w:space="0" w:color="auto"/>
            </w:tcBorders>
          </w:tcPr>
          <w:p w14:paraId="6A93BDAC" w14:textId="77777777" w:rsidR="008146DF" w:rsidRDefault="008146DF" w:rsidP="00E31452">
            <w:pPr>
              <w:widowControl w:val="0"/>
              <w:jc w:val="center"/>
              <w:rPr>
                <w:rFonts w:ascii="Arial Narrow" w:hAnsi="Arial Narrow"/>
                <w:sz w:val="24"/>
              </w:rPr>
            </w:pPr>
            <w:r>
              <w:rPr>
                <w:rFonts w:ascii="Arial Narrow" w:hAnsi="Arial Narrow"/>
                <w:sz w:val="24"/>
              </w:rPr>
              <w:t>Sunday</w:t>
            </w:r>
          </w:p>
        </w:tc>
      </w:tr>
      <w:tr w:rsidR="008146DF" w14:paraId="7319D58E" w14:textId="77777777" w:rsidTr="00E31452">
        <w:tc>
          <w:tcPr>
            <w:tcW w:w="1514" w:type="dxa"/>
            <w:tcBorders>
              <w:top w:val="single" w:sz="6" w:space="0" w:color="auto"/>
              <w:left w:val="single" w:sz="6" w:space="0" w:color="auto"/>
              <w:bottom w:val="single" w:sz="6" w:space="0" w:color="auto"/>
            </w:tcBorders>
          </w:tcPr>
          <w:p w14:paraId="7D90FFF3" w14:textId="77777777" w:rsidR="008146DF" w:rsidRDefault="008146DF" w:rsidP="00E31452">
            <w:pPr>
              <w:widowControl w:val="0"/>
              <w:jc w:val="center"/>
              <w:rPr>
                <w:rFonts w:ascii="Arial Narrow" w:hAnsi="Arial Narrow"/>
                <w:b/>
                <w:sz w:val="24"/>
              </w:rPr>
            </w:pPr>
            <w:r>
              <w:rPr>
                <w:rFonts w:ascii="Arial Narrow" w:hAnsi="Arial Narrow"/>
                <w:b/>
                <w:sz w:val="24"/>
              </w:rPr>
              <w:t>Day 1</w:t>
            </w:r>
          </w:p>
        </w:tc>
        <w:tc>
          <w:tcPr>
            <w:tcW w:w="1514" w:type="dxa"/>
            <w:tcBorders>
              <w:top w:val="single" w:sz="6" w:space="0" w:color="auto"/>
              <w:bottom w:val="single" w:sz="6" w:space="0" w:color="auto"/>
            </w:tcBorders>
          </w:tcPr>
          <w:p w14:paraId="3EB81220" w14:textId="77777777" w:rsidR="008146DF" w:rsidRDefault="008146DF" w:rsidP="00E31452">
            <w:pPr>
              <w:widowControl w:val="0"/>
              <w:jc w:val="center"/>
              <w:rPr>
                <w:rFonts w:ascii="Arial Narrow" w:hAnsi="Arial Narrow"/>
                <w:b/>
                <w:sz w:val="24"/>
              </w:rPr>
            </w:pPr>
            <w:r>
              <w:rPr>
                <w:rFonts w:ascii="Arial Narrow" w:hAnsi="Arial Narrow"/>
                <w:b/>
                <w:sz w:val="24"/>
              </w:rPr>
              <w:t>Day 2</w:t>
            </w:r>
          </w:p>
        </w:tc>
        <w:tc>
          <w:tcPr>
            <w:tcW w:w="1514" w:type="dxa"/>
            <w:tcBorders>
              <w:top w:val="single" w:sz="6" w:space="0" w:color="auto"/>
              <w:bottom w:val="single" w:sz="6" w:space="0" w:color="auto"/>
            </w:tcBorders>
          </w:tcPr>
          <w:p w14:paraId="369C316A" w14:textId="77777777" w:rsidR="008146DF" w:rsidRDefault="008146DF" w:rsidP="00E31452">
            <w:pPr>
              <w:widowControl w:val="0"/>
              <w:jc w:val="center"/>
              <w:rPr>
                <w:rFonts w:ascii="Arial Narrow" w:hAnsi="Arial Narrow"/>
                <w:b/>
                <w:sz w:val="24"/>
              </w:rPr>
            </w:pPr>
          </w:p>
        </w:tc>
        <w:tc>
          <w:tcPr>
            <w:tcW w:w="1514" w:type="dxa"/>
            <w:gridSpan w:val="2"/>
            <w:tcBorders>
              <w:top w:val="single" w:sz="6" w:space="0" w:color="auto"/>
              <w:bottom w:val="single" w:sz="6" w:space="0" w:color="auto"/>
            </w:tcBorders>
          </w:tcPr>
          <w:p w14:paraId="2120768B" w14:textId="77777777" w:rsidR="008146DF" w:rsidRDefault="008146DF" w:rsidP="00E31452">
            <w:pPr>
              <w:widowControl w:val="0"/>
              <w:jc w:val="center"/>
              <w:rPr>
                <w:rFonts w:ascii="Arial Narrow" w:hAnsi="Arial Narrow"/>
                <w:b/>
                <w:sz w:val="24"/>
              </w:rPr>
            </w:pPr>
            <w:r>
              <w:rPr>
                <w:rFonts w:ascii="Arial Narrow" w:hAnsi="Arial Narrow"/>
                <w:b/>
                <w:sz w:val="24"/>
              </w:rPr>
              <w:t xml:space="preserve">Day 1 </w:t>
            </w:r>
          </w:p>
        </w:tc>
        <w:tc>
          <w:tcPr>
            <w:tcW w:w="1514" w:type="dxa"/>
            <w:tcBorders>
              <w:top w:val="single" w:sz="6" w:space="0" w:color="auto"/>
              <w:bottom w:val="single" w:sz="6" w:space="0" w:color="auto"/>
            </w:tcBorders>
          </w:tcPr>
          <w:p w14:paraId="75706D76" w14:textId="77777777" w:rsidR="008146DF" w:rsidRDefault="008146DF" w:rsidP="00E31452">
            <w:pPr>
              <w:widowControl w:val="0"/>
              <w:jc w:val="center"/>
              <w:rPr>
                <w:rFonts w:ascii="Arial Narrow" w:hAnsi="Arial Narrow"/>
                <w:b/>
                <w:sz w:val="24"/>
              </w:rPr>
            </w:pPr>
            <w:r>
              <w:rPr>
                <w:rFonts w:ascii="Arial Narrow" w:hAnsi="Arial Narrow"/>
                <w:b/>
                <w:sz w:val="24"/>
              </w:rPr>
              <w:t>Day 2</w:t>
            </w:r>
          </w:p>
        </w:tc>
        <w:tc>
          <w:tcPr>
            <w:tcW w:w="1514" w:type="dxa"/>
            <w:tcBorders>
              <w:top w:val="single" w:sz="6" w:space="0" w:color="auto"/>
              <w:bottom w:val="single" w:sz="6" w:space="0" w:color="auto"/>
            </w:tcBorders>
          </w:tcPr>
          <w:p w14:paraId="75244632" w14:textId="77777777" w:rsidR="008146DF" w:rsidRDefault="008146DF" w:rsidP="00E31452">
            <w:pPr>
              <w:widowControl w:val="0"/>
              <w:rPr>
                <w:sz w:val="24"/>
              </w:rPr>
            </w:pPr>
          </w:p>
        </w:tc>
        <w:tc>
          <w:tcPr>
            <w:tcW w:w="1514" w:type="dxa"/>
            <w:tcBorders>
              <w:top w:val="single" w:sz="6" w:space="0" w:color="auto"/>
              <w:bottom w:val="single" w:sz="6" w:space="0" w:color="auto"/>
              <w:right w:val="single" w:sz="6" w:space="0" w:color="auto"/>
            </w:tcBorders>
          </w:tcPr>
          <w:p w14:paraId="0BA5CF99" w14:textId="77777777" w:rsidR="008146DF" w:rsidRDefault="008146DF" w:rsidP="00E31452">
            <w:pPr>
              <w:widowControl w:val="0"/>
              <w:rPr>
                <w:sz w:val="24"/>
              </w:rPr>
            </w:pPr>
          </w:p>
        </w:tc>
      </w:tr>
      <w:tr w:rsidR="008146DF" w14:paraId="01B31BB2" w14:textId="77777777" w:rsidTr="00E31452">
        <w:tc>
          <w:tcPr>
            <w:tcW w:w="10598" w:type="dxa"/>
            <w:gridSpan w:val="8"/>
            <w:tcBorders>
              <w:top w:val="single" w:sz="6" w:space="0" w:color="auto"/>
              <w:left w:val="single" w:sz="6" w:space="0" w:color="auto"/>
              <w:bottom w:val="single" w:sz="6" w:space="0" w:color="auto"/>
              <w:right w:val="single" w:sz="6" w:space="0" w:color="auto"/>
            </w:tcBorders>
          </w:tcPr>
          <w:p w14:paraId="41229289" w14:textId="77777777" w:rsidR="008146DF" w:rsidRDefault="008146DF" w:rsidP="00E31452">
            <w:pPr>
              <w:widowControl w:val="0"/>
              <w:rPr>
                <w:rFonts w:ascii="Arial Narrow" w:hAnsi="Arial Narrow"/>
                <w:sz w:val="24"/>
              </w:rPr>
            </w:pPr>
            <w:r>
              <w:rPr>
                <w:rFonts w:ascii="Arial Narrow" w:hAnsi="Arial Narrow"/>
                <w:sz w:val="24"/>
              </w:rPr>
              <w:t>Day 1:</w:t>
            </w:r>
            <w:r>
              <w:rPr>
                <w:rFonts w:ascii="Arial Narrow" w:hAnsi="Arial Narrow"/>
                <w:sz w:val="24"/>
              </w:rPr>
              <w:tab/>
              <w:t>Chest, Front &amp; Middle Shoulder, Triceps, Abdominals, Quadriceps</w:t>
            </w:r>
          </w:p>
          <w:p w14:paraId="665C659D" w14:textId="77777777" w:rsidR="008146DF" w:rsidRDefault="008146DF" w:rsidP="00E31452">
            <w:pPr>
              <w:widowControl w:val="0"/>
              <w:rPr>
                <w:rFonts w:ascii="Arial Narrow" w:hAnsi="Arial Narrow"/>
                <w:sz w:val="24"/>
              </w:rPr>
            </w:pPr>
            <w:r>
              <w:rPr>
                <w:rFonts w:ascii="Arial Narrow" w:hAnsi="Arial Narrow"/>
                <w:sz w:val="24"/>
              </w:rPr>
              <w:t>Day 2:  Upper Back, back of Shoulder, Biceps, Lower back, Hamstrings</w:t>
            </w:r>
          </w:p>
        </w:tc>
      </w:tr>
      <w:tr w:rsidR="008146DF" w14:paraId="3050B68B" w14:textId="77777777" w:rsidTr="00E31452">
        <w:tc>
          <w:tcPr>
            <w:tcW w:w="5299" w:type="dxa"/>
            <w:gridSpan w:val="4"/>
            <w:tcBorders>
              <w:top w:val="single" w:sz="6" w:space="0" w:color="auto"/>
              <w:left w:val="single" w:sz="6" w:space="0" w:color="auto"/>
              <w:bottom w:val="single" w:sz="6" w:space="0" w:color="auto"/>
              <w:right w:val="single" w:sz="6" w:space="0" w:color="auto"/>
            </w:tcBorders>
          </w:tcPr>
          <w:p w14:paraId="4F3A1F1B" w14:textId="77777777" w:rsidR="008146DF" w:rsidRDefault="008146DF" w:rsidP="00E31452">
            <w:pPr>
              <w:widowControl w:val="0"/>
              <w:rPr>
                <w:rFonts w:ascii="Arial Narrow" w:hAnsi="Arial Narrow"/>
                <w:sz w:val="24"/>
              </w:rPr>
            </w:pPr>
            <w:r>
              <w:rPr>
                <w:rFonts w:ascii="Arial Narrow" w:hAnsi="Arial Narrow"/>
                <w:sz w:val="24"/>
              </w:rPr>
              <w:t>Day 1:</w:t>
            </w:r>
            <w:r>
              <w:rPr>
                <w:rFonts w:ascii="Arial Narrow" w:hAnsi="Arial Narrow"/>
                <w:sz w:val="24"/>
              </w:rPr>
              <w:tab/>
              <w:t xml:space="preserve">Upper Body </w:t>
            </w:r>
          </w:p>
        </w:tc>
        <w:tc>
          <w:tcPr>
            <w:tcW w:w="5299" w:type="dxa"/>
            <w:gridSpan w:val="4"/>
            <w:tcBorders>
              <w:top w:val="single" w:sz="6" w:space="0" w:color="auto"/>
              <w:left w:val="single" w:sz="6" w:space="0" w:color="auto"/>
              <w:bottom w:val="single" w:sz="6" w:space="0" w:color="auto"/>
              <w:right w:val="single" w:sz="6" w:space="0" w:color="auto"/>
            </w:tcBorders>
          </w:tcPr>
          <w:p w14:paraId="03C8256F" w14:textId="77777777" w:rsidR="008146DF" w:rsidRDefault="008146DF" w:rsidP="00E31452">
            <w:pPr>
              <w:widowControl w:val="0"/>
              <w:rPr>
                <w:rFonts w:ascii="Arial Narrow" w:hAnsi="Arial Narrow"/>
                <w:sz w:val="24"/>
              </w:rPr>
            </w:pPr>
            <w:r>
              <w:rPr>
                <w:rFonts w:ascii="Arial Narrow" w:hAnsi="Arial Narrow"/>
                <w:sz w:val="24"/>
              </w:rPr>
              <w:t>Day 2:  Lower body &amp; Trunk</w:t>
            </w:r>
          </w:p>
        </w:tc>
      </w:tr>
    </w:tbl>
    <w:p w14:paraId="2377B436" w14:textId="77777777" w:rsidR="008146DF" w:rsidRPr="008D43C3" w:rsidRDefault="008146DF" w:rsidP="008146DF">
      <w:pPr>
        <w:rPr>
          <w:sz w:val="12"/>
        </w:rPr>
      </w:pPr>
    </w:p>
    <w:tbl>
      <w:tblPr>
        <w:tblW w:w="10598" w:type="dxa"/>
        <w:tblBorders>
          <w:insideH w:val="single" w:sz="6" w:space="0" w:color="auto"/>
          <w:insideV w:val="single" w:sz="6" w:space="0" w:color="auto"/>
        </w:tblBorders>
        <w:tblLayout w:type="fixed"/>
        <w:tblLook w:val="0000" w:firstRow="0" w:lastRow="0" w:firstColumn="0" w:lastColumn="0" w:noHBand="0" w:noVBand="0"/>
      </w:tblPr>
      <w:tblGrid>
        <w:gridCol w:w="1514"/>
        <w:gridCol w:w="1514"/>
        <w:gridCol w:w="204"/>
        <w:gridCol w:w="1310"/>
        <w:gridCol w:w="1514"/>
        <w:gridCol w:w="1316"/>
        <w:gridCol w:w="198"/>
        <w:gridCol w:w="1514"/>
        <w:gridCol w:w="1514"/>
      </w:tblGrid>
      <w:tr w:rsidR="008146DF" w14:paraId="0E58499B" w14:textId="77777777" w:rsidTr="00E31452">
        <w:tc>
          <w:tcPr>
            <w:tcW w:w="10598" w:type="dxa"/>
            <w:gridSpan w:val="9"/>
            <w:tcBorders>
              <w:top w:val="single" w:sz="6" w:space="0" w:color="auto"/>
              <w:left w:val="single" w:sz="6" w:space="0" w:color="auto"/>
              <w:bottom w:val="single" w:sz="6" w:space="0" w:color="auto"/>
              <w:right w:val="single" w:sz="6" w:space="0" w:color="auto"/>
            </w:tcBorders>
            <w:shd w:val="solid" w:color="auto" w:fill="auto"/>
          </w:tcPr>
          <w:p w14:paraId="42493A8F" w14:textId="77777777" w:rsidR="008146DF" w:rsidRDefault="008146DF" w:rsidP="00E31452">
            <w:pPr>
              <w:widowControl w:val="0"/>
              <w:jc w:val="center"/>
              <w:rPr>
                <w:sz w:val="24"/>
              </w:rPr>
            </w:pPr>
            <w:r>
              <w:rPr>
                <w:rFonts w:ascii="Tahoma" w:hAnsi="Tahoma"/>
                <w:b/>
                <w:sz w:val="28"/>
              </w:rPr>
              <w:t>SAMPLE 3 DAY SPLIT ROUTINE</w:t>
            </w:r>
          </w:p>
        </w:tc>
      </w:tr>
      <w:tr w:rsidR="008146DF" w14:paraId="669C0B09" w14:textId="77777777" w:rsidTr="00E31452">
        <w:tc>
          <w:tcPr>
            <w:tcW w:w="1514" w:type="dxa"/>
            <w:tcBorders>
              <w:top w:val="single" w:sz="6" w:space="0" w:color="auto"/>
              <w:left w:val="single" w:sz="6" w:space="0" w:color="auto"/>
              <w:bottom w:val="single" w:sz="6" w:space="0" w:color="auto"/>
            </w:tcBorders>
          </w:tcPr>
          <w:p w14:paraId="6C0C87FD" w14:textId="77777777" w:rsidR="008146DF" w:rsidRDefault="008146DF" w:rsidP="00E31452">
            <w:pPr>
              <w:widowControl w:val="0"/>
              <w:jc w:val="center"/>
              <w:rPr>
                <w:rFonts w:ascii="Arial Narrow" w:hAnsi="Arial Narrow"/>
                <w:sz w:val="24"/>
              </w:rPr>
            </w:pPr>
            <w:r>
              <w:rPr>
                <w:rFonts w:ascii="Arial Narrow" w:hAnsi="Arial Narrow"/>
                <w:sz w:val="24"/>
              </w:rPr>
              <w:t>Monday</w:t>
            </w:r>
          </w:p>
        </w:tc>
        <w:tc>
          <w:tcPr>
            <w:tcW w:w="1514" w:type="dxa"/>
            <w:tcBorders>
              <w:top w:val="single" w:sz="6" w:space="0" w:color="auto"/>
              <w:bottom w:val="single" w:sz="6" w:space="0" w:color="auto"/>
            </w:tcBorders>
          </w:tcPr>
          <w:p w14:paraId="37C9D618" w14:textId="77777777" w:rsidR="008146DF" w:rsidRDefault="008146DF" w:rsidP="00E31452">
            <w:pPr>
              <w:widowControl w:val="0"/>
              <w:jc w:val="center"/>
              <w:rPr>
                <w:rFonts w:ascii="Arial Narrow" w:hAnsi="Arial Narrow"/>
                <w:sz w:val="24"/>
              </w:rPr>
            </w:pPr>
            <w:r>
              <w:rPr>
                <w:rFonts w:ascii="Arial Narrow" w:hAnsi="Arial Narrow"/>
                <w:sz w:val="24"/>
              </w:rPr>
              <w:t>Tuesday</w:t>
            </w:r>
          </w:p>
        </w:tc>
        <w:tc>
          <w:tcPr>
            <w:tcW w:w="1514" w:type="dxa"/>
            <w:gridSpan w:val="2"/>
            <w:tcBorders>
              <w:top w:val="single" w:sz="6" w:space="0" w:color="auto"/>
              <w:bottom w:val="single" w:sz="6" w:space="0" w:color="auto"/>
            </w:tcBorders>
          </w:tcPr>
          <w:p w14:paraId="552720D2" w14:textId="77777777" w:rsidR="008146DF" w:rsidRDefault="008146DF" w:rsidP="00E31452">
            <w:pPr>
              <w:widowControl w:val="0"/>
              <w:jc w:val="center"/>
              <w:rPr>
                <w:rFonts w:ascii="Arial Narrow" w:hAnsi="Arial Narrow"/>
                <w:sz w:val="24"/>
              </w:rPr>
            </w:pPr>
            <w:r>
              <w:rPr>
                <w:rFonts w:ascii="Arial Narrow" w:hAnsi="Arial Narrow"/>
                <w:sz w:val="24"/>
              </w:rPr>
              <w:t>Wednesday</w:t>
            </w:r>
          </w:p>
        </w:tc>
        <w:tc>
          <w:tcPr>
            <w:tcW w:w="1514" w:type="dxa"/>
            <w:tcBorders>
              <w:top w:val="single" w:sz="6" w:space="0" w:color="auto"/>
              <w:bottom w:val="single" w:sz="6" w:space="0" w:color="auto"/>
            </w:tcBorders>
          </w:tcPr>
          <w:p w14:paraId="59230AC7" w14:textId="77777777" w:rsidR="008146DF" w:rsidRDefault="008146DF" w:rsidP="00E31452">
            <w:pPr>
              <w:widowControl w:val="0"/>
              <w:jc w:val="center"/>
              <w:rPr>
                <w:rFonts w:ascii="Arial Narrow" w:hAnsi="Arial Narrow"/>
                <w:sz w:val="24"/>
              </w:rPr>
            </w:pPr>
            <w:r>
              <w:rPr>
                <w:rFonts w:ascii="Arial Narrow" w:hAnsi="Arial Narrow"/>
                <w:sz w:val="24"/>
              </w:rPr>
              <w:t>Thursday</w:t>
            </w:r>
          </w:p>
        </w:tc>
        <w:tc>
          <w:tcPr>
            <w:tcW w:w="1514" w:type="dxa"/>
            <w:gridSpan w:val="2"/>
            <w:tcBorders>
              <w:top w:val="single" w:sz="6" w:space="0" w:color="auto"/>
              <w:bottom w:val="single" w:sz="6" w:space="0" w:color="auto"/>
            </w:tcBorders>
          </w:tcPr>
          <w:p w14:paraId="3061631D" w14:textId="77777777" w:rsidR="008146DF" w:rsidRDefault="008146DF" w:rsidP="00E31452">
            <w:pPr>
              <w:widowControl w:val="0"/>
              <w:jc w:val="center"/>
              <w:rPr>
                <w:rFonts w:ascii="Arial Narrow" w:hAnsi="Arial Narrow"/>
                <w:sz w:val="24"/>
              </w:rPr>
            </w:pPr>
            <w:r>
              <w:rPr>
                <w:rFonts w:ascii="Arial Narrow" w:hAnsi="Arial Narrow"/>
                <w:sz w:val="24"/>
              </w:rPr>
              <w:t>Friday</w:t>
            </w:r>
          </w:p>
        </w:tc>
        <w:tc>
          <w:tcPr>
            <w:tcW w:w="1514" w:type="dxa"/>
            <w:tcBorders>
              <w:top w:val="single" w:sz="6" w:space="0" w:color="auto"/>
              <w:bottom w:val="single" w:sz="6" w:space="0" w:color="auto"/>
            </w:tcBorders>
          </w:tcPr>
          <w:p w14:paraId="23241BD0" w14:textId="77777777" w:rsidR="008146DF" w:rsidRDefault="008146DF" w:rsidP="00E31452">
            <w:pPr>
              <w:widowControl w:val="0"/>
              <w:jc w:val="center"/>
              <w:rPr>
                <w:rFonts w:ascii="Arial Narrow" w:hAnsi="Arial Narrow"/>
                <w:sz w:val="24"/>
              </w:rPr>
            </w:pPr>
            <w:r>
              <w:rPr>
                <w:rFonts w:ascii="Arial Narrow" w:hAnsi="Arial Narrow"/>
                <w:sz w:val="24"/>
              </w:rPr>
              <w:t>Saturday</w:t>
            </w:r>
          </w:p>
        </w:tc>
        <w:tc>
          <w:tcPr>
            <w:tcW w:w="1514" w:type="dxa"/>
            <w:tcBorders>
              <w:top w:val="single" w:sz="6" w:space="0" w:color="auto"/>
              <w:bottom w:val="single" w:sz="6" w:space="0" w:color="auto"/>
              <w:right w:val="single" w:sz="6" w:space="0" w:color="auto"/>
            </w:tcBorders>
          </w:tcPr>
          <w:p w14:paraId="3B4BD0F5" w14:textId="77777777" w:rsidR="008146DF" w:rsidRDefault="008146DF" w:rsidP="00E31452">
            <w:pPr>
              <w:widowControl w:val="0"/>
              <w:jc w:val="center"/>
              <w:rPr>
                <w:rFonts w:ascii="Arial Narrow" w:hAnsi="Arial Narrow"/>
                <w:sz w:val="24"/>
              </w:rPr>
            </w:pPr>
            <w:r>
              <w:rPr>
                <w:rFonts w:ascii="Arial Narrow" w:hAnsi="Arial Narrow"/>
                <w:sz w:val="24"/>
              </w:rPr>
              <w:t>Sunday</w:t>
            </w:r>
          </w:p>
        </w:tc>
      </w:tr>
      <w:tr w:rsidR="008146DF" w14:paraId="01B6DEFF" w14:textId="77777777" w:rsidTr="00E31452">
        <w:tc>
          <w:tcPr>
            <w:tcW w:w="1514" w:type="dxa"/>
            <w:tcBorders>
              <w:top w:val="single" w:sz="6" w:space="0" w:color="auto"/>
              <w:left w:val="single" w:sz="6" w:space="0" w:color="auto"/>
              <w:bottom w:val="single" w:sz="6" w:space="0" w:color="auto"/>
            </w:tcBorders>
          </w:tcPr>
          <w:p w14:paraId="0B6055C7" w14:textId="77777777" w:rsidR="008146DF" w:rsidRPr="008E1A99" w:rsidRDefault="008146DF" w:rsidP="00E31452">
            <w:pPr>
              <w:widowControl w:val="0"/>
              <w:jc w:val="center"/>
              <w:rPr>
                <w:rFonts w:ascii="Arial" w:hAnsi="Arial" w:cs="Arial"/>
                <w:b/>
                <w:sz w:val="24"/>
              </w:rPr>
            </w:pPr>
            <w:r w:rsidRPr="008E1A99">
              <w:rPr>
                <w:rFonts w:ascii="Arial" w:hAnsi="Arial" w:cs="Arial"/>
                <w:b/>
                <w:sz w:val="24"/>
              </w:rPr>
              <w:t>Day 1</w:t>
            </w:r>
          </w:p>
        </w:tc>
        <w:tc>
          <w:tcPr>
            <w:tcW w:w="1514" w:type="dxa"/>
            <w:tcBorders>
              <w:top w:val="single" w:sz="6" w:space="0" w:color="auto"/>
              <w:bottom w:val="single" w:sz="6" w:space="0" w:color="auto"/>
            </w:tcBorders>
          </w:tcPr>
          <w:p w14:paraId="09C7704A" w14:textId="77777777" w:rsidR="008146DF" w:rsidRPr="008E1A99" w:rsidRDefault="008146DF" w:rsidP="00E31452">
            <w:pPr>
              <w:widowControl w:val="0"/>
              <w:jc w:val="center"/>
              <w:rPr>
                <w:rFonts w:ascii="Arial" w:hAnsi="Arial" w:cs="Arial"/>
                <w:b/>
                <w:sz w:val="24"/>
              </w:rPr>
            </w:pPr>
            <w:r w:rsidRPr="008E1A99">
              <w:rPr>
                <w:rFonts w:ascii="Arial" w:hAnsi="Arial" w:cs="Arial"/>
                <w:b/>
                <w:sz w:val="24"/>
              </w:rPr>
              <w:t>Day 2</w:t>
            </w:r>
          </w:p>
        </w:tc>
        <w:tc>
          <w:tcPr>
            <w:tcW w:w="1514" w:type="dxa"/>
            <w:gridSpan w:val="2"/>
            <w:tcBorders>
              <w:top w:val="single" w:sz="6" w:space="0" w:color="auto"/>
              <w:bottom w:val="single" w:sz="6" w:space="0" w:color="auto"/>
            </w:tcBorders>
          </w:tcPr>
          <w:p w14:paraId="432B74D0" w14:textId="77777777" w:rsidR="008146DF" w:rsidRPr="008E1A99" w:rsidRDefault="008146DF" w:rsidP="00E31452">
            <w:pPr>
              <w:widowControl w:val="0"/>
              <w:jc w:val="center"/>
              <w:rPr>
                <w:rFonts w:ascii="Arial" w:hAnsi="Arial" w:cs="Arial"/>
                <w:b/>
                <w:sz w:val="24"/>
              </w:rPr>
            </w:pPr>
            <w:r w:rsidRPr="008E1A99">
              <w:rPr>
                <w:rFonts w:ascii="Arial" w:hAnsi="Arial" w:cs="Arial"/>
                <w:b/>
                <w:sz w:val="24"/>
              </w:rPr>
              <w:t>Day 3</w:t>
            </w:r>
          </w:p>
        </w:tc>
        <w:tc>
          <w:tcPr>
            <w:tcW w:w="1514" w:type="dxa"/>
            <w:tcBorders>
              <w:top w:val="single" w:sz="6" w:space="0" w:color="auto"/>
              <w:bottom w:val="single" w:sz="6" w:space="0" w:color="auto"/>
            </w:tcBorders>
          </w:tcPr>
          <w:p w14:paraId="752D36A9" w14:textId="77777777" w:rsidR="008146DF" w:rsidRPr="008E1A99" w:rsidRDefault="008146DF" w:rsidP="00E31452">
            <w:pPr>
              <w:widowControl w:val="0"/>
              <w:jc w:val="center"/>
              <w:rPr>
                <w:rFonts w:ascii="Arial" w:hAnsi="Arial" w:cs="Arial"/>
                <w:b/>
                <w:sz w:val="24"/>
              </w:rPr>
            </w:pPr>
          </w:p>
        </w:tc>
        <w:tc>
          <w:tcPr>
            <w:tcW w:w="1514" w:type="dxa"/>
            <w:gridSpan w:val="2"/>
            <w:tcBorders>
              <w:top w:val="single" w:sz="6" w:space="0" w:color="auto"/>
              <w:bottom w:val="single" w:sz="6" w:space="0" w:color="auto"/>
            </w:tcBorders>
          </w:tcPr>
          <w:p w14:paraId="6296EF33" w14:textId="77777777" w:rsidR="008146DF" w:rsidRPr="008E1A99" w:rsidRDefault="008146DF" w:rsidP="00E31452">
            <w:pPr>
              <w:widowControl w:val="0"/>
              <w:jc w:val="center"/>
              <w:rPr>
                <w:rFonts w:ascii="Arial" w:hAnsi="Arial" w:cs="Arial"/>
                <w:b/>
                <w:sz w:val="24"/>
              </w:rPr>
            </w:pPr>
            <w:r w:rsidRPr="008E1A99">
              <w:rPr>
                <w:rFonts w:ascii="Arial" w:hAnsi="Arial" w:cs="Arial"/>
                <w:b/>
                <w:sz w:val="24"/>
              </w:rPr>
              <w:t>Day 1</w:t>
            </w:r>
          </w:p>
        </w:tc>
        <w:tc>
          <w:tcPr>
            <w:tcW w:w="1514" w:type="dxa"/>
            <w:tcBorders>
              <w:top w:val="single" w:sz="6" w:space="0" w:color="auto"/>
              <w:bottom w:val="single" w:sz="6" w:space="0" w:color="auto"/>
            </w:tcBorders>
          </w:tcPr>
          <w:p w14:paraId="53635077" w14:textId="77777777" w:rsidR="008146DF" w:rsidRPr="008E1A99" w:rsidRDefault="008146DF" w:rsidP="00E31452">
            <w:pPr>
              <w:widowControl w:val="0"/>
              <w:jc w:val="center"/>
              <w:rPr>
                <w:rFonts w:ascii="Arial" w:hAnsi="Arial" w:cs="Arial"/>
                <w:b/>
                <w:sz w:val="24"/>
              </w:rPr>
            </w:pPr>
            <w:r w:rsidRPr="008E1A99">
              <w:rPr>
                <w:rFonts w:ascii="Arial" w:hAnsi="Arial" w:cs="Arial"/>
                <w:b/>
                <w:sz w:val="24"/>
              </w:rPr>
              <w:t>Day 2</w:t>
            </w:r>
          </w:p>
        </w:tc>
        <w:tc>
          <w:tcPr>
            <w:tcW w:w="1514" w:type="dxa"/>
            <w:tcBorders>
              <w:top w:val="single" w:sz="6" w:space="0" w:color="auto"/>
              <w:bottom w:val="single" w:sz="6" w:space="0" w:color="auto"/>
              <w:right w:val="single" w:sz="6" w:space="0" w:color="auto"/>
            </w:tcBorders>
          </w:tcPr>
          <w:p w14:paraId="2412D660" w14:textId="77777777" w:rsidR="008146DF" w:rsidRPr="008E1A99" w:rsidRDefault="008146DF" w:rsidP="00E31452">
            <w:pPr>
              <w:widowControl w:val="0"/>
              <w:jc w:val="center"/>
              <w:rPr>
                <w:rFonts w:ascii="Arial" w:hAnsi="Arial" w:cs="Arial"/>
                <w:b/>
                <w:sz w:val="24"/>
              </w:rPr>
            </w:pPr>
            <w:r w:rsidRPr="008E1A99">
              <w:rPr>
                <w:rFonts w:ascii="Arial" w:hAnsi="Arial" w:cs="Arial"/>
                <w:b/>
                <w:sz w:val="24"/>
              </w:rPr>
              <w:t>Day 3</w:t>
            </w:r>
          </w:p>
        </w:tc>
      </w:tr>
      <w:tr w:rsidR="008146DF" w14:paraId="6EF1D0DE" w14:textId="77777777" w:rsidTr="00E31452">
        <w:tc>
          <w:tcPr>
            <w:tcW w:w="3232" w:type="dxa"/>
            <w:gridSpan w:val="3"/>
            <w:tcBorders>
              <w:top w:val="single" w:sz="6" w:space="0" w:color="auto"/>
              <w:left w:val="single" w:sz="6" w:space="0" w:color="auto"/>
              <w:bottom w:val="single" w:sz="6" w:space="0" w:color="auto"/>
              <w:right w:val="single" w:sz="6" w:space="0" w:color="auto"/>
            </w:tcBorders>
          </w:tcPr>
          <w:p w14:paraId="5F958000" w14:textId="77777777" w:rsidR="008146DF" w:rsidRDefault="008146DF" w:rsidP="00E31452">
            <w:pPr>
              <w:widowControl w:val="0"/>
              <w:rPr>
                <w:rFonts w:ascii="Arial Narrow" w:hAnsi="Arial Narrow"/>
                <w:sz w:val="24"/>
              </w:rPr>
            </w:pPr>
            <w:r>
              <w:rPr>
                <w:rFonts w:ascii="Arial Narrow" w:hAnsi="Arial Narrow"/>
                <w:sz w:val="24"/>
              </w:rPr>
              <w:t xml:space="preserve">Day 1:  Chest, Triceps, shoulders, </w:t>
            </w:r>
          </w:p>
        </w:tc>
        <w:tc>
          <w:tcPr>
            <w:tcW w:w="4140" w:type="dxa"/>
            <w:gridSpan w:val="3"/>
            <w:tcBorders>
              <w:top w:val="single" w:sz="6" w:space="0" w:color="auto"/>
              <w:left w:val="single" w:sz="6" w:space="0" w:color="auto"/>
              <w:bottom w:val="single" w:sz="6" w:space="0" w:color="auto"/>
              <w:right w:val="single" w:sz="6" w:space="0" w:color="auto"/>
            </w:tcBorders>
          </w:tcPr>
          <w:p w14:paraId="055C7605" w14:textId="77777777" w:rsidR="008146DF" w:rsidRDefault="008146DF" w:rsidP="00E31452">
            <w:pPr>
              <w:widowControl w:val="0"/>
              <w:rPr>
                <w:rFonts w:ascii="Arial Narrow" w:hAnsi="Arial Narrow"/>
                <w:sz w:val="24"/>
              </w:rPr>
            </w:pPr>
            <w:r>
              <w:rPr>
                <w:rFonts w:ascii="Arial Narrow" w:hAnsi="Arial Narrow"/>
                <w:sz w:val="24"/>
              </w:rPr>
              <w:t xml:space="preserve">Day 2:  Upper back, Biceps, Lower Back  </w:t>
            </w:r>
          </w:p>
        </w:tc>
        <w:tc>
          <w:tcPr>
            <w:tcW w:w="3226" w:type="dxa"/>
            <w:gridSpan w:val="3"/>
            <w:tcBorders>
              <w:top w:val="single" w:sz="6" w:space="0" w:color="auto"/>
              <w:left w:val="single" w:sz="6" w:space="0" w:color="auto"/>
              <w:bottom w:val="single" w:sz="6" w:space="0" w:color="auto"/>
              <w:right w:val="single" w:sz="6" w:space="0" w:color="auto"/>
            </w:tcBorders>
          </w:tcPr>
          <w:p w14:paraId="47284527" w14:textId="77777777" w:rsidR="008146DF" w:rsidRDefault="008146DF" w:rsidP="00E31452">
            <w:pPr>
              <w:widowControl w:val="0"/>
              <w:rPr>
                <w:rFonts w:ascii="Arial Narrow" w:hAnsi="Arial Narrow"/>
                <w:sz w:val="24"/>
              </w:rPr>
            </w:pPr>
            <w:r>
              <w:rPr>
                <w:rFonts w:ascii="Arial Narrow" w:hAnsi="Arial Narrow"/>
                <w:sz w:val="24"/>
              </w:rPr>
              <w:t xml:space="preserve">Day 3:  Legs, Abs, Obliques </w:t>
            </w:r>
          </w:p>
        </w:tc>
      </w:tr>
    </w:tbl>
    <w:p w14:paraId="4DE6BD79" w14:textId="77777777" w:rsidR="008146DF" w:rsidRPr="008D43C3" w:rsidRDefault="008146DF" w:rsidP="008146DF">
      <w:pPr>
        <w:widowControl w:val="0"/>
        <w:rPr>
          <w:sz w:val="16"/>
        </w:rPr>
      </w:pPr>
    </w:p>
    <w:p w14:paraId="27FFA94B" w14:textId="77777777" w:rsidR="008146DF" w:rsidRDefault="008146DF" w:rsidP="008146DF">
      <w:pPr>
        <w:widowControl w:val="0"/>
        <w:rPr>
          <w:rFonts w:ascii="Tahoma" w:hAnsi="Tahoma"/>
          <w:b/>
          <w:sz w:val="24"/>
        </w:rPr>
      </w:pPr>
      <w:r w:rsidRPr="000F5DC6">
        <w:rPr>
          <w:rFonts w:ascii="Tahoma" w:hAnsi="Tahoma"/>
          <w:b/>
          <w:sz w:val="32"/>
          <w:szCs w:val="24"/>
        </w:rPr>
        <w:t xml:space="preserve">4. </w:t>
      </w:r>
      <w:r w:rsidRPr="006C4BED">
        <w:rPr>
          <w:rFonts w:ascii="Tahoma" w:hAnsi="Tahoma"/>
          <w:b/>
          <w:sz w:val="32"/>
          <w:szCs w:val="32"/>
        </w:rPr>
        <w:t>T</w:t>
      </w:r>
      <w:r>
        <w:rPr>
          <w:rFonts w:ascii="Tahoma" w:hAnsi="Tahoma"/>
          <w:b/>
          <w:sz w:val="24"/>
        </w:rPr>
        <w:t xml:space="preserve">YPE </w:t>
      </w:r>
    </w:p>
    <w:p w14:paraId="160E7006" w14:textId="77777777" w:rsidR="008146DF" w:rsidRPr="008D43C3" w:rsidRDefault="008146DF" w:rsidP="008146DF">
      <w:pPr>
        <w:widowControl w:val="0"/>
        <w:numPr>
          <w:ilvl w:val="12"/>
          <w:numId w:val="0"/>
        </w:numPr>
        <w:ind w:left="360" w:hanging="360"/>
        <w:rPr>
          <w:rFonts w:ascii="Tahoma" w:hAnsi="Tahoma"/>
          <w:b/>
          <w:sz w:val="10"/>
        </w:rPr>
      </w:pPr>
    </w:p>
    <w:p w14:paraId="42EC5E7C" w14:textId="77777777" w:rsidR="008146DF" w:rsidRDefault="008146DF" w:rsidP="008146DF">
      <w:pPr>
        <w:widowControl w:val="0"/>
        <w:rPr>
          <w:rFonts w:ascii="Tahoma" w:hAnsi="Tahoma"/>
          <w:b/>
          <w:sz w:val="24"/>
        </w:rPr>
      </w:pPr>
      <w:r>
        <w:rPr>
          <w:rFonts w:ascii="Tahoma" w:hAnsi="Tahoma"/>
          <w:b/>
          <w:sz w:val="24"/>
        </w:rPr>
        <w:t>A. Type of Equipment:</w:t>
      </w:r>
    </w:p>
    <w:p w14:paraId="00F19FC1" w14:textId="77777777" w:rsidR="008146DF" w:rsidRPr="008D43C3" w:rsidRDefault="008146DF" w:rsidP="008146DF">
      <w:pPr>
        <w:widowControl w:val="0"/>
        <w:rPr>
          <w:sz w:val="14"/>
        </w:rPr>
      </w:pPr>
    </w:p>
    <w:tbl>
      <w:tblPr>
        <w:tblW w:w="10618" w:type="dxa"/>
        <w:tblInd w:w="-8" w:type="dxa"/>
        <w:tblLayout w:type="fixed"/>
        <w:tblCellMar>
          <w:left w:w="120" w:type="dxa"/>
          <w:right w:w="120" w:type="dxa"/>
        </w:tblCellMar>
        <w:tblLook w:val="0000" w:firstRow="0" w:lastRow="0" w:firstColumn="0" w:lastColumn="0" w:noHBand="0" w:noVBand="0"/>
      </w:tblPr>
      <w:tblGrid>
        <w:gridCol w:w="4860"/>
        <w:gridCol w:w="5758"/>
      </w:tblGrid>
      <w:tr w:rsidR="008146DF" w14:paraId="3127F9BE" w14:textId="77777777" w:rsidTr="00E31452">
        <w:tc>
          <w:tcPr>
            <w:tcW w:w="10618" w:type="dxa"/>
            <w:gridSpan w:val="2"/>
            <w:tcBorders>
              <w:top w:val="single" w:sz="6" w:space="0" w:color="000000"/>
              <w:left w:val="single" w:sz="6" w:space="0" w:color="000000"/>
              <w:bottom w:val="single" w:sz="6" w:space="0" w:color="000000"/>
              <w:right w:val="single" w:sz="6" w:space="0" w:color="000000"/>
            </w:tcBorders>
            <w:shd w:val="solid" w:color="auto" w:fill="auto"/>
          </w:tcPr>
          <w:p w14:paraId="508A6762" w14:textId="77777777" w:rsidR="008146DF" w:rsidRDefault="008146DF" w:rsidP="00E31452">
            <w:pPr>
              <w:widowControl w:val="0"/>
              <w:spacing w:line="120" w:lineRule="exact"/>
              <w:rPr>
                <w:rFonts w:ascii="Comic Sans MS" w:hAnsi="Comic Sans MS"/>
                <w:sz w:val="24"/>
              </w:rPr>
            </w:pPr>
          </w:p>
          <w:p w14:paraId="68AD0440" w14:textId="77777777" w:rsidR="008146DF" w:rsidRDefault="008146DF" w:rsidP="00E31452">
            <w:pPr>
              <w:widowControl w:val="0"/>
              <w:jc w:val="center"/>
              <w:rPr>
                <w:rFonts w:ascii="Tahoma" w:hAnsi="Tahoma"/>
                <w:b/>
                <w:sz w:val="28"/>
              </w:rPr>
            </w:pPr>
            <w:r>
              <w:rPr>
                <w:rFonts w:ascii="Tahoma" w:hAnsi="Tahoma"/>
                <w:b/>
                <w:sz w:val="28"/>
              </w:rPr>
              <w:t>MACHINES VS. FREE WEIGHTS</w:t>
            </w:r>
          </w:p>
          <w:p w14:paraId="5088F4E6" w14:textId="77777777" w:rsidR="008146DF" w:rsidRDefault="008146DF" w:rsidP="00E31452">
            <w:pPr>
              <w:widowControl w:val="0"/>
              <w:spacing w:after="58"/>
              <w:jc w:val="center"/>
              <w:rPr>
                <w:rFonts w:ascii="Comic Sans MS" w:hAnsi="Comic Sans MS"/>
                <w:sz w:val="24"/>
              </w:rPr>
            </w:pPr>
            <w:r>
              <w:rPr>
                <w:rFonts w:ascii="Tahoma" w:hAnsi="Tahoma"/>
                <w:b/>
                <w:sz w:val="24"/>
              </w:rPr>
              <w:t>THE ADVANTAGES OF EACH</w:t>
            </w:r>
          </w:p>
        </w:tc>
      </w:tr>
      <w:tr w:rsidR="008146DF" w14:paraId="0E6737D4" w14:textId="77777777" w:rsidTr="00E31452">
        <w:tc>
          <w:tcPr>
            <w:tcW w:w="4860" w:type="dxa"/>
            <w:tcBorders>
              <w:top w:val="single" w:sz="6" w:space="0" w:color="000000"/>
              <w:left w:val="single" w:sz="6" w:space="0" w:color="000000"/>
              <w:bottom w:val="single" w:sz="6" w:space="0" w:color="000000"/>
              <w:right w:val="single" w:sz="6" w:space="0" w:color="000000"/>
            </w:tcBorders>
          </w:tcPr>
          <w:p w14:paraId="65A4ADDC" w14:textId="77777777" w:rsidR="008146DF" w:rsidRDefault="008146DF" w:rsidP="00E31452">
            <w:pPr>
              <w:widowControl w:val="0"/>
              <w:spacing w:line="120" w:lineRule="exact"/>
              <w:rPr>
                <w:rFonts w:ascii="Tahoma" w:hAnsi="Tahoma"/>
                <w:sz w:val="24"/>
              </w:rPr>
            </w:pPr>
          </w:p>
          <w:p w14:paraId="79AEC7D4" w14:textId="77777777" w:rsidR="008146DF" w:rsidRDefault="008146DF" w:rsidP="00E31452">
            <w:pPr>
              <w:widowControl w:val="0"/>
              <w:spacing w:after="58"/>
              <w:jc w:val="center"/>
              <w:rPr>
                <w:rFonts w:ascii="Tahoma" w:hAnsi="Tahoma"/>
                <w:sz w:val="24"/>
              </w:rPr>
            </w:pPr>
            <w:r>
              <w:rPr>
                <w:rFonts w:ascii="Tahoma" w:hAnsi="Tahoma"/>
                <w:b/>
                <w:sz w:val="24"/>
              </w:rPr>
              <w:t>Weight Stack Machines</w:t>
            </w:r>
          </w:p>
        </w:tc>
        <w:tc>
          <w:tcPr>
            <w:tcW w:w="5758" w:type="dxa"/>
            <w:tcBorders>
              <w:top w:val="single" w:sz="6" w:space="0" w:color="000000"/>
              <w:left w:val="single" w:sz="6" w:space="0" w:color="000000"/>
              <w:bottom w:val="single" w:sz="6" w:space="0" w:color="000000"/>
              <w:right w:val="single" w:sz="6" w:space="0" w:color="000000"/>
            </w:tcBorders>
          </w:tcPr>
          <w:p w14:paraId="41351A55" w14:textId="77777777" w:rsidR="008146DF" w:rsidRDefault="008146DF" w:rsidP="00E31452">
            <w:pPr>
              <w:widowControl w:val="0"/>
              <w:spacing w:line="120" w:lineRule="exact"/>
              <w:rPr>
                <w:rFonts w:ascii="Tahoma" w:hAnsi="Tahoma"/>
                <w:sz w:val="24"/>
              </w:rPr>
            </w:pPr>
          </w:p>
          <w:p w14:paraId="2D4014B5" w14:textId="77777777" w:rsidR="008146DF" w:rsidRDefault="008146DF" w:rsidP="00E31452">
            <w:pPr>
              <w:widowControl w:val="0"/>
              <w:spacing w:after="58"/>
              <w:jc w:val="center"/>
              <w:rPr>
                <w:rFonts w:ascii="Tahoma" w:hAnsi="Tahoma"/>
                <w:sz w:val="24"/>
              </w:rPr>
            </w:pPr>
            <w:r>
              <w:rPr>
                <w:rFonts w:ascii="Tahoma" w:hAnsi="Tahoma"/>
                <w:b/>
                <w:sz w:val="24"/>
              </w:rPr>
              <w:t>Free Weights</w:t>
            </w:r>
          </w:p>
        </w:tc>
      </w:tr>
      <w:tr w:rsidR="008146DF" w14:paraId="574D7A58" w14:textId="77777777" w:rsidTr="00E31452">
        <w:tc>
          <w:tcPr>
            <w:tcW w:w="4860" w:type="dxa"/>
            <w:tcBorders>
              <w:top w:val="single" w:sz="6" w:space="0" w:color="000000"/>
              <w:left w:val="single" w:sz="6" w:space="0" w:color="000000"/>
              <w:bottom w:val="single" w:sz="6" w:space="0" w:color="000000"/>
              <w:right w:val="single" w:sz="6" w:space="0" w:color="000000"/>
            </w:tcBorders>
          </w:tcPr>
          <w:p w14:paraId="28D56BDA" w14:textId="77777777" w:rsidR="008146DF" w:rsidRDefault="008146DF" w:rsidP="00E31452">
            <w:pPr>
              <w:widowControl w:val="0"/>
              <w:spacing w:line="120" w:lineRule="exact"/>
              <w:rPr>
                <w:rFonts w:ascii="Arial Narrow" w:hAnsi="Arial Narrow"/>
                <w:sz w:val="24"/>
              </w:rPr>
            </w:pPr>
          </w:p>
          <w:p w14:paraId="1E9747A4" w14:textId="77777777" w:rsidR="008146DF" w:rsidRDefault="008146DF" w:rsidP="00E31452">
            <w:pPr>
              <w:widowControl w:val="0"/>
              <w:numPr>
                <w:ilvl w:val="0"/>
                <w:numId w:val="87"/>
              </w:numPr>
              <w:tabs>
                <w:tab w:val="left" w:pos="-1440"/>
              </w:tabs>
              <w:rPr>
                <w:rFonts w:ascii="Arial Narrow" w:hAnsi="Arial Narrow"/>
                <w:sz w:val="24"/>
              </w:rPr>
            </w:pPr>
            <w:r>
              <w:rPr>
                <w:rFonts w:ascii="Arial Narrow" w:hAnsi="Arial Narrow"/>
                <w:sz w:val="24"/>
              </w:rPr>
              <w:t>More control over the direction and pattern of resistance.</w:t>
            </w:r>
          </w:p>
          <w:p w14:paraId="2CA40FF5" w14:textId="77777777" w:rsidR="008146DF" w:rsidRDefault="008146DF" w:rsidP="00E31452">
            <w:pPr>
              <w:widowControl w:val="0"/>
              <w:numPr>
                <w:ilvl w:val="0"/>
                <w:numId w:val="87"/>
              </w:numPr>
              <w:tabs>
                <w:tab w:val="left" w:pos="-1440"/>
              </w:tabs>
              <w:rPr>
                <w:rFonts w:ascii="Arial Narrow" w:hAnsi="Arial Narrow"/>
                <w:sz w:val="24"/>
              </w:rPr>
            </w:pPr>
            <w:r>
              <w:rPr>
                <w:rFonts w:ascii="Arial Narrow" w:hAnsi="Arial Narrow"/>
                <w:sz w:val="24"/>
              </w:rPr>
              <w:t>Less risk of injury from tripping, stacking, getting trapped, falling weights.</w:t>
            </w:r>
          </w:p>
          <w:p w14:paraId="2D04F861" w14:textId="77777777" w:rsidR="008146DF" w:rsidRDefault="008146DF" w:rsidP="00E31452">
            <w:pPr>
              <w:widowControl w:val="0"/>
              <w:numPr>
                <w:ilvl w:val="0"/>
                <w:numId w:val="87"/>
              </w:numPr>
              <w:tabs>
                <w:tab w:val="left" w:pos="-1440"/>
              </w:tabs>
              <w:rPr>
                <w:rFonts w:ascii="Arial Narrow" w:hAnsi="Arial Narrow"/>
                <w:sz w:val="24"/>
              </w:rPr>
            </w:pPr>
            <w:r>
              <w:rPr>
                <w:rFonts w:ascii="Arial Narrow" w:hAnsi="Arial Narrow"/>
                <w:sz w:val="24"/>
              </w:rPr>
              <w:t xml:space="preserve">Requires less skill </w:t>
            </w:r>
          </w:p>
          <w:p w14:paraId="32B97AEE" w14:textId="77777777" w:rsidR="008146DF" w:rsidRDefault="008146DF" w:rsidP="00E31452">
            <w:pPr>
              <w:widowControl w:val="0"/>
              <w:numPr>
                <w:ilvl w:val="0"/>
                <w:numId w:val="87"/>
              </w:numPr>
              <w:tabs>
                <w:tab w:val="left" w:pos="-1440"/>
              </w:tabs>
              <w:rPr>
                <w:rFonts w:ascii="Arial Narrow" w:hAnsi="Arial Narrow"/>
                <w:sz w:val="24"/>
              </w:rPr>
            </w:pPr>
            <w:r>
              <w:rPr>
                <w:rFonts w:ascii="Arial Narrow" w:hAnsi="Arial Narrow"/>
                <w:sz w:val="24"/>
              </w:rPr>
              <w:t>Machines can be designed to work muscles that are difficult to isolate with free weights. (i.e. lat pull down machine).</w:t>
            </w:r>
          </w:p>
          <w:p w14:paraId="10ADC033" w14:textId="77777777" w:rsidR="008146DF" w:rsidRDefault="008146DF" w:rsidP="00E31452">
            <w:pPr>
              <w:widowControl w:val="0"/>
              <w:numPr>
                <w:ilvl w:val="0"/>
                <w:numId w:val="87"/>
              </w:numPr>
              <w:tabs>
                <w:tab w:val="left" w:pos="-1440"/>
              </w:tabs>
              <w:rPr>
                <w:rFonts w:ascii="Arial Narrow" w:hAnsi="Arial Narrow"/>
                <w:sz w:val="24"/>
              </w:rPr>
            </w:pPr>
            <w:r>
              <w:rPr>
                <w:rFonts w:ascii="Arial Narrow" w:hAnsi="Arial Narrow"/>
                <w:sz w:val="24"/>
              </w:rPr>
              <w:t>Quicker to use</w:t>
            </w:r>
          </w:p>
          <w:p w14:paraId="74B31FCB" w14:textId="77777777" w:rsidR="008146DF" w:rsidRDefault="008146DF" w:rsidP="00E31452">
            <w:pPr>
              <w:widowControl w:val="0"/>
              <w:numPr>
                <w:ilvl w:val="0"/>
                <w:numId w:val="87"/>
              </w:numPr>
              <w:tabs>
                <w:tab w:val="left" w:pos="-1440"/>
              </w:tabs>
              <w:rPr>
                <w:rFonts w:ascii="Arial Narrow" w:hAnsi="Arial Narrow"/>
                <w:sz w:val="24"/>
              </w:rPr>
            </w:pPr>
            <w:r>
              <w:rPr>
                <w:rFonts w:ascii="Arial Narrow" w:hAnsi="Arial Narrow"/>
                <w:sz w:val="24"/>
              </w:rPr>
              <w:t>Easier to use</w:t>
            </w:r>
          </w:p>
          <w:p w14:paraId="16D7A297" w14:textId="77777777" w:rsidR="008146DF" w:rsidRDefault="008146DF" w:rsidP="00E31452">
            <w:pPr>
              <w:widowControl w:val="0"/>
              <w:numPr>
                <w:ilvl w:val="0"/>
                <w:numId w:val="87"/>
              </w:numPr>
              <w:tabs>
                <w:tab w:val="left" w:pos="-1440"/>
              </w:tabs>
              <w:spacing w:after="58"/>
              <w:rPr>
                <w:rFonts w:ascii="Arial Narrow" w:hAnsi="Arial Narrow"/>
                <w:sz w:val="24"/>
              </w:rPr>
            </w:pPr>
            <w:r>
              <w:rPr>
                <w:rFonts w:ascii="Arial Narrow" w:hAnsi="Arial Narrow"/>
                <w:sz w:val="24"/>
              </w:rPr>
              <w:t xml:space="preserve">Requires no spotting </w:t>
            </w:r>
          </w:p>
        </w:tc>
        <w:tc>
          <w:tcPr>
            <w:tcW w:w="5758" w:type="dxa"/>
            <w:tcBorders>
              <w:top w:val="single" w:sz="6" w:space="0" w:color="000000"/>
              <w:left w:val="single" w:sz="6" w:space="0" w:color="000000"/>
              <w:bottom w:val="single" w:sz="6" w:space="0" w:color="000000"/>
              <w:right w:val="single" w:sz="6" w:space="0" w:color="000000"/>
            </w:tcBorders>
          </w:tcPr>
          <w:p w14:paraId="69852770" w14:textId="77777777" w:rsidR="008146DF" w:rsidRDefault="008146DF" w:rsidP="00E31452">
            <w:pPr>
              <w:widowControl w:val="0"/>
              <w:numPr>
                <w:ilvl w:val="12"/>
                <w:numId w:val="0"/>
              </w:numPr>
              <w:spacing w:line="120" w:lineRule="exact"/>
              <w:ind w:left="360" w:hanging="360"/>
              <w:rPr>
                <w:rFonts w:ascii="Arial Narrow" w:hAnsi="Arial Narrow"/>
                <w:sz w:val="24"/>
              </w:rPr>
            </w:pPr>
          </w:p>
          <w:p w14:paraId="3446D073" w14:textId="77777777" w:rsidR="008146DF" w:rsidRDefault="008146DF" w:rsidP="00E31452">
            <w:pPr>
              <w:widowControl w:val="0"/>
              <w:numPr>
                <w:ilvl w:val="0"/>
                <w:numId w:val="87"/>
              </w:numPr>
              <w:tabs>
                <w:tab w:val="left" w:pos="-1440"/>
              </w:tabs>
              <w:rPr>
                <w:rFonts w:ascii="Arial Narrow" w:hAnsi="Arial Narrow"/>
                <w:sz w:val="24"/>
              </w:rPr>
            </w:pPr>
            <w:r>
              <w:rPr>
                <w:rFonts w:ascii="Arial Narrow" w:hAnsi="Arial Narrow"/>
                <w:sz w:val="24"/>
              </w:rPr>
              <w:t>While machines tend to isolate muscle groups, free weights involve more co-ordination of several muscle groups that act as stabilisers and assistors in the movement.</w:t>
            </w:r>
          </w:p>
          <w:p w14:paraId="1BB7A0AC" w14:textId="77777777" w:rsidR="008146DF" w:rsidRDefault="008146DF" w:rsidP="00E31452">
            <w:pPr>
              <w:widowControl w:val="0"/>
              <w:numPr>
                <w:ilvl w:val="0"/>
                <w:numId w:val="87"/>
              </w:numPr>
              <w:tabs>
                <w:tab w:val="left" w:pos="-1440"/>
              </w:tabs>
              <w:rPr>
                <w:rFonts w:ascii="Arial Narrow" w:hAnsi="Arial Narrow"/>
                <w:sz w:val="24"/>
              </w:rPr>
            </w:pPr>
            <w:r>
              <w:rPr>
                <w:rFonts w:ascii="Arial Narrow" w:hAnsi="Arial Narrow"/>
                <w:sz w:val="24"/>
              </w:rPr>
              <w:t>Exercises simulate real life activities to a greater extent.</w:t>
            </w:r>
          </w:p>
          <w:p w14:paraId="6E9BB89A" w14:textId="77777777" w:rsidR="008146DF" w:rsidRDefault="008146DF" w:rsidP="00E31452">
            <w:pPr>
              <w:widowControl w:val="0"/>
              <w:numPr>
                <w:ilvl w:val="0"/>
                <w:numId w:val="87"/>
              </w:numPr>
              <w:tabs>
                <w:tab w:val="left" w:pos="-1440"/>
              </w:tabs>
              <w:rPr>
                <w:rFonts w:ascii="Arial Narrow" w:hAnsi="Arial Narrow"/>
                <w:sz w:val="24"/>
              </w:rPr>
            </w:pPr>
            <w:r>
              <w:rPr>
                <w:rFonts w:ascii="Arial Narrow" w:hAnsi="Arial Narrow"/>
                <w:sz w:val="24"/>
              </w:rPr>
              <w:t>Recruitment of more muscle groups to perform the movement.</w:t>
            </w:r>
          </w:p>
          <w:p w14:paraId="6705EF25" w14:textId="77777777" w:rsidR="008146DF" w:rsidRDefault="008146DF" w:rsidP="00E31452">
            <w:pPr>
              <w:widowControl w:val="0"/>
              <w:numPr>
                <w:ilvl w:val="0"/>
                <w:numId w:val="87"/>
              </w:numPr>
              <w:tabs>
                <w:tab w:val="left" w:pos="-1440"/>
              </w:tabs>
              <w:rPr>
                <w:rFonts w:ascii="Arial Narrow" w:hAnsi="Arial Narrow"/>
                <w:sz w:val="24"/>
              </w:rPr>
            </w:pPr>
            <w:r>
              <w:rPr>
                <w:rFonts w:ascii="Arial Narrow" w:hAnsi="Arial Narrow"/>
                <w:sz w:val="24"/>
              </w:rPr>
              <w:t>More weight bearing load on more muscle groups thereby increasing the promotion of bone density.</w:t>
            </w:r>
          </w:p>
          <w:p w14:paraId="69B43A60" w14:textId="77777777" w:rsidR="008146DF" w:rsidRDefault="008146DF" w:rsidP="00E31452">
            <w:pPr>
              <w:widowControl w:val="0"/>
              <w:numPr>
                <w:ilvl w:val="0"/>
                <w:numId w:val="87"/>
              </w:numPr>
              <w:tabs>
                <w:tab w:val="left" w:pos="-1440"/>
              </w:tabs>
              <w:rPr>
                <w:rFonts w:ascii="Arial Narrow" w:hAnsi="Arial Narrow"/>
                <w:sz w:val="24"/>
              </w:rPr>
            </w:pPr>
            <w:r>
              <w:rPr>
                <w:rFonts w:ascii="Arial Narrow" w:hAnsi="Arial Narrow"/>
                <w:sz w:val="24"/>
              </w:rPr>
              <w:t xml:space="preserve">Develops co-ordination and balance. </w:t>
            </w:r>
          </w:p>
          <w:p w14:paraId="42307035" w14:textId="77777777" w:rsidR="008146DF" w:rsidRDefault="008146DF" w:rsidP="00E31452">
            <w:pPr>
              <w:widowControl w:val="0"/>
              <w:numPr>
                <w:ilvl w:val="0"/>
                <w:numId w:val="87"/>
              </w:numPr>
              <w:tabs>
                <w:tab w:val="left" w:pos="-1440"/>
              </w:tabs>
              <w:spacing w:after="58"/>
              <w:rPr>
                <w:rFonts w:ascii="Arial Narrow" w:hAnsi="Arial Narrow"/>
                <w:sz w:val="24"/>
              </w:rPr>
            </w:pPr>
            <w:r>
              <w:rPr>
                <w:rFonts w:ascii="Arial Narrow" w:hAnsi="Arial Narrow"/>
                <w:sz w:val="24"/>
              </w:rPr>
              <w:t xml:space="preserve">More exercise variety - joint angles and positions can easily be modified. </w:t>
            </w:r>
          </w:p>
        </w:tc>
      </w:tr>
    </w:tbl>
    <w:p w14:paraId="525B5AAF" w14:textId="77777777" w:rsidR="008146DF" w:rsidRPr="008D43C3" w:rsidRDefault="008146DF" w:rsidP="008146DF">
      <w:pPr>
        <w:rPr>
          <w:b/>
          <w:sz w:val="14"/>
        </w:rPr>
      </w:pPr>
    </w:p>
    <w:p w14:paraId="15B2C7D0" w14:textId="77777777" w:rsidR="008146DF" w:rsidRDefault="008146DF" w:rsidP="008146DF">
      <w:pPr>
        <w:widowControl w:val="0"/>
        <w:pBdr>
          <w:top w:val="double" w:sz="12" w:space="1" w:color="auto"/>
          <w:left w:val="double" w:sz="12" w:space="1" w:color="auto"/>
          <w:bottom w:val="double" w:sz="12" w:space="1" w:color="auto"/>
          <w:right w:val="double" w:sz="12" w:space="1" w:color="auto"/>
        </w:pBdr>
        <w:jc w:val="center"/>
        <w:rPr>
          <w:rFonts w:ascii="Tahoma" w:hAnsi="Tahoma"/>
          <w:sz w:val="28"/>
          <w:u w:val="single"/>
        </w:rPr>
      </w:pPr>
      <w:r>
        <w:rPr>
          <w:rFonts w:ascii="Tahoma" w:hAnsi="Tahoma"/>
          <w:b/>
          <w:sz w:val="28"/>
          <w:u w:val="single"/>
        </w:rPr>
        <w:t>TRAINING GUIDELINES FOR BEGINNER WEIGHT TRAINERS</w:t>
      </w:r>
    </w:p>
    <w:p w14:paraId="06A8410C" w14:textId="77777777" w:rsidR="008146DF" w:rsidRDefault="008146DF" w:rsidP="008146DF">
      <w:pPr>
        <w:widowControl w:val="0"/>
        <w:pBdr>
          <w:top w:val="double" w:sz="12" w:space="1" w:color="auto"/>
          <w:left w:val="double" w:sz="12" w:space="1" w:color="auto"/>
          <w:bottom w:val="double" w:sz="12" w:space="1" w:color="auto"/>
          <w:right w:val="double" w:sz="12" w:space="1" w:color="auto"/>
        </w:pBdr>
        <w:rPr>
          <w:sz w:val="24"/>
        </w:rPr>
      </w:pPr>
    </w:p>
    <w:p w14:paraId="7FD40B99" w14:textId="77777777" w:rsidR="008146DF" w:rsidRDefault="008146DF" w:rsidP="008146DF">
      <w:pPr>
        <w:widowControl w:val="0"/>
        <w:numPr>
          <w:ilvl w:val="0"/>
          <w:numId w:val="18"/>
        </w:numPr>
        <w:pBdr>
          <w:top w:val="double" w:sz="12" w:space="1" w:color="auto"/>
          <w:left w:val="double" w:sz="12" w:space="1" w:color="auto"/>
          <w:bottom w:val="double" w:sz="12" w:space="1" w:color="auto"/>
          <w:right w:val="double" w:sz="12" w:space="1" w:color="auto"/>
        </w:pBdr>
        <w:tabs>
          <w:tab w:val="left" w:pos="-1440"/>
        </w:tabs>
        <w:rPr>
          <w:rFonts w:ascii="Arial Narrow" w:hAnsi="Arial Narrow"/>
          <w:sz w:val="24"/>
        </w:rPr>
      </w:pPr>
      <w:r>
        <w:rPr>
          <w:rFonts w:ascii="Arial Narrow" w:hAnsi="Arial Narrow"/>
          <w:sz w:val="24"/>
        </w:rPr>
        <w:t>Overall general conditioning should be the emphasis of the first training stage.</w:t>
      </w:r>
    </w:p>
    <w:p w14:paraId="04CDED2A" w14:textId="77777777" w:rsidR="008146DF" w:rsidRDefault="008146DF" w:rsidP="008146DF">
      <w:pPr>
        <w:widowControl w:val="0"/>
        <w:numPr>
          <w:ilvl w:val="0"/>
          <w:numId w:val="18"/>
        </w:numPr>
        <w:pBdr>
          <w:top w:val="double" w:sz="12" w:space="1" w:color="auto"/>
          <w:left w:val="double" w:sz="12" w:space="1" w:color="auto"/>
          <w:bottom w:val="double" w:sz="12" w:space="1" w:color="auto"/>
          <w:right w:val="double" w:sz="12" w:space="1" w:color="auto"/>
        </w:pBdr>
        <w:rPr>
          <w:rFonts w:ascii="Arial Narrow" w:hAnsi="Arial Narrow"/>
          <w:sz w:val="24"/>
        </w:rPr>
      </w:pPr>
      <w:r>
        <w:rPr>
          <w:rFonts w:ascii="Arial Narrow" w:hAnsi="Arial Narrow"/>
          <w:sz w:val="24"/>
        </w:rPr>
        <w:t xml:space="preserve">Include at least one exercise for each of the major muscle groups and ensure that all opposing muscle groups are included to prevent muscular imbalance and the possible loss in range of motion. </w:t>
      </w:r>
    </w:p>
    <w:p w14:paraId="6B100C0B" w14:textId="77777777" w:rsidR="008146DF" w:rsidRDefault="008146DF" w:rsidP="008146DF">
      <w:pPr>
        <w:widowControl w:val="0"/>
        <w:numPr>
          <w:ilvl w:val="0"/>
          <w:numId w:val="18"/>
        </w:numPr>
        <w:pBdr>
          <w:top w:val="double" w:sz="12" w:space="1" w:color="auto"/>
          <w:left w:val="double" w:sz="12" w:space="1" w:color="auto"/>
          <w:bottom w:val="double" w:sz="12" w:space="1" w:color="auto"/>
          <w:right w:val="double" w:sz="12" w:space="1" w:color="auto"/>
        </w:pBdr>
        <w:tabs>
          <w:tab w:val="left" w:pos="-1440"/>
        </w:tabs>
        <w:rPr>
          <w:rFonts w:ascii="Arial Narrow" w:hAnsi="Arial Narrow"/>
          <w:sz w:val="24"/>
        </w:rPr>
      </w:pPr>
      <w:r>
        <w:rPr>
          <w:rFonts w:ascii="Arial Narrow" w:hAnsi="Arial Narrow"/>
          <w:sz w:val="24"/>
        </w:rPr>
        <w:t>Focus on the core of the body (Abdominals, Obliques, Erector Spinae) to develop good posture and trunk strength in order to prevent future injury and poor training form.</w:t>
      </w:r>
    </w:p>
    <w:p w14:paraId="61AAED24" w14:textId="77777777" w:rsidR="008146DF" w:rsidRDefault="008146DF" w:rsidP="008146DF">
      <w:pPr>
        <w:widowControl w:val="0"/>
        <w:numPr>
          <w:ilvl w:val="0"/>
          <w:numId w:val="18"/>
        </w:numPr>
        <w:pBdr>
          <w:top w:val="double" w:sz="12" w:space="1" w:color="auto"/>
          <w:left w:val="double" w:sz="12" w:space="1" w:color="auto"/>
          <w:bottom w:val="double" w:sz="12" w:space="1" w:color="auto"/>
          <w:right w:val="double" w:sz="12" w:space="1" w:color="auto"/>
        </w:pBdr>
        <w:tabs>
          <w:tab w:val="left" w:pos="-1440"/>
        </w:tabs>
        <w:rPr>
          <w:rFonts w:ascii="Arial Narrow" w:hAnsi="Arial Narrow"/>
          <w:sz w:val="24"/>
        </w:rPr>
      </w:pPr>
      <w:r>
        <w:rPr>
          <w:rFonts w:ascii="Arial Narrow" w:hAnsi="Arial Narrow"/>
          <w:sz w:val="24"/>
        </w:rPr>
        <w:t>Beginners should perform multi-joint and closed chain exercises which develop functional strength and endurance with a gradual progression to muscle isolations. For example, squats, lunges and leg press are closed chain exercises, while leg extension and leg curl machines are open chain. A bench press is also named a closed chain (multi-joint) exercise while a fly is an open chain (isolation) exercise.</w:t>
      </w:r>
    </w:p>
    <w:p w14:paraId="755874B0" w14:textId="77777777" w:rsidR="008146DF" w:rsidRDefault="008146DF" w:rsidP="008146DF">
      <w:pPr>
        <w:widowControl w:val="0"/>
        <w:numPr>
          <w:ilvl w:val="0"/>
          <w:numId w:val="18"/>
        </w:numPr>
        <w:pBdr>
          <w:top w:val="double" w:sz="12" w:space="1" w:color="auto"/>
          <w:left w:val="double" w:sz="12" w:space="1" w:color="auto"/>
          <w:bottom w:val="double" w:sz="12" w:space="1" w:color="auto"/>
          <w:right w:val="double" w:sz="12" w:space="1" w:color="auto"/>
        </w:pBdr>
        <w:tabs>
          <w:tab w:val="left" w:pos="-1440"/>
        </w:tabs>
        <w:rPr>
          <w:rFonts w:ascii="Arial Narrow" w:hAnsi="Arial Narrow"/>
          <w:sz w:val="24"/>
        </w:rPr>
      </w:pPr>
      <w:r>
        <w:rPr>
          <w:rFonts w:ascii="Arial Narrow" w:hAnsi="Arial Narrow"/>
          <w:sz w:val="24"/>
        </w:rPr>
        <w:t xml:space="preserve">In the beginning stages of the program, maximum lifts should be avoided. </w:t>
      </w:r>
    </w:p>
    <w:p w14:paraId="5D817261" w14:textId="77777777" w:rsidR="008146DF" w:rsidRDefault="008146DF" w:rsidP="008146DF">
      <w:pPr>
        <w:widowControl w:val="0"/>
        <w:numPr>
          <w:ilvl w:val="0"/>
          <w:numId w:val="18"/>
        </w:numPr>
        <w:pBdr>
          <w:top w:val="double" w:sz="12" w:space="1" w:color="auto"/>
          <w:left w:val="double" w:sz="12" w:space="1" w:color="auto"/>
          <w:bottom w:val="double" w:sz="12" w:space="1" w:color="auto"/>
          <w:right w:val="double" w:sz="12" w:space="1" w:color="auto"/>
        </w:pBdr>
        <w:tabs>
          <w:tab w:val="left" w:pos="-1440"/>
        </w:tabs>
        <w:rPr>
          <w:rFonts w:ascii="Arial Narrow" w:hAnsi="Arial Narrow"/>
          <w:sz w:val="24"/>
        </w:rPr>
      </w:pPr>
      <w:r>
        <w:rPr>
          <w:rFonts w:ascii="Arial Narrow" w:hAnsi="Arial Narrow"/>
          <w:sz w:val="24"/>
        </w:rPr>
        <w:t>When beginning a new exercise, emphasize technique. Once the technique is perfected, increase the intensity.</w:t>
      </w:r>
    </w:p>
    <w:p w14:paraId="4A0DE98D" w14:textId="77777777" w:rsidR="008146DF" w:rsidRDefault="008146DF" w:rsidP="008146DF">
      <w:pPr>
        <w:widowControl w:val="0"/>
        <w:tabs>
          <w:tab w:val="left" w:pos="-1440"/>
        </w:tabs>
      </w:pPr>
    </w:p>
    <w:p w14:paraId="12C598CC" w14:textId="77777777" w:rsidR="008146DF" w:rsidRDefault="008146DF" w:rsidP="008146DF">
      <w:pPr>
        <w:widowControl w:val="0"/>
        <w:tabs>
          <w:tab w:val="left" w:pos="-1440"/>
        </w:tabs>
        <w:rPr>
          <w:rFonts w:ascii="Arial Narrow" w:hAnsi="Arial Narrow"/>
          <w:sz w:val="24"/>
        </w:rPr>
      </w:pPr>
      <w:r>
        <w:rPr>
          <w:rFonts w:ascii="Tahoma" w:hAnsi="Tahoma"/>
          <w:b/>
          <w:sz w:val="28"/>
        </w:rP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32"/>
        <w:gridCol w:w="1153"/>
        <w:gridCol w:w="1743"/>
        <w:gridCol w:w="1742"/>
        <w:gridCol w:w="872"/>
        <w:gridCol w:w="2614"/>
      </w:tblGrid>
      <w:tr w:rsidR="008146DF" w14:paraId="6D6CEA0A" w14:textId="77777777" w:rsidTr="00E31452">
        <w:tc>
          <w:tcPr>
            <w:tcW w:w="10456" w:type="dxa"/>
            <w:gridSpan w:val="6"/>
          </w:tcPr>
          <w:p w14:paraId="41838407" w14:textId="77777777" w:rsidR="008146DF" w:rsidRDefault="008146DF" w:rsidP="00E31452">
            <w:pPr>
              <w:widowControl w:val="0"/>
              <w:jc w:val="center"/>
              <w:rPr>
                <w:rFonts w:ascii="Tahoma" w:hAnsi="Tahoma" w:cs="Tahoma"/>
                <w:b/>
                <w:sz w:val="24"/>
                <w:szCs w:val="24"/>
              </w:rPr>
            </w:pPr>
            <w:r>
              <w:rPr>
                <w:rFonts w:ascii="Tahoma" w:hAnsi="Tahoma" w:cs="Tahoma"/>
                <w:b/>
                <w:sz w:val="24"/>
                <w:szCs w:val="24"/>
              </w:rPr>
              <w:lastRenderedPageBreak/>
              <w:t xml:space="preserve">Sample Workouts using FITT and Training Goals </w:t>
            </w:r>
          </w:p>
        </w:tc>
      </w:tr>
      <w:tr w:rsidR="008146DF" w14:paraId="46E644DE" w14:textId="77777777" w:rsidTr="00E31452">
        <w:tc>
          <w:tcPr>
            <w:tcW w:w="10456" w:type="dxa"/>
            <w:gridSpan w:val="6"/>
          </w:tcPr>
          <w:p w14:paraId="065B7840" w14:textId="77777777" w:rsidR="008146DF" w:rsidRPr="00F1079C" w:rsidRDefault="008146DF" w:rsidP="00E31452">
            <w:pPr>
              <w:widowControl w:val="0"/>
              <w:jc w:val="center"/>
              <w:rPr>
                <w:rFonts w:ascii="Tahoma" w:hAnsi="Tahoma"/>
                <w:b/>
                <w:color w:val="00B050"/>
                <w:sz w:val="36"/>
              </w:rPr>
            </w:pPr>
            <w:r w:rsidRPr="00F1079C">
              <w:rPr>
                <w:rFonts w:ascii="Tahoma" w:hAnsi="Tahoma"/>
                <w:b/>
                <w:color w:val="00B050"/>
                <w:sz w:val="36"/>
              </w:rPr>
              <w:t>Goal: General Fitness (Strength and Endurance)</w:t>
            </w:r>
          </w:p>
          <w:p w14:paraId="7E20D10A" w14:textId="77777777" w:rsidR="008146DF" w:rsidRPr="00F1079C" w:rsidRDefault="008146DF" w:rsidP="00E31452">
            <w:pPr>
              <w:widowControl w:val="0"/>
              <w:jc w:val="center"/>
              <w:rPr>
                <w:rFonts w:ascii="Tahoma" w:hAnsi="Tahoma"/>
                <w:sz w:val="24"/>
              </w:rPr>
            </w:pPr>
            <w:r w:rsidRPr="00F1079C">
              <w:rPr>
                <w:rFonts w:ascii="Tahoma" w:hAnsi="Tahoma"/>
                <w:sz w:val="24"/>
              </w:rPr>
              <w:t>Level: Beginner to Intermediate</w:t>
            </w:r>
          </w:p>
          <w:p w14:paraId="4C0069C3" w14:textId="77777777" w:rsidR="008146DF" w:rsidRPr="00F1079C" w:rsidRDefault="008146DF" w:rsidP="00E31452">
            <w:pPr>
              <w:widowControl w:val="0"/>
              <w:jc w:val="center"/>
              <w:rPr>
                <w:rFonts w:ascii="Tahoma" w:hAnsi="Tahoma"/>
                <w:sz w:val="24"/>
              </w:rPr>
            </w:pPr>
            <w:r w:rsidRPr="00F1079C">
              <w:rPr>
                <w:rFonts w:ascii="Tahoma" w:hAnsi="Tahoma"/>
                <w:sz w:val="24"/>
              </w:rPr>
              <w:t>Type: Full Body Workout / Straight Sets</w:t>
            </w:r>
          </w:p>
        </w:tc>
      </w:tr>
      <w:tr w:rsidR="008146DF" w14:paraId="5DF3489F" w14:textId="77777777" w:rsidTr="00E31452">
        <w:tc>
          <w:tcPr>
            <w:tcW w:w="2332" w:type="dxa"/>
          </w:tcPr>
          <w:p w14:paraId="0AECC920" w14:textId="77777777" w:rsidR="008146DF" w:rsidRDefault="008146DF" w:rsidP="00E31452">
            <w:pPr>
              <w:widowControl w:val="0"/>
              <w:jc w:val="center"/>
              <w:rPr>
                <w:rFonts w:ascii="Tahoma" w:hAnsi="Tahoma"/>
                <w:b/>
                <w:sz w:val="24"/>
              </w:rPr>
            </w:pPr>
            <w:r>
              <w:rPr>
                <w:rFonts w:ascii="Tahoma" w:hAnsi="Tahoma"/>
                <w:b/>
                <w:sz w:val="24"/>
              </w:rPr>
              <w:t>Frequency</w:t>
            </w:r>
          </w:p>
        </w:tc>
        <w:tc>
          <w:tcPr>
            <w:tcW w:w="2896" w:type="dxa"/>
            <w:gridSpan w:val="2"/>
          </w:tcPr>
          <w:p w14:paraId="38EC8740" w14:textId="77777777" w:rsidR="008146DF" w:rsidRDefault="008146DF" w:rsidP="00E31452">
            <w:pPr>
              <w:widowControl w:val="0"/>
              <w:jc w:val="center"/>
              <w:rPr>
                <w:rFonts w:ascii="Tahoma" w:hAnsi="Tahoma"/>
                <w:b/>
                <w:sz w:val="24"/>
              </w:rPr>
            </w:pPr>
            <w:r>
              <w:rPr>
                <w:rFonts w:ascii="Tahoma" w:hAnsi="Tahoma"/>
                <w:b/>
                <w:sz w:val="24"/>
              </w:rPr>
              <w:t xml:space="preserve">Intensity </w:t>
            </w:r>
          </w:p>
        </w:tc>
        <w:tc>
          <w:tcPr>
            <w:tcW w:w="2614" w:type="dxa"/>
            <w:gridSpan w:val="2"/>
          </w:tcPr>
          <w:p w14:paraId="650D65AF" w14:textId="77777777" w:rsidR="008146DF" w:rsidRDefault="008146DF" w:rsidP="00E31452">
            <w:pPr>
              <w:widowControl w:val="0"/>
              <w:jc w:val="center"/>
              <w:rPr>
                <w:rFonts w:ascii="Tahoma" w:hAnsi="Tahoma"/>
                <w:b/>
                <w:sz w:val="24"/>
              </w:rPr>
            </w:pPr>
            <w:r>
              <w:rPr>
                <w:rFonts w:ascii="Tahoma" w:hAnsi="Tahoma"/>
                <w:b/>
                <w:sz w:val="24"/>
              </w:rPr>
              <w:t>Time of Workout</w:t>
            </w:r>
          </w:p>
        </w:tc>
        <w:tc>
          <w:tcPr>
            <w:tcW w:w="2614" w:type="dxa"/>
          </w:tcPr>
          <w:p w14:paraId="4E02D6B2" w14:textId="77777777" w:rsidR="008146DF" w:rsidRDefault="008146DF" w:rsidP="00E31452">
            <w:pPr>
              <w:widowControl w:val="0"/>
              <w:jc w:val="center"/>
              <w:rPr>
                <w:rFonts w:ascii="Tahoma" w:hAnsi="Tahoma"/>
                <w:b/>
                <w:sz w:val="24"/>
              </w:rPr>
            </w:pPr>
            <w:r>
              <w:rPr>
                <w:rFonts w:ascii="Tahoma" w:hAnsi="Tahoma"/>
                <w:b/>
                <w:sz w:val="24"/>
              </w:rPr>
              <w:t xml:space="preserve">Type </w:t>
            </w:r>
          </w:p>
        </w:tc>
      </w:tr>
      <w:tr w:rsidR="008146DF" w14:paraId="2FDD7BF9" w14:textId="77777777" w:rsidTr="00E31452">
        <w:tc>
          <w:tcPr>
            <w:tcW w:w="2332" w:type="dxa"/>
          </w:tcPr>
          <w:p w14:paraId="5935F36C" w14:textId="77777777" w:rsidR="008146DF" w:rsidRDefault="008146DF" w:rsidP="00E31452">
            <w:pPr>
              <w:widowControl w:val="0"/>
              <w:jc w:val="center"/>
              <w:rPr>
                <w:rFonts w:ascii="Tahoma" w:hAnsi="Tahoma"/>
                <w:b/>
                <w:sz w:val="24"/>
              </w:rPr>
            </w:pPr>
            <w:r>
              <w:rPr>
                <w:rFonts w:ascii="Arial Narrow" w:hAnsi="Arial Narrow"/>
                <w:sz w:val="24"/>
              </w:rPr>
              <w:t>Monday and Thursday</w:t>
            </w:r>
          </w:p>
        </w:tc>
        <w:tc>
          <w:tcPr>
            <w:tcW w:w="2896" w:type="dxa"/>
            <w:gridSpan w:val="2"/>
          </w:tcPr>
          <w:p w14:paraId="05C85326" w14:textId="77777777" w:rsidR="008146DF" w:rsidRPr="00721C23" w:rsidRDefault="008146DF" w:rsidP="00E31452">
            <w:pPr>
              <w:widowControl w:val="0"/>
              <w:jc w:val="center"/>
              <w:rPr>
                <w:rFonts w:ascii="Arial Narrow" w:hAnsi="Arial Narrow"/>
                <w:sz w:val="24"/>
              </w:rPr>
            </w:pPr>
            <w:r w:rsidRPr="00721C23">
              <w:rPr>
                <w:rFonts w:ascii="Arial Narrow" w:hAnsi="Arial Narrow"/>
                <w:sz w:val="24"/>
              </w:rPr>
              <w:t>2 sets</w:t>
            </w:r>
            <w:r>
              <w:rPr>
                <w:rFonts w:ascii="Arial Narrow" w:hAnsi="Arial Narrow"/>
                <w:sz w:val="24"/>
              </w:rPr>
              <w:t xml:space="preserve"> / Exercise</w:t>
            </w:r>
          </w:p>
          <w:p w14:paraId="712A9545" w14:textId="77777777" w:rsidR="008146DF" w:rsidRDefault="008146DF" w:rsidP="00E31452">
            <w:pPr>
              <w:widowControl w:val="0"/>
              <w:jc w:val="center"/>
              <w:rPr>
                <w:rFonts w:ascii="Arial Narrow" w:hAnsi="Arial Narrow"/>
                <w:sz w:val="24"/>
              </w:rPr>
            </w:pPr>
            <w:r w:rsidRPr="00721C23">
              <w:rPr>
                <w:rFonts w:ascii="Arial Narrow" w:hAnsi="Arial Narrow"/>
                <w:sz w:val="24"/>
              </w:rPr>
              <w:t>10-</w:t>
            </w:r>
            <w:r>
              <w:rPr>
                <w:rFonts w:ascii="Arial Narrow" w:hAnsi="Arial Narrow"/>
                <w:sz w:val="24"/>
              </w:rPr>
              <w:t>15</w:t>
            </w:r>
            <w:r w:rsidRPr="00721C23">
              <w:rPr>
                <w:rFonts w:ascii="Arial Narrow" w:hAnsi="Arial Narrow"/>
                <w:sz w:val="24"/>
              </w:rPr>
              <w:t xml:space="preserve"> Reps / Exercise</w:t>
            </w:r>
          </w:p>
          <w:p w14:paraId="09AD6850" w14:textId="77777777" w:rsidR="008146DF" w:rsidRDefault="008146DF" w:rsidP="00E31452">
            <w:pPr>
              <w:widowControl w:val="0"/>
              <w:jc w:val="center"/>
              <w:rPr>
                <w:rFonts w:ascii="Tahoma" w:hAnsi="Tahoma"/>
                <w:b/>
                <w:sz w:val="24"/>
              </w:rPr>
            </w:pPr>
            <w:r w:rsidRPr="00721C23">
              <w:rPr>
                <w:rFonts w:ascii="Arial Narrow" w:hAnsi="Arial Narrow"/>
                <w:sz w:val="24"/>
              </w:rPr>
              <w:t>45 sec rest btw sets</w:t>
            </w:r>
          </w:p>
        </w:tc>
        <w:tc>
          <w:tcPr>
            <w:tcW w:w="2614" w:type="dxa"/>
            <w:gridSpan w:val="2"/>
          </w:tcPr>
          <w:p w14:paraId="5C877C6F" w14:textId="77777777" w:rsidR="008146DF" w:rsidRPr="00F1079C" w:rsidRDefault="008146DF" w:rsidP="00E31452">
            <w:pPr>
              <w:widowControl w:val="0"/>
              <w:jc w:val="center"/>
              <w:rPr>
                <w:rFonts w:ascii="Tahoma" w:hAnsi="Tahoma"/>
                <w:sz w:val="24"/>
              </w:rPr>
            </w:pPr>
            <w:r w:rsidRPr="00F1079C">
              <w:rPr>
                <w:rFonts w:ascii="Tahoma" w:hAnsi="Tahoma"/>
                <w:sz w:val="24"/>
              </w:rPr>
              <w:t>45 Minutes to complete</w:t>
            </w:r>
          </w:p>
          <w:p w14:paraId="54BD9114" w14:textId="77777777" w:rsidR="008146DF" w:rsidRDefault="008146DF" w:rsidP="00E31452">
            <w:pPr>
              <w:widowControl w:val="0"/>
              <w:jc w:val="center"/>
              <w:rPr>
                <w:rFonts w:ascii="Tahoma" w:hAnsi="Tahoma"/>
                <w:b/>
                <w:sz w:val="24"/>
              </w:rPr>
            </w:pPr>
            <w:r w:rsidRPr="00F1079C">
              <w:rPr>
                <w:rFonts w:ascii="Tahoma" w:hAnsi="Tahoma"/>
                <w:sz w:val="24"/>
              </w:rPr>
              <w:t>11 exercises</w:t>
            </w:r>
          </w:p>
        </w:tc>
        <w:tc>
          <w:tcPr>
            <w:tcW w:w="2614" w:type="dxa"/>
          </w:tcPr>
          <w:p w14:paraId="0773958B" w14:textId="77777777" w:rsidR="008146DF" w:rsidRDefault="008146DF" w:rsidP="00E31452">
            <w:pPr>
              <w:widowControl w:val="0"/>
              <w:jc w:val="center"/>
              <w:rPr>
                <w:rFonts w:ascii="Arial Narrow" w:hAnsi="Arial Narrow"/>
                <w:sz w:val="24"/>
              </w:rPr>
            </w:pPr>
            <w:r>
              <w:rPr>
                <w:rFonts w:ascii="Arial Narrow" w:hAnsi="Arial Narrow"/>
                <w:sz w:val="24"/>
              </w:rPr>
              <w:t xml:space="preserve">Free Weights </w:t>
            </w:r>
          </w:p>
          <w:p w14:paraId="783CB0D6" w14:textId="77777777" w:rsidR="008146DF" w:rsidRDefault="008146DF" w:rsidP="00E31452">
            <w:pPr>
              <w:widowControl w:val="0"/>
              <w:jc w:val="center"/>
              <w:rPr>
                <w:rFonts w:ascii="Arial Narrow" w:hAnsi="Arial Narrow"/>
                <w:sz w:val="24"/>
              </w:rPr>
            </w:pPr>
            <w:r>
              <w:rPr>
                <w:rFonts w:ascii="Arial Narrow" w:hAnsi="Arial Narrow"/>
                <w:sz w:val="24"/>
              </w:rPr>
              <w:t xml:space="preserve">Machines / Cable </w:t>
            </w:r>
          </w:p>
          <w:p w14:paraId="4B58FC8D" w14:textId="77777777" w:rsidR="008146DF" w:rsidRPr="00F1079C" w:rsidRDefault="008146DF" w:rsidP="00E31452">
            <w:pPr>
              <w:widowControl w:val="0"/>
              <w:jc w:val="center"/>
              <w:rPr>
                <w:rFonts w:ascii="Arial Narrow" w:hAnsi="Arial Narrow"/>
                <w:sz w:val="24"/>
              </w:rPr>
            </w:pPr>
            <w:r>
              <w:rPr>
                <w:rFonts w:ascii="Arial Narrow" w:hAnsi="Arial Narrow"/>
                <w:sz w:val="24"/>
              </w:rPr>
              <w:t xml:space="preserve">Body Weight </w:t>
            </w:r>
          </w:p>
        </w:tc>
      </w:tr>
      <w:tr w:rsidR="008146DF" w14:paraId="33A522F3" w14:textId="77777777" w:rsidTr="00E31452">
        <w:tc>
          <w:tcPr>
            <w:tcW w:w="3485" w:type="dxa"/>
            <w:gridSpan w:val="2"/>
          </w:tcPr>
          <w:p w14:paraId="5EE9D59F" w14:textId="77777777" w:rsidR="008146DF" w:rsidRDefault="008146DF" w:rsidP="00E31452">
            <w:pPr>
              <w:widowControl w:val="0"/>
              <w:jc w:val="center"/>
              <w:rPr>
                <w:rFonts w:ascii="Arial Narrow" w:hAnsi="Arial Narrow"/>
                <w:sz w:val="24"/>
              </w:rPr>
            </w:pPr>
            <w:r>
              <w:rPr>
                <w:rFonts w:ascii="Arial Narrow" w:hAnsi="Arial Narrow"/>
                <w:sz w:val="24"/>
              </w:rPr>
              <w:t>Upper Body Exercises</w:t>
            </w:r>
          </w:p>
          <w:p w14:paraId="4BB5309E" w14:textId="77777777" w:rsidR="008146DF" w:rsidRDefault="008146DF" w:rsidP="00E31452">
            <w:pPr>
              <w:widowControl w:val="0"/>
              <w:jc w:val="center"/>
              <w:rPr>
                <w:rFonts w:ascii="Arial Narrow" w:hAnsi="Arial Narrow"/>
                <w:sz w:val="24"/>
              </w:rPr>
            </w:pPr>
            <w:r>
              <w:rPr>
                <w:rFonts w:ascii="Arial Narrow" w:hAnsi="Arial Narrow"/>
                <w:sz w:val="24"/>
              </w:rPr>
              <w:t>2 sets 12-15 Reps /Max</w:t>
            </w:r>
          </w:p>
          <w:p w14:paraId="011700E8" w14:textId="77777777" w:rsidR="008146DF" w:rsidRDefault="008146DF" w:rsidP="00E31452">
            <w:pPr>
              <w:widowControl w:val="0"/>
              <w:jc w:val="center"/>
              <w:rPr>
                <w:rFonts w:ascii="Arial Narrow" w:hAnsi="Arial Narrow"/>
                <w:sz w:val="24"/>
              </w:rPr>
            </w:pPr>
            <w:r>
              <w:rPr>
                <w:rFonts w:ascii="Arial Narrow" w:hAnsi="Arial Narrow"/>
                <w:sz w:val="24"/>
              </w:rPr>
              <w:t>45 sec rest btw sets</w:t>
            </w:r>
          </w:p>
        </w:tc>
        <w:tc>
          <w:tcPr>
            <w:tcW w:w="3485" w:type="dxa"/>
            <w:gridSpan w:val="2"/>
          </w:tcPr>
          <w:p w14:paraId="6A8A8026" w14:textId="77777777" w:rsidR="008146DF" w:rsidRDefault="008146DF" w:rsidP="00E31452">
            <w:pPr>
              <w:jc w:val="center"/>
              <w:rPr>
                <w:rFonts w:ascii="Arial Narrow" w:hAnsi="Arial Narrow"/>
                <w:sz w:val="24"/>
              </w:rPr>
            </w:pPr>
            <w:r w:rsidRPr="00721C23">
              <w:rPr>
                <w:rFonts w:ascii="Arial Narrow" w:hAnsi="Arial Narrow"/>
                <w:sz w:val="24"/>
              </w:rPr>
              <w:t>Lower Body</w:t>
            </w:r>
          </w:p>
          <w:p w14:paraId="5E6310AA" w14:textId="77777777" w:rsidR="008146DF" w:rsidRDefault="008146DF" w:rsidP="00E31452">
            <w:pPr>
              <w:widowControl w:val="0"/>
              <w:jc w:val="center"/>
              <w:rPr>
                <w:rFonts w:ascii="Arial Narrow" w:hAnsi="Arial Narrow"/>
                <w:sz w:val="24"/>
              </w:rPr>
            </w:pPr>
            <w:r>
              <w:rPr>
                <w:rFonts w:ascii="Arial Narrow" w:hAnsi="Arial Narrow"/>
                <w:sz w:val="24"/>
              </w:rPr>
              <w:t>2 sets 12-15 Reps /Max</w:t>
            </w:r>
          </w:p>
          <w:p w14:paraId="19832D6A" w14:textId="77777777" w:rsidR="008146DF" w:rsidRPr="00721C23" w:rsidRDefault="008146DF" w:rsidP="00E31452">
            <w:pPr>
              <w:widowControl w:val="0"/>
              <w:jc w:val="center"/>
              <w:rPr>
                <w:rFonts w:ascii="Arial Narrow" w:hAnsi="Arial Narrow"/>
                <w:sz w:val="24"/>
              </w:rPr>
            </w:pPr>
            <w:r>
              <w:rPr>
                <w:rFonts w:ascii="Arial Narrow" w:hAnsi="Arial Narrow"/>
                <w:sz w:val="24"/>
              </w:rPr>
              <w:t>45 sec rest btw sets</w:t>
            </w:r>
          </w:p>
        </w:tc>
        <w:tc>
          <w:tcPr>
            <w:tcW w:w="3486" w:type="dxa"/>
            <w:gridSpan w:val="2"/>
          </w:tcPr>
          <w:p w14:paraId="58720550" w14:textId="77777777" w:rsidR="008146DF" w:rsidRDefault="008146DF" w:rsidP="00E31452">
            <w:pPr>
              <w:widowControl w:val="0"/>
              <w:jc w:val="center"/>
              <w:rPr>
                <w:rFonts w:ascii="Arial Narrow" w:hAnsi="Arial Narrow"/>
                <w:sz w:val="24"/>
              </w:rPr>
            </w:pPr>
            <w:r w:rsidRPr="00721C23">
              <w:rPr>
                <w:rFonts w:ascii="Arial Narrow" w:hAnsi="Arial Narrow"/>
                <w:sz w:val="24"/>
              </w:rPr>
              <w:t>Trunk / Core</w:t>
            </w:r>
            <w:r>
              <w:rPr>
                <w:rFonts w:ascii="Arial Narrow" w:hAnsi="Arial Narrow"/>
                <w:sz w:val="24"/>
              </w:rPr>
              <w:t xml:space="preserve"> Exercises</w:t>
            </w:r>
          </w:p>
          <w:p w14:paraId="2942A4AE" w14:textId="77777777" w:rsidR="008146DF" w:rsidRDefault="008146DF" w:rsidP="00E31452">
            <w:pPr>
              <w:widowControl w:val="0"/>
              <w:jc w:val="center"/>
              <w:rPr>
                <w:rFonts w:ascii="Arial Narrow" w:hAnsi="Arial Narrow"/>
                <w:sz w:val="24"/>
              </w:rPr>
            </w:pPr>
            <w:r>
              <w:rPr>
                <w:rFonts w:ascii="Arial Narrow" w:hAnsi="Arial Narrow"/>
                <w:sz w:val="24"/>
              </w:rPr>
              <w:t>2 sets /exercise</w:t>
            </w:r>
          </w:p>
          <w:p w14:paraId="7CB48026" w14:textId="77777777" w:rsidR="008146DF" w:rsidRPr="00721C23" w:rsidRDefault="008146DF" w:rsidP="00E31452">
            <w:pPr>
              <w:widowControl w:val="0"/>
              <w:jc w:val="center"/>
              <w:rPr>
                <w:rFonts w:ascii="Arial Narrow" w:hAnsi="Arial Narrow"/>
                <w:sz w:val="24"/>
              </w:rPr>
            </w:pPr>
            <w:r>
              <w:rPr>
                <w:rFonts w:ascii="Arial Narrow" w:hAnsi="Arial Narrow"/>
                <w:sz w:val="24"/>
              </w:rPr>
              <w:t>30-45 sec time / set</w:t>
            </w:r>
          </w:p>
        </w:tc>
      </w:tr>
      <w:tr w:rsidR="008146DF" w14:paraId="4B350DDB" w14:textId="77777777" w:rsidTr="00E31452">
        <w:tc>
          <w:tcPr>
            <w:tcW w:w="3485" w:type="dxa"/>
            <w:gridSpan w:val="2"/>
          </w:tcPr>
          <w:p w14:paraId="613A828B" w14:textId="77777777" w:rsidR="008146DF" w:rsidRDefault="008146DF" w:rsidP="00E31452">
            <w:pPr>
              <w:jc w:val="center"/>
              <w:rPr>
                <w:rFonts w:ascii="Arial Narrow" w:hAnsi="Arial Narrow"/>
                <w:sz w:val="24"/>
              </w:rPr>
            </w:pPr>
            <w:r>
              <w:rPr>
                <w:rFonts w:ascii="Arial Narrow" w:hAnsi="Arial Narrow"/>
                <w:sz w:val="24"/>
              </w:rPr>
              <w:t>1. Chest Press</w:t>
            </w:r>
          </w:p>
          <w:p w14:paraId="1CAEE62A" w14:textId="77777777" w:rsidR="008146DF" w:rsidRDefault="008146DF" w:rsidP="00E31452">
            <w:pPr>
              <w:jc w:val="center"/>
              <w:rPr>
                <w:rFonts w:ascii="Arial Narrow" w:hAnsi="Arial Narrow"/>
                <w:sz w:val="24"/>
              </w:rPr>
            </w:pPr>
            <w:r>
              <w:rPr>
                <w:rFonts w:ascii="Arial Narrow" w:hAnsi="Arial Narrow"/>
                <w:sz w:val="24"/>
              </w:rPr>
              <w:t xml:space="preserve">3. Chest Flyes </w:t>
            </w:r>
          </w:p>
          <w:p w14:paraId="7CC0A0A9" w14:textId="77777777" w:rsidR="008146DF" w:rsidRDefault="008146DF" w:rsidP="00E31452">
            <w:pPr>
              <w:jc w:val="center"/>
              <w:rPr>
                <w:rFonts w:ascii="Arial Narrow" w:hAnsi="Arial Narrow"/>
                <w:sz w:val="24"/>
              </w:rPr>
            </w:pPr>
            <w:r>
              <w:rPr>
                <w:rFonts w:ascii="Arial Narrow" w:hAnsi="Arial Narrow"/>
                <w:sz w:val="24"/>
              </w:rPr>
              <w:t xml:space="preserve">5. Lat Pull Down </w:t>
            </w:r>
          </w:p>
          <w:p w14:paraId="04E07792" w14:textId="77777777" w:rsidR="008146DF" w:rsidRDefault="008146DF" w:rsidP="00E31452">
            <w:pPr>
              <w:jc w:val="center"/>
              <w:rPr>
                <w:rFonts w:ascii="Arial Narrow" w:hAnsi="Arial Narrow"/>
                <w:sz w:val="24"/>
              </w:rPr>
            </w:pPr>
            <w:r>
              <w:rPr>
                <w:rFonts w:ascii="Arial Narrow" w:hAnsi="Arial Narrow"/>
                <w:sz w:val="24"/>
              </w:rPr>
              <w:t xml:space="preserve">7. Seated Cable Row </w:t>
            </w:r>
          </w:p>
          <w:p w14:paraId="3257DF67" w14:textId="77777777" w:rsidR="008146DF" w:rsidRDefault="008146DF" w:rsidP="00E31452">
            <w:pPr>
              <w:widowControl w:val="0"/>
              <w:jc w:val="center"/>
              <w:rPr>
                <w:rFonts w:ascii="Arial Narrow" w:hAnsi="Arial Narrow"/>
                <w:sz w:val="24"/>
              </w:rPr>
            </w:pPr>
            <w:r>
              <w:rPr>
                <w:rFonts w:ascii="Arial Narrow" w:hAnsi="Arial Narrow"/>
                <w:sz w:val="24"/>
              </w:rPr>
              <w:t>9. Shoulder Press</w:t>
            </w:r>
          </w:p>
        </w:tc>
        <w:tc>
          <w:tcPr>
            <w:tcW w:w="3485" w:type="dxa"/>
            <w:gridSpan w:val="2"/>
          </w:tcPr>
          <w:p w14:paraId="70223135" w14:textId="77777777" w:rsidR="008146DF" w:rsidRPr="00866834" w:rsidRDefault="008146DF" w:rsidP="00E31452">
            <w:pPr>
              <w:widowControl w:val="0"/>
              <w:jc w:val="center"/>
              <w:rPr>
                <w:rFonts w:ascii="Arial Narrow" w:hAnsi="Arial Narrow"/>
                <w:sz w:val="24"/>
              </w:rPr>
            </w:pPr>
            <w:r>
              <w:rPr>
                <w:rFonts w:ascii="Arial Narrow" w:hAnsi="Arial Narrow"/>
                <w:sz w:val="24"/>
              </w:rPr>
              <w:t xml:space="preserve">2. </w:t>
            </w:r>
            <w:r w:rsidRPr="00866834">
              <w:rPr>
                <w:rFonts w:ascii="Arial Narrow" w:hAnsi="Arial Narrow"/>
                <w:sz w:val="24"/>
              </w:rPr>
              <w:t>Leg Press</w:t>
            </w:r>
          </w:p>
          <w:p w14:paraId="6AC6A055" w14:textId="77777777" w:rsidR="008146DF" w:rsidRDefault="008146DF" w:rsidP="00E31452">
            <w:pPr>
              <w:widowControl w:val="0"/>
              <w:jc w:val="center"/>
              <w:rPr>
                <w:rFonts w:ascii="Arial Narrow" w:hAnsi="Arial Narrow"/>
                <w:sz w:val="24"/>
              </w:rPr>
            </w:pPr>
            <w:r>
              <w:rPr>
                <w:rFonts w:ascii="Arial Narrow" w:hAnsi="Arial Narrow"/>
                <w:sz w:val="24"/>
              </w:rPr>
              <w:t xml:space="preserve">4. </w:t>
            </w:r>
            <w:r w:rsidRPr="00866834">
              <w:rPr>
                <w:rFonts w:ascii="Arial Narrow" w:hAnsi="Arial Narrow"/>
                <w:sz w:val="24"/>
              </w:rPr>
              <w:t xml:space="preserve">Leg Curl </w:t>
            </w:r>
          </w:p>
          <w:p w14:paraId="6101D43D" w14:textId="77777777" w:rsidR="008146DF" w:rsidRDefault="008146DF" w:rsidP="00E31452">
            <w:pPr>
              <w:widowControl w:val="0"/>
              <w:jc w:val="center"/>
              <w:rPr>
                <w:rFonts w:ascii="Arial Narrow" w:hAnsi="Arial Narrow"/>
                <w:sz w:val="24"/>
              </w:rPr>
            </w:pPr>
            <w:r>
              <w:rPr>
                <w:rFonts w:ascii="Arial Narrow" w:hAnsi="Arial Narrow"/>
                <w:sz w:val="24"/>
              </w:rPr>
              <w:t xml:space="preserve">6. Split Squat </w:t>
            </w:r>
          </w:p>
          <w:p w14:paraId="1E380FA3" w14:textId="77777777" w:rsidR="008146DF" w:rsidRDefault="008146DF" w:rsidP="00E31452">
            <w:pPr>
              <w:jc w:val="center"/>
              <w:rPr>
                <w:rFonts w:ascii="Arial Narrow" w:hAnsi="Arial Narrow"/>
                <w:sz w:val="24"/>
              </w:rPr>
            </w:pPr>
          </w:p>
        </w:tc>
        <w:tc>
          <w:tcPr>
            <w:tcW w:w="3486" w:type="dxa"/>
            <w:gridSpan w:val="2"/>
          </w:tcPr>
          <w:p w14:paraId="67BCB422" w14:textId="77777777" w:rsidR="008146DF" w:rsidRDefault="008146DF" w:rsidP="00E31452">
            <w:pPr>
              <w:widowControl w:val="0"/>
              <w:jc w:val="center"/>
              <w:rPr>
                <w:rFonts w:ascii="Arial Narrow" w:hAnsi="Arial Narrow"/>
                <w:sz w:val="24"/>
              </w:rPr>
            </w:pPr>
            <w:r>
              <w:rPr>
                <w:rFonts w:ascii="Arial Narrow" w:hAnsi="Arial Narrow"/>
                <w:sz w:val="24"/>
              </w:rPr>
              <w:t xml:space="preserve">8. Plank </w:t>
            </w:r>
          </w:p>
          <w:p w14:paraId="4D5766F9" w14:textId="77777777" w:rsidR="008146DF" w:rsidRDefault="008146DF" w:rsidP="00E31452">
            <w:pPr>
              <w:widowControl w:val="0"/>
              <w:jc w:val="center"/>
              <w:rPr>
                <w:rFonts w:ascii="Arial Narrow" w:hAnsi="Arial Narrow"/>
                <w:sz w:val="24"/>
              </w:rPr>
            </w:pPr>
            <w:r>
              <w:rPr>
                <w:rFonts w:ascii="Arial Narrow" w:hAnsi="Arial Narrow"/>
                <w:sz w:val="24"/>
              </w:rPr>
              <w:t xml:space="preserve">10. Side Plank </w:t>
            </w:r>
          </w:p>
          <w:p w14:paraId="2D164A81" w14:textId="77777777" w:rsidR="008146DF" w:rsidRDefault="008146DF" w:rsidP="00E31452">
            <w:pPr>
              <w:widowControl w:val="0"/>
              <w:jc w:val="center"/>
              <w:rPr>
                <w:rFonts w:ascii="Arial Narrow" w:hAnsi="Arial Narrow"/>
                <w:sz w:val="24"/>
              </w:rPr>
            </w:pPr>
            <w:r>
              <w:rPr>
                <w:rFonts w:ascii="Arial Narrow" w:hAnsi="Arial Narrow"/>
                <w:sz w:val="24"/>
              </w:rPr>
              <w:t>11.Superman Hold</w:t>
            </w:r>
          </w:p>
        </w:tc>
      </w:tr>
      <w:tr w:rsidR="008146DF" w14:paraId="2BABD65C" w14:textId="77777777" w:rsidTr="00E31452">
        <w:tc>
          <w:tcPr>
            <w:tcW w:w="10456" w:type="dxa"/>
            <w:gridSpan w:val="6"/>
          </w:tcPr>
          <w:p w14:paraId="4D615FFA" w14:textId="77777777" w:rsidR="008146DF" w:rsidRDefault="008146DF" w:rsidP="00E31452">
            <w:pPr>
              <w:widowControl w:val="0"/>
              <w:jc w:val="center"/>
              <w:rPr>
                <w:rFonts w:ascii="Tahoma" w:hAnsi="Tahoma" w:cs="Tahoma"/>
                <w:b/>
                <w:sz w:val="24"/>
                <w:szCs w:val="24"/>
              </w:rPr>
            </w:pPr>
          </w:p>
        </w:tc>
      </w:tr>
      <w:tr w:rsidR="008146DF" w:rsidRPr="00F1079C" w14:paraId="7A0643D2" w14:textId="77777777" w:rsidTr="00E31452">
        <w:tc>
          <w:tcPr>
            <w:tcW w:w="10456" w:type="dxa"/>
            <w:gridSpan w:val="6"/>
          </w:tcPr>
          <w:p w14:paraId="7A4B4768" w14:textId="77777777" w:rsidR="008146DF" w:rsidRPr="00F1079C" w:rsidRDefault="008146DF" w:rsidP="00E31452">
            <w:pPr>
              <w:widowControl w:val="0"/>
              <w:jc w:val="center"/>
              <w:rPr>
                <w:rFonts w:ascii="Tahoma" w:hAnsi="Tahoma"/>
                <w:b/>
                <w:color w:val="00B050"/>
                <w:sz w:val="36"/>
              </w:rPr>
            </w:pPr>
            <w:r w:rsidRPr="003028BF">
              <w:rPr>
                <w:rFonts w:ascii="Tahoma" w:hAnsi="Tahoma"/>
                <w:b/>
                <w:color w:val="ED7D31" w:themeColor="accent2"/>
                <w:sz w:val="36"/>
              </w:rPr>
              <w:t>Goal: Muscle Endurance</w:t>
            </w:r>
            <w:r>
              <w:rPr>
                <w:rFonts w:ascii="Tahoma" w:hAnsi="Tahoma"/>
                <w:b/>
                <w:color w:val="00B050"/>
                <w:sz w:val="36"/>
              </w:rPr>
              <w:t xml:space="preserve"> </w:t>
            </w:r>
          </w:p>
          <w:p w14:paraId="34FF65A1" w14:textId="77777777" w:rsidR="008146DF" w:rsidRPr="00F1079C" w:rsidRDefault="008146DF" w:rsidP="00E31452">
            <w:pPr>
              <w:widowControl w:val="0"/>
              <w:jc w:val="center"/>
              <w:rPr>
                <w:rFonts w:ascii="Tahoma" w:hAnsi="Tahoma"/>
                <w:sz w:val="24"/>
              </w:rPr>
            </w:pPr>
            <w:r w:rsidRPr="00F1079C">
              <w:rPr>
                <w:rFonts w:ascii="Tahoma" w:hAnsi="Tahoma"/>
                <w:sz w:val="24"/>
              </w:rPr>
              <w:t>Level: Intermediate</w:t>
            </w:r>
          </w:p>
          <w:p w14:paraId="44EAAD47" w14:textId="77777777" w:rsidR="008146DF" w:rsidRPr="00F1079C" w:rsidRDefault="008146DF" w:rsidP="00E31452">
            <w:pPr>
              <w:widowControl w:val="0"/>
              <w:jc w:val="center"/>
              <w:rPr>
                <w:rFonts w:ascii="Tahoma" w:hAnsi="Tahoma"/>
                <w:sz w:val="24"/>
              </w:rPr>
            </w:pPr>
            <w:r w:rsidRPr="00F1079C">
              <w:rPr>
                <w:rFonts w:ascii="Tahoma" w:hAnsi="Tahoma"/>
                <w:sz w:val="24"/>
              </w:rPr>
              <w:t xml:space="preserve">Type: Full Body Workout / </w:t>
            </w:r>
            <w:r>
              <w:rPr>
                <w:rFonts w:ascii="Tahoma" w:hAnsi="Tahoma"/>
                <w:sz w:val="24"/>
              </w:rPr>
              <w:t>Supersets</w:t>
            </w:r>
          </w:p>
        </w:tc>
      </w:tr>
      <w:tr w:rsidR="008146DF" w14:paraId="07FDE349" w14:textId="77777777" w:rsidTr="00E31452">
        <w:tc>
          <w:tcPr>
            <w:tcW w:w="2332" w:type="dxa"/>
          </w:tcPr>
          <w:p w14:paraId="5D64D6FC" w14:textId="77777777" w:rsidR="008146DF" w:rsidRDefault="008146DF" w:rsidP="00E31452">
            <w:pPr>
              <w:widowControl w:val="0"/>
              <w:jc w:val="center"/>
              <w:rPr>
                <w:rFonts w:ascii="Tahoma" w:hAnsi="Tahoma"/>
                <w:b/>
                <w:sz w:val="24"/>
              </w:rPr>
            </w:pPr>
            <w:r>
              <w:rPr>
                <w:rFonts w:ascii="Tahoma" w:hAnsi="Tahoma"/>
                <w:b/>
                <w:sz w:val="24"/>
              </w:rPr>
              <w:t>Frequency</w:t>
            </w:r>
          </w:p>
        </w:tc>
        <w:tc>
          <w:tcPr>
            <w:tcW w:w="2896" w:type="dxa"/>
            <w:gridSpan w:val="2"/>
          </w:tcPr>
          <w:p w14:paraId="00985998" w14:textId="77777777" w:rsidR="008146DF" w:rsidRDefault="008146DF" w:rsidP="00E31452">
            <w:pPr>
              <w:widowControl w:val="0"/>
              <w:jc w:val="center"/>
              <w:rPr>
                <w:rFonts w:ascii="Tahoma" w:hAnsi="Tahoma"/>
                <w:b/>
                <w:sz w:val="24"/>
              </w:rPr>
            </w:pPr>
            <w:r>
              <w:rPr>
                <w:rFonts w:ascii="Tahoma" w:hAnsi="Tahoma"/>
                <w:b/>
                <w:sz w:val="24"/>
              </w:rPr>
              <w:t xml:space="preserve">Intensity </w:t>
            </w:r>
          </w:p>
        </w:tc>
        <w:tc>
          <w:tcPr>
            <w:tcW w:w="2614" w:type="dxa"/>
            <w:gridSpan w:val="2"/>
          </w:tcPr>
          <w:p w14:paraId="6FB1B9BD" w14:textId="77777777" w:rsidR="008146DF" w:rsidRDefault="008146DF" w:rsidP="00E31452">
            <w:pPr>
              <w:widowControl w:val="0"/>
              <w:jc w:val="center"/>
              <w:rPr>
                <w:rFonts w:ascii="Tahoma" w:hAnsi="Tahoma"/>
                <w:b/>
                <w:sz w:val="24"/>
              </w:rPr>
            </w:pPr>
            <w:r>
              <w:rPr>
                <w:rFonts w:ascii="Tahoma" w:hAnsi="Tahoma"/>
                <w:b/>
                <w:sz w:val="24"/>
              </w:rPr>
              <w:t>Time of Workout</w:t>
            </w:r>
          </w:p>
        </w:tc>
        <w:tc>
          <w:tcPr>
            <w:tcW w:w="2614" w:type="dxa"/>
          </w:tcPr>
          <w:p w14:paraId="102F773C" w14:textId="77777777" w:rsidR="008146DF" w:rsidRDefault="008146DF" w:rsidP="00E31452">
            <w:pPr>
              <w:widowControl w:val="0"/>
              <w:jc w:val="center"/>
              <w:rPr>
                <w:rFonts w:ascii="Tahoma" w:hAnsi="Tahoma"/>
                <w:b/>
                <w:sz w:val="24"/>
              </w:rPr>
            </w:pPr>
            <w:r>
              <w:rPr>
                <w:rFonts w:ascii="Tahoma" w:hAnsi="Tahoma"/>
                <w:b/>
                <w:sz w:val="24"/>
              </w:rPr>
              <w:t xml:space="preserve">Type </w:t>
            </w:r>
          </w:p>
        </w:tc>
      </w:tr>
      <w:tr w:rsidR="008146DF" w:rsidRPr="00F1079C" w14:paraId="4981D315" w14:textId="77777777" w:rsidTr="00E31452">
        <w:tc>
          <w:tcPr>
            <w:tcW w:w="2332" w:type="dxa"/>
          </w:tcPr>
          <w:p w14:paraId="32051A9F" w14:textId="77777777" w:rsidR="008146DF" w:rsidRDefault="008146DF" w:rsidP="00E31452">
            <w:pPr>
              <w:widowControl w:val="0"/>
              <w:jc w:val="center"/>
              <w:rPr>
                <w:rFonts w:ascii="Tahoma" w:hAnsi="Tahoma"/>
                <w:b/>
                <w:sz w:val="24"/>
              </w:rPr>
            </w:pPr>
            <w:r>
              <w:rPr>
                <w:rFonts w:ascii="Arial Narrow" w:hAnsi="Arial Narrow"/>
                <w:sz w:val="24"/>
              </w:rPr>
              <w:t xml:space="preserve">Tuesday and Friday </w:t>
            </w:r>
          </w:p>
        </w:tc>
        <w:tc>
          <w:tcPr>
            <w:tcW w:w="2896" w:type="dxa"/>
            <w:gridSpan w:val="2"/>
          </w:tcPr>
          <w:p w14:paraId="08DB1AF5" w14:textId="77777777" w:rsidR="008146DF" w:rsidRPr="00762B76" w:rsidRDefault="008146DF" w:rsidP="00E31452">
            <w:pPr>
              <w:widowControl w:val="0"/>
              <w:jc w:val="center"/>
              <w:rPr>
                <w:rFonts w:ascii="Arial Narrow" w:hAnsi="Arial Narrow"/>
                <w:sz w:val="24"/>
                <w:lang w:val="fr-FR"/>
              </w:rPr>
            </w:pPr>
            <w:r w:rsidRPr="00762B76">
              <w:rPr>
                <w:rFonts w:ascii="Arial Narrow" w:hAnsi="Arial Narrow"/>
                <w:sz w:val="24"/>
                <w:lang w:val="fr-FR"/>
              </w:rPr>
              <w:t>3 sets / Exercise</w:t>
            </w:r>
          </w:p>
          <w:p w14:paraId="58A5F0A2" w14:textId="77777777" w:rsidR="008146DF" w:rsidRDefault="008146DF" w:rsidP="00E31452">
            <w:pPr>
              <w:widowControl w:val="0"/>
              <w:jc w:val="center"/>
              <w:rPr>
                <w:rFonts w:ascii="Arial Narrow" w:hAnsi="Arial Narrow"/>
                <w:sz w:val="24"/>
                <w:lang w:val="fr-FR"/>
              </w:rPr>
            </w:pPr>
            <w:r w:rsidRPr="00762B76">
              <w:rPr>
                <w:rFonts w:ascii="Arial Narrow" w:hAnsi="Arial Narrow"/>
                <w:sz w:val="24"/>
                <w:lang w:val="fr-FR"/>
              </w:rPr>
              <w:t>20 Reps / Exercise</w:t>
            </w:r>
          </w:p>
          <w:p w14:paraId="710D6990" w14:textId="77777777" w:rsidR="008146DF" w:rsidRPr="00762B76" w:rsidRDefault="008146DF" w:rsidP="00E31452">
            <w:pPr>
              <w:widowControl w:val="0"/>
              <w:jc w:val="center"/>
              <w:rPr>
                <w:rFonts w:ascii="Arial Narrow" w:hAnsi="Arial Narrow"/>
                <w:sz w:val="24"/>
                <w:lang w:val="fr-FR"/>
              </w:rPr>
            </w:pPr>
            <w:r>
              <w:rPr>
                <w:rFonts w:ascii="Arial Narrow" w:hAnsi="Arial Narrow"/>
                <w:sz w:val="24"/>
                <w:lang w:val="fr-FR"/>
              </w:rPr>
              <w:t>Superset Rounds :</w:t>
            </w:r>
          </w:p>
          <w:p w14:paraId="2A97BD0A" w14:textId="77777777" w:rsidR="008146DF" w:rsidRDefault="008146DF" w:rsidP="00E31452">
            <w:pPr>
              <w:widowControl w:val="0"/>
              <w:jc w:val="center"/>
              <w:rPr>
                <w:rFonts w:ascii="Arial Narrow" w:hAnsi="Arial Narrow" w:cs="Arial"/>
                <w:sz w:val="24"/>
                <w:lang w:val="fr-FR"/>
              </w:rPr>
            </w:pPr>
            <w:r w:rsidRPr="00762B76">
              <w:rPr>
                <w:rFonts w:ascii="Arial Narrow" w:hAnsi="Arial Narrow" w:cs="Arial"/>
                <w:sz w:val="24"/>
                <w:lang w:val="fr-FR"/>
              </w:rPr>
              <w:t>1-2-3 / 1-2-3 / 1-2-3</w:t>
            </w:r>
          </w:p>
          <w:p w14:paraId="1A3BE8B3" w14:textId="77777777" w:rsidR="008146DF" w:rsidRDefault="008146DF" w:rsidP="00E31452">
            <w:pPr>
              <w:widowControl w:val="0"/>
              <w:jc w:val="center"/>
              <w:rPr>
                <w:rFonts w:ascii="Arial Narrow" w:hAnsi="Arial Narrow" w:cs="Arial"/>
                <w:sz w:val="24"/>
                <w:lang w:val="fr-FR"/>
              </w:rPr>
            </w:pPr>
            <w:r>
              <w:rPr>
                <w:rFonts w:ascii="Arial Narrow" w:hAnsi="Arial Narrow" w:cs="Arial"/>
                <w:sz w:val="24"/>
                <w:lang w:val="fr-FR"/>
              </w:rPr>
              <w:t xml:space="preserve">4-5-6 / 4-5-6 / 4-5-6 </w:t>
            </w:r>
          </w:p>
          <w:p w14:paraId="075ADA1F" w14:textId="77777777" w:rsidR="008146DF" w:rsidRPr="00762B76" w:rsidRDefault="008146DF" w:rsidP="00E31452">
            <w:pPr>
              <w:widowControl w:val="0"/>
              <w:jc w:val="center"/>
              <w:rPr>
                <w:rFonts w:ascii="Arial Narrow" w:hAnsi="Arial Narrow" w:cs="Arial"/>
                <w:sz w:val="24"/>
                <w:lang w:val="fr-FR"/>
              </w:rPr>
            </w:pPr>
            <w:r>
              <w:rPr>
                <w:rFonts w:ascii="Arial Narrow" w:hAnsi="Arial Narrow" w:cs="Arial"/>
                <w:sz w:val="24"/>
                <w:lang w:val="fr-FR"/>
              </w:rPr>
              <w:t>7-8-9 / 7-8-9 / 7-8-9</w:t>
            </w:r>
          </w:p>
        </w:tc>
        <w:tc>
          <w:tcPr>
            <w:tcW w:w="2614" w:type="dxa"/>
            <w:gridSpan w:val="2"/>
          </w:tcPr>
          <w:p w14:paraId="436E887D" w14:textId="77777777" w:rsidR="008146DF" w:rsidRDefault="008146DF" w:rsidP="00E31452">
            <w:pPr>
              <w:widowControl w:val="0"/>
              <w:jc w:val="center"/>
              <w:rPr>
                <w:rFonts w:ascii="Tahoma" w:hAnsi="Tahoma"/>
                <w:b/>
                <w:sz w:val="24"/>
              </w:rPr>
            </w:pPr>
          </w:p>
          <w:p w14:paraId="02770A37" w14:textId="77777777" w:rsidR="008146DF" w:rsidRPr="00762B76" w:rsidRDefault="008146DF" w:rsidP="00E31452">
            <w:pPr>
              <w:widowControl w:val="0"/>
              <w:jc w:val="center"/>
              <w:rPr>
                <w:rFonts w:ascii="Tahoma" w:hAnsi="Tahoma"/>
                <w:sz w:val="24"/>
              </w:rPr>
            </w:pPr>
            <w:r w:rsidRPr="00762B76">
              <w:rPr>
                <w:rFonts w:ascii="Tahoma" w:hAnsi="Tahoma"/>
                <w:sz w:val="24"/>
              </w:rPr>
              <w:t>30 Minutes</w:t>
            </w:r>
          </w:p>
          <w:p w14:paraId="2BCF9B8D" w14:textId="77777777" w:rsidR="008146DF" w:rsidRDefault="008146DF" w:rsidP="00E31452">
            <w:pPr>
              <w:widowControl w:val="0"/>
              <w:jc w:val="center"/>
              <w:rPr>
                <w:rFonts w:ascii="Tahoma" w:hAnsi="Tahoma"/>
                <w:b/>
                <w:sz w:val="24"/>
              </w:rPr>
            </w:pPr>
            <w:r w:rsidRPr="00762B76">
              <w:rPr>
                <w:rFonts w:ascii="Tahoma" w:hAnsi="Tahoma"/>
                <w:sz w:val="24"/>
              </w:rPr>
              <w:t>10 minutes / Round</w:t>
            </w:r>
            <w:r>
              <w:rPr>
                <w:rFonts w:ascii="Tahoma" w:hAnsi="Tahoma"/>
                <w:b/>
                <w:sz w:val="24"/>
              </w:rPr>
              <w:t xml:space="preserve"> </w:t>
            </w:r>
          </w:p>
        </w:tc>
        <w:tc>
          <w:tcPr>
            <w:tcW w:w="2614" w:type="dxa"/>
          </w:tcPr>
          <w:p w14:paraId="568F3336" w14:textId="77777777" w:rsidR="008146DF" w:rsidRDefault="008146DF" w:rsidP="00E31452">
            <w:pPr>
              <w:widowControl w:val="0"/>
              <w:jc w:val="center"/>
              <w:rPr>
                <w:rFonts w:ascii="Arial Narrow" w:hAnsi="Arial Narrow"/>
                <w:sz w:val="24"/>
              </w:rPr>
            </w:pPr>
            <w:r>
              <w:rPr>
                <w:rFonts w:ascii="Arial Narrow" w:hAnsi="Arial Narrow"/>
                <w:sz w:val="24"/>
              </w:rPr>
              <w:t xml:space="preserve">Free Weights </w:t>
            </w:r>
          </w:p>
          <w:p w14:paraId="4EAC77EE" w14:textId="77777777" w:rsidR="008146DF" w:rsidRPr="00F1079C" w:rsidRDefault="008146DF" w:rsidP="00E31452">
            <w:pPr>
              <w:widowControl w:val="0"/>
              <w:jc w:val="center"/>
              <w:rPr>
                <w:rFonts w:ascii="Arial Narrow" w:hAnsi="Arial Narrow"/>
                <w:sz w:val="24"/>
              </w:rPr>
            </w:pPr>
            <w:r>
              <w:rPr>
                <w:rFonts w:ascii="Arial Narrow" w:hAnsi="Arial Narrow"/>
                <w:sz w:val="24"/>
              </w:rPr>
              <w:t xml:space="preserve">Body Weight </w:t>
            </w:r>
          </w:p>
        </w:tc>
      </w:tr>
      <w:tr w:rsidR="008146DF" w:rsidRPr="00721C23" w14:paraId="753790F9" w14:textId="77777777" w:rsidTr="00E31452">
        <w:tc>
          <w:tcPr>
            <w:tcW w:w="3485" w:type="dxa"/>
            <w:gridSpan w:val="2"/>
          </w:tcPr>
          <w:p w14:paraId="148B9C81" w14:textId="77777777" w:rsidR="008146DF" w:rsidRDefault="008146DF" w:rsidP="00E31452">
            <w:pPr>
              <w:widowControl w:val="0"/>
              <w:jc w:val="center"/>
              <w:rPr>
                <w:rFonts w:ascii="Arial Narrow" w:hAnsi="Arial Narrow"/>
                <w:sz w:val="24"/>
              </w:rPr>
            </w:pPr>
            <w:r>
              <w:rPr>
                <w:rFonts w:ascii="Arial Narrow" w:hAnsi="Arial Narrow"/>
                <w:sz w:val="24"/>
              </w:rPr>
              <w:t>Upper Body Exercises</w:t>
            </w:r>
          </w:p>
        </w:tc>
        <w:tc>
          <w:tcPr>
            <w:tcW w:w="3485" w:type="dxa"/>
            <w:gridSpan w:val="2"/>
          </w:tcPr>
          <w:p w14:paraId="4AFFCC77" w14:textId="77777777" w:rsidR="008146DF" w:rsidRPr="00721C23" w:rsidRDefault="008146DF" w:rsidP="00E31452">
            <w:pPr>
              <w:jc w:val="center"/>
              <w:rPr>
                <w:rFonts w:ascii="Arial Narrow" w:hAnsi="Arial Narrow"/>
                <w:sz w:val="24"/>
              </w:rPr>
            </w:pPr>
            <w:r w:rsidRPr="00721C23">
              <w:rPr>
                <w:rFonts w:ascii="Arial Narrow" w:hAnsi="Arial Narrow"/>
                <w:sz w:val="24"/>
              </w:rPr>
              <w:t>Lower Bod</w:t>
            </w:r>
            <w:r>
              <w:rPr>
                <w:rFonts w:ascii="Arial Narrow" w:hAnsi="Arial Narrow"/>
                <w:sz w:val="24"/>
              </w:rPr>
              <w:t>y Exercises</w:t>
            </w:r>
          </w:p>
        </w:tc>
        <w:tc>
          <w:tcPr>
            <w:tcW w:w="3486" w:type="dxa"/>
            <w:gridSpan w:val="2"/>
          </w:tcPr>
          <w:p w14:paraId="5253D5A2" w14:textId="77777777" w:rsidR="008146DF" w:rsidRPr="00721C23" w:rsidRDefault="008146DF" w:rsidP="00E31452">
            <w:pPr>
              <w:widowControl w:val="0"/>
              <w:jc w:val="center"/>
              <w:rPr>
                <w:rFonts w:ascii="Arial Narrow" w:hAnsi="Arial Narrow"/>
                <w:sz w:val="24"/>
              </w:rPr>
            </w:pPr>
            <w:r w:rsidRPr="00721C23">
              <w:rPr>
                <w:rFonts w:ascii="Arial Narrow" w:hAnsi="Arial Narrow"/>
                <w:sz w:val="24"/>
              </w:rPr>
              <w:t>Trunk / Core</w:t>
            </w:r>
            <w:r>
              <w:rPr>
                <w:rFonts w:ascii="Arial Narrow" w:hAnsi="Arial Narrow"/>
                <w:sz w:val="24"/>
              </w:rPr>
              <w:t xml:space="preserve"> Exercises</w:t>
            </w:r>
          </w:p>
        </w:tc>
      </w:tr>
      <w:tr w:rsidR="008146DF" w:rsidRPr="009E2832" w14:paraId="69A55419" w14:textId="77777777" w:rsidTr="00E31452">
        <w:tc>
          <w:tcPr>
            <w:tcW w:w="3485" w:type="dxa"/>
            <w:gridSpan w:val="2"/>
          </w:tcPr>
          <w:p w14:paraId="6FC19A96" w14:textId="77777777" w:rsidR="008146DF" w:rsidRDefault="008146DF" w:rsidP="00E31452">
            <w:pPr>
              <w:jc w:val="center"/>
              <w:rPr>
                <w:rFonts w:ascii="Arial Narrow" w:hAnsi="Arial Narrow"/>
                <w:sz w:val="24"/>
              </w:rPr>
            </w:pPr>
            <w:r>
              <w:rPr>
                <w:rFonts w:ascii="Arial Narrow" w:hAnsi="Arial Narrow"/>
                <w:sz w:val="24"/>
              </w:rPr>
              <w:t>1. Push-Ups (20)</w:t>
            </w:r>
          </w:p>
          <w:p w14:paraId="71546FB0" w14:textId="77777777" w:rsidR="008146DF" w:rsidRDefault="008146DF" w:rsidP="00E31452">
            <w:pPr>
              <w:jc w:val="center"/>
              <w:rPr>
                <w:rFonts w:ascii="Arial Narrow" w:hAnsi="Arial Narrow"/>
                <w:sz w:val="24"/>
              </w:rPr>
            </w:pPr>
            <w:r>
              <w:rPr>
                <w:rFonts w:ascii="Arial Narrow" w:hAnsi="Arial Narrow"/>
                <w:sz w:val="24"/>
              </w:rPr>
              <w:t>4. Barbell Row (15)</w:t>
            </w:r>
          </w:p>
          <w:p w14:paraId="4F4DB53D" w14:textId="77777777" w:rsidR="008146DF" w:rsidRDefault="008146DF" w:rsidP="00E31452">
            <w:pPr>
              <w:jc w:val="center"/>
              <w:rPr>
                <w:rFonts w:ascii="Arial Narrow" w:hAnsi="Arial Narrow"/>
                <w:sz w:val="24"/>
              </w:rPr>
            </w:pPr>
            <w:r>
              <w:rPr>
                <w:rFonts w:ascii="Arial Narrow" w:hAnsi="Arial Narrow"/>
                <w:sz w:val="24"/>
              </w:rPr>
              <w:t>7. Seated Dbell Shoulder Press (15)</w:t>
            </w:r>
          </w:p>
        </w:tc>
        <w:tc>
          <w:tcPr>
            <w:tcW w:w="3485" w:type="dxa"/>
            <w:gridSpan w:val="2"/>
          </w:tcPr>
          <w:p w14:paraId="732EBA33" w14:textId="77777777" w:rsidR="008146DF" w:rsidRPr="00866834" w:rsidRDefault="008146DF" w:rsidP="00E31452">
            <w:pPr>
              <w:widowControl w:val="0"/>
              <w:jc w:val="center"/>
              <w:rPr>
                <w:rFonts w:ascii="Arial Narrow" w:hAnsi="Arial Narrow"/>
                <w:sz w:val="24"/>
              </w:rPr>
            </w:pPr>
            <w:r>
              <w:rPr>
                <w:rFonts w:ascii="Arial Narrow" w:hAnsi="Arial Narrow"/>
                <w:sz w:val="24"/>
              </w:rPr>
              <w:t>2. Forward Lunges (20)</w:t>
            </w:r>
          </w:p>
          <w:p w14:paraId="62AA3CF2" w14:textId="77777777" w:rsidR="008146DF" w:rsidRDefault="008146DF" w:rsidP="00E31452">
            <w:pPr>
              <w:widowControl w:val="0"/>
              <w:jc w:val="center"/>
              <w:rPr>
                <w:rFonts w:ascii="Arial Narrow" w:hAnsi="Arial Narrow"/>
                <w:sz w:val="24"/>
              </w:rPr>
            </w:pPr>
            <w:r>
              <w:rPr>
                <w:rFonts w:ascii="Arial Narrow" w:hAnsi="Arial Narrow"/>
                <w:sz w:val="24"/>
              </w:rPr>
              <w:t>5. Barbell Squats (15)</w:t>
            </w:r>
            <w:r w:rsidRPr="00866834">
              <w:rPr>
                <w:rFonts w:ascii="Arial Narrow" w:hAnsi="Arial Narrow"/>
                <w:sz w:val="24"/>
              </w:rPr>
              <w:t xml:space="preserve"> </w:t>
            </w:r>
          </w:p>
          <w:p w14:paraId="37F10B06" w14:textId="77777777" w:rsidR="008146DF" w:rsidRDefault="008146DF" w:rsidP="00E31452">
            <w:pPr>
              <w:widowControl w:val="0"/>
              <w:jc w:val="center"/>
              <w:rPr>
                <w:rFonts w:ascii="Arial Narrow" w:hAnsi="Arial Narrow"/>
                <w:sz w:val="24"/>
              </w:rPr>
            </w:pPr>
            <w:r>
              <w:rPr>
                <w:rFonts w:ascii="Arial Narrow" w:hAnsi="Arial Narrow"/>
                <w:sz w:val="24"/>
              </w:rPr>
              <w:t>8. Elevated Hamstring Bridge (15-20)</w:t>
            </w:r>
          </w:p>
        </w:tc>
        <w:tc>
          <w:tcPr>
            <w:tcW w:w="3486" w:type="dxa"/>
            <w:gridSpan w:val="2"/>
          </w:tcPr>
          <w:p w14:paraId="3540A95E" w14:textId="77777777" w:rsidR="008146DF" w:rsidRDefault="008146DF" w:rsidP="00E31452">
            <w:pPr>
              <w:widowControl w:val="0"/>
              <w:jc w:val="center"/>
              <w:rPr>
                <w:rFonts w:ascii="Arial Narrow" w:hAnsi="Arial Narrow"/>
                <w:sz w:val="24"/>
              </w:rPr>
            </w:pPr>
            <w:r>
              <w:rPr>
                <w:rFonts w:ascii="Arial Narrow" w:hAnsi="Arial Narrow"/>
                <w:sz w:val="24"/>
              </w:rPr>
              <w:t>3. Oblique Twists (20)</w:t>
            </w:r>
          </w:p>
          <w:p w14:paraId="0CAE39DE" w14:textId="77777777" w:rsidR="008146DF" w:rsidRPr="009E2832" w:rsidRDefault="008146DF" w:rsidP="00E31452">
            <w:pPr>
              <w:widowControl w:val="0"/>
              <w:jc w:val="center"/>
              <w:rPr>
                <w:rFonts w:ascii="Arial Narrow" w:hAnsi="Arial Narrow"/>
                <w:sz w:val="24"/>
                <w:lang w:val="en-US"/>
              </w:rPr>
            </w:pPr>
            <w:r w:rsidRPr="009E2832">
              <w:rPr>
                <w:rFonts w:ascii="Arial Narrow" w:hAnsi="Arial Narrow"/>
                <w:sz w:val="24"/>
                <w:lang w:val="en-US"/>
              </w:rPr>
              <w:t>6. Combat Plank (15)</w:t>
            </w:r>
          </w:p>
          <w:p w14:paraId="12EEAE67" w14:textId="77777777" w:rsidR="008146DF" w:rsidRPr="009E2832" w:rsidRDefault="008146DF" w:rsidP="00E31452">
            <w:pPr>
              <w:widowControl w:val="0"/>
              <w:jc w:val="center"/>
              <w:rPr>
                <w:rFonts w:ascii="Arial Narrow" w:hAnsi="Arial Narrow"/>
                <w:sz w:val="24"/>
                <w:lang w:val="en-US"/>
              </w:rPr>
            </w:pPr>
            <w:r w:rsidRPr="009E2832">
              <w:rPr>
                <w:rFonts w:ascii="Arial Narrow" w:hAnsi="Arial Narrow"/>
                <w:sz w:val="24"/>
                <w:lang w:val="en-US"/>
              </w:rPr>
              <w:t>9. Kbell Swing (15-20)</w:t>
            </w:r>
          </w:p>
        </w:tc>
      </w:tr>
    </w:tbl>
    <w:p w14:paraId="06982325" w14:textId="77777777" w:rsidR="008146DF" w:rsidRPr="009E2832" w:rsidRDefault="008146DF" w:rsidP="008146DF">
      <w:pPr>
        <w:rPr>
          <w:lang w:val="en-U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32"/>
        <w:gridCol w:w="1153"/>
        <w:gridCol w:w="1743"/>
        <w:gridCol w:w="1742"/>
        <w:gridCol w:w="872"/>
        <w:gridCol w:w="2614"/>
      </w:tblGrid>
      <w:tr w:rsidR="008146DF" w:rsidRPr="00F1079C" w14:paraId="0FCCB300" w14:textId="77777777" w:rsidTr="00E31452">
        <w:tc>
          <w:tcPr>
            <w:tcW w:w="10456" w:type="dxa"/>
            <w:gridSpan w:val="6"/>
          </w:tcPr>
          <w:p w14:paraId="1588F0AD" w14:textId="77777777" w:rsidR="008146DF" w:rsidRPr="003028BF" w:rsidRDefault="008146DF" w:rsidP="00E31452">
            <w:pPr>
              <w:widowControl w:val="0"/>
              <w:jc w:val="center"/>
              <w:rPr>
                <w:rFonts w:ascii="Tahoma" w:hAnsi="Tahoma"/>
                <w:b/>
                <w:color w:val="0070C0"/>
                <w:sz w:val="36"/>
              </w:rPr>
            </w:pPr>
            <w:r w:rsidRPr="003028BF">
              <w:rPr>
                <w:rFonts w:ascii="Tahoma" w:hAnsi="Tahoma"/>
                <w:b/>
                <w:color w:val="0070C0"/>
                <w:sz w:val="36"/>
              </w:rPr>
              <w:t xml:space="preserve">Goal: Strength </w:t>
            </w:r>
          </w:p>
          <w:p w14:paraId="4185D319" w14:textId="77777777" w:rsidR="008146DF" w:rsidRPr="00F1079C" w:rsidRDefault="008146DF" w:rsidP="00E31452">
            <w:pPr>
              <w:widowControl w:val="0"/>
              <w:jc w:val="center"/>
              <w:rPr>
                <w:rFonts w:ascii="Tahoma" w:hAnsi="Tahoma"/>
                <w:sz w:val="24"/>
              </w:rPr>
            </w:pPr>
            <w:r w:rsidRPr="00F1079C">
              <w:rPr>
                <w:rFonts w:ascii="Tahoma" w:hAnsi="Tahoma"/>
                <w:sz w:val="24"/>
              </w:rPr>
              <w:t xml:space="preserve">Level: </w:t>
            </w:r>
            <w:r>
              <w:rPr>
                <w:rFonts w:ascii="Tahoma" w:hAnsi="Tahoma"/>
                <w:sz w:val="24"/>
              </w:rPr>
              <w:t xml:space="preserve">Intermediate to Advanced </w:t>
            </w:r>
          </w:p>
          <w:p w14:paraId="46002D0A" w14:textId="77777777" w:rsidR="008146DF" w:rsidRPr="00F1079C" w:rsidRDefault="008146DF" w:rsidP="00E31452">
            <w:pPr>
              <w:widowControl w:val="0"/>
              <w:jc w:val="center"/>
              <w:rPr>
                <w:rFonts w:ascii="Tahoma" w:hAnsi="Tahoma"/>
                <w:sz w:val="24"/>
              </w:rPr>
            </w:pPr>
            <w:r w:rsidRPr="00F1079C">
              <w:rPr>
                <w:rFonts w:ascii="Tahoma" w:hAnsi="Tahoma"/>
                <w:sz w:val="24"/>
              </w:rPr>
              <w:t xml:space="preserve">Type: </w:t>
            </w:r>
            <w:r>
              <w:rPr>
                <w:rFonts w:ascii="Tahoma" w:hAnsi="Tahoma"/>
                <w:sz w:val="24"/>
              </w:rPr>
              <w:t>3 Day Split Workout (Push-Pull-Legs and Core) / Straight Sets</w:t>
            </w:r>
          </w:p>
        </w:tc>
      </w:tr>
      <w:tr w:rsidR="008146DF" w14:paraId="52F7DF85" w14:textId="77777777" w:rsidTr="00E31452">
        <w:tc>
          <w:tcPr>
            <w:tcW w:w="2332" w:type="dxa"/>
          </w:tcPr>
          <w:p w14:paraId="3AFBBCB9" w14:textId="77777777" w:rsidR="008146DF" w:rsidRDefault="008146DF" w:rsidP="00E31452">
            <w:pPr>
              <w:widowControl w:val="0"/>
              <w:jc w:val="center"/>
              <w:rPr>
                <w:rFonts w:ascii="Tahoma" w:hAnsi="Tahoma"/>
                <w:b/>
                <w:sz w:val="24"/>
              </w:rPr>
            </w:pPr>
            <w:r>
              <w:rPr>
                <w:rFonts w:ascii="Tahoma" w:hAnsi="Tahoma"/>
                <w:b/>
                <w:sz w:val="24"/>
              </w:rPr>
              <w:t>Frequency</w:t>
            </w:r>
          </w:p>
        </w:tc>
        <w:tc>
          <w:tcPr>
            <w:tcW w:w="2896" w:type="dxa"/>
            <w:gridSpan w:val="2"/>
          </w:tcPr>
          <w:p w14:paraId="6683E81C" w14:textId="77777777" w:rsidR="008146DF" w:rsidRDefault="008146DF" w:rsidP="00E31452">
            <w:pPr>
              <w:widowControl w:val="0"/>
              <w:jc w:val="center"/>
              <w:rPr>
                <w:rFonts w:ascii="Tahoma" w:hAnsi="Tahoma"/>
                <w:b/>
                <w:sz w:val="24"/>
              </w:rPr>
            </w:pPr>
            <w:r>
              <w:rPr>
                <w:rFonts w:ascii="Tahoma" w:hAnsi="Tahoma"/>
                <w:b/>
                <w:sz w:val="24"/>
              </w:rPr>
              <w:t xml:space="preserve">Intensity </w:t>
            </w:r>
          </w:p>
        </w:tc>
        <w:tc>
          <w:tcPr>
            <w:tcW w:w="2614" w:type="dxa"/>
            <w:gridSpan w:val="2"/>
          </w:tcPr>
          <w:p w14:paraId="6D6C7161" w14:textId="77777777" w:rsidR="008146DF" w:rsidRDefault="008146DF" w:rsidP="00E31452">
            <w:pPr>
              <w:widowControl w:val="0"/>
              <w:jc w:val="center"/>
              <w:rPr>
                <w:rFonts w:ascii="Tahoma" w:hAnsi="Tahoma"/>
                <w:b/>
                <w:sz w:val="24"/>
              </w:rPr>
            </w:pPr>
            <w:r>
              <w:rPr>
                <w:rFonts w:ascii="Tahoma" w:hAnsi="Tahoma"/>
                <w:b/>
                <w:sz w:val="24"/>
              </w:rPr>
              <w:t>Time of Workout</w:t>
            </w:r>
          </w:p>
        </w:tc>
        <w:tc>
          <w:tcPr>
            <w:tcW w:w="2614" w:type="dxa"/>
          </w:tcPr>
          <w:p w14:paraId="74469610" w14:textId="77777777" w:rsidR="008146DF" w:rsidRDefault="008146DF" w:rsidP="00E31452">
            <w:pPr>
              <w:widowControl w:val="0"/>
              <w:jc w:val="center"/>
              <w:rPr>
                <w:rFonts w:ascii="Tahoma" w:hAnsi="Tahoma"/>
                <w:b/>
                <w:sz w:val="24"/>
              </w:rPr>
            </w:pPr>
            <w:r>
              <w:rPr>
                <w:rFonts w:ascii="Tahoma" w:hAnsi="Tahoma"/>
                <w:b/>
                <w:sz w:val="24"/>
              </w:rPr>
              <w:t xml:space="preserve">Type </w:t>
            </w:r>
          </w:p>
        </w:tc>
      </w:tr>
      <w:tr w:rsidR="008146DF" w:rsidRPr="00F1079C" w14:paraId="2C849E85" w14:textId="77777777" w:rsidTr="00E31452">
        <w:tc>
          <w:tcPr>
            <w:tcW w:w="2332" w:type="dxa"/>
          </w:tcPr>
          <w:p w14:paraId="0A46C6F7" w14:textId="77777777" w:rsidR="008146DF" w:rsidRDefault="008146DF" w:rsidP="00E31452">
            <w:pPr>
              <w:widowControl w:val="0"/>
              <w:jc w:val="center"/>
              <w:rPr>
                <w:rFonts w:ascii="Arial Narrow" w:hAnsi="Arial Narrow"/>
                <w:sz w:val="24"/>
              </w:rPr>
            </w:pPr>
            <w:r>
              <w:rPr>
                <w:rFonts w:ascii="Arial Narrow" w:hAnsi="Arial Narrow"/>
                <w:sz w:val="24"/>
              </w:rPr>
              <w:t>Mon-Tue-Thu-Sat</w:t>
            </w:r>
          </w:p>
          <w:p w14:paraId="584B9672" w14:textId="77777777" w:rsidR="008146DF" w:rsidRDefault="008146DF" w:rsidP="00E31452">
            <w:pPr>
              <w:widowControl w:val="0"/>
              <w:jc w:val="center"/>
              <w:rPr>
                <w:rFonts w:ascii="Arial Narrow" w:hAnsi="Arial Narrow"/>
                <w:sz w:val="24"/>
              </w:rPr>
            </w:pPr>
            <w:r>
              <w:rPr>
                <w:rFonts w:ascii="Arial Narrow" w:hAnsi="Arial Narrow"/>
                <w:sz w:val="24"/>
              </w:rPr>
              <w:t xml:space="preserve">Wk 1: Day 1-2-3-1 </w:t>
            </w:r>
          </w:p>
          <w:p w14:paraId="66D76D67" w14:textId="77777777" w:rsidR="008146DF" w:rsidRDefault="008146DF" w:rsidP="00E31452">
            <w:pPr>
              <w:widowControl w:val="0"/>
              <w:jc w:val="center"/>
              <w:rPr>
                <w:rFonts w:ascii="Arial Narrow" w:hAnsi="Arial Narrow"/>
                <w:sz w:val="24"/>
              </w:rPr>
            </w:pPr>
            <w:r>
              <w:rPr>
                <w:rFonts w:ascii="Arial Narrow" w:hAnsi="Arial Narrow"/>
                <w:sz w:val="24"/>
              </w:rPr>
              <w:t>Wk 2: Day 2-3-1-2</w:t>
            </w:r>
          </w:p>
          <w:p w14:paraId="718CE806" w14:textId="77777777" w:rsidR="008146DF" w:rsidRPr="0025431A" w:rsidRDefault="008146DF" w:rsidP="00E31452">
            <w:pPr>
              <w:widowControl w:val="0"/>
              <w:jc w:val="center"/>
              <w:rPr>
                <w:rFonts w:ascii="Arial Narrow" w:hAnsi="Arial Narrow"/>
                <w:sz w:val="24"/>
              </w:rPr>
            </w:pPr>
            <w:r>
              <w:rPr>
                <w:rFonts w:ascii="Arial Narrow" w:hAnsi="Arial Narrow"/>
                <w:sz w:val="24"/>
              </w:rPr>
              <w:t>Wk 3: Day 3-1-2-3</w:t>
            </w:r>
          </w:p>
        </w:tc>
        <w:tc>
          <w:tcPr>
            <w:tcW w:w="2896" w:type="dxa"/>
            <w:gridSpan w:val="2"/>
          </w:tcPr>
          <w:p w14:paraId="45AE25B1" w14:textId="77777777" w:rsidR="008146DF" w:rsidRPr="00721C23" w:rsidRDefault="008146DF" w:rsidP="00E31452">
            <w:pPr>
              <w:widowControl w:val="0"/>
              <w:jc w:val="center"/>
              <w:rPr>
                <w:rFonts w:ascii="Arial Narrow" w:hAnsi="Arial Narrow"/>
                <w:sz w:val="24"/>
              </w:rPr>
            </w:pPr>
            <w:r>
              <w:rPr>
                <w:rFonts w:ascii="Arial Narrow" w:hAnsi="Arial Narrow"/>
                <w:sz w:val="24"/>
              </w:rPr>
              <w:t>4-5</w:t>
            </w:r>
            <w:r w:rsidRPr="00721C23">
              <w:rPr>
                <w:rFonts w:ascii="Arial Narrow" w:hAnsi="Arial Narrow"/>
                <w:sz w:val="24"/>
              </w:rPr>
              <w:t xml:space="preserve"> sets</w:t>
            </w:r>
            <w:r>
              <w:rPr>
                <w:rFonts w:ascii="Arial Narrow" w:hAnsi="Arial Narrow"/>
                <w:sz w:val="24"/>
              </w:rPr>
              <w:t xml:space="preserve"> / Exercise</w:t>
            </w:r>
          </w:p>
          <w:p w14:paraId="44E8C65A" w14:textId="77777777" w:rsidR="008146DF" w:rsidRDefault="008146DF" w:rsidP="00E31452">
            <w:pPr>
              <w:widowControl w:val="0"/>
              <w:jc w:val="center"/>
              <w:rPr>
                <w:rFonts w:ascii="Arial Narrow" w:hAnsi="Arial Narrow"/>
                <w:sz w:val="24"/>
              </w:rPr>
            </w:pPr>
            <w:r>
              <w:rPr>
                <w:rFonts w:ascii="Arial Narrow" w:hAnsi="Arial Narrow"/>
                <w:sz w:val="24"/>
              </w:rPr>
              <w:t xml:space="preserve">6-10 </w:t>
            </w:r>
            <w:r w:rsidRPr="00721C23">
              <w:rPr>
                <w:rFonts w:ascii="Arial Narrow" w:hAnsi="Arial Narrow"/>
                <w:sz w:val="24"/>
              </w:rPr>
              <w:t>Reps</w:t>
            </w:r>
            <w:r>
              <w:rPr>
                <w:rFonts w:ascii="Arial Narrow" w:hAnsi="Arial Narrow"/>
                <w:sz w:val="24"/>
              </w:rPr>
              <w:t xml:space="preserve"> Max</w:t>
            </w:r>
            <w:r w:rsidRPr="00721C23">
              <w:rPr>
                <w:rFonts w:ascii="Arial Narrow" w:hAnsi="Arial Narrow"/>
                <w:sz w:val="24"/>
              </w:rPr>
              <w:t xml:space="preserve"> / Exercise</w:t>
            </w:r>
          </w:p>
          <w:p w14:paraId="310E3660" w14:textId="77777777" w:rsidR="008146DF" w:rsidRDefault="008146DF" w:rsidP="00E31452">
            <w:pPr>
              <w:widowControl w:val="0"/>
              <w:jc w:val="center"/>
              <w:rPr>
                <w:rFonts w:ascii="Tahoma" w:hAnsi="Tahoma"/>
                <w:b/>
                <w:sz w:val="24"/>
              </w:rPr>
            </w:pPr>
            <w:r>
              <w:rPr>
                <w:rFonts w:ascii="Arial Narrow" w:hAnsi="Arial Narrow"/>
                <w:sz w:val="24"/>
              </w:rPr>
              <w:t>1-2 min</w:t>
            </w:r>
            <w:r w:rsidRPr="00721C23">
              <w:rPr>
                <w:rFonts w:ascii="Arial Narrow" w:hAnsi="Arial Narrow"/>
                <w:sz w:val="24"/>
              </w:rPr>
              <w:t xml:space="preserve"> rest btw sets</w:t>
            </w:r>
          </w:p>
        </w:tc>
        <w:tc>
          <w:tcPr>
            <w:tcW w:w="2614" w:type="dxa"/>
            <w:gridSpan w:val="2"/>
          </w:tcPr>
          <w:p w14:paraId="0948C5E3" w14:textId="77777777" w:rsidR="008146DF" w:rsidRDefault="008146DF" w:rsidP="00E31452">
            <w:pPr>
              <w:widowControl w:val="0"/>
              <w:jc w:val="center"/>
              <w:rPr>
                <w:rFonts w:ascii="Tahoma" w:hAnsi="Tahoma"/>
                <w:b/>
                <w:sz w:val="24"/>
              </w:rPr>
            </w:pPr>
            <w:r w:rsidRPr="00F1079C">
              <w:rPr>
                <w:rFonts w:ascii="Tahoma" w:hAnsi="Tahoma"/>
                <w:sz w:val="24"/>
              </w:rPr>
              <w:t xml:space="preserve">45 Minutes </w:t>
            </w:r>
            <w:r>
              <w:rPr>
                <w:rFonts w:ascii="Tahoma" w:hAnsi="Tahoma"/>
                <w:sz w:val="24"/>
              </w:rPr>
              <w:t>/ Day</w:t>
            </w:r>
          </w:p>
          <w:p w14:paraId="47DC541B" w14:textId="77777777" w:rsidR="008146DF" w:rsidRDefault="008146DF" w:rsidP="00E31452">
            <w:pPr>
              <w:widowControl w:val="0"/>
              <w:jc w:val="center"/>
              <w:rPr>
                <w:rFonts w:ascii="Tahoma" w:hAnsi="Tahoma"/>
                <w:b/>
                <w:sz w:val="24"/>
              </w:rPr>
            </w:pPr>
          </w:p>
        </w:tc>
        <w:tc>
          <w:tcPr>
            <w:tcW w:w="2614" w:type="dxa"/>
          </w:tcPr>
          <w:p w14:paraId="6A9363F3" w14:textId="77777777" w:rsidR="008146DF" w:rsidRDefault="008146DF" w:rsidP="00E31452">
            <w:pPr>
              <w:widowControl w:val="0"/>
              <w:jc w:val="center"/>
              <w:rPr>
                <w:rFonts w:ascii="Arial Narrow" w:hAnsi="Arial Narrow"/>
                <w:sz w:val="24"/>
              </w:rPr>
            </w:pPr>
            <w:r>
              <w:rPr>
                <w:rFonts w:ascii="Arial Narrow" w:hAnsi="Arial Narrow"/>
                <w:sz w:val="24"/>
              </w:rPr>
              <w:t xml:space="preserve">Free Weights </w:t>
            </w:r>
          </w:p>
          <w:p w14:paraId="336E60CE" w14:textId="77777777" w:rsidR="008146DF" w:rsidRPr="00F1079C" w:rsidRDefault="008146DF" w:rsidP="00E31452">
            <w:pPr>
              <w:widowControl w:val="0"/>
              <w:jc w:val="center"/>
              <w:rPr>
                <w:rFonts w:ascii="Arial Narrow" w:hAnsi="Arial Narrow"/>
                <w:sz w:val="24"/>
              </w:rPr>
            </w:pPr>
            <w:r>
              <w:rPr>
                <w:rFonts w:ascii="Arial Narrow" w:hAnsi="Arial Narrow"/>
                <w:sz w:val="24"/>
              </w:rPr>
              <w:t xml:space="preserve">Body Weight </w:t>
            </w:r>
          </w:p>
        </w:tc>
      </w:tr>
      <w:tr w:rsidR="008146DF" w:rsidRPr="00721C23" w14:paraId="5CD87DD6" w14:textId="77777777" w:rsidTr="00E31452">
        <w:tc>
          <w:tcPr>
            <w:tcW w:w="3485" w:type="dxa"/>
            <w:gridSpan w:val="2"/>
          </w:tcPr>
          <w:p w14:paraId="76C22C6E" w14:textId="77777777" w:rsidR="008146DF" w:rsidRDefault="008146DF" w:rsidP="00E31452">
            <w:pPr>
              <w:widowControl w:val="0"/>
              <w:jc w:val="center"/>
              <w:rPr>
                <w:rFonts w:ascii="Arial Narrow" w:hAnsi="Arial Narrow"/>
                <w:sz w:val="24"/>
              </w:rPr>
            </w:pPr>
            <w:r>
              <w:rPr>
                <w:rFonts w:ascii="Arial Narrow" w:hAnsi="Arial Narrow"/>
                <w:sz w:val="24"/>
              </w:rPr>
              <w:t>Day 1 – Push</w:t>
            </w:r>
          </w:p>
          <w:p w14:paraId="122F692E" w14:textId="77777777" w:rsidR="008146DF" w:rsidRDefault="008146DF" w:rsidP="00E31452">
            <w:pPr>
              <w:widowControl w:val="0"/>
              <w:jc w:val="center"/>
              <w:rPr>
                <w:rFonts w:ascii="Arial Narrow" w:hAnsi="Arial Narrow"/>
                <w:sz w:val="24"/>
              </w:rPr>
            </w:pPr>
            <w:r>
              <w:rPr>
                <w:rFonts w:ascii="Arial Narrow" w:hAnsi="Arial Narrow"/>
                <w:sz w:val="24"/>
              </w:rPr>
              <w:t>Chest, Triceps, Shoulders</w:t>
            </w:r>
          </w:p>
        </w:tc>
        <w:tc>
          <w:tcPr>
            <w:tcW w:w="3485" w:type="dxa"/>
            <w:gridSpan w:val="2"/>
          </w:tcPr>
          <w:p w14:paraId="3FE2CEDF" w14:textId="77777777" w:rsidR="008146DF" w:rsidRDefault="008146DF" w:rsidP="00E31452">
            <w:pPr>
              <w:widowControl w:val="0"/>
              <w:jc w:val="center"/>
              <w:rPr>
                <w:rFonts w:ascii="Arial Narrow" w:hAnsi="Arial Narrow"/>
                <w:sz w:val="24"/>
              </w:rPr>
            </w:pPr>
            <w:r>
              <w:rPr>
                <w:rFonts w:ascii="Arial Narrow" w:hAnsi="Arial Narrow"/>
                <w:sz w:val="24"/>
              </w:rPr>
              <w:t xml:space="preserve">Day 2 – Pull </w:t>
            </w:r>
          </w:p>
          <w:p w14:paraId="7B270D96" w14:textId="77777777" w:rsidR="008146DF" w:rsidRPr="00721C23" w:rsidRDefault="008146DF" w:rsidP="00E31452">
            <w:pPr>
              <w:widowControl w:val="0"/>
              <w:jc w:val="center"/>
              <w:rPr>
                <w:rFonts w:ascii="Arial Narrow" w:hAnsi="Arial Narrow"/>
                <w:sz w:val="24"/>
              </w:rPr>
            </w:pPr>
            <w:r>
              <w:rPr>
                <w:rFonts w:ascii="Arial Narrow" w:hAnsi="Arial Narrow"/>
                <w:sz w:val="24"/>
              </w:rPr>
              <w:t>Back and Biceps</w:t>
            </w:r>
          </w:p>
        </w:tc>
        <w:tc>
          <w:tcPr>
            <w:tcW w:w="3486" w:type="dxa"/>
            <w:gridSpan w:val="2"/>
          </w:tcPr>
          <w:p w14:paraId="244125C3" w14:textId="77777777" w:rsidR="008146DF" w:rsidRDefault="008146DF" w:rsidP="00E31452">
            <w:pPr>
              <w:widowControl w:val="0"/>
              <w:jc w:val="center"/>
              <w:rPr>
                <w:rFonts w:ascii="Arial Narrow" w:hAnsi="Arial Narrow"/>
                <w:sz w:val="24"/>
              </w:rPr>
            </w:pPr>
            <w:r>
              <w:rPr>
                <w:rFonts w:ascii="Arial Narrow" w:hAnsi="Arial Narrow"/>
                <w:sz w:val="24"/>
              </w:rPr>
              <w:t xml:space="preserve">Day 3 </w:t>
            </w:r>
          </w:p>
          <w:p w14:paraId="72525D76" w14:textId="77777777" w:rsidR="008146DF" w:rsidRPr="00721C23" w:rsidRDefault="008146DF" w:rsidP="00E31452">
            <w:pPr>
              <w:widowControl w:val="0"/>
              <w:jc w:val="center"/>
              <w:rPr>
                <w:rFonts w:ascii="Arial Narrow" w:hAnsi="Arial Narrow"/>
                <w:sz w:val="24"/>
              </w:rPr>
            </w:pPr>
            <w:r>
              <w:rPr>
                <w:rFonts w:ascii="Arial Narrow" w:hAnsi="Arial Narrow"/>
                <w:sz w:val="24"/>
              </w:rPr>
              <w:t xml:space="preserve">Legs and Core </w:t>
            </w:r>
          </w:p>
        </w:tc>
      </w:tr>
      <w:tr w:rsidR="008146DF" w14:paraId="2CE5B74B" w14:textId="77777777" w:rsidTr="00E31452">
        <w:tc>
          <w:tcPr>
            <w:tcW w:w="3485" w:type="dxa"/>
            <w:gridSpan w:val="2"/>
          </w:tcPr>
          <w:p w14:paraId="78607240" w14:textId="77777777" w:rsidR="008146DF" w:rsidRDefault="008146DF" w:rsidP="00E31452">
            <w:pPr>
              <w:widowControl w:val="0"/>
              <w:jc w:val="center"/>
              <w:rPr>
                <w:rFonts w:ascii="Arial Narrow" w:hAnsi="Arial Narrow"/>
                <w:sz w:val="24"/>
              </w:rPr>
            </w:pPr>
            <w:r>
              <w:rPr>
                <w:rFonts w:ascii="Arial Narrow" w:hAnsi="Arial Narrow"/>
                <w:sz w:val="24"/>
              </w:rPr>
              <w:t>Barbell Bench Press 4 x 6 -10</w:t>
            </w:r>
          </w:p>
          <w:p w14:paraId="270BF697" w14:textId="77777777" w:rsidR="008146DF" w:rsidRDefault="008146DF" w:rsidP="00E31452">
            <w:pPr>
              <w:widowControl w:val="0"/>
              <w:jc w:val="center"/>
              <w:rPr>
                <w:rFonts w:ascii="Arial Narrow" w:hAnsi="Arial Narrow"/>
                <w:sz w:val="24"/>
              </w:rPr>
            </w:pPr>
            <w:r>
              <w:rPr>
                <w:rFonts w:ascii="Arial Narrow" w:hAnsi="Arial Narrow"/>
                <w:sz w:val="24"/>
              </w:rPr>
              <w:t>Incline Dbell Chest Press 4 x 10</w:t>
            </w:r>
          </w:p>
          <w:p w14:paraId="10FFC3B8" w14:textId="77777777" w:rsidR="008146DF" w:rsidRDefault="008146DF" w:rsidP="00E31452">
            <w:pPr>
              <w:widowControl w:val="0"/>
              <w:jc w:val="center"/>
              <w:rPr>
                <w:rFonts w:ascii="Arial Narrow" w:hAnsi="Arial Narrow"/>
                <w:sz w:val="24"/>
              </w:rPr>
            </w:pPr>
            <w:r>
              <w:rPr>
                <w:rFonts w:ascii="Arial Narrow" w:hAnsi="Arial Narrow"/>
                <w:sz w:val="24"/>
              </w:rPr>
              <w:t>Dbell Shoulder Press 5 x 8</w:t>
            </w:r>
          </w:p>
          <w:p w14:paraId="3F041A8C" w14:textId="77777777" w:rsidR="008146DF" w:rsidRDefault="008146DF" w:rsidP="00E31452">
            <w:pPr>
              <w:widowControl w:val="0"/>
              <w:jc w:val="center"/>
              <w:rPr>
                <w:rFonts w:ascii="Arial Narrow" w:hAnsi="Arial Narrow"/>
                <w:sz w:val="24"/>
              </w:rPr>
            </w:pPr>
            <w:r>
              <w:rPr>
                <w:rFonts w:ascii="Arial Narrow" w:hAnsi="Arial Narrow"/>
                <w:sz w:val="24"/>
              </w:rPr>
              <w:t>Triceps Push-Ups 3 x12</w:t>
            </w:r>
          </w:p>
          <w:p w14:paraId="1B7B4940" w14:textId="77777777" w:rsidR="008146DF" w:rsidRDefault="008146DF" w:rsidP="00E31452">
            <w:pPr>
              <w:widowControl w:val="0"/>
              <w:jc w:val="center"/>
              <w:rPr>
                <w:rFonts w:ascii="Arial Narrow" w:hAnsi="Arial Narrow"/>
                <w:sz w:val="24"/>
              </w:rPr>
            </w:pPr>
            <w:r>
              <w:rPr>
                <w:rFonts w:ascii="Arial Narrow" w:hAnsi="Arial Narrow"/>
                <w:sz w:val="24"/>
              </w:rPr>
              <w:t>Triceps Skull Crusher 3 x 10</w:t>
            </w:r>
          </w:p>
        </w:tc>
        <w:tc>
          <w:tcPr>
            <w:tcW w:w="3485" w:type="dxa"/>
            <w:gridSpan w:val="2"/>
          </w:tcPr>
          <w:p w14:paraId="63B5CE4D" w14:textId="77777777" w:rsidR="008146DF" w:rsidRDefault="008146DF" w:rsidP="00E31452">
            <w:pPr>
              <w:widowControl w:val="0"/>
              <w:jc w:val="center"/>
              <w:rPr>
                <w:rFonts w:ascii="Arial Narrow" w:hAnsi="Arial Narrow"/>
                <w:sz w:val="24"/>
              </w:rPr>
            </w:pPr>
            <w:r>
              <w:rPr>
                <w:rFonts w:ascii="Arial Narrow" w:hAnsi="Arial Narrow"/>
                <w:sz w:val="24"/>
              </w:rPr>
              <w:t>Barbell Row 4 x 8-10</w:t>
            </w:r>
          </w:p>
          <w:p w14:paraId="50B846B3" w14:textId="77777777" w:rsidR="008146DF" w:rsidRDefault="008146DF" w:rsidP="00E31452">
            <w:pPr>
              <w:widowControl w:val="0"/>
              <w:jc w:val="center"/>
              <w:rPr>
                <w:rFonts w:ascii="Arial Narrow" w:hAnsi="Arial Narrow"/>
                <w:sz w:val="24"/>
              </w:rPr>
            </w:pPr>
            <w:r>
              <w:rPr>
                <w:rFonts w:ascii="Arial Narrow" w:hAnsi="Arial Narrow"/>
                <w:sz w:val="24"/>
              </w:rPr>
              <w:t>Pull-Ups 4 x 10</w:t>
            </w:r>
          </w:p>
          <w:p w14:paraId="487D1BFD" w14:textId="77777777" w:rsidR="008146DF" w:rsidRDefault="008146DF" w:rsidP="00E31452">
            <w:pPr>
              <w:widowControl w:val="0"/>
              <w:jc w:val="center"/>
              <w:rPr>
                <w:rFonts w:ascii="Arial Narrow" w:hAnsi="Arial Narrow"/>
                <w:sz w:val="24"/>
              </w:rPr>
            </w:pPr>
            <w:r>
              <w:rPr>
                <w:rFonts w:ascii="Arial Narrow" w:hAnsi="Arial Narrow"/>
                <w:sz w:val="24"/>
              </w:rPr>
              <w:t>One Arm Row 4 x 8</w:t>
            </w:r>
          </w:p>
          <w:p w14:paraId="02A7A662" w14:textId="77777777" w:rsidR="008146DF" w:rsidRDefault="008146DF" w:rsidP="00E31452">
            <w:pPr>
              <w:widowControl w:val="0"/>
              <w:jc w:val="center"/>
              <w:rPr>
                <w:rFonts w:ascii="Arial Narrow" w:hAnsi="Arial Narrow"/>
                <w:sz w:val="24"/>
              </w:rPr>
            </w:pPr>
            <w:r>
              <w:rPr>
                <w:rFonts w:ascii="Arial Narrow" w:hAnsi="Arial Narrow"/>
                <w:sz w:val="24"/>
              </w:rPr>
              <w:t>Barbell Biceps Curls 5 x 8-10</w:t>
            </w:r>
          </w:p>
          <w:p w14:paraId="74A6BF89" w14:textId="77777777" w:rsidR="008146DF" w:rsidRDefault="008146DF" w:rsidP="00E31452">
            <w:pPr>
              <w:widowControl w:val="0"/>
              <w:jc w:val="center"/>
              <w:rPr>
                <w:rFonts w:ascii="Arial Narrow" w:hAnsi="Arial Narrow"/>
                <w:sz w:val="24"/>
              </w:rPr>
            </w:pPr>
            <w:r>
              <w:rPr>
                <w:rFonts w:ascii="Arial Narrow" w:hAnsi="Arial Narrow"/>
                <w:sz w:val="24"/>
              </w:rPr>
              <w:t xml:space="preserve">Weighted Back Extension 4 x 12 </w:t>
            </w:r>
          </w:p>
        </w:tc>
        <w:tc>
          <w:tcPr>
            <w:tcW w:w="3486" w:type="dxa"/>
            <w:gridSpan w:val="2"/>
          </w:tcPr>
          <w:p w14:paraId="3C0EE4FB" w14:textId="77777777" w:rsidR="008146DF" w:rsidRDefault="008146DF" w:rsidP="00E31452">
            <w:pPr>
              <w:widowControl w:val="0"/>
              <w:jc w:val="center"/>
              <w:rPr>
                <w:rFonts w:ascii="Arial Narrow" w:hAnsi="Arial Narrow"/>
                <w:sz w:val="24"/>
              </w:rPr>
            </w:pPr>
            <w:r>
              <w:rPr>
                <w:rFonts w:ascii="Arial Narrow" w:hAnsi="Arial Narrow"/>
                <w:sz w:val="24"/>
              </w:rPr>
              <w:t>Barbell Squats 5 x 8-10</w:t>
            </w:r>
          </w:p>
          <w:p w14:paraId="2273457B" w14:textId="77777777" w:rsidR="008146DF" w:rsidRDefault="008146DF" w:rsidP="00E31452">
            <w:pPr>
              <w:widowControl w:val="0"/>
              <w:jc w:val="center"/>
              <w:rPr>
                <w:rFonts w:ascii="Arial Narrow" w:hAnsi="Arial Narrow"/>
                <w:sz w:val="24"/>
              </w:rPr>
            </w:pPr>
            <w:r>
              <w:rPr>
                <w:rFonts w:ascii="Arial Narrow" w:hAnsi="Arial Narrow"/>
                <w:sz w:val="24"/>
              </w:rPr>
              <w:t>Bulgarian Split Squat 3 x 8-10</w:t>
            </w:r>
          </w:p>
          <w:p w14:paraId="3B3D406C" w14:textId="77777777" w:rsidR="008146DF" w:rsidRDefault="008146DF" w:rsidP="00E31452">
            <w:pPr>
              <w:widowControl w:val="0"/>
              <w:jc w:val="center"/>
              <w:rPr>
                <w:rFonts w:ascii="Arial Narrow" w:hAnsi="Arial Narrow"/>
                <w:sz w:val="24"/>
              </w:rPr>
            </w:pPr>
            <w:r>
              <w:rPr>
                <w:rFonts w:ascii="Arial Narrow" w:hAnsi="Arial Narrow"/>
                <w:sz w:val="24"/>
              </w:rPr>
              <w:t>Barbell Deadlift 5 x 8-10</w:t>
            </w:r>
          </w:p>
          <w:p w14:paraId="37DD46AD" w14:textId="77777777" w:rsidR="008146DF" w:rsidRDefault="008146DF" w:rsidP="00E31452">
            <w:pPr>
              <w:widowControl w:val="0"/>
              <w:tabs>
                <w:tab w:val="left" w:pos="1080"/>
                <w:tab w:val="center" w:pos="1635"/>
              </w:tabs>
              <w:jc w:val="center"/>
              <w:rPr>
                <w:rFonts w:ascii="Arial Narrow" w:hAnsi="Arial Narrow"/>
                <w:sz w:val="24"/>
              </w:rPr>
            </w:pPr>
            <w:r>
              <w:rPr>
                <w:rFonts w:ascii="Arial Narrow" w:hAnsi="Arial Narrow"/>
                <w:sz w:val="24"/>
              </w:rPr>
              <w:t>Weighted Plank 3 x 1 minute</w:t>
            </w:r>
          </w:p>
          <w:p w14:paraId="3EED33B7" w14:textId="77777777" w:rsidR="008146DF" w:rsidRDefault="008146DF" w:rsidP="00E31452">
            <w:pPr>
              <w:widowControl w:val="0"/>
              <w:jc w:val="center"/>
              <w:rPr>
                <w:rFonts w:ascii="Arial Narrow" w:hAnsi="Arial Narrow"/>
                <w:sz w:val="24"/>
              </w:rPr>
            </w:pPr>
            <w:r>
              <w:rPr>
                <w:rFonts w:ascii="Arial Narrow" w:hAnsi="Arial Narrow"/>
                <w:sz w:val="24"/>
              </w:rPr>
              <w:t xml:space="preserve">Leg Raises on Incline 4 x 12 </w:t>
            </w:r>
          </w:p>
        </w:tc>
      </w:tr>
    </w:tbl>
    <w:p w14:paraId="03B57A7D" w14:textId="77777777" w:rsidR="008146DF" w:rsidRDefault="008146DF" w:rsidP="008146DF">
      <w:pPr>
        <w:widowControl w:val="0"/>
        <w:tabs>
          <w:tab w:val="left" w:pos="-1440"/>
        </w:tabs>
        <w:rPr>
          <w:rFonts w:ascii="Tahoma" w:hAnsi="Tahoma"/>
          <w:i/>
          <w:sz w:val="28"/>
        </w:rPr>
      </w:pPr>
      <w:r>
        <w:rPr>
          <w:rFonts w:ascii="Tahoma" w:hAnsi="Tahoma"/>
          <w:b/>
          <w:sz w:val="28"/>
        </w:rPr>
        <w:lastRenderedPageBreak/>
        <w:t>BASIC WEIGHT TRAINING PRINCIPLES:</w:t>
      </w:r>
    </w:p>
    <w:p w14:paraId="6428B066" w14:textId="77777777" w:rsidR="008146DF" w:rsidRDefault="008146DF" w:rsidP="008146DF">
      <w:pPr>
        <w:rPr>
          <w:rFonts w:ascii="Calisto MT" w:hAnsi="Calisto MT"/>
          <w:b/>
          <w:sz w:val="24"/>
        </w:rPr>
      </w:pPr>
    </w:p>
    <w:p w14:paraId="08043298" w14:textId="77777777" w:rsidR="008146DF" w:rsidRDefault="008146DF" w:rsidP="008146DF">
      <w:pPr>
        <w:widowControl w:val="0"/>
        <w:tabs>
          <w:tab w:val="left" w:pos="-1440"/>
        </w:tabs>
        <w:ind w:left="720" w:hanging="720"/>
        <w:rPr>
          <w:rFonts w:ascii="Tahoma" w:hAnsi="Tahoma"/>
          <w:sz w:val="24"/>
        </w:rPr>
      </w:pPr>
      <w:r>
        <w:rPr>
          <w:rFonts w:ascii="Tahoma" w:hAnsi="Tahoma"/>
          <w:b/>
          <w:sz w:val="24"/>
        </w:rPr>
        <w:t>I.   OVERLOAD PRINCIPLE</w:t>
      </w:r>
    </w:p>
    <w:p w14:paraId="24159629" w14:textId="77777777" w:rsidR="008146DF" w:rsidRDefault="008146DF" w:rsidP="008146DF">
      <w:pPr>
        <w:widowControl w:val="0"/>
        <w:rPr>
          <w:sz w:val="24"/>
        </w:rPr>
      </w:pPr>
    </w:p>
    <w:p w14:paraId="6B2E6B6C" w14:textId="77777777" w:rsidR="008146DF" w:rsidRDefault="008146DF" w:rsidP="008146DF">
      <w:pPr>
        <w:widowControl w:val="0"/>
        <w:numPr>
          <w:ilvl w:val="0"/>
          <w:numId w:val="54"/>
        </w:numPr>
        <w:rPr>
          <w:rFonts w:ascii="Arial Narrow" w:hAnsi="Arial Narrow"/>
          <w:sz w:val="24"/>
        </w:rPr>
      </w:pPr>
      <w:r w:rsidRPr="008F62B4">
        <w:rPr>
          <w:rFonts w:ascii="Arial Narrow" w:hAnsi="Arial Narrow"/>
          <w:sz w:val="24"/>
        </w:rPr>
        <w:t>In order to for gains in strength, mass or endurance to be achieved, the muscle must be forced to do more work than it is presently capable of doing</w:t>
      </w:r>
      <w:r>
        <w:rPr>
          <w:rFonts w:ascii="Arial Narrow" w:hAnsi="Arial Narrow"/>
          <w:sz w:val="24"/>
        </w:rPr>
        <w:t xml:space="preserve"> at some point in the workout. If you can do 15 push-ups, you need to try to do 16. If you can do 10 repetitions of biceps curls with 15-pound dumbbells, you need to try and do 11 or 12 repetitions to overload the biceps muscle. </w:t>
      </w:r>
    </w:p>
    <w:p w14:paraId="6EDC07D7" w14:textId="77777777" w:rsidR="008146DF" w:rsidRPr="008F62B4" w:rsidRDefault="008146DF" w:rsidP="008146DF">
      <w:pPr>
        <w:widowControl w:val="0"/>
        <w:numPr>
          <w:ilvl w:val="0"/>
          <w:numId w:val="54"/>
        </w:numPr>
        <w:rPr>
          <w:rFonts w:ascii="Arial Narrow" w:hAnsi="Arial Narrow"/>
          <w:sz w:val="24"/>
        </w:rPr>
      </w:pPr>
      <w:r>
        <w:rPr>
          <w:rFonts w:ascii="Arial Narrow" w:hAnsi="Arial Narrow"/>
          <w:sz w:val="24"/>
        </w:rPr>
        <w:t xml:space="preserve">In order to see muscle fitness </w:t>
      </w:r>
      <w:r w:rsidRPr="008F62B4">
        <w:rPr>
          <w:rFonts w:ascii="Arial Narrow" w:hAnsi="Arial Narrow"/>
          <w:sz w:val="24"/>
        </w:rPr>
        <w:t>improvement</w:t>
      </w:r>
      <w:r>
        <w:rPr>
          <w:rFonts w:ascii="Arial Narrow" w:hAnsi="Arial Narrow"/>
          <w:sz w:val="24"/>
        </w:rPr>
        <w:t>,</w:t>
      </w:r>
      <w:r w:rsidRPr="008F62B4">
        <w:rPr>
          <w:rFonts w:ascii="Arial Narrow" w:hAnsi="Arial Narrow"/>
          <w:sz w:val="24"/>
        </w:rPr>
        <w:t xml:space="preserve"> it is important that muscular conditioning exercises be performed with adequate resistance (overload) to produce muscular fatigue by the last repetition. </w:t>
      </w:r>
    </w:p>
    <w:p w14:paraId="0A25BBD2"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Higher intensity effort or higher overload will produce greater strength development. </w:t>
      </w:r>
    </w:p>
    <w:p w14:paraId="64A30C60"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To ensure constant overload, use Repetitions Maximum (RM) as your guide. RM is a weight that allows the lifter to perform X but not X+1 repetition. So, a 10 RM set allows the lifter to perform 10 but not 11 repetitions with good exercise technique. If proper technique cannot be maintained, the set is over; repetitions maximum or muscular fatigue has been achieved.</w:t>
      </w:r>
    </w:p>
    <w:p w14:paraId="5E1EBBB4"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If a program calls for 3 sets of 10 repetitions maximum, the lifter may be able to perform 10 reps in the 1</w:t>
      </w:r>
      <w:r>
        <w:rPr>
          <w:rFonts w:ascii="Arial Narrow" w:hAnsi="Arial Narrow"/>
          <w:sz w:val="24"/>
          <w:vertAlign w:val="superscript"/>
        </w:rPr>
        <w:t>st</w:t>
      </w:r>
      <w:r>
        <w:rPr>
          <w:rFonts w:ascii="Arial Narrow" w:hAnsi="Arial Narrow"/>
          <w:sz w:val="24"/>
        </w:rPr>
        <w:t xml:space="preserve"> set, 9 reps in the 2</w:t>
      </w:r>
      <w:r>
        <w:rPr>
          <w:rFonts w:ascii="Arial Narrow" w:hAnsi="Arial Narrow"/>
          <w:sz w:val="24"/>
          <w:vertAlign w:val="superscript"/>
        </w:rPr>
        <w:t>nd</w:t>
      </w:r>
      <w:r>
        <w:rPr>
          <w:rFonts w:ascii="Arial Narrow" w:hAnsi="Arial Narrow"/>
          <w:sz w:val="24"/>
        </w:rPr>
        <w:t xml:space="preserve"> set and only 7 reps in the 3</w:t>
      </w:r>
      <w:r>
        <w:rPr>
          <w:rFonts w:ascii="Arial Narrow" w:hAnsi="Arial Narrow"/>
          <w:sz w:val="24"/>
          <w:vertAlign w:val="superscript"/>
        </w:rPr>
        <w:t>rd</w:t>
      </w:r>
      <w:r>
        <w:rPr>
          <w:rFonts w:ascii="Arial Narrow" w:hAnsi="Arial Narrow"/>
          <w:sz w:val="24"/>
        </w:rPr>
        <w:t xml:space="preserve"> set. But as soon as the lifter can perform 10 reps in all three sets, the weight is increased.</w:t>
      </w:r>
    </w:p>
    <w:p w14:paraId="5C13D9C1" w14:textId="77777777" w:rsidR="008146DF" w:rsidRDefault="008146DF" w:rsidP="008146DF">
      <w:pPr>
        <w:widowControl w:val="0"/>
        <w:rPr>
          <w:rFonts w:ascii="Arial Narrow" w:hAnsi="Arial Narrow"/>
          <w:sz w:val="24"/>
        </w:rPr>
      </w:pPr>
    </w:p>
    <w:p w14:paraId="0095BA80" w14:textId="77777777" w:rsidR="008146DF" w:rsidRDefault="008146DF" w:rsidP="008146DF">
      <w:pPr>
        <w:widowControl w:val="0"/>
        <w:rPr>
          <w:rFonts w:ascii="Tahoma" w:hAnsi="Tahoma"/>
          <w:b/>
          <w:sz w:val="24"/>
        </w:rPr>
      </w:pPr>
      <w:r>
        <w:rPr>
          <w:rFonts w:ascii="Tahoma" w:hAnsi="Tahoma"/>
          <w:b/>
          <w:sz w:val="24"/>
        </w:rPr>
        <w:t>Progressive Overload</w:t>
      </w:r>
    </w:p>
    <w:p w14:paraId="0B207DDF" w14:textId="77777777" w:rsidR="008146DF" w:rsidRDefault="008146DF" w:rsidP="008146DF">
      <w:pPr>
        <w:widowControl w:val="0"/>
        <w:rPr>
          <w:rFonts w:ascii="Arial Narrow" w:hAnsi="Arial Narrow"/>
          <w:sz w:val="24"/>
        </w:rPr>
      </w:pPr>
    </w:p>
    <w:p w14:paraId="78897E6B"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Progressive overload refers to the gradual and continual increase in overload placed on the muscles as they become capable of producing greater force. </w:t>
      </w:r>
    </w:p>
    <w:p w14:paraId="4DC3D33B"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Increasing the load placed on the muscle too quickly can lead to overuse of the musculoskeletal tissues and joint injury. </w:t>
      </w:r>
    </w:p>
    <w:p w14:paraId="6C8B6682"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As a muscle adapts to a given overload, a gradual increase in resistance is required for continual muscular development. </w:t>
      </w:r>
    </w:p>
    <w:p w14:paraId="3AE86E88"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The most common method of progressive resistance is to begin with an increase in repetitions, followed by an increase in the weight lifted. For example, have the client begin with 10 reps for a given exercise. Once the client can perform 15 repetitions, increase the resistance (weight) by approximately 3-5% so that the client will go back to performing 10 repetitions and so on. </w:t>
      </w:r>
    </w:p>
    <w:p w14:paraId="01E52111"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Improvements in strength will usually be achieved within 2-4 weeks of the initial start date depending on the frequency, intensity and initial fitness level of the client. </w:t>
      </w:r>
    </w:p>
    <w:p w14:paraId="4E322B7E" w14:textId="77777777" w:rsidR="008146DF" w:rsidRDefault="008146DF" w:rsidP="008146DF">
      <w:pPr>
        <w:widowControl w:val="0"/>
        <w:rPr>
          <w:rFonts w:ascii="Arial Narrow" w:hAnsi="Arial Narrow"/>
          <w:sz w:val="24"/>
        </w:rPr>
      </w:pPr>
    </w:p>
    <w:p w14:paraId="75BB61F4" w14:textId="77777777" w:rsidR="008146DF" w:rsidRDefault="008146DF" w:rsidP="008146DF">
      <w:pPr>
        <w:widowControl w:val="0"/>
        <w:rPr>
          <w:rFonts w:ascii="Tahoma" w:hAnsi="Tahoma"/>
          <w:b/>
          <w:sz w:val="24"/>
        </w:rPr>
      </w:pPr>
      <w:r>
        <w:rPr>
          <w:rFonts w:ascii="Tahoma" w:hAnsi="Tahoma"/>
          <w:b/>
          <w:sz w:val="24"/>
        </w:rPr>
        <w:t xml:space="preserve">II. REST PRINCIPLE </w:t>
      </w:r>
    </w:p>
    <w:p w14:paraId="30A9D50A" w14:textId="77777777" w:rsidR="008146DF" w:rsidRDefault="008146DF" w:rsidP="008146DF">
      <w:pPr>
        <w:widowControl w:val="0"/>
        <w:rPr>
          <w:rFonts w:ascii="Arial Narrow" w:hAnsi="Arial Narrow"/>
          <w:b/>
          <w:sz w:val="24"/>
        </w:rPr>
      </w:pPr>
    </w:p>
    <w:p w14:paraId="7E5E9CCC"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Adequate rest periods between workouts are needed so that the muscles trained can recover. </w:t>
      </w:r>
    </w:p>
    <w:p w14:paraId="0EB238D8"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Training adaptations occur during this rest / recovery period especially while you sleep! </w:t>
      </w:r>
    </w:p>
    <w:p w14:paraId="663B7E53"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If adequate rest is provided, (not too much, not too little), you should be stronger at the next training session. </w:t>
      </w:r>
    </w:p>
    <w:p w14:paraId="136A176A"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48 hours rest for a specific muscle group is the general rule - some muscles require more, some muscles require less, longer recovery is needed if training intensity is high, less recovery is needed if training intensity is low. </w:t>
      </w:r>
    </w:p>
    <w:p w14:paraId="6810E824" w14:textId="77777777" w:rsidR="008146DF" w:rsidRDefault="008146DF" w:rsidP="008146DF">
      <w:pPr>
        <w:widowControl w:val="0"/>
        <w:rPr>
          <w:rFonts w:ascii="Arial Narrow" w:hAnsi="Arial Narrow"/>
          <w:sz w:val="24"/>
        </w:rPr>
      </w:pPr>
    </w:p>
    <w:p w14:paraId="6BA6947A" w14:textId="77777777" w:rsidR="008146DF" w:rsidRDefault="008146DF" w:rsidP="008146DF">
      <w:pPr>
        <w:widowControl w:val="0"/>
        <w:rPr>
          <w:rFonts w:ascii="Tahoma" w:hAnsi="Tahoma"/>
          <w:b/>
          <w:sz w:val="24"/>
        </w:rPr>
      </w:pPr>
      <w:r>
        <w:rPr>
          <w:rFonts w:ascii="Tahoma" w:hAnsi="Tahoma"/>
          <w:b/>
          <w:sz w:val="24"/>
        </w:rPr>
        <w:br w:type="page"/>
      </w:r>
      <w:r>
        <w:rPr>
          <w:rFonts w:ascii="Tahoma" w:hAnsi="Tahoma"/>
          <w:b/>
          <w:sz w:val="24"/>
        </w:rPr>
        <w:lastRenderedPageBreak/>
        <w:t>III. DETRAINING / REVERSIBILITY PRINCIPLE</w:t>
      </w:r>
    </w:p>
    <w:p w14:paraId="709AFFA2" w14:textId="77777777" w:rsidR="008146DF" w:rsidRDefault="008146DF" w:rsidP="008146DF">
      <w:pPr>
        <w:widowControl w:val="0"/>
        <w:rPr>
          <w:rFonts w:ascii="Arial Narrow" w:hAnsi="Arial Narrow"/>
          <w:b/>
          <w:sz w:val="24"/>
        </w:rPr>
      </w:pPr>
    </w:p>
    <w:p w14:paraId="054DD8AD"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If exercise is stopped, any adaptations made will begin to erode. </w:t>
      </w:r>
    </w:p>
    <w:p w14:paraId="167E0AD7"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In general, one will lose the benefits of training at approximately one third the rate that they were gained. For example, strength gains made in a one-month period will be lost within 3 months of detraining. </w:t>
      </w:r>
    </w:p>
    <w:p w14:paraId="7C729119"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A short detraining period (i.e. 2 weeks) may show small decreases in some and small increases in others depending on the intensity of the training prior to the detraining period. If the training period was intense enough, the detraining period will act as recovery.  </w:t>
      </w:r>
    </w:p>
    <w:p w14:paraId="523578B9"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It is possible to reduce the amount of training without significantly compromising fitness level. This is referred to as </w:t>
      </w:r>
      <w:r>
        <w:rPr>
          <w:rFonts w:ascii="Arial Narrow" w:hAnsi="Arial Narrow"/>
          <w:b/>
          <w:sz w:val="24"/>
        </w:rPr>
        <w:t>maintenance.</w:t>
      </w:r>
      <w:r>
        <w:rPr>
          <w:rFonts w:ascii="Arial Narrow" w:hAnsi="Arial Narrow"/>
          <w:sz w:val="24"/>
        </w:rPr>
        <w:t xml:space="preserve"> If during the period of reduced training (1-2 days/week) the training sessions are performed at the same intensity level, the fitness level can be maintained for up to 2-3 months. This will allow exercisers to focus more on one component of fitness (i.e. cardiovascular) during set periods and perform less of another (i.e. strength training 1x / week) without significant losses.   </w:t>
      </w:r>
    </w:p>
    <w:p w14:paraId="686528CC" w14:textId="77777777" w:rsidR="008146DF" w:rsidRDefault="008146DF" w:rsidP="008146DF">
      <w:pPr>
        <w:widowControl w:val="0"/>
        <w:rPr>
          <w:rFonts w:ascii="Arial Narrow" w:hAnsi="Arial Narrow"/>
          <w:sz w:val="24"/>
        </w:rPr>
      </w:pPr>
    </w:p>
    <w:p w14:paraId="0BDB00EA" w14:textId="77777777" w:rsidR="008146DF" w:rsidRDefault="008146DF" w:rsidP="008146DF">
      <w:pPr>
        <w:widowControl w:val="0"/>
        <w:rPr>
          <w:rFonts w:ascii="Tahoma" w:hAnsi="Tahoma"/>
          <w:b/>
          <w:sz w:val="24"/>
        </w:rPr>
      </w:pPr>
      <w:r>
        <w:rPr>
          <w:rFonts w:ascii="Tahoma" w:hAnsi="Tahoma"/>
          <w:b/>
          <w:sz w:val="24"/>
        </w:rPr>
        <w:t>IV. SPECIFICITY PRINCIPLE</w:t>
      </w:r>
    </w:p>
    <w:p w14:paraId="6BBECC93" w14:textId="77777777" w:rsidR="008146DF" w:rsidRDefault="008146DF" w:rsidP="008146DF">
      <w:pPr>
        <w:widowControl w:val="0"/>
        <w:rPr>
          <w:rFonts w:ascii="Arial Narrow" w:hAnsi="Arial Narrow"/>
          <w:b/>
          <w:sz w:val="24"/>
        </w:rPr>
      </w:pPr>
    </w:p>
    <w:p w14:paraId="11BB0CC1" w14:textId="77777777" w:rsidR="008146DF" w:rsidRDefault="008146DF" w:rsidP="008146DF">
      <w:pPr>
        <w:widowControl w:val="0"/>
        <w:rPr>
          <w:rFonts w:ascii="Arial Narrow" w:hAnsi="Arial Narrow"/>
          <w:sz w:val="24"/>
        </w:rPr>
      </w:pPr>
      <w:r>
        <w:rPr>
          <w:rFonts w:ascii="Arial Narrow" w:hAnsi="Arial Narrow"/>
          <w:sz w:val="24"/>
        </w:rPr>
        <w:t xml:space="preserve">All types of training programs must be goal specific. </w:t>
      </w:r>
    </w:p>
    <w:p w14:paraId="4FE50A93" w14:textId="77777777" w:rsidR="008146DF" w:rsidRDefault="008146DF" w:rsidP="008146DF">
      <w:pPr>
        <w:widowControl w:val="0"/>
        <w:rPr>
          <w:rFonts w:ascii="Arial Narrow" w:hAnsi="Arial Narrow"/>
          <w:sz w:val="24"/>
        </w:rPr>
      </w:pPr>
    </w:p>
    <w:p w14:paraId="20D387AA"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If the goal is to improve cardiovascular endurance, the exercise must overload the cardiovascular system through some form of aerobic conditioning. </w:t>
      </w:r>
    </w:p>
    <w:p w14:paraId="6E084B90"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If the goal is to increase muscle mass or muscle endurance or muscle strength or muscle power, weight training programs must be designed to do so by selecting appropriate intensity training variables. </w:t>
      </w:r>
    </w:p>
    <w:p w14:paraId="4F47C61A"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If the goal is to improve athletic performance, specific exercises, lifting speeds and intensities must be selected that will improve the specific skills and components of fitness required in that sport. </w:t>
      </w:r>
    </w:p>
    <w:p w14:paraId="0F87B7C7"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The Specificity Principle is often referred to as the </w:t>
      </w:r>
      <w:r>
        <w:rPr>
          <w:rFonts w:ascii="Arial Narrow" w:hAnsi="Arial Narrow"/>
          <w:b/>
          <w:sz w:val="24"/>
        </w:rPr>
        <w:t>SAID Principle</w:t>
      </w:r>
      <w:r>
        <w:rPr>
          <w:rFonts w:ascii="Arial Narrow" w:hAnsi="Arial Narrow"/>
          <w:sz w:val="24"/>
        </w:rPr>
        <w:t xml:space="preserve"> = the specific adaptations to imposed demands. </w:t>
      </w:r>
    </w:p>
    <w:p w14:paraId="64A20915" w14:textId="77777777" w:rsidR="008146DF" w:rsidRDefault="008146DF" w:rsidP="008146DF">
      <w:pPr>
        <w:widowControl w:val="0"/>
        <w:rPr>
          <w:rFonts w:ascii="Arial Narrow" w:hAnsi="Arial Narrow"/>
          <w:sz w:val="24"/>
        </w:rPr>
      </w:pPr>
    </w:p>
    <w:p w14:paraId="374368E2" w14:textId="77777777" w:rsidR="008146DF" w:rsidRDefault="008146DF" w:rsidP="008146DF">
      <w:pPr>
        <w:widowControl w:val="0"/>
        <w:rPr>
          <w:rFonts w:ascii="Tahoma" w:hAnsi="Tahoma"/>
          <w:b/>
          <w:sz w:val="24"/>
        </w:rPr>
      </w:pPr>
      <w:r>
        <w:rPr>
          <w:rFonts w:ascii="Tahoma" w:hAnsi="Tahoma"/>
          <w:b/>
          <w:sz w:val="24"/>
        </w:rPr>
        <w:t>V.</w:t>
      </w:r>
      <w:r>
        <w:rPr>
          <w:rFonts w:ascii="Tahoma" w:hAnsi="Tahoma"/>
          <w:sz w:val="24"/>
        </w:rPr>
        <w:t xml:space="preserve">   </w:t>
      </w:r>
      <w:r>
        <w:rPr>
          <w:rFonts w:ascii="Tahoma" w:hAnsi="Tahoma"/>
          <w:b/>
          <w:sz w:val="24"/>
        </w:rPr>
        <w:t>INDIVIDUAL DIFFERENCES</w:t>
      </w:r>
    </w:p>
    <w:p w14:paraId="301B826A" w14:textId="77777777" w:rsidR="008146DF" w:rsidRDefault="008146DF" w:rsidP="008146DF">
      <w:pPr>
        <w:widowControl w:val="0"/>
        <w:rPr>
          <w:rFonts w:ascii="Arial Narrow" w:hAnsi="Arial Narrow"/>
          <w:sz w:val="24"/>
        </w:rPr>
      </w:pPr>
    </w:p>
    <w:p w14:paraId="2A66EDF5"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People respond differently to the same training program due to individual differences.</w:t>
      </w:r>
    </w:p>
    <w:p w14:paraId="49C3947D"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Genetic factors such as muscle fibre make-up, hormonal levels, limb length, joint structure, co-ordination, and motivation all play a role in explaining why different people respond and adapt differently even when the same training program is followed. </w:t>
      </w:r>
    </w:p>
    <w:p w14:paraId="6F2459FF"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What may produce an increase in strength for one person may not for another. </w:t>
      </w:r>
    </w:p>
    <w:p w14:paraId="609D7CA0"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Women and men respond differently to strength training programs due to hormonal differences. Testosterone, a male hormone, stimulates muscular growth. Estrogen, a female hormone, inhibits muscular growth. As a result, most women are unable to develop large, bulky muscles to the same extent as men.</w:t>
      </w:r>
    </w:p>
    <w:p w14:paraId="14C30309" w14:textId="77777777" w:rsidR="008146DF" w:rsidRDefault="008146DF" w:rsidP="008146DF">
      <w:pPr>
        <w:widowControl w:val="0"/>
        <w:rPr>
          <w:rFonts w:ascii="Arial Narrow" w:hAnsi="Arial Narrow"/>
          <w:sz w:val="24"/>
        </w:rPr>
      </w:pPr>
    </w:p>
    <w:p w14:paraId="18581BE1" w14:textId="77777777" w:rsidR="008146DF" w:rsidRDefault="008146DF" w:rsidP="008146DF">
      <w:pPr>
        <w:widowControl w:val="0"/>
        <w:rPr>
          <w:rFonts w:ascii="Tahoma" w:hAnsi="Tahoma"/>
          <w:b/>
          <w:sz w:val="24"/>
        </w:rPr>
      </w:pPr>
      <w:r>
        <w:rPr>
          <w:rFonts w:ascii="Tahoma" w:hAnsi="Tahoma"/>
          <w:b/>
          <w:sz w:val="24"/>
        </w:rPr>
        <w:t>VI.   VARIABILITY</w:t>
      </w:r>
    </w:p>
    <w:p w14:paraId="073255A4" w14:textId="77777777" w:rsidR="008146DF" w:rsidRDefault="008146DF" w:rsidP="008146DF">
      <w:pPr>
        <w:widowControl w:val="0"/>
        <w:rPr>
          <w:rFonts w:ascii="Arial Narrow" w:hAnsi="Arial Narrow"/>
          <w:sz w:val="24"/>
        </w:rPr>
      </w:pPr>
    </w:p>
    <w:p w14:paraId="310C3252"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In order for adaptations to occur the overload must be varied at regular intervals (i.e. every 4 - 6 weeks) </w:t>
      </w:r>
    </w:p>
    <w:p w14:paraId="3BF3410A"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For constant progression to occur, it is necessary to develop the most efficient and variable program possible. </w:t>
      </w:r>
    </w:p>
    <w:p w14:paraId="7E1300E2"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The time it takes to reach a plateau is dependent on the intensity and experience of the program. While a novice lifter may continue to see improvements for up to 6 weeks on the same program, an experienced lifter may need to vary the intensity variables more frequently (every 2-3 weeks). </w:t>
      </w:r>
    </w:p>
    <w:p w14:paraId="3A15DFA7" w14:textId="77777777" w:rsidR="008146DF" w:rsidRDefault="008146DF" w:rsidP="008146DF">
      <w:pPr>
        <w:widowControl w:val="0"/>
        <w:rPr>
          <w:sz w:val="24"/>
        </w:rPr>
      </w:pPr>
    </w:p>
    <w:p w14:paraId="7431E5C1" w14:textId="77777777" w:rsidR="008146DF" w:rsidRDefault="008146DF" w:rsidP="008146DF">
      <w:pPr>
        <w:widowControl w:val="0"/>
        <w:jc w:val="center"/>
      </w:pPr>
    </w:p>
    <w:p w14:paraId="39480005" w14:textId="77777777" w:rsidR="008146DF" w:rsidRDefault="008146DF" w:rsidP="008146DF">
      <w:pPr>
        <w:jc w:val="center"/>
        <w:rPr>
          <w:rFonts w:ascii="Tahoma" w:hAnsi="Tahoma" w:cs="Tahoma"/>
          <w:b/>
          <w:sz w:val="32"/>
          <w:szCs w:val="32"/>
        </w:rPr>
      </w:pPr>
      <w:r>
        <w:rPr>
          <w:rFonts w:ascii="Tahoma" w:hAnsi="Tahoma"/>
          <w:b/>
          <w:sz w:val="28"/>
        </w:rPr>
        <w:br w:type="page"/>
      </w:r>
      <w:r w:rsidRPr="002E6903">
        <w:rPr>
          <w:rFonts w:ascii="Tahoma" w:hAnsi="Tahoma" w:cs="Tahoma"/>
          <w:b/>
          <w:sz w:val="32"/>
          <w:szCs w:val="32"/>
        </w:rPr>
        <w:lastRenderedPageBreak/>
        <w:t>M</w:t>
      </w:r>
      <w:r>
        <w:rPr>
          <w:rFonts w:ascii="Tahoma" w:hAnsi="Tahoma" w:cs="Tahoma"/>
          <w:b/>
          <w:sz w:val="32"/>
          <w:szCs w:val="32"/>
        </w:rPr>
        <w:t xml:space="preserve">ajor Muscles of the Body </w:t>
      </w:r>
    </w:p>
    <w:p w14:paraId="1A3590AB" w14:textId="77777777" w:rsidR="008146DF" w:rsidRDefault="008146DF" w:rsidP="008146DF">
      <w:pPr>
        <w:rPr>
          <w:rFonts w:ascii="Tahoma" w:hAnsi="Tahoma"/>
          <w:b/>
          <w:sz w:val="28"/>
        </w:rPr>
      </w:pPr>
      <w:r>
        <w:rPr>
          <w:rFonts w:ascii="Tahoma" w:hAnsi="Tahoma"/>
          <w:b/>
          <w:sz w:val="28"/>
        </w:rPr>
        <w:br/>
      </w:r>
    </w:p>
    <w:p w14:paraId="13FBA33A" w14:textId="77777777" w:rsidR="008146DF" w:rsidRDefault="008146DF" w:rsidP="008146DF">
      <w:pPr>
        <w:jc w:val="center"/>
        <w:rPr>
          <w:noProof/>
        </w:rPr>
      </w:pPr>
      <w:r>
        <w:rPr>
          <w:noProof/>
        </w:rPr>
        <mc:AlternateContent>
          <mc:Choice Requires="wps">
            <w:drawing>
              <wp:anchor distT="0" distB="0" distL="114300" distR="114300" simplePos="0" relativeHeight="251711488" behindDoc="0" locked="0" layoutInCell="1" allowOverlap="1" wp14:anchorId="0546BACF" wp14:editId="0579444F">
                <wp:simplePos x="0" y="0"/>
                <wp:positionH relativeFrom="column">
                  <wp:posOffset>2621915</wp:posOffset>
                </wp:positionH>
                <wp:positionV relativeFrom="paragraph">
                  <wp:posOffset>4500245</wp:posOffset>
                </wp:positionV>
                <wp:extent cx="1095375" cy="504825"/>
                <wp:effectExtent l="12065" t="13970" r="6985" b="5080"/>
                <wp:wrapNone/>
                <wp:docPr id="398" name="Text 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504825"/>
                        </a:xfrm>
                        <a:prstGeom prst="rect">
                          <a:avLst/>
                        </a:prstGeom>
                        <a:solidFill>
                          <a:srgbClr val="FFFFFF"/>
                        </a:solidFill>
                        <a:ln w="9525">
                          <a:solidFill>
                            <a:srgbClr val="000000"/>
                          </a:solidFill>
                          <a:miter lim="800000"/>
                          <a:headEnd/>
                          <a:tailEnd/>
                        </a:ln>
                      </wps:spPr>
                      <wps:txbx>
                        <w:txbxContent>
                          <w:p w14:paraId="51225201" w14:textId="77777777" w:rsidR="00386ED6" w:rsidRPr="00407A24" w:rsidRDefault="00386ED6" w:rsidP="008146DF">
                            <w:pPr>
                              <w:jc w:val="center"/>
                              <w:rPr>
                                <w:rFonts w:ascii="Arial" w:hAnsi="Arial" w:cs="Arial"/>
                              </w:rPr>
                            </w:pPr>
                            <w:r w:rsidRPr="00407A24">
                              <w:rPr>
                                <w:rFonts w:ascii="Arial" w:hAnsi="Arial" w:cs="Arial"/>
                              </w:rPr>
                              <w:t>Gastrocnemius</w:t>
                            </w:r>
                          </w:p>
                          <w:p w14:paraId="2CB0D8BD" w14:textId="77777777" w:rsidR="00386ED6" w:rsidRPr="00407A24" w:rsidRDefault="00386ED6" w:rsidP="008146DF">
                            <w:pPr>
                              <w:jc w:val="center"/>
                              <w:rPr>
                                <w:rFonts w:ascii="Arial" w:hAnsi="Arial" w:cs="Arial"/>
                              </w:rPr>
                            </w:pPr>
                            <w:r w:rsidRPr="00407A24">
                              <w:rPr>
                                <w:rFonts w:ascii="Arial" w:hAnsi="Arial" w:cs="Arial"/>
                              </w:rPr>
                              <w:t>And Soleus</w:t>
                            </w:r>
                          </w:p>
                          <w:p w14:paraId="1777A57A" w14:textId="77777777" w:rsidR="00386ED6" w:rsidRPr="00407A24" w:rsidRDefault="00386ED6" w:rsidP="008146DF">
                            <w:pPr>
                              <w:jc w:val="center"/>
                              <w:rPr>
                                <w:rFonts w:ascii="Arial" w:hAnsi="Arial" w:cs="Arial"/>
                              </w:rPr>
                            </w:pPr>
                            <w:r w:rsidRPr="00407A24">
                              <w:rPr>
                                <w:rFonts w:ascii="Arial" w:hAnsi="Arial" w:cs="Arial"/>
                              </w:rPr>
                              <w:t>“Calves”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46BACF" id="_x0000_t202" coordsize="21600,21600" o:spt="202" path="m,l,21600r21600,l21600,xe">
                <v:stroke joinstyle="miter"/>
                <v:path gradientshapeok="t" o:connecttype="rect"/>
              </v:shapetype>
              <v:shape id="Text Box 303" o:spid="_x0000_s1032" type="#_x0000_t202" style="position:absolute;left:0;text-align:left;margin-left:206.45pt;margin-top:354.35pt;width:86.25pt;height:39.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">
                <v:textbox>
                  <w:txbxContent>
                    <w:p w14:paraId="51225201" w14:textId="77777777" w:rsidR="00386ED6" w:rsidRPr="00407A24" w:rsidRDefault="00386ED6" w:rsidP="008146DF">
                      <w:pPr>
                        <w:jc w:val="center"/>
                        <w:rPr>
                          <w:rFonts w:ascii="Arial" w:hAnsi="Arial" w:cs="Arial"/>
                        </w:rPr>
                      </w:pPr>
                      <w:r w:rsidRPr="00407A24">
                        <w:rPr>
                          <w:rFonts w:ascii="Arial" w:hAnsi="Arial" w:cs="Arial"/>
                        </w:rPr>
                        <w:t>Gastrocnemius</w:t>
                      </w:r>
                    </w:p>
                    <w:p w14:paraId="2CB0D8BD" w14:textId="77777777" w:rsidR="00386ED6" w:rsidRPr="00407A24" w:rsidRDefault="00386ED6" w:rsidP="008146DF">
                      <w:pPr>
                        <w:jc w:val="center"/>
                        <w:rPr>
                          <w:rFonts w:ascii="Arial" w:hAnsi="Arial" w:cs="Arial"/>
                        </w:rPr>
                      </w:pPr>
                      <w:r w:rsidRPr="00407A24">
                        <w:rPr>
                          <w:rFonts w:ascii="Arial" w:hAnsi="Arial" w:cs="Arial"/>
                        </w:rPr>
                        <w:t>And Soleus</w:t>
                      </w:r>
                    </w:p>
                    <w:p w14:paraId="1777A57A" w14:textId="77777777" w:rsidR="00386ED6" w:rsidRPr="00407A24" w:rsidRDefault="00386ED6" w:rsidP="008146DF">
                      <w:pPr>
                        <w:jc w:val="center"/>
                        <w:rPr>
                          <w:rFonts w:ascii="Arial" w:hAnsi="Arial" w:cs="Arial"/>
                        </w:rPr>
                      </w:pPr>
                      <w:r w:rsidRPr="00407A24">
                        <w:rPr>
                          <w:rFonts w:ascii="Arial" w:hAnsi="Arial" w:cs="Arial"/>
                        </w:rPr>
                        <w:t>“Calves”</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183E4B84" wp14:editId="28E3BF00">
                <wp:simplePos x="0" y="0"/>
                <wp:positionH relativeFrom="column">
                  <wp:posOffset>3717290</wp:posOffset>
                </wp:positionH>
                <wp:positionV relativeFrom="paragraph">
                  <wp:posOffset>4643120</wp:posOffset>
                </wp:positionV>
                <wp:extent cx="552450" cy="133350"/>
                <wp:effectExtent l="31115" t="13970" r="6985" b="62230"/>
                <wp:wrapNone/>
                <wp:docPr id="397" name="AutoShap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2450" cy="1333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9DA6C8" id="AutoShape 289" o:spid="_x0000_s1026" type="#_x0000_t32" style="position:absolute;margin-left:292.7pt;margin-top:365.6pt;width:43.5pt;height:10.5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">
                <v:stroke endarrow="block"/>
              </v:shape>
            </w:pict>
          </mc:Fallback>
        </mc:AlternateContent>
      </w:r>
      <w:r>
        <w:rPr>
          <w:noProof/>
        </w:rPr>
        <mc:AlternateContent>
          <mc:Choice Requires="wps">
            <w:drawing>
              <wp:anchor distT="0" distB="0" distL="114300" distR="114300" simplePos="0" relativeHeight="251710464" behindDoc="0" locked="0" layoutInCell="1" allowOverlap="1" wp14:anchorId="442337BE" wp14:editId="161E5E93">
                <wp:simplePos x="0" y="0"/>
                <wp:positionH relativeFrom="column">
                  <wp:posOffset>2774315</wp:posOffset>
                </wp:positionH>
                <wp:positionV relativeFrom="paragraph">
                  <wp:posOffset>3823970</wp:posOffset>
                </wp:positionV>
                <wp:extent cx="838200" cy="304800"/>
                <wp:effectExtent l="12065" t="13970" r="6985" b="5080"/>
                <wp:wrapNone/>
                <wp:docPr id="396" name="Text 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304800"/>
                        </a:xfrm>
                        <a:prstGeom prst="rect">
                          <a:avLst/>
                        </a:prstGeom>
                        <a:solidFill>
                          <a:srgbClr val="FFFFFF"/>
                        </a:solidFill>
                        <a:ln w="9525">
                          <a:solidFill>
                            <a:srgbClr val="000000"/>
                          </a:solidFill>
                          <a:miter lim="800000"/>
                          <a:headEnd/>
                          <a:tailEnd/>
                        </a:ln>
                      </wps:spPr>
                      <wps:txbx>
                        <w:txbxContent>
                          <w:p w14:paraId="6C4A95F3" w14:textId="77777777" w:rsidR="00386ED6" w:rsidRPr="00407A24" w:rsidRDefault="00386ED6" w:rsidP="008146DF">
                            <w:pPr>
                              <w:rPr>
                                <w:rFonts w:ascii="Arial" w:hAnsi="Arial" w:cs="Arial"/>
                              </w:rPr>
                            </w:pPr>
                            <w:r w:rsidRPr="00407A24">
                              <w:rPr>
                                <w:rFonts w:ascii="Arial" w:hAnsi="Arial" w:cs="Arial"/>
                              </w:rPr>
                              <w:t>Hamstrings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337BE" id="Text Box 302" o:spid="_x0000_s1033" type="#_x0000_t202" style="position:absolute;left:0;text-align:left;margin-left:218.45pt;margin-top:301.1pt;width:66pt;height:2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">
                <v:textbox>
                  <w:txbxContent>
                    <w:p w14:paraId="6C4A95F3" w14:textId="77777777" w:rsidR="00386ED6" w:rsidRPr="00407A24" w:rsidRDefault="00386ED6" w:rsidP="008146DF">
                      <w:pPr>
                        <w:rPr>
                          <w:rFonts w:ascii="Arial" w:hAnsi="Arial" w:cs="Arial"/>
                        </w:rPr>
                      </w:pPr>
                      <w:r w:rsidRPr="00407A24">
                        <w:rPr>
                          <w:rFonts w:ascii="Arial" w:hAnsi="Arial" w:cs="Arial"/>
                        </w:rPr>
                        <w:t>Hamstrings</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261EEC1F" wp14:editId="0B551604">
                <wp:simplePos x="0" y="0"/>
                <wp:positionH relativeFrom="column">
                  <wp:posOffset>5888990</wp:posOffset>
                </wp:positionH>
                <wp:positionV relativeFrom="paragraph">
                  <wp:posOffset>3909695</wp:posOffset>
                </wp:positionV>
                <wp:extent cx="819150" cy="419100"/>
                <wp:effectExtent l="12065" t="13970" r="6985" b="5080"/>
                <wp:wrapNone/>
                <wp:docPr id="395" name="Text 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419100"/>
                        </a:xfrm>
                        <a:prstGeom prst="rect">
                          <a:avLst/>
                        </a:prstGeom>
                        <a:solidFill>
                          <a:srgbClr val="FFFFFF"/>
                        </a:solidFill>
                        <a:ln w="9525">
                          <a:solidFill>
                            <a:srgbClr val="000000"/>
                          </a:solidFill>
                          <a:miter lim="800000"/>
                          <a:headEnd/>
                          <a:tailEnd/>
                        </a:ln>
                      </wps:spPr>
                      <wps:txbx>
                        <w:txbxContent>
                          <w:p w14:paraId="125C0B13" w14:textId="77777777" w:rsidR="00386ED6" w:rsidRPr="00407A24" w:rsidRDefault="00386ED6" w:rsidP="008146DF">
                            <w:pPr>
                              <w:rPr>
                                <w:rFonts w:ascii="Arial" w:hAnsi="Arial" w:cs="Arial"/>
                              </w:rPr>
                            </w:pPr>
                            <w:r w:rsidRPr="00407A24">
                              <w:rPr>
                                <w:rFonts w:ascii="Arial" w:hAnsi="Arial" w:cs="Arial"/>
                              </w:rPr>
                              <w:t>Gluteus Maximus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1EEC1F" id="Text Box 301" o:spid="_x0000_s1034" type="#_x0000_t202" style="position:absolute;left:0;text-align:left;margin-left:463.7pt;margin-top:307.85pt;width:64.5pt;height:33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">
                <v:textbox>
                  <w:txbxContent>
                    <w:p w14:paraId="125C0B13" w14:textId="77777777" w:rsidR="00386ED6" w:rsidRPr="00407A24" w:rsidRDefault="00386ED6" w:rsidP="008146DF">
                      <w:pPr>
                        <w:rPr>
                          <w:rFonts w:ascii="Arial" w:hAnsi="Arial" w:cs="Arial"/>
                        </w:rPr>
                      </w:pPr>
                      <w:r w:rsidRPr="00407A24">
                        <w:rPr>
                          <w:rFonts w:ascii="Arial" w:hAnsi="Arial" w:cs="Arial"/>
                        </w:rPr>
                        <w:t>Gluteus Maximus</w:t>
                      </w: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5A3A4622" wp14:editId="08A1666A">
                <wp:simplePos x="0" y="0"/>
                <wp:positionH relativeFrom="column">
                  <wp:posOffset>5888990</wp:posOffset>
                </wp:positionH>
                <wp:positionV relativeFrom="paragraph">
                  <wp:posOffset>2366645</wp:posOffset>
                </wp:positionV>
                <wp:extent cx="1104900" cy="333375"/>
                <wp:effectExtent l="12065" t="13970" r="6985" b="5080"/>
                <wp:wrapNone/>
                <wp:docPr id="394" name="Text 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333375"/>
                        </a:xfrm>
                        <a:prstGeom prst="rect">
                          <a:avLst/>
                        </a:prstGeom>
                        <a:solidFill>
                          <a:srgbClr val="FFFFFF"/>
                        </a:solidFill>
                        <a:ln w="9525">
                          <a:solidFill>
                            <a:srgbClr val="000000"/>
                          </a:solidFill>
                          <a:miter lim="800000"/>
                          <a:headEnd/>
                          <a:tailEnd/>
                        </a:ln>
                      </wps:spPr>
                      <wps:txbx>
                        <w:txbxContent>
                          <w:p w14:paraId="50FE44A5" w14:textId="77777777" w:rsidR="00386ED6" w:rsidRPr="00407A24" w:rsidRDefault="00386ED6" w:rsidP="008146DF">
                            <w:pPr>
                              <w:rPr>
                                <w:rFonts w:ascii="Arial" w:hAnsi="Arial" w:cs="Arial"/>
                              </w:rPr>
                            </w:pPr>
                            <w:r w:rsidRPr="00407A24">
                              <w:rPr>
                                <w:rFonts w:ascii="Arial" w:hAnsi="Arial" w:cs="Arial"/>
                              </w:rPr>
                              <w:t>Erector Spinae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3A4622" id="Text Box 300" o:spid="_x0000_s1035" type="#_x0000_t202" style="position:absolute;left:0;text-align:left;margin-left:463.7pt;margin-top:186.35pt;width:87pt;height:26.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">
                <v:textbox>
                  <w:txbxContent>
                    <w:p w14:paraId="50FE44A5" w14:textId="77777777" w:rsidR="00386ED6" w:rsidRPr="00407A24" w:rsidRDefault="00386ED6" w:rsidP="008146DF">
                      <w:pPr>
                        <w:rPr>
                          <w:rFonts w:ascii="Arial" w:hAnsi="Arial" w:cs="Arial"/>
                        </w:rPr>
                      </w:pPr>
                      <w:r w:rsidRPr="00407A24">
                        <w:rPr>
                          <w:rFonts w:ascii="Arial" w:hAnsi="Arial" w:cs="Arial"/>
                        </w:rPr>
                        <w:t>Erector Spinae</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32E29EBD" wp14:editId="3AF09546">
                <wp:simplePos x="0" y="0"/>
                <wp:positionH relativeFrom="column">
                  <wp:posOffset>5888990</wp:posOffset>
                </wp:positionH>
                <wp:positionV relativeFrom="paragraph">
                  <wp:posOffset>1585595</wp:posOffset>
                </wp:positionV>
                <wp:extent cx="1028700" cy="409575"/>
                <wp:effectExtent l="12065" t="13970" r="6985" b="5080"/>
                <wp:wrapNone/>
                <wp:docPr id="393" name="Text 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409575"/>
                        </a:xfrm>
                        <a:prstGeom prst="rect">
                          <a:avLst/>
                        </a:prstGeom>
                        <a:solidFill>
                          <a:srgbClr val="FFFFFF"/>
                        </a:solidFill>
                        <a:ln w="9525">
                          <a:solidFill>
                            <a:srgbClr val="000000"/>
                          </a:solidFill>
                          <a:miter lim="800000"/>
                          <a:headEnd/>
                          <a:tailEnd/>
                        </a:ln>
                      </wps:spPr>
                      <wps:txbx>
                        <w:txbxContent>
                          <w:p w14:paraId="16F09B8A" w14:textId="77777777" w:rsidR="00386ED6" w:rsidRPr="00407A24" w:rsidRDefault="00386ED6" w:rsidP="008146DF">
                            <w:pPr>
                              <w:rPr>
                                <w:rFonts w:ascii="Arial" w:hAnsi="Arial" w:cs="Arial"/>
                              </w:rPr>
                            </w:pPr>
                            <w:r w:rsidRPr="00407A24">
                              <w:rPr>
                                <w:rFonts w:ascii="Arial" w:hAnsi="Arial" w:cs="Arial"/>
                              </w:rPr>
                              <w:t xml:space="preserve">Latissimus Dorsi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E29EBD" id="Text Box 299" o:spid="_x0000_s1036" type="#_x0000_t202" style="position:absolute;left:0;text-align:left;margin-left:463.7pt;margin-top:124.85pt;width:81pt;height:32.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">
                <v:textbox>
                  <w:txbxContent>
                    <w:p w14:paraId="16F09B8A" w14:textId="77777777" w:rsidR="00386ED6" w:rsidRPr="00407A24" w:rsidRDefault="00386ED6" w:rsidP="008146DF">
                      <w:pPr>
                        <w:rPr>
                          <w:rFonts w:ascii="Arial" w:hAnsi="Arial" w:cs="Arial"/>
                        </w:rPr>
                      </w:pPr>
                      <w:r w:rsidRPr="00407A24">
                        <w:rPr>
                          <w:rFonts w:ascii="Arial" w:hAnsi="Arial" w:cs="Arial"/>
                        </w:rPr>
                        <w:t xml:space="preserve">Latissimus Dorsi </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3A9B6563" wp14:editId="768D6153">
                <wp:simplePos x="0" y="0"/>
                <wp:positionH relativeFrom="column">
                  <wp:posOffset>4869815</wp:posOffset>
                </wp:positionH>
                <wp:positionV relativeFrom="paragraph">
                  <wp:posOffset>1871345</wp:posOffset>
                </wp:positionV>
                <wp:extent cx="1019175" cy="57150"/>
                <wp:effectExtent l="12065" t="13970" r="26035" b="62230"/>
                <wp:wrapNone/>
                <wp:docPr id="392" name="AutoShap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571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69F3B7" id="AutoShape 285" o:spid="_x0000_s1026" type="#_x0000_t32" style="position:absolute;margin-left:383.45pt;margin-top:147.35pt;width:80.25pt;height: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">
                <v:stroke endarrow="block"/>
              </v:shape>
            </w:pict>
          </mc:Fallback>
        </mc:AlternateContent>
      </w:r>
      <w:r>
        <w:rPr>
          <w:noProof/>
        </w:rPr>
        <mc:AlternateContent>
          <mc:Choice Requires="wps">
            <w:drawing>
              <wp:anchor distT="0" distB="0" distL="114300" distR="114300" simplePos="0" relativeHeight="251706368" behindDoc="0" locked="0" layoutInCell="1" allowOverlap="1" wp14:anchorId="28DBAF9B" wp14:editId="0EEC89EE">
                <wp:simplePos x="0" y="0"/>
                <wp:positionH relativeFrom="column">
                  <wp:posOffset>5888990</wp:posOffset>
                </wp:positionH>
                <wp:positionV relativeFrom="paragraph">
                  <wp:posOffset>1166495</wp:posOffset>
                </wp:positionV>
                <wp:extent cx="657225" cy="228600"/>
                <wp:effectExtent l="12065" t="13970" r="6985" b="5080"/>
                <wp:wrapNone/>
                <wp:docPr id="391" name="Text 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228600"/>
                        </a:xfrm>
                        <a:prstGeom prst="rect">
                          <a:avLst/>
                        </a:prstGeom>
                        <a:solidFill>
                          <a:srgbClr val="FFFFFF"/>
                        </a:solidFill>
                        <a:ln w="9525">
                          <a:solidFill>
                            <a:srgbClr val="000000"/>
                          </a:solidFill>
                          <a:miter lim="800000"/>
                          <a:headEnd/>
                          <a:tailEnd/>
                        </a:ln>
                      </wps:spPr>
                      <wps:txbx>
                        <w:txbxContent>
                          <w:p w14:paraId="35D7D8C6" w14:textId="77777777" w:rsidR="00386ED6" w:rsidRPr="00407A24" w:rsidRDefault="00386ED6" w:rsidP="008146DF">
                            <w:pPr>
                              <w:rPr>
                                <w:rFonts w:ascii="Arial" w:hAnsi="Arial" w:cs="Arial"/>
                              </w:rPr>
                            </w:pPr>
                            <w:r w:rsidRPr="00407A24">
                              <w:rPr>
                                <w:rFonts w:ascii="Arial" w:hAnsi="Arial" w:cs="Arial"/>
                              </w:rPr>
                              <w:t>Triceps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BAF9B" id="Text Box 298" o:spid="_x0000_s1037" type="#_x0000_t202" style="position:absolute;left:0;text-align:left;margin-left:463.7pt;margin-top:91.85pt;width:51.75pt;height:1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">
                <v:textbox>
                  <w:txbxContent>
                    <w:p w14:paraId="35D7D8C6" w14:textId="77777777" w:rsidR="00386ED6" w:rsidRPr="00407A24" w:rsidRDefault="00386ED6" w:rsidP="008146DF">
                      <w:pPr>
                        <w:rPr>
                          <w:rFonts w:ascii="Arial" w:hAnsi="Arial" w:cs="Arial"/>
                        </w:rPr>
                      </w:pPr>
                      <w:r w:rsidRPr="00407A24">
                        <w:rPr>
                          <w:rFonts w:ascii="Arial" w:hAnsi="Arial" w:cs="Arial"/>
                        </w:rPr>
                        <w:t>Triceps</w:t>
                      </w:r>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237420EA" wp14:editId="391F865A">
                <wp:simplePos x="0" y="0"/>
                <wp:positionH relativeFrom="column">
                  <wp:posOffset>5260340</wp:posOffset>
                </wp:positionH>
                <wp:positionV relativeFrom="paragraph">
                  <wp:posOffset>1395095</wp:posOffset>
                </wp:positionV>
                <wp:extent cx="628650" cy="190500"/>
                <wp:effectExtent l="12065" t="61595" r="35560" b="5080"/>
                <wp:wrapNone/>
                <wp:docPr id="390" name="AutoShap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 cy="190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946C39" id="AutoShape 284" o:spid="_x0000_s1026" type="#_x0000_t32" style="position:absolute;margin-left:414.2pt;margin-top:109.85pt;width:49.5pt;height:15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">
                <v:stroke endarrow="block"/>
              </v:shape>
            </w:pict>
          </mc:Fallback>
        </mc:AlternateContent>
      </w:r>
      <w:r>
        <w:rPr>
          <w:noProof/>
        </w:rPr>
        <mc:AlternateContent>
          <mc:Choice Requires="wps">
            <w:drawing>
              <wp:anchor distT="0" distB="0" distL="114300" distR="114300" simplePos="0" relativeHeight="251705344" behindDoc="0" locked="0" layoutInCell="1" allowOverlap="1" wp14:anchorId="09720044" wp14:editId="7580F4CF">
                <wp:simplePos x="0" y="0"/>
                <wp:positionH relativeFrom="column">
                  <wp:posOffset>5669915</wp:posOffset>
                </wp:positionH>
                <wp:positionV relativeFrom="paragraph">
                  <wp:posOffset>594995</wp:posOffset>
                </wp:positionV>
                <wp:extent cx="1247775" cy="438150"/>
                <wp:effectExtent l="12065" t="13970" r="6985" b="5080"/>
                <wp:wrapNone/>
                <wp:docPr id="389" name="Text 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438150"/>
                        </a:xfrm>
                        <a:prstGeom prst="rect">
                          <a:avLst/>
                        </a:prstGeom>
                        <a:solidFill>
                          <a:srgbClr val="FFFFFF"/>
                        </a:solidFill>
                        <a:ln w="9525">
                          <a:solidFill>
                            <a:srgbClr val="000000"/>
                          </a:solidFill>
                          <a:miter lim="800000"/>
                          <a:headEnd/>
                          <a:tailEnd/>
                        </a:ln>
                      </wps:spPr>
                      <wps:txbx>
                        <w:txbxContent>
                          <w:p w14:paraId="1284BDA8" w14:textId="77777777" w:rsidR="00386ED6" w:rsidRPr="00407A24" w:rsidRDefault="00386ED6" w:rsidP="008146DF">
                            <w:pPr>
                              <w:rPr>
                                <w:rFonts w:ascii="Arial" w:hAnsi="Arial" w:cs="Arial"/>
                              </w:rPr>
                            </w:pPr>
                            <w:r w:rsidRPr="00407A24">
                              <w:rPr>
                                <w:rFonts w:ascii="Arial" w:hAnsi="Arial" w:cs="Arial"/>
                              </w:rPr>
                              <w:t>Middle Trapezius and Rhomboids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20044" id="Text Box 297" o:spid="_x0000_s1038" type="#_x0000_t202" style="position:absolute;left:0;text-align:left;margin-left:446.45pt;margin-top:46.85pt;width:98.25pt;height:34.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">
                <v:textbox>
                  <w:txbxContent>
                    <w:p w14:paraId="1284BDA8" w14:textId="77777777" w:rsidR="00386ED6" w:rsidRPr="00407A24" w:rsidRDefault="00386ED6" w:rsidP="008146DF">
                      <w:pPr>
                        <w:rPr>
                          <w:rFonts w:ascii="Arial" w:hAnsi="Arial" w:cs="Arial"/>
                        </w:rPr>
                      </w:pPr>
                      <w:r w:rsidRPr="00407A24">
                        <w:rPr>
                          <w:rFonts w:ascii="Arial" w:hAnsi="Arial" w:cs="Arial"/>
                        </w:rPr>
                        <w:t>Middle Trapezius and Rhomboids</w:t>
                      </w: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6F3CADAB" wp14:editId="05DF7EB9">
                <wp:simplePos x="0" y="0"/>
                <wp:positionH relativeFrom="column">
                  <wp:posOffset>4593590</wp:posOffset>
                </wp:positionH>
                <wp:positionV relativeFrom="paragraph">
                  <wp:posOffset>947420</wp:posOffset>
                </wp:positionV>
                <wp:extent cx="1076325" cy="514350"/>
                <wp:effectExtent l="12065" t="52070" r="35560" b="5080"/>
                <wp:wrapNone/>
                <wp:docPr id="388" name="AutoShap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76325" cy="5143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1A12E3" id="AutoShape 283" o:spid="_x0000_s1026" type="#_x0000_t32" style="position:absolute;margin-left:361.7pt;margin-top:74.6pt;width:84.75pt;height:40.5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">
                <v:stroke endarrow="block"/>
              </v:shape>
            </w:pict>
          </mc:Fallback>
        </mc:AlternateContent>
      </w:r>
      <w:r>
        <w:rPr>
          <w:noProof/>
        </w:rPr>
        <mc:AlternateContent>
          <mc:Choice Requires="wps">
            <w:drawing>
              <wp:anchor distT="0" distB="0" distL="114300" distR="114300" simplePos="0" relativeHeight="251702272" behindDoc="0" locked="0" layoutInCell="1" allowOverlap="1" wp14:anchorId="6A0D2D96" wp14:editId="169ABE0B">
                <wp:simplePos x="0" y="0"/>
                <wp:positionH relativeFrom="column">
                  <wp:posOffset>-168910</wp:posOffset>
                </wp:positionH>
                <wp:positionV relativeFrom="paragraph">
                  <wp:posOffset>3671570</wp:posOffset>
                </wp:positionV>
                <wp:extent cx="942975" cy="238125"/>
                <wp:effectExtent l="12065" t="13970" r="6985" b="5080"/>
                <wp:wrapNone/>
                <wp:docPr id="387" name="Text 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238125"/>
                        </a:xfrm>
                        <a:prstGeom prst="rect">
                          <a:avLst/>
                        </a:prstGeom>
                        <a:solidFill>
                          <a:srgbClr val="FFFFFF"/>
                        </a:solidFill>
                        <a:ln w="9525">
                          <a:solidFill>
                            <a:srgbClr val="000000"/>
                          </a:solidFill>
                          <a:miter lim="800000"/>
                          <a:headEnd/>
                          <a:tailEnd/>
                        </a:ln>
                      </wps:spPr>
                      <wps:txbx>
                        <w:txbxContent>
                          <w:p w14:paraId="22F85C81" w14:textId="77777777" w:rsidR="00386ED6" w:rsidRPr="00407A24" w:rsidRDefault="00386ED6" w:rsidP="008146DF">
                            <w:pPr>
                              <w:rPr>
                                <w:rFonts w:ascii="Arial" w:hAnsi="Arial" w:cs="Arial"/>
                              </w:rPr>
                            </w:pPr>
                            <w:r w:rsidRPr="00407A24">
                              <w:rPr>
                                <w:rFonts w:ascii="Arial" w:hAnsi="Arial" w:cs="Arial"/>
                              </w:rPr>
                              <w:t>Quadriceps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0D2D96" id="Text Box 294" o:spid="_x0000_s1039" type="#_x0000_t202" style="position:absolute;left:0;text-align:left;margin-left:-13.3pt;margin-top:289.1pt;width:74.25pt;height:18.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">
                <v:textbox>
                  <w:txbxContent>
                    <w:p w14:paraId="22F85C81" w14:textId="77777777" w:rsidR="00386ED6" w:rsidRPr="00407A24" w:rsidRDefault="00386ED6" w:rsidP="008146DF">
                      <w:pPr>
                        <w:rPr>
                          <w:rFonts w:ascii="Arial" w:hAnsi="Arial" w:cs="Arial"/>
                        </w:rPr>
                      </w:pPr>
                      <w:r w:rsidRPr="00407A24">
                        <w:rPr>
                          <w:rFonts w:ascii="Arial" w:hAnsi="Arial" w:cs="Arial"/>
                        </w:rPr>
                        <w:t>Quadriceps</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49796AB6" wp14:editId="51FFA33B">
                <wp:simplePos x="0" y="0"/>
                <wp:positionH relativeFrom="column">
                  <wp:posOffset>5527040</wp:posOffset>
                </wp:positionH>
                <wp:positionV relativeFrom="paragraph">
                  <wp:posOffset>137795</wp:posOffset>
                </wp:positionV>
                <wp:extent cx="1181100" cy="285750"/>
                <wp:effectExtent l="12065" t="13970" r="6985" b="5080"/>
                <wp:wrapNone/>
                <wp:docPr id="386" name="Text 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285750"/>
                        </a:xfrm>
                        <a:prstGeom prst="rect">
                          <a:avLst/>
                        </a:prstGeom>
                        <a:solidFill>
                          <a:srgbClr val="FFFFFF"/>
                        </a:solidFill>
                        <a:ln w="9525">
                          <a:solidFill>
                            <a:srgbClr val="000000"/>
                          </a:solidFill>
                          <a:miter lim="800000"/>
                          <a:headEnd/>
                          <a:tailEnd/>
                        </a:ln>
                      </wps:spPr>
                      <wps:txbx>
                        <w:txbxContent>
                          <w:p w14:paraId="306DCA83" w14:textId="77777777" w:rsidR="00386ED6" w:rsidRPr="00407A24" w:rsidRDefault="00386ED6" w:rsidP="008146DF">
                            <w:pPr>
                              <w:rPr>
                                <w:rFonts w:ascii="Arial" w:hAnsi="Arial" w:cs="Arial"/>
                              </w:rPr>
                            </w:pPr>
                            <w:r w:rsidRPr="00407A24">
                              <w:rPr>
                                <w:rFonts w:ascii="Arial" w:hAnsi="Arial" w:cs="Arial"/>
                              </w:rPr>
                              <w:t xml:space="preserve">Upper Trapezius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796AB6" id="Text Box 296" o:spid="_x0000_s1040" type="#_x0000_t202" style="position:absolute;left:0;text-align:left;margin-left:435.2pt;margin-top:10.85pt;width:93pt;height:2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">
                <v:textbox>
                  <w:txbxContent>
                    <w:p w14:paraId="306DCA83" w14:textId="77777777" w:rsidR="00386ED6" w:rsidRPr="00407A24" w:rsidRDefault="00386ED6" w:rsidP="008146DF">
                      <w:pPr>
                        <w:rPr>
                          <w:rFonts w:ascii="Arial" w:hAnsi="Arial" w:cs="Arial"/>
                        </w:rPr>
                      </w:pPr>
                      <w:r w:rsidRPr="00407A24">
                        <w:rPr>
                          <w:rFonts w:ascii="Arial" w:hAnsi="Arial" w:cs="Arial"/>
                        </w:rPr>
                        <w:t xml:space="preserve">Upper Trapezius </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5725E37A" wp14:editId="63949F60">
                <wp:simplePos x="0" y="0"/>
                <wp:positionH relativeFrom="column">
                  <wp:posOffset>-121285</wp:posOffset>
                </wp:positionH>
                <wp:positionV relativeFrom="paragraph">
                  <wp:posOffset>1776095</wp:posOffset>
                </wp:positionV>
                <wp:extent cx="771525" cy="219075"/>
                <wp:effectExtent l="12065" t="13970" r="6985" b="5080"/>
                <wp:wrapNone/>
                <wp:docPr id="385"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219075"/>
                        </a:xfrm>
                        <a:prstGeom prst="rect">
                          <a:avLst/>
                        </a:prstGeom>
                        <a:solidFill>
                          <a:srgbClr val="FFFFFF"/>
                        </a:solidFill>
                        <a:ln w="9525">
                          <a:solidFill>
                            <a:srgbClr val="000000"/>
                          </a:solidFill>
                          <a:miter lim="800000"/>
                          <a:headEnd/>
                          <a:tailEnd/>
                        </a:ln>
                      </wps:spPr>
                      <wps:txbx>
                        <w:txbxContent>
                          <w:p w14:paraId="136D4C08" w14:textId="77777777" w:rsidR="00386ED6" w:rsidRPr="00417230" w:rsidRDefault="00386ED6" w:rsidP="008146DF">
                            <w:pPr>
                              <w:rPr>
                                <w:rFonts w:ascii="Arial" w:hAnsi="Arial" w:cs="Arial"/>
                              </w:rPr>
                            </w:pPr>
                            <w:r w:rsidRPr="00417230">
                              <w:rPr>
                                <w:rFonts w:ascii="Arial" w:hAnsi="Arial" w:cs="Arial"/>
                              </w:rPr>
                              <w:t>Obliques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25E37A" id="Text Box 292" o:spid="_x0000_s1041" type="#_x0000_t202" style="position:absolute;left:0;text-align:left;margin-left:-9.55pt;margin-top:139.85pt;width:60.75pt;height:17.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">
                <v:textbox>
                  <w:txbxContent>
                    <w:p w14:paraId="136D4C08" w14:textId="77777777" w:rsidR="00386ED6" w:rsidRPr="00417230" w:rsidRDefault="00386ED6" w:rsidP="008146DF">
                      <w:pPr>
                        <w:rPr>
                          <w:rFonts w:ascii="Arial" w:hAnsi="Arial" w:cs="Arial"/>
                        </w:rPr>
                      </w:pPr>
                      <w:r w:rsidRPr="00417230">
                        <w:rPr>
                          <w:rFonts w:ascii="Arial" w:hAnsi="Arial" w:cs="Arial"/>
                        </w:rPr>
                        <w:t>Obliques</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57B320D5" wp14:editId="0DFF67FE">
                <wp:simplePos x="0" y="0"/>
                <wp:positionH relativeFrom="column">
                  <wp:posOffset>2488565</wp:posOffset>
                </wp:positionH>
                <wp:positionV relativeFrom="paragraph">
                  <wp:posOffset>23495</wp:posOffset>
                </wp:positionV>
                <wp:extent cx="1609725" cy="447675"/>
                <wp:effectExtent l="12065" t="13970" r="6985" b="5080"/>
                <wp:wrapNone/>
                <wp:docPr id="384"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725" cy="447675"/>
                        </a:xfrm>
                        <a:prstGeom prst="rect">
                          <a:avLst/>
                        </a:prstGeom>
                        <a:solidFill>
                          <a:srgbClr val="FFFFFF"/>
                        </a:solidFill>
                        <a:ln w="9525">
                          <a:solidFill>
                            <a:srgbClr val="000000"/>
                          </a:solidFill>
                          <a:miter lim="800000"/>
                          <a:headEnd/>
                          <a:tailEnd/>
                        </a:ln>
                      </wps:spPr>
                      <wps:txbx>
                        <w:txbxContent>
                          <w:p w14:paraId="26412F61" w14:textId="77777777" w:rsidR="00386ED6" w:rsidRPr="00417230" w:rsidRDefault="00386ED6" w:rsidP="008146DF">
                            <w:pPr>
                              <w:jc w:val="center"/>
                            </w:pPr>
                            <w:r>
                              <w:t>Anterior and Posterior Deltoid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B320D5" id="Text Box 295" o:spid="_x0000_s1042" type="#_x0000_t202" style="position:absolute;left:0;text-align:left;margin-left:195.95pt;margin-top:1.85pt;width:126.75pt;height:35.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">
                <v:textbox>
                  <w:txbxContent>
                    <w:p w14:paraId="26412F61" w14:textId="77777777" w:rsidR="00386ED6" w:rsidRPr="00417230" w:rsidRDefault="00386ED6" w:rsidP="008146DF">
                      <w:pPr>
                        <w:jc w:val="center"/>
                      </w:pPr>
                      <w:r>
                        <w:t>Anterior and Posterior Deltoid</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1A45423C" wp14:editId="6E0AABCB">
                <wp:simplePos x="0" y="0"/>
                <wp:positionH relativeFrom="column">
                  <wp:posOffset>-302260</wp:posOffset>
                </wp:positionH>
                <wp:positionV relativeFrom="paragraph">
                  <wp:posOffset>2261870</wp:posOffset>
                </wp:positionV>
                <wp:extent cx="876300" cy="247650"/>
                <wp:effectExtent l="12065" t="13970" r="6985" b="5080"/>
                <wp:wrapNone/>
                <wp:docPr id="383" name="Text 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247650"/>
                        </a:xfrm>
                        <a:prstGeom prst="rect">
                          <a:avLst/>
                        </a:prstGeom>
                        <a:solidFill>
                          <a:srgbClr val="FFFFFF"/>
                        </a:solidFill>
                        <a:ln w="9525">
                          <a:solidFill>
                            <a:srgbClr val="000000"/>
                          </a:solidFill>
                          <a:miter lim="800000"/>
                          <a:headEnd/>
                          <a:tailEnd/>
                        </a:ln>
                      </wps:spPr>
                      <wps:txbx>
                        <w:txbxContent>
                          <w:p w14:paraId="39712A2B" w14:textId="77777777" w:rsidR="00386ED6" w:rsidRPr="00407A24" w:rsidRDefault="00386ED6" w:rsidP="008146DF">
                            <w:pPr>
                              <w:rPr>
                                <w:rFonts w:ascii="Arial" w:hAnsi="Arial" w:cs="Arial"/>
                              </w:rPr>
                            </w:pPr>
                            <w:r w:rsidRPr="00407A24">
                              <w:rPr>
                                <w:rFonts w:ascii="Arial" w:hAnsi="Arial" w:cs="Arial"/>
                              </w:rPr>
                              <w:t>Abdominals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45423C" id="Text Box 293" o:spid="_x0000_s1043" type="#_x0000_t202" style="position:absolute;left:0;text-align:left;margin-left:-23.8pt;margin-top:178.1pt;width:69pt;height:19.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">
                <v:textbox>
                  <w:txbxContent>
                    <w:p w14:paraId="39712A2B" w14:textId="77777777" w:rsidR="00386ED6" w:rsidRPr="00407A24" w:rsidRDefault="00386ED6" w:rsidP="008146DF">
                      <w:pPr>
                        <w:rPr>
                          <w:rFonts w:ascii="Arial" w:hAnsi="Arial" w:cs="Arial"/>
                        </w:rPr>
                      </w:pPr>
                      <w:r w:rsidRPr="00407A24">
                        <w:rPr>
                          <w:rFonts w:ascii="Arial" w:hAnsi="Arial" w:cs="Arial"/>
                        </w:rPr>
                        <w:t>Abdominals</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2A6D8D33" wp14:editId="47CE9A25">
                <wp:simplePos x="0" y="0"/>
                <wp:positionH relativeFrom="column">
                  <wp:posOffset>574040</wp:posOffset>
                </wp:positionH>
                <wp:positionV relativeFrom="paragraph">
                  <wp:posOffset>2214245</wp:posOffset>
                </wp:positionV>
                <wp:extent cx="1228725" cy="295275"/>
                <wp:effectExtent l="31115" t="13970" r="6985" b="62230"/>
                <wp:wrapNone/>
                <wp:docPr id="382" name="AutoShap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28725" cy="2952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2E60D6" id="AutoShape 280" o:spid="_x0000_s1026" type="#_x0000_t32" style="position:absolute;margin-left:45.2pt;margin-top:174.35pt;width:96.75pt;height:23.25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">
                <v:stroke endarrow="block"/>
              </v:shape>
            </w:pict>
          </mc:Fallback>
        </mc:AlternateContent>
      </w:r>
      <w:r>
        <w:rPr>
          <w:noProof/>
        </w:rPr>
        <mc:AlternateContent>
          <mc:Choice Requires="wps">
            <w:drawing>
              <wp:anchor distT="0" distB="0" distL="114300" distR="114300" simplePos="0" relativeHeight="251699200" behindDoc="0" locked="0" layoutInCell="1" allowOverlap="1" wp14:anchorId="5BFC5542" wp14:editId="7A5F9A51">
                <wp:simplePos x="0" y="0"/>
                <wp:positionH relativeFrom="column">
                  <wp:posOffset>-121285</wp:posOffset>
                </wp:positionH>
                <wp:positionV relativeFrom="paragraph">
                  <wp:posOffset>1166495</wp:posOffset>
                </wp:positionV>
                <wp:extent cx="619125" cy="228600"/>
                <wp:effectExtent l="12065" t="13970" r="6985" b="5080"/>
                <wp:wrapNone/>
                <wp:docPr id="381" name="Text 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228600"/>
                        </a:xfrm>
                        <a:prstGeom prst="rect">
                          <a:avLst/>
                        </a:prstGeom>
                        <a:solidFill>
                          <a:srgbClr val="FFFFFF"/>
                        </a:solidFill>
                        <a:ln w="9525">
                          <a:solidFill>
                            <a:srgbClr val="000000"/>
                          </a:solidFill>
                          <a:miter lim="800000"/>
                          <a:headEnd/>
                          <a:tailEnd/>
                        </a:ln>
                      </wps:spPr>
                      <wps:txbx>
                        <w:txbxContent>
                          <w:p w14:paraId="4B32AD20" w14:textId="77777777" w:rsidR="00386ED6" w:rsidRPr="00417230" w:rsidRDefault="00386ED6" w:rsidP="008146DF">
                            <w:pPr>
                              <w:rPr>
                                <w:rFonts w:ascii="Arial" w:hAnsi="Arial" w:cs="Arial"/>
                              </w:rPr>
                            </w:pPr>
                            <w:r w:rsidRPr="00417230">
                              <w:rPr>
                                <w:rFonts w:ascii="Arial" w:hAnsi="Arial" w:cs="Arial"/>
                              </w:rPr>
                              <w:t>Biceps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FC5542" id="Text Box 291" o:spid="_x0000_s1044" type="#_x0000_t202" style="position:absolute;left:0;text-align:left;margin-left:-9.55pt;margin-top:91.85pt;width:48.75pt;height:1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">
                <v:textbox>
                  <w:txbxContent>
                    <w:p w14:paraId="4B32AD20" w14:textId="77777777" w:rsidR="00386ED6" w:rsidRPr="00417230" w:rsidRDefault="00386ED6" w:rsidP="008146DF">
                      <w:pPr>
                        <w:rPr>
                          <w:rFonts w:ascii="Arial" w:hAnsi="Arial" w:cs="Arial"/>
                        </w:rPr>
                      </w:pPr>
                      <w:r w:rsidRPr="00417230">
                        <w:rPr>
                          <w:rFonts w:ascii="Arial" w:hAnsi="Arial" w:cs="Arial"/>
                        </w:rPr>
                        <w:t>Biceps</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40B0115C" wp14:editId="3D96BAAF">
                <wp:simplePos x="0" y="0"/>
                <wp:positionH relativeFrom="column">
                  <wp:posOffset>-302260</wp:posOffset>
                </wp:positionH>
                <wp:positionV relativeFrom="paragraph">
                  <wp:posOffset>547370</wp:posOffset>
                </wp:positionV>
                <wp:extent cx="1143000" cy="276225"/>
                <wp:effectExtent l="12065" t="13970" r="6985" b="5080"/>
                <wp:wrapNone/>
                <wp:docPr id="380" name="Text 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6225"/>
                        </a:xfrm>
                        <a:prstGeom prst="rect">
                          <a:avLst/>
                        </a:prstGeom>
                        <a:solidFill>
                          <a:srgbClr val="FFFFFF"/>
                        </a:solidFill>
                        <a:ln w="9525">
                          <a:solidFill>
                            <a:srgbClr val="000000"/>
                          </a:solidFill>
                          <a:miter lim="800000"/>
                          <a:headEnd/>
                          <a:tailEnd/>
                        </a:ln>
                      </wps:spPr>
                      <wps:txbx>
                        <w:txbxContent>
                          <w:p w14:paraId="14AB4260" w14:textId="77777777" w:rsidR="00386ED6" w:rsidRPr="00417230" w:rsidRDefault="00386ED6" w:rsidP="008146DF">
                            <w:pPr>
                              <w:rPr>
                                <w:rFonts w:ascii="Arial" w:hAnsi="Arial" w:cs="Arial"/>
                              </w:rPr>
                            </w:pPr>
                            <w:r w:rsidRPr="00417230">
                              <w:rPr>
                                <w:rFonts w:ascii="Arial" w:hAnsi="Arial" w:cs="Arial"/>
                              </w:rPr>
                              <w:t>Pectoralis Major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B0115C" id="Text Box 290" o:spid="_x0000_s1045" type="#_x0000_t202" style="position:absolute;left:0;text-align:left;margin-left:-23.8pt;margin-top:43.1pt;width:90pt;height:21.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">
                <v:textbox>
                  <w:txbxContent>
                    <w:p w14:paraId="14AB4260" w14:textId="77777777" w:rsidR="00386ED6" w:rsidRPr="00417230" w:rsidRDefault="00386ED6" w:rsidP="008146DF">
                      <w:pPr>
                        <w:rPr>
                          <w:rFonts w:ascii="Arial" w:hAnsi="Arial" w:cs="Arial"/>
                        </w:rPr>
                      </w:pPr>
                      <w:r w:rsidRPr="00417230">
                        <w:rPr>
                          <w:rFonts w:ascii="Arial" w:hAnsi="Arial" w:cs="Arial"/>
                        </w:rPr>
                        <w:t>Pectoralis Major</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5A849142" wp14:editId="2AC567F8">
                <wp:simplePos x="0" y="0"/>
                <wp:positionH relativeFrom="column">
                  <wp:posOffset>3612515</wp:posOffset>
                </wp:positionH>
                <wp:positionV relativeFrom="paragraph">
                  <wp:posOffset>3585845</wp:posOffset>
                </wp:positionV>
                <wp:extent cx="657225" cy="238125"/>
                <wp:effectExtent l="31115" t="13970" r="6985" b="62230"/>
                <wp:wrapNone/>
                <wp:docPr id="379" name="AutoShape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7225"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2BD88C" id="AutoShape 288" o:spid="_x0000_s1026" type="#_x0000_t32" style="position:absolute;margin-left:284.45pt;margin-top:282.35pt;width:51.75pt;height:18.75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">
                <v:stroke endarrow="block"/>
              </v:shape>
            </w:pict>
          </mc:Fallback>
        </mc:AlternateContent>
      </w:r>
      <w:r>
        <w:rPr>
          <w:noProof/>
        </w:rPr>
        <mc:AlternateContent>
          <mc:Choice Requires="wps">
            <w:drawing>
              <wp:anchor distT="0" distB="0" distL="114300" distR="114300" simplePos="0" relativeHeight="251695104" behindDoc="0" locked="0" layoutInCell="1" allowOverlap="1" wp14:anchorId="72326A82" wp14:editId="132D0021">
                <wp:simplePos x="0" y="0"/>
                <wp:positionH relativeFrom="column">
                  <wp:posOffset>4869815</wp:posOffset>
                </wp:positionH>
                <wp:positionV relativeFrom="paragraph">
                  <wp:posOffset>2976245</wp:posOffset>
                </wp:positionV>
                <wp:extent cx="1019175" cy="933450"/>
                <wp:effectExtent l="12065" t="13970" r="45085" b="52705"/>
                <wp:wrapNone/>
                <wp:docPr id="378" name="AutoShap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933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60AA3F" id="AutoShape 287" o:spid="_x0000_s1026" type="#_x0000_t32" style="position:absolute;margin-left:383.45pt;margin-top:234.35pt;width:80.25pt;height:7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">
                <v:stroke endarrow="block"/>
              </v:shape>
            </w:pict>
          </mc:Fallback>
        </mc:AlternateContent>
      </w:r>
      <w:r>
        <w:rPr>
          <w:noProof/>
        </w:rPr>
        <mc:AlternateContent>
          <mc:Choice Requires="wps">
            <w:drawing>
              <wp:anchor distT="0" distB="0" distL="114300" distR="114300" simplePos="0" relativeHeight="251694080" behindDoc="0" locked="0" layoutInCell="1" allowOverlap="1" wp14:anchorId="406AB20D" wp14:editId="583D822D">
                <wp:simplePos x="0" y="0"/>
                <wp:positionH relativeFrom="column">
                  <wp:posOffset>4593590</wp:posOffset>
                </wp:positionH>
                <wp:positionV relativeFrom="paragraph">
                  <wp:posOffset>2366645</wp:posOffset>
                </wp:positionV>
                <wp:extent cx="1295400" cy="333375"/>
                <wp:effectExtent l="12065" t="13970" r="26035" b="62230"/>
                <wp:wrapNone/>
                <wp:docPr id="377" name="AutoShap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333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C3F512" id="AutoShape 286" o:spid="_x0000_s1026" type="#_x0000_t32" style="position:absolute;margin-left:361.7pt;margin-top:186.35pt;width:102pt;height:26.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">
                <v:stroke endarrow="block"/>
              </v:shape>
            </w:pict>
          </mc:Fallback>
        </mc:AlternateContent>
      </w:r>
      <w:r>
        <w:rPr>
          <w:noProof/>
        </w:rPr>
        <mc:AlternateContent>
          <mc:Choice Requires="wps">
            <w:drawing>
              <wp:anchor distT="0" distB="0" distL="114300" distR="114300" simplePos="0" relativeHeight="251689984" behindDoc="0" locked="0" layoutInCell="1" allowOverlap="1" wp14:anchorId="4AB7CFF0" wp14:editId="08B110FE">
                <wp:simplePos x="0" y="0"/>
                <wp:positionH relativeFrom="column">
                  <wp:posOffset>4717415</wp:posOffset>
                </wp:positionH>
                <wp:positionV relativeFrom="paragraph">
                  <wp:posOffset>423545</wp:posOffset>
                </wp:positionV>
                <wp:extent cx="809625" cy="609600"/>
                <wp:effectExtent l="12065" t="52070" r="45085" b="5080"/>
                <wp:wrapNone/>
                <wp:docPr id="376" name="AutoShap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9625" cy="609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1D84F6" id="AutoShape 282" o:spid="_x0000_s1026" type="#_x0000_t32" style="position:absolute;margin-left:371.45pt;margin-top:33.35pt;width:63.75pt;height:48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">
                <v:stroke endarrow="block"/>
              </v:shape>
            </w:pict>
          </mc:Fallback>
        </mc:AlternateContent>
      </w:r>
      <w:r>
        <w:rPr>
          <w:noProof/>
        </w:rPr>
        <mc:AlternateContent>
          <mc:Choice Requires="wps">
            <w:drawing>
              <wp:anchor distT="0" distB="0" distL="114300" distR="114300" simplePos="0" relativeHeight="251688960" behindDoc="0" locked="0" layoutInCell="1" allowOverlap="1" wp14:anchorId="0BE59BD8" wp14:editId="02987075">
                <wp:simplePos x="0" y="0"/>
                <wp:positionH relativeFrom="column">
                  <wp:posOffset>774065</wp:posOffset>
                </wp:positionH>
                <wp:positionV relativeFrom="paragraph">
                  <wp:posOffset>3585845</wp:posOffset>
                </wp:positionV>
                <wp:extent cx="657225" cy="323850"/>
                <wp:effectExtent l="40640" t="13970" r="6985" b="52705"/>
                <wp:wrapNone/>
                <wp:docPr id="375" name="AutoShap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7225" cy="323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F8BB5E" id="AutoShape 281" o:spid="_x0000_s1026" type="#_x0000_t32" style="position:absolute;margin-left:60.95pt;margin-top:282.35pt;width:51.75pt;height:25.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">
                <v:stroke endarrow="block"/>
              </v:shape>
            </w:pict>
          </mc:Fallback>
        </mc:AlternateContent>
      </w:r>
      <w:r>
        <w:rPr>
          <w:noProof/>
        </w:rPr>
        <mc:AlternateContent>
          <mc:Choice Requires="wps">
            <w:drawing>
              <wp:anchor distT="0" distB="0" distL="114300" distR="114300" simplePos="0" relativeHeight="251686912" behindDoc="0" locked="0" layoutInCell="1" allowOverlap="1" wp14:anchorId="2D1EFAD1" wp14:editId="1888F441">
                <wp:simplePos x="0" y="0"/>
                <wp:positionH relativeFrom="column">
                  <wp:posOffset>650240</wp:posOffset>
                </wp:positionH>
                <wp:positionV relativeFrom="paragraph">
                  <wp:posOffset>1995170</wp:posOffset>
                </wp:positionV>
                <wp:extent cx="781050" cy="85725"/>
                <wp:effectExtent l="21590" t="61595" r="6985" b="5080"/>
                <wp:wrapNone/>
                <wp:docPr id="374" name="AutoShap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81050" cy="85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C109BC" id="AutoShape 279" o:spid="_x0000_s1026" type="#_x0000_t32" style="position:absolute;margin-left:51.2pt;margin-top:157.1pt;width:61.5pt;height:6.75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">
                <v:stroke endarrow="block"/>
              </v:shape>
            </w:pict>
          </mc:Fallback>
        </mc:AlternateContent>
      </w:r>
      <w:r>
        <w:rPr>
          <w:noProof/>
        </w:rPr>
        <mc:AlternateContent>
          <mc:Choice Requires="wps">
            <w:drawing>
              <wp:anchor distT="0" distB="0" distL="114300" distR="114300" simplePos="0" relativeHeight="251685888" behindDoc="0" locked="0" layoutInCell="1" allowOverlap="1" wp14:anchorId="590F214D" wp14:editId="347D6FF3">
                <wp:simplePos x="0" y="0"/>
                <wp:positionH relativeFrom="column">
                  <wp:posOffset>497840</wp:posOffset>
                </wp:positionH>
                <wp:positionV relativeFrom="paragraph">
                  <wp:posOffset>1395095</wp:posOffset>
                </wp:positionV>
                <wp:extent cx="676275" cy="304800"/>
                <wp:effectExtent l="40640" t="61595" r="6985" b="5080"/>
                <wp:wrapNone/>
                <wp:docPr id="373" name="AutoShap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76275" cy="304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29DA78" id="AutoShape 278" o:spid="_x0000_s1026" type="#_x0000_t32" style="position:absolute;margin-left:39.2pt;margin-top:109.85pt;width:53.25pt;height:24pt;flip:x 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">
                <v:stroke endarrow="block"/>
              </v:shape>
            </w:pict>
          </mc:Fallback>
        </mc:AlternateContent>
      </w:r>
      <w:r>
        <w:rPr>
          <w:noProof/>
        </w:rPr>
        <mc:AlternateContent>
          <mc:Choice Requires="wps">
            <w:drawing>
              <wp:anchor distT="0" distB="0" distL="114300" distR="114300" simplePos="0" relativeHeight="251684864" behindDoc="0" locked="0" layoutInCell="1" allowOverlap="1" wp14:anchorId="4B3C831C" wp14:editId="6B7EAE19">
                <wp:simplePos x="0" y="0"/>
                <wp:positionH relativeFrom="column">
                  <wp:posOffset>3250565</wp:posOffset>
                </wp:positionH>
                <wp:positionV relativeFrom="paragraph">
                  <wp:posOffset>471170</wp:posOffset>
                </wp:positionV>
                <wp:extent cx="676275" cy="647700"/>
                <wp:effectExtent l="50165" t="52070" r="6985" b="5080"/>
                <wp:wrapNone/>
                <wp:docPr id="372" name="AutoShap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76275" cy="647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60E8C7" id="AutoShape 277" o:spid="_x0000_s1026" type="#_x0000_t32" style="position:absolute;margin-left:255.95pt;margin-top:37.1pt;width:53.25pt;height:51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">
                <v:stroke endarrow="block"/>
              </v:shape>
            </w:pict>
          </mc:Fallback>
        </mc:AlternateContent>
      </w:r>
      <w:r>
        <w:rPr>
          <w:noProof/>
        </w:rPr>
        <mc:AlternateContent>
          <mc:Choice Requires="wps">
            <w:drawing>
              <wp:anchor distT="0" distB="0" distL="114300" distR="114300" simplePos="0" relativeHeight="251683840" behindDoc="0" locked="0" layoutInCell="1" allowOverlap="1" wp14:anchorId="75E9E89E" wp14:editId="298DF933">
                <wp:simplePos x="0" y="0"/>
                <wp:positionH relativeFrom="column">
                  <wp:posOffset>2488565</wp:posOffset>
                </wp:positionH>
                <wp:positionV relativeFrom="paragraph">
                  <wp:posOffset>471170</wp:posOffset>
                </wp:positionV>
                <wp:extent cx="704850" cy="647700"/>
                <wp:effectExtent l="12065" t="52070" r="45085" b="5080"/>
                <wp:wrapNone/>
                <wp:docPr id="287" name="AutoShap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4850" cy="647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EDB9A9" id="AutoShape 276" o:spid="_x0000_s1026" type="#_x0000_t32" style="position:absolute;margin-left:195.95pt;margin-top:37.1pt;width:55.5pt;height:51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">
                <v:stroke endarrow="block"/>
              </v:shape>
            </w:pict>
          </mc:Fallback>
        </mc:AlternateContent>
      </w:r>
      <w:r>
        <w:rPr>
          <w:noProof/>
        </w:rPr>
        <mc:AlternateContent>
          <mc:Choice Requires="wps">
            <w:drawing>
              <wp:anchor distT="0" distB="0" distL="114300" distR="114300" simplePos="0" relativeHeight="251682816" behindDoc="0" locked="0" layoutInCell="1" allowOverlap="1" wp14:anchorId="469DE07C" wp14:editId="31B9CF69">
                <wp:simplePos x="0" y="0"/>
                <wp:positionH relativeFrom="column">
                  <wp:posOffset>774065</wp:posOffset>
                </wp:positionH>
                <wp:positionV relativeFrom="paragraph">
                  <wp:posOffset>823595</wp:posOffset>
                </wp:positionV>
                <wp:extent cx="657225" cy="466725"/>
                <wp:effectExtent l="40640" t="52070" r="6985" b="5080"/>
                <wp:wrapNone/>
                <wp:docPr id="286" name="AutoShap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57225" cy="466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77380E" id="AutoShape 275" o:spid="_x0000_s1026" type="#_x0000_t32" style="position:absolute;margin-left:60.95pt;margin-top:64.85pt;width:51.75pt;height:36.75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">
                <v:stroke endarrow="block"/>
              </v:shape>
            </w:pict>
          </mc:Fallback>
        </mc:AlternateContent>
      </w:r>
      <w:r>
        <w:rPr>
          <w:noProof/>
        </w:rPr>
        <w:drawing>
          <wp:inline distT="0" distB="0" distL="0" distR="0" wp14:anchorId="4056CB3B" wp14:editId="5CBF7956">
            <wp:extent cx="5986145" cy="6035040"/>
            <wp:effectExtent l="0" t="0" r="0" b="0"/>
            <wp:docPr id="13" name="Picture 34" descr="Human body anatomy, Skeletal muscle Human skeleton Muscular syste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uman body anatomy, Skeletal muscle Human skeleton Muscular system ..."/>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86145" cy="6035040"/>
                    </a:xfrm>
                    <a:prstGeom prst="rect">
                      <a:avLst/>
                    </a:prstGeom>
                    <a:noFill/>
                    <a:ln>
                      <a:noFill/>
                    </a:ln>
                  </pic:spPr>
                </pic:pic>
              </a:graphicData>
            </a:graphic>
          </wp:inline>
        </w:drawing>
      </w:r>
    </w:p>
    <w:p w14:paraId="37B196E7" w14:textId="77777777" w:rsidR="008146DF" w:rsidRDefault="008146DF" w:rsidP="008146DF">
      <w:pPr>
        <w:jc w:val="center"/>
        <w:rPr>
          <w:noProof/>
        </w:rPr>
      </w:pPr>
    </w:p>
    <w:p w14:paraId="32F6E38D" w14:textId="77777777" w:rsidR="008146DF" w:rsidRPr="00334E5C" w:rsidRDefault="008146DF" w:rsidP="008146DF">
      <w:pPr>
        <w:jc w:val="center"/>
        <w:rPr>
          <w:rFonts w:ascii="Tahoma" w:hAnsi="Tahoma" w:cs="Tahoma"/>
          <w:b/>
          <w:sz w:val="28"/>
          <w:szCs w:val="28"/>
        </w:rPr>
      </w:pPr>
      <w:r>
        <w:t xml:space="preserve">Photo retrieved from: </w:t>
      </w:r>
      <w:hyperlink r:id="rId87" w:history="1">
        <w:r>
          <w:rPr>
            <w:rStyle w:val="Hyperlink"/>
          </w:rPr>
          <w:t>https://www.pngwing.com/en/free-png-bkcvo</w:t>
        </w:r>
      </w:hyperlink>
      <w:r>
        <w:rPr>
          <w:rFonts w:ascii="Tahoma" w:hAnsi="Tahoma"/>
          <w:b/>
          <w:sz w:val="28"/>
        </w:rPr>
        <w:br w:type="page"/>
      </w:r>
      <w:r w:rsidRPr="00334E5C">
        <w:rPr>
          <w:rFonts w:ascii="Tahoma" w:hAnsi="Tahoma" w:cs="Tahoma"/>
          <w:b/>
          <w:sz w:val="28"/>
          <w:szCs w:val="28"/>
        </w:rPr>
        <w:lastRenderedPageBreak/>
        <w:t>Muscle Conditioning Exercise Options for the Legs</w:t>
      </w:r>
    </w:p>
    <w:tbl>
      <w:tblPr>
        <w:tblW w:w="10846"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9"/>
        <w:gridCol w:w="2169"/>
        <w:gridCol w:w="2169"/>
        <w:gridCol w:w="2169"/>
        <w:gridCol w:w="2170"/>
      </w:tblGrid>
      <w:tr w:rsidR="008146DF" w:rsidRPr="001B6B28" w14:paraId="261338C4" w14:textId="77777777" w:rsidTr="00E31452">
        <w:tc>
          <w:tcPr>
            <w:tcW w:w="10846" w:type="dxa"/>
            <w:gridSpan w:val="5"/>
          </w:tcPr>
          <w:p w14:paraId="44846493" w14:textId="77777777" w:rsidR="008146DF" w:rsidRPr="00791844" w:rsidRDefault="008146DF" w:rsidP="00E31452">
            <w:pPr>
              <w:jc w:val="center"/>
              <w:rPr>
                <w:rFonts w:ascii="Tahoma" w:hAnsi="Tahoma" w:cs="Tahoma"/>
                <w:b/>
                <w:sz w:val="24"/>
                <w:szCs w:val="24"/>
              </w:rPr>
            </w:pPr>
            <w:r>
              <w:rPr>
                <w:rFonts w:ascii="Tahoma" w:hAnsi="Tahoma" w:cs="Tahoma"/>
                <w:b/>
                <w:sz w:val="24"/>
                <w:szCs w:val="24"/>
              </w:rPr>
              <w:t xml:space="preserve">Multi Muscle/Functional </w:t>
            </w:r>
            <w:r w:rsidRPr="00140304">
              <w:rPr>
                <w:rFonts w:ascii="Tahoma" w:hAnsi="Tahoma" w:cs="Tahoma"/>
                <w:b/>
                <w:sz w:val="24"/>
                <w:szCs w:val="24"/>
              </w:rPr>
              <w:t>Leg Exercises – Work the Quadriceps, Hamstrings and Gluteals</w:t>
            </w:r>
            <w:r w:rsidRPr="00140304">
              <w:rPr>
                <w:rFonts w:ascii="Tahoma" w:hAnsi="Tahoma" w:cs="Tahoma"/>
                <w:sz w:val="24"/>
                <w:szCs w:val="24"/>
              </w:rPr>
              <w:t xml:space="preserve"> </w:t>
            </w:r>
          </w:p>
        </w:tc>
      </w:tr>
      <w:tr w:rsidR="008146DF" w:rsidRPr="001B6B28" w14:paraId="03161C46" w14:textId="77777777" w:rsidTr="00E31452">
        <w:tc>
          <w:tcPr>
            <w:tcW w:w="2169" w:type="dxa"/>
          </w:tcPr>
          <w:p w14:paraId="4A75771E" w14:textId="77777777" w:rsidR="008146DF" w:rsidRPr="001E1FDE" w:rsidRDefault="008146DF" w:rsidP="00E31452">
            <w:pPr>
              <w:jc w:val="center"/>
              <w:rPr>
                <w:rFonts w:ascii="Arial Narrow" w:hAnsi="Arial Narrow"/>
                <w:b/>
              </w:rPr>
            </w:pPr>
            <w:r w:rsidRPr="001E1FDE">
              <w:rPr>
                <w:rFonts w:ascii="Arial Narrow" w:hAnsi="Arial Narrow"/>
                <w:b/>
              </w:rPr>
              <w:t>Air Squats</w:t>
            </w:r>
          </w:p>
          <w:p w14:paraId="1767916B" w14:textId="77777777" w:rsidR="008146DF" w:rsidRPr="001E1FDE" w:rsidRDefault="008146DF" w:rsidP="00E31452">
            <w:pPr>
              <w:jc w:val="center"/>
              <w:rPr>
                <w:rFonts w:ascii="Arial Narrow" w:hAnsi="Arial Narrow"/>
                <w:b/>
              </w:rPr>
            </w:pPr>
            <w:r w:rsidRPr="001E1FDE">
              <w:rPr>
                <w:rFonts w:ascii="Arial Narrow" w:hAnsi="Arial Narrow"/>
                <w:b/>
                <w:noProof/>
              </w:rPr>
              <w:drawing>
                <wp:inline distT="0" distB="0" distL="0" distR="0" wp14:anchorId="389ECF74" wp14:editId="3F896E9B">
                  <wp:extent cx="899895" cy="1010283"/>
                  <wp:effectExtent l="0" t="0" r="0" b="0"/>
                  <wp:docPr id="470" name="Picture 470" descr="squat-clipart-2.jpg (300×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quat-clipart-2.jpg (300×337)"/>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915480" cy="1027780"/>
                          </a:xfrm>
                          <a:prstGeom prst="rect">
                            <a:avLst/>
                          </a:prstGeom>
                          <a:noFill/>
                          <a:ln>
                            <a:noFill/>
                          </a:ln>
                        </pic:spPr>
                      </pic:pic>
                    </a:graphicData>
                  </a:graphic>
                </wp:inline>
              </w:drawing>
            </w:r>
          </w:p>
        </w:tc>
        <w:tc>
          <w:tcPr>
            <w:tcW w:w="2169" w:type="dxa"/>
          </w:tcPr>
          <w:p w14:paraId="7B426F56" w14:textId="77777777" w:rsidR="008146DF" w:rsidRPr="001E1FDE" w:rsidRDefault="008146DF" w:rsidP="00E31452">
            <w:pPr>
              <w:jc w:val="center"/>
              <w:rPr>
                <w:rFonts w:ascii="Arial Narrow" w:hAnsi="Arial Narrow"/>
                <w:b/>
              </w:rPr>
            </w:pPr>
            <w:r w:rsidRPr="001E1FDE">
              <w:rPr>
                <w:rFonts w:ascii="Arial Narrow" w:hAnsi="Arial Narrow"/>
                <w:b/>
              </w:rPr>
              <w:t xml:space="preserve">Goblet Squat </w:t>
            </w:r>
          </w:p>
          <w:p w14:paraId="3EB642A9" w14:textId="77777777" w:rsidR="008146DF" w:rsidRPr="001E1FDE" w:rsidRDefault="008146DF" w:rsidP="00E31452">
            <w:pPr>
              <w:jc w:val="center"/>
              <w:rPr>
                <w:rFonts w:ascii="Arial Narrow" w:hAnsi="Arial Narrow"/>
                <w:b/>
              </w:rPr>
            </w:pPr>
            <w:r w:rsidRPr="001E1FDE">
              <w:rPr>
                <w:rFonts w:ascii="Arial Narrow" w:hAnsi="Arial Narrow"/>
                <w:b/>
                <w:noProof/>
              </w:rPr>
              <w:drawing>
                <wp:inline distT="0" distB="0" distL="0" distR="0" wp14:anchorId="16650581" wp14:editId="3C90ED7F">
                  <wp:extent cx="1239899" cy="1125379"/>
                  <wp:effectExtent l="0" t="0" r="0" b="0"/>
                  <wp:docPr id="11" name="Picture 11" descr="goblet.jpg (45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blet.jpg (450×40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282930" cy="1164436"/>
                          </a:xfrm>
                          <a:prstGeom prst="rect">
                            <a:avLst/>
                          </a:prstGeom>
                          <a:noFill/>
                          <a:ln>
                            <a:noFill/>
                          </a:ln>
                        </pic:spPr>
                      </pic:pic>
                    </a:graphicData>
                  </a:graphic>
                </wp:inline>
              </w:drawing>
            </w:r>
          </w:p>
        </w:tc>
        <w:tc>
          <w:tcPr>
            <w:tcW w:w="2169" w:type="dxa"/>
          </w:tcPr>
          <w:p w14:paraId="71281027" w14:textId="77777777" w:rsidR="008146DF" w:rsidRPr="001E1FDE" w:rsidRDefault="008146DF" w:rsidP="00E31452">
            <w:pPr>
              <w:jc w:val="center"/>
              <w:rPr>
                <w:rFonts w:ascii="Arial Narrow" w:hAnsi="Arial Narrow"/>
                <w:b/>
              </w:rPr>
            </w:pPr>
            <w:r w:rsidRPr="001E1FDE">
              <w:rPr>
                <w:rFonts w:ascii="Arial Narrow" w:hAnsi="Arial Narrow"/>
                <w:b/>
              </w:rPr>
              <w:t>Barbell Back Squat</w:t>
            </w:r>
          </w:p>
          <w:p w14:paraId="2900A24E" w14:textId="77777777" w:rsidR="008146DF" w:rsidRPr="001E1FDE" w:rsidRDefault="008146DF" w:rsidP="00E31452">
            <w:pPr>
              <w:jc w:val="center"/>
              <w:rPr>
                <w:rFonts w:ascii="Arial Narrow" w:hAnsi="Arial Narrow"/>
                <w:b/>
              </w:rPr>
            </w:pPr>
            <w:r w:rsidRPr="001E1FDE">
              <w:rPr>
                <w:rFonts w:ascii="Arial Narrow" w:hAnsi="Arial Narrow"/>
                <w:b/>
                <w:noProof/>
              </w:rPr>
              <w:drawing>
                <wp:inline distT="0" distB="0" distL="0" distR="0" wp14:anchorId="1EF3ED7E" wp14:editId="0EEAB1C6">
                  <wp:extent cx="1100455" cy="1020498"/>
                  <wp:effectExtent l="0" t="0" r="4445" b="8255"/>
                  <wp:docPr id="15" name="Picture 15" descr="Barbell Squats - The King of Leg Exerc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arbell Squats - The King of Leg Exercises"/>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102961" cy="1022822"/>
                          </a:xfrm>
                          <a:prstGeom prst="rect">
                            <a:avLst/>
                          </a:prstGeom>
                          <a:noFill/>
                          <a:ln>
                            <a:noFill/>
                          </a:ln>
                        </pic:spPr>
                      </pic:pic>
                    </a:graphicData>
                  </a:graphic>
                </wp:inline>
              </w:drawing>
            </w:r>
          </w:p>
        </w:tc>
        <w:tc>
          <w:tcPr>
            <w:tcW w:w="2169" w:type="dxa"/>
          </w:tcPr>
          <w:p w14:paraId="68FB9757" w14:textId="77777777" w:rsidR="008146DF" w:rsidRDefault="0094150F" w:rsidP="00E31452">
            <w:pPr>
              <w:jc w:val="center"/>
              <w:rPr>
                <w:rFonts w:ascii="Arial Narrow" w:hAnsi="Arial Narrow"/>
                <w:b/>
              </w:rPr>
            </w:pPr>
            <w:r>
              <w:rPr>
                <w:rFonts w:ascii="Arial Narrow" w:hAnsi="Arial Narrow"/>
                <w:b/>
              </w:rPr>
              <w:t>Barbell Front Squat</w:t>
            </w:r>
          </w:p>
          <w:p w14:paraId="19462110" w14:textId="627E4569" w:rsidR="0094150F" w:rsidRPr="001E1FDE" w:rsidRDefault="0094150F" w:rsidP="00E31452">
            <w:pPr>
              <w:jc w:val="center"/>
              <w:rPr>
                <w:rFonts w:ascii="Arial Narrow" w:hAnsi="Arial Narrow"/>
                <w:b/>
              </w:rPr>
            </w:pPr>
            <w:r>
              <w:rPr>
                <w:noProof/>
              </w:rPr>
              <w:drawing>
                <wp:inline distT="0" distB="0" distL="0" distR="0" wp14:anchorId="663E0C3F" wp14:editId="1A78F5D4">
                  <wp:extent cx="982345" cy="982345"/>
                  <wp:effectExtent l="0" t="0" r="8255" b="8255"/>
                  <wp:docPr id="8" name="Picture 8" descr="front-squat-2-1000x1000.jpg (1000×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ont-squat-2-1000x1000.jpg (1000×100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997154" cy="997154"/>
                          </a:xfrm>
                          <a:prstGeom prst="rect">
                            <a:avLst/>
                          </a:prstGeom>
                          <a:noFill/>
                          <a:ln>
                            <a:noFill/>
                          </a:ln>
                        </pic:spPr>
                      </pic:pic>
                    </a:graphicData>
                  </a:graphic>
                </wp:inline>
              </w:drawing>
            </w:r>
          </w:p>
        </w:tc>
        <w:tc>
          <w:tcPr>
            <w:tcW w:w="2170" w:type="dxa"/>
          </w:tcPr>
          <w:p w14:paraId="2AC19316" w14:textId="77777777" w:rsidR="0094150F" w:rsidRPr="001E1FDE" w:rsidRDefault="0094150F" w:rsidP="0094150F">
            <w:pPr>
              <w:jc w:val="center"/>
              <w:rPr>
                <w:rFonts w:ascii="Arial Narrow" w:hAnsi="Arial Narrow"/>
                <w:b/>
              </w:rPr>
            </w:pPr>
            <w:r w:rsidRPr="001E1FDE">
              <w:rPr>
                <w:rFonts w:ascii="Arial Narrow" w:hAnsi="Arial Narrow"/>
                <w:b/>
              </w:rPr>
              <w:t>Dbell Front Squat</w:t>
            </w:r>
          </w:p>
          <w:p w14:paraId="6EB078C5" w14:textId="5F346F75" w:rsidR="008146DF" w:rsidRPr="001E1FDE" w:rsidRDefault="0094150F" w:rsidP="0094150F">
            <w:pPr>
              <w:jc w:val="center"/>
              <w:rPr>
                <w:rFonts w:ascii="Arial Narrow" w:hAnsi="Arial Narrow"/>
                <w:b/>
              </w:rPr>
            </w:pPr>
            <w:r w:rsidRPr="001E1FDE">
              <w:rPr>
                <w:rFonts w:ascii="Arial Narrow" w:hAnsi="Arial Narrow"/>
                <w:b/>
                <w:noProof/>
              </w:rPr>
              <w:drawing>
                <wp:inline distT="0" distB="0" distL="0" distR="0" wp14:anchorId="79A4CBBE" wp14:editId="42293BF9">
                  <wp:extent cx="1379220" cy="982345"/>
                  <wp:effectExtent l="0" t="0" r="0" b="8255"/>
                  <wp:docPr id="473" name="Picture 473" descr="dumbbell-front-squat.jpg (120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umbbell-front-squat.jpg (1200×63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397090" cy="995073"/>
                          </a:xfrm>
                          <a:prstGeom prst="rect">
                            <a:avLst/>
                          </a:prstGeom>
                          <a:noFill/>
                          <a:ln>
                            <a:noFill/>
                          </a:ln>
                        </pic:spPr>
                      </pic:pic>
                    </a:graphicData>
                  </a:graphic>
                </wp:inline>
              </w:drawing>
            </w:r>
          </w:p>
        </w:tc>
      </w:tr>
      <w:tr w:rsidR="008146DF" w:rsidRPr="001B6B28" w14:paraId="3CE68DB2" w14:textId="77777777" w:rsidTr="00E31452">
        <w:tc>
          <w:tcPr>
            <w:tcW w:w="2169" w:type="dxa"/>
          </w:tcPr>
          <w:p w14:paraId="75D3F5DD" w14:textId="77777777" w:rsidR="0094150F" w:rsidRPr="001E1FDE" w:rsidRDefault="0094150F" w:rsidP="0094150F">
            <w:pPr>
              <w:jc w:val="center"/>
              <w:rPr>
                <w:rFonts w:ascii="Arial Narrow" w:hAnsi="Arial Narrow"/>
                <w:b/>
                <w:noProof/>
              </w:rPr>
            </w:pPr>
            <w:r w:rsidRPr="001E1FDE">
              <w:rPr>
                <w:rFonts w:ascii="Arial Narrow" w:hAnsi="Arial Narrow"/>
                <w:b/>
                <w:noProof/>
              </w:rPr>
              <w:t xml:space="preserve">Wall Squat – Isometric </w:t>
            </w:r>
          </w:p>
          <w:p w14:paraId="07A9F79D" w14:textId="5F8C0569" w:rsidR="008146DF" w:rsidRPr="001E1FDE" w:rsidRDefault="0094150F" w:rsidP="0094150F">
            <w:pPr>
              <w:jc w:val="center"/>
              <w:rPr>
                <w:rFonts w:ascii="Arial Narrow" w:hAnsi="Arial Narrow"/>
                <w:b/>
              </w:rPr>
            </w:pPr>
            <w:r w:rsidRPr="001E1FDE">
              <w:rPr>
                <w:rFonts w:ascii="Arial Narrow" w:hAnsi="Arial Narrow"/>
                <w:b/>
                <w:noProof/>
              </w:rPr>
              <w:drawing>
                <wp:inline distT="0" distB="0" distL="0" distR="0" wp14:anchorId="19B87D2A" wp14:editId="55A67CF0">
                  <wp:extent cx="735787" cy="1082040"/>
                  <wp:effectExtent l="0" t="0" r="7620" b="3810"/>
                  <wp:docPr id="26" name="Picture 8" descr="C:\Documents and Settings\lamberts\My Documents\PGC-V2.2 Pro\Leg\leg_dum-0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lamberts\My Documents\PGC-V2.2 Pro\Leg\leg_dum-02.bmp"/>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742133" cy="1091372"/>
                          </a:xfrm>
                          <a:prstGeom prst="rect">
                            <a:avLst/>
                          </a:prstGeom>
                          <a:noFill/>
                          <a:ln>
                            <a:noFill/>
                          </a:ln>
                        </pic:spPr>
                      </pic:pic>
                    </a:graphicData>
                  </a:graphic>
                </wp:inline>
              </w:drawing>
            </w:r>
          </w:p>
        </w:tc>
        <w:tc>
          <w:tcPr>
            <w:tcW w:w="2169" w:type="dxa"/>
          </w:tcPr>
          <w:p w14:paraId="7CB806A8" w14:textId="77777777" w:rsidR="0094150F" w:rsidRPr="001E1FDE" w:rsidRDefault="0094150F" w:rsidP="0094150F">
            <w:pPr>
              <w:jc w:val="center"/>
              <w:rPr>
                <w:rFonts w:ascii="Arial Narrow" w:hAnsi="Arial Narrow"/>
                <w:b/>
              </w:rPr>
            </w:pPr>
            <w:r w:rsidRPr="001E1FDE">
              <w:rPr>
                <w:rFonts w:ascii="Arial Narrow" w:hAnsi="Arial Narrow"/>
                <w:b/>
              </w:rPr>
              <w:t>Leg Press</w:t>
            </w:r>
            <w:r>
              <w:rPr>
                <w:rFonts w:ascii="Arial Narrow" w:hAnsi="Arial Narrow"/>
                <w:b/>
              </w:rPr>
              <w:t xml:space="preserve"> Machine </w:t>
            </w:r>
          </w:p>
          <w:p w14:paraId="3AE44415" w14:textId="77777777" w:rsidR="0094150F" w:rsidRPr="001E1FDE" w:rsidRDefault="0094150F" w:rsidP="0094150F">
            <w:pPr>
              <w:jc w:val="center"/>
              <w:rPr>
                <w:rFonts w:ascii="Arial Narrow" w:hAnsi="Arial Narrow"/>
                <w:b/>
              </w:rPr>
            </w:pPr>
          </w:p>
          <w:p w14:paraId="6214A694" w14:textId="77777777" w:rsidR="0094150F" w:rsidRPr="001E1FDE" w:rsidRDefault="0094150F" w:rsidP="0094150F">
            <w:pPr>
              <w:jc w:val="center"/>
              <w:rPr>
                <w:rFonts w:ascii="Arial Narrow" w:hAnsi="Arial Narrow"/>
                <w:b/>
              </w:rPr>
            </w:pPr>
            <w:r w:rsidRPr="001E1FDE">
              <w:rPr>
                <w:rFonts w:ascii="Arial Narrow" w:hAnsi="Arial Narrow"/>
                <w:b/>
                <w:noProof/>
              </w:rPr>
              <w:drawing>
                <wp:inline distT="0" distB="0" distL="0" distR="0" wp14:anchorId="4D476A82" wp14:editId="47CDE8E6">
                  <wp:extent cx="1176655" cy="806510"/>
                  <wp:effectExtent l="0" t="0" r="4445" b="0"/>
                  <wp:docPr id="29" name="Picture 29" descr="leg_mach-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eg_mach-2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182304" cy="810382"/>
                          </a:xfrm>
                          <a:prstGeom prst="rect">
                            <a:avLst/>
                          </a:prstGeom>
                          <a:noFill/>
                          <a:ln>
                            <a:noFill/>
                          </a:ln>
                        </pic:spPr>
                      </pic:pic>
                    </a:graphicData>
                  </a:graphic>
                </wp:inline>
              </w:drawing>
            </w:r>
          </w:p>
          <w:p w14:paraId="20AAA6AA" w14:textId="743E6EFF" w:rsidR="008146DF" w:rsidRPr="001E1FDE" w:rsidRDefault="008146DF" w:rsidP="00E31452">
            <w:pPr>
              <w:jc w:val="center"/>
              <w:rPr>
                <w:rFonts w:ascii="Arial Narrow" w:hAnsi="Arial Narrow"/>
                <w:b/>
              </w:rPr>
            </w:pPr>
          </w:p>
        </w:tc>
        <w:tc>
          <w:tcPr>
            <w:tcW w:w="2169" w:type="dxa"/>
          </w:tcPr>
          <w:p w14:paraId="6C26B36C" w14:textId="77777777" w:rsidR="0094150F" w:rsidRPr="001E1FDE" w:rsidRDefault="0094150F" w:rsidP="0094150F">
            <w:pPr>
              <w:jc w:val="center"/>
              <w:rPr>
                <w:rFonts w:ascii="Arial Narrow" w:hAnsi="Arial Narrow"/>
                <w:b/>
              </w:rPr>
            </w:pPr>
            <w:r w:rsidRPr="001E1FDE">
              <w:rPr>
                <w:rFonts w:ascii="Arial Narrow" w:hAnsi="Arial Narrow"/>
                <w:b/>
              </w:rPr>
              <w:t>One Legged Leg Press</w:t>
            </w:r>
          </w:p>
          <w:p w14:paraId="23BE2FC5" w14:textId="77777777" w:rsidR="0094150F" w:rsidRPr="001E1FDE" w:rsidRDefault="0094150F" w:rsidP="0094150F">
            <w:pPr>
              <w:jc w:val="center"/>
              <w:rPr>
                <w:rFonts w:ascii="Arial Narrow" w:hAnsi="Arial Narrow"/>
                <w:b/>
              </w:rPr>
            </w:pPr>
          </w:p>
          <w:p w14:paraId="2E0F3FCB" w14:textId="523B6405" w:rsidR="008146DF" w:rsidRPr="001E1FDE" w:rsidRDefault="0094150F" w:rsidP="0094150F">
            <w:pPr>
              <w:jc w:val="center"/>
              <w:rPr>
                <w:rFonts w:ascii="Arial Narrow" w:hAnsi="Arial Narrow"/>
                <w:b/>
              </w:rPr>
            </w:pPr>
            <w:r w:rsidRPr="001E1FDE">
              <w:rPr>
                <w:rFonts w:ascii="Arial Narrow" w:hAnsi="Arial Narrow"/>
                <w:b/>
                <w:noProof/>
              </w:rPr>
              <w:drawing>
                <wp:inline distT="0" distB="0" distL="0" distR="0" wp14:anchorId="4B78EA49" wp14:editId="78C0BD85">
                  <wp:extent cx="1115695" cy="773630"/>
                  <wp:effectExtent l="0" t="0" r="8255" b="7620"/>
                  <wp:docPr id="28" name="Picture 28" descr="leg_mach-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eg_mach-19"/>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123244" cy="778864"/>
                          </a:xfrm>
                          <a:prstGeom prst="rect">
                            <a:avLst/>
                          </a:prstGeom>
                          <a:noFill/>
                          <a:ln>
                            <a:noFill/>
                          </a:ln>
                        </pic:spPr>
                      </pic:pic>
                    </a:graphicData>
                  </a:graphic>
                </wp:inline>
              </w:drawing>
            </w:r>
          </w:p>
        </w:tc>
        <w:tc>
          <w:tcPr>
            <w:tcW w:w="2169" w:type="dxa"/>
          </w:tcPr>
          <w:p w14:paraId="44AE5B7A" w14:textId="77777777" w:rsidR="0094150F" w:rsidRPr="001E1FDE" w:rsidRDefault="0094150F" w:rsidP="0094150F">
            <w:pPr>
              <w:jc w:val="center"/>
              <w:rPr>
                <w:rFonts w:ascii="Arial Narrow" w:hAnsi="Arial Narrow"/>
                <w:b/>
                <w:noProof/>
              </w:rPr>
            </w:pPr>
            <w:r w:rsidRPr="001E1FDE">
              <w:rPr>
                <w:rFonts w:ascii="Arial Narrow" w:hAnsi="Arial Narrow"/>
                <w:b/>
                <w:noProof/>
              </w:rPr>
              <w:t>Smith Squat</w:t>
            </w:r>
          </w:p>
          <w:p w14:paraId="4EB1FED3" w14:textId="6FF84071" w:rsidR="008146DF" w:rsidRPr="001E1FDE" w:rsidRDefault="0094150F" w:rsidP="0094150F">
            <w:pPr>
              <w:jc w:val="center"/>
              <w:rPr>
                <w:rFonts w:ascii="Arial Narrow" w:hAnsi="Arial Narrow"/>
                <w:b/>
              </w:rPr>
            </w:pPr>
            <w:r w:rsidRPr="001E1FDE">
              <w:rPr>
                <w:rFonts w:ascii="Arial Narrow" w:hAnsi="Arial Narrow"/>
                <w:b/>
                <w:noProof/>
              </w:rPr>
              <w:drawing>
                <wp:inline distT="0" distB="0" distL="0" distR="0" wp14:anchorId="21CD2930" wp14:editId="56B1CCE9">
                  <wp:extent cx="665861" cy="1066800"/>
                  <wp:effectExtent l="0" t="0" r="1270" b="0"/>
                  <wp:docPr id="31" name="Picture 31" descr="leg_mach-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eg_mach-2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671904" cy="1076482"/>
                          </a:xfrm>
                          <a:prstGeom prst="rect">
                            <a:avLst/>
                          </a:prstGeom>
                          <a:noFill/>
                          <a:ln>
                            <a:noFill/>
                          </a:ln>
                        </pic:spPr>
                      </pic:pic>
                    </a:graphicData>
                  </a:graphic>
                </wp:inline>
              </w:drawing>
            </w:r>
          </w:p>
        </w:tc>
        <w:tc>
          <w:tcPr>
            <w:tcW w:w="2170" w:type="dxa"/>
          </w:tcPr>
          <w:p w14:paraId="2447AF59" w14:textId="77777777" w:rsidR="0094150F" w:rsidRPr="001E1FDE" w:rsidRDefault="0094150F" w:rsidP="0094150F">
            <w:pPr>
              <w:jc w:val="center"/>
              <w:rPr>
                <w:rFonts w:ascii="Arial Narrow" w:hAnsi="Arial Narrow"/>
                <w:b/>
              </w:rPr>
            </w:pPr>
            <w:r w:rsidRPr="001E1FDE">
              <w:rPr>
                <w:rFonts w:ascii="Arial Narrow" w:hAnsi="Arial Narrow"/>
                <w:b/>
              </w:rPr>
              <w:t>1 Leg Bench Squat</w:t>
            </w:r>
          </w:p>
          <w:p w14:paraId="48609951" w14:textId="6D1EB71B" w:rsidR="008146DF" w:rsidRPr="001E1FDE" w:rsidRDefault="0094150F" w:rsidP="0094150F">
            <w:pPr>
              <w:jc w:val="center"/>
              <w:rPr>
                <w:rFonts w:ascii="Arial Narrow" w:hAnsi="Arial Narrow"/>
                <w:b/>
              </w:rPr>
            </w:pPr>
            <w:r w:rsidRPr="001E1FDE">
              <w:rPr>
                <w:rFonts w:ascii="Arial Narrow" w:hAnsi="Arial Narrow"/>
                <w:b/>
                <w:noProof/>
              </w:rPr>
              <w:drawing>
                <wp:inline distT="0" distB="0" distL="0" distR="0" wp14:anchorId="4E63757A" wp14:editId="589EAE19">
                  <wp:extent cx="1219075" cy="782320"/>
                  <wp:effectExtent l="0" t="0" r="635" b="0"/>
                  <wp:docPr id="471" name="Picture 471" descr="Single-Leg-Box-Squat.png (61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ngle-Leg-Box-Squat.png (610×39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243077" cy="797723"/>
                          </a:xfrm>
                          <a:prstGeom prst="rect">
                            <a:avLst/>
                          </a:prstGeom>
                          <a:noFill/>
                          <a:ln>
                            <a:noFill/>
                          </a:ln>
                        </pic:spPr>
                      </pic:pic>
                    </a:graphicData>
                  </a:graphic>
                </wp:inline>
              </w:drawing>
            </w:r>
          </w:p>
        </w:tc>
      </w:tr>
      <w:tr w:rsidR="0094150F" w:rsidRPr="001B6B28" w14:paraId="68238F57" w14:textId="77777777" w:rsidTr="0079341C">
        <w:tc>
          <w:tcPr>
            <w:tcW w:w="2169" w:type="dxa"/>
          </w:tcPr>
          <w:p w14:paraId="6FB4024A" w14:textId="77777777" w:rsidR="0094150F" w:rsidRPr="001E1FDE" w:rsidRDefault="0094150F" w:rsidP="0094150F">
            <w:pPr>
              <w:jc w:val="center"/>
              <w:rPr>
                <w:rFonts w:ascii="Arial Narrow" w:hAnsi="Arial Narrow"/>
                <w:b/>
              </w:rPr>
            </w:pPr>
            <w:r w:rsidRPr="001E1FDE">
              <w:rPr>
                <w:rFonts w:ascii="Arial Narrow" w:hAnsi="Arial Narrow"/>
                <w:b/>
              </w:rPr>
              <w:t xml:space="preserve">One Legged </w:t>
            </w:r>
            <w:r>
              <w:rPr>
                <w:rFonts w:ascii="Arial Narrow" w:hAnsi="Arial Narrow"/>
                <w:b/>
              </w:rPr>
              <w:t xml:space="preserve">Pistol </w:t>
            </w:r>
            <w:r w:rsidRPr="001E1FDE">
              <w:rPr>
                <w:rFonts w:ascii="Arial Narrow" w:hAnsi="Arial Narrow"/>
                <w:b/>
              </w:rPr>
              <w:t>Squat</w:t>
            </w:r>
          </w:p>
          <w:p w14:paraId="52796A28" w14:textId="67C8B5E2" w:rsidR="0094150F" w:rsidRPr="001E1FDE" w:rsidRDefault="0094150F" w:rsidP="0094150F">
            <w:pPr>
              <w:jc w:val="center"/>
              <w:rPr>
                <w:rFonts w:ascii="Arial Narrow" w:hAnsi="Arial Narrow"/>
                <w:b/>
              </w:rPr>
            </w:pPr>
            <w:r w:rsidRPr="001E1FDE">
              <w:rPr>
                <w:rFonts w:ascii="Arial Narrow" w:hAnsi="Arial Narrow"/>
                <w:b/>
                <w:noProof/>
              </w:rPr>
              <w:drawing>
                <wp:inline distT="0" distB="0" distL="0" distR="0" wp14:anchorId="19F6999D" wp14:editId="246FCED7">
                  <wp:extent cx="862585" cy="880745"/>
                  <wp:effectExtent l="0" t="0" r="0" b="0"/>
                  <wp:docPr id="23" name="Picture 11" descr="C:\Documents and Settings\lamberts\My Documents\PGC-V2.2 Pro\Leg\leg_free-3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lamberts\My Documents\PGC-V2.2 Pro\Leg\leg_free-32.bmp"/>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868007" cy="886281"/>
                          </a:xfrm>
                          <a:prstGeom prst="rect">
                            <a:avLst/>
                          </a:prstGeom>
                          <a:noFill/>
                          <a:ln>
                            <a:noFill/>
                          </a:ln>
                        </pic:spPr>
                      </pic:pic>
                    </a:graphicData>
                  </a:graphic>
                </wp:inline>
              </w:drawing>
            </w:r>
          </w:p>
        </w:tc>
        <w:tc>
          <w:tcPr>
            <w:tcW w:w="2169" w:type="dxa"/>
          </w:tcPr>
          <w:p w14:paraId="65ECE90C" w14:textId="77777777" w:rsidR="0094150F" w:rsidRPr="001E1FDE" w:rsidRDefault="0094150F" w:rsidP="0094150F">
            <w:pPr>
              <w:jc w:val="center"/>
              <w:rPr>
                <w:rFonts w:ascii="Arial Narrow" w:hAnsi="Arial Narrow"/>
                <w:b/>
              </w:rPr>
            </w:pPr>
            <w:r w:rsidRPr="001E1FDE">
              <w:rPr>
                <w:rFonts w:ascii="Arial Narrow" w:hAnsi="Arial Narrow"/>
                <w:b/>
              </w:rPr>
              <w:t>Forward Lunge</w:t>
            </w:r>
          </w:p>
          <w:p w14:paraId="0E65840C" w14:textId="4CB54D4C" w:rsidR="0094150F" w:rsidRPr="001E1FDE" w:rsidRDefault="0094150F" w:rsidP="0094150F">
            <w:pPr>
              <w:jc w:val="center"/>
              <w:rPr>
                <w:rFonts w:ascii="Arial Narrow" w:hAnsi="Arial Narrow"/>
                <w:b/>
              </w:rPr>
            </w:pPr>
            <w:r w:rsidRPr="001E1FDE">
              <w:rPr>
                <w:rFonts w:ascii="Arial Narrow" w:hAnsi="Arial Narrow"/>
                <w:b/>
                <w:noProof/>
              </w:rPr>
              <w:drawing>
                <wp:inline distT="0" distB="0" distL="0" distR="0" wp14:anchorId="62633194" wp14:editId="1271D3DC">
                  <wp:extent cx="1134110" cy="1069975"/>
                  <wp:effectExtent l="0" t="0" r="8890" b="0"/>
                  <wp:docPr id="17" name="Picture 3" descr="C:\Documents and Settings\lamberts\My Documents\PGC-V2.2 Pro\Leg\leg_dum-0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lamberts\My Documents\PGC-V2.2 Pro\Leg\leg_dum-06.bmp"/>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134110" cy="1069975"/>
                          </a:xfrm>
                          <a:prstGeom prst="rect">
                            <a:avLst/>
                          </a:prstGeom>
                          <a:noFill/>
                          <a:ln>
                            <a:noFill/>
                          </a:ln>
                        </pic:spPr>
                      </pic:pic>
                    </a:graphicData>
                  </a:graphic>
                </wp:inline>
              </w:drawing>
            </w:r>
          </w:p>
        </w:tc>
        <w:tc>
          <w:tcPr>
            <w:tcW w:w="2169" w:type="dxa"/>
          </w:tcPr>
          <w:p w14:paraId="627073DE" w14:textId="77777777" w:rsidR="0094150F" w:rsidRPr="001E1FDE" w:rsidRDefault="0094150F" w:rsidP="0094150F">
            <w:pPr>
              <w:jc w:val="center"/>
              <w:rPr>
                <w:rFonts w:ascii="Arial Narrow" w:hAnsi="Arial Narrow"/>
                <w:b/>
              </w:rPr>
            </w:pPr>
            <w:r w:rsidRPr="001E1FDE">
              <w:rPr>
                <w:rFonts w:ascii="Arial Narrow" w:hAnsi="Arial Narrow"/>
                <w:b/>
              </w:rPr>
              <w:t>Backward Lunge</w:t>
            </w:r>
          </w:p>
          <w:p w14:paraId="5CCC38D6" w14:textId="0F1A014A" w:rsidR="0094150F" w:rsidRPr="001E1FDE" w:rsidRDefault="0094150F" w:rsidP="0094150F">
            <w:pPr>
              <w:jc w:val="center"/>
              <w:rPr>
                <w:rFonts w:ascii="Arial Narrow" w:hAnsi="Arial Narrow"/>
                <w:b/>
              </w:rPr>
            </w:pPr>
            <w:r w:rsidRPr="001E1FDE">
              <w:rPr>
                <w:rFonts w:ascii="Arial Narrow" w:hAnsi="Arial Narrow"/>
                <w:b/>
                <w:noProof/>
              </w:rPr>
              <w:drawing>
                <wp:inline distT="0" distB="0" distL="0" distR="0" wp14:anchorId="73B02E19" wp14:editId="48E57A74">
                  <wp:extent cx="1122680" cy="1051560"/>
                  <wp:effectExtent l="0" t="0" r="1270" b="0"/>
                  <wp:docPr id="18" name="Picture 9" descr="C:\Documents and Settings\lamberts\My Documents\PGC-V2.2 Pro\Leg\leg_dum-0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lamberts\My Documents\PGC-V2.2 Pro\Leg\leg_dum-07.bmp"/>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122680" cy="1051560"/>
                          </a:xfrm>
                          <a:prstGeom prst="rect">
                            <a:avLst/>
                          </a:prstGeom>
                          <a:noFill/>
                          <a:ln>
                            <a:noFill/>
                          </a:ln>
                        </pic:spPr>
                      </pic:pic>
                    </a:graphicData>
                  </a:graphic>
                </wp:inline>
              </w:drawing>
            </w:r>
          </w:p>
        </w:tc>
        <w:tc>
          <w:tcPr>
            <w:tcW w:w="2169" w:type="dxa"/>
          </w:tcPr>
          <w:p w14:paraId="127F6380" w14:textId="77777777" w:rsidR="0094150F" w:rsidRPr="001E1FDE" w:rsidRDefault="0094150F" w:rsidP="0094150F">
            <w:pPr>
              <w:jc w:val="center"/>
              <w:rPr>
                <w:rFonts w:ascii="Arial Narrow" w:hAnsi="Arial Narrow"/>
                <w:b/>
              </w:rPr>
            </w:pPr>
            <w:r w:rsidRPr="001E1FDE">
              <w:rPr>
                <w:rFonts w:ascii="Arial Narrow" w:hAnsi="Arial Narrow"/>
                <w:b/>
              </w:rPr>
              <w:t>Walking Lunges</w:t>
            </w:r>
          </w:p>
          <w:p w14:paraId="3D12C3FF" w14:textId="3C18EAF6" w:rsidR="0094150F" w:rsidRDefault="0094150F" w:rsidP="0094150F">
            <w:pPr>
              <w:jc w:val="center"/>
              <w:rPr>
                <w:rFonts w:ascii="Arial Narrow" w:hAnsi="Arial Narrow"/>
                <w:b/>
              </w:rPr>
            </w:pPr>
            <w:r w:rsidRPr="001E1FDE">
              <w:rPr>
                <w:rFonts w:ascii="Arial Narrow" w:hAnsi="Arial Narrow"/>
                <w:b/>
                <w:noProof/>
              </w:rPr>
              <w:drawing>
                <wp:inline distT="0" distB="0" distL="0" distR="0" wp14:anchorId="22FAA175" wp14:editId="0410C0ED">
                  <wp:extent cx="1082200" cy="1054735"/>
                  <wp:effectExtent l="0" t="0" r="3810" b="0"/>
                  <wp:docPr id="19" name="Picture 2" descr="C:\Documents and Settings\lamberts\My Documents\PGC-V2.2 Pro\Leg\leg_bar-3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lamberts\My Documents\PGC-V2.2 Pro\Leg\leg_bar-30.bmp"/>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090618" cy="1062940"/>
                          </a:xfrm>
                          <a:prstGeom prst="rect">
                            <a:avLst/>
                          </a:prstGeom>
                          <a:noFill/>
                          <a:ln>
                            <a:noFill/>
                          </a:ln>
                        </pic:spPr>
                      </pic:pic>
                    </a:graphicData>
                  </a:graphic>
                </wp:inline>
              </w:drawing>
            </w:r>
          </w:p>
        </w:tc>
        <w:tc>
          <w:tcPr>
            <w:tcW w:w="2170" w:type="dxa"/>
          </w:tcPr>
          <w:p w14:paraId="0DF76D2A" w14:textId="369DF5F3" w:rsidR="0094150F" w:rsidRPr="001E1FDE" w:rsidRDefault="0094150F" w:rsidP="00E31452">
            <w:pPr>
              <w:jc w:val="center"/>
              <w:rPr>
                <w:rFonts w:ascii="Arial Narrow" w:hAnsi="Arial Narrow"/>
                <w:b/>
              </w:rPr>
            </w:pPr>
            <w:r w:rsidRPr="001E1FDE">
              <w:rPr>
                <w:rFonts w:ascii="Arial Narrow" w:hAnsi="Arial Narrow"/>
                <w:b/>
              </w:rPr>
              <w:t>Side Lunges</w:t>
            </w:r>
            <w:r>
              <w:rPr>
                <w:noProof/>
              </w:rPr>
              <w:t xml:space="preserve"> </w:t>
            </w:r>
            <w:r>
              <w:rPr>
                <w:noProof/>
              </w:rPr>
              <w:drawing>
                <wp:inline distT="0" distB="0" distL="0" distR="0" wp14:anchorId="2FC146EC" wp14:editId="24CA95FE">
                  <wp:extent cx="754380" cy="992605"/>
                  <wp:effectExtent l="0" t="0" r="7620" b="0"/>
                  <wp:docPr id="552311878" name="Picture 55231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776802" cy="1022107"/>
                          </a:xfrm>
                          <a:prstGeom prst="rect">
                            <a:avLst/>
                          </a:prstGeom>
                          <a:noFill/>
                          <a:ln>
                            <a:noFill/>
                          </a:ln>
                        </pic:spPr>
                      </pic:pic>
                    </a:graphicData>
                  </a:graphic>
                </wp:inline>
              </w:drawing>
            </w:r>
          </w:p>
        </w:tc>
      </w:tr>
      <w:tr w:rsidR="0094150F" w:rsidRPr="001B6B28" w14:paraId="1A63DC83" w14:textId="77777777" w:rsidTr="0079341C">
        <w:tc>
          <w:tcPr>
            <w:tcW w:w="2169" w:type="dxa"/>
          </w:tcPr>
          <w:p w14:paraId="630376CB" w14:textId="77777777" w:rsidR="0094150F" w:rsidRPr="001E1FDE" w:rsidRDefault="0094150F" w:rsidP="00E31452">
            <w:pPr>
              <w:jc w:val="center"/>
              <w:rPr>
                <w:rFonts w:ascii="Arial Narrow" w:hAnsi="Arial Narrow"/>
                <w:b/>
              </w:rPr>
            </w:pPr>
            <w:r w:rsidRPr="001E1FDE">
              <w:rPr>
                <w:rFonts w:ascii="Arial Narrow" w:hAnsi="Arial Narrow"/>
                <w:b/>
              </w:rPr>
              <w:t>Split Squats</w:t>
            </w:r>
          </w:p>
          <w:p w14:paraId="7DD047D8" w14:textId="77777777" w:rsidR="0094150F" w:rsidRPr="001E1FDE" w:rsidRDefault="0094150F" w:rsidP="00E31452">
            <w:pPr>
              <w:jc w:val="center"/>
              <w:rPr>
                <w:rFonts w:ascii="Arial Narrow" w:hAnsi="Arial Narrow"/>
                <w:b/>
              </w:rPr>
            </w:pPr>
            <w:r w:rsidRPr="001E1FDE">
              <w:rPr>
                <w:rFonts w:ascii="Arial Narrow" w:hAnsi="Arial Narrow"/>
                <w:b/>
                <w:noProof/>
              </w:rPr>
              <w:drawing>
                <wp:inline distT="0" distB="0" distL="0" distR="0" wp14:anchorId="0AE8E4FA" wp14:editId="23A50B09">
                  <wp:extent cx="681450" cy="967740"/>
                  <wp:effectExtent l="0" t="0" r="4445" b="3810"/>
                  <wp:docPr id="20" name="Picture 1" descr="C:\Documents and Settings\lamberts\My Documents\PGC-V2.2 Pro\Leg\leg_bar-19.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lamberts\My Documents\PGC-V2.2 Pro\Leg\leg_bar-19.bmp"/>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687234" cy="975954"/>
                          </a:xfrm>
                          <a:prstGeom prst="rect">
                            <a:avLst/>
                          </a:prstGeom>
                          <a:noFill/>
                          <a:ln>
                            <a:noFill/>
                          </a:ln>
                        </pic:spPr>
                      </pic:pic>
                    </a:graphicData>
                  </a:graphic>
                </wp:inline>
              </w:drawing>
            </w:r>
          </w:p>
        </w:tc>
        <w:tc>
          <w:tcPr>
            <w:tcW w:w="2169" w:type="dxa"/>
          </w:tcPr>
          <w:p w14:paraId="3BAEACF2" w14:textId="7F947819" w:rsidR="0094150F" w:rsidRPr="001E1FDE" w:rsidRDefault="0094150F" w:rsidP="00E31452">
            <w:pPr>
              <w:jc w:val="center"/>
              <w:rPr>
                <w:rFonts w:ascii="Arial Narrow" w:hAnsi="Arial Narrow"/>
                <w:b/>
              </w:rPr>
            </w:pPr>
            <w:r w:rsidRPr="001E1FDE">
              <w:rPr>
                <w:rFonts w:ascii="Arial Narrow" w:hAnsi="Arial Narrow"/>
                <w:b/>
              </w:rPr>
              <w:t xml:space="preserve">Split Squat </w:t>
            </w:r>
          </w:p>
          <w:p w14:paraId="48690292" w14:textId="77777777" w:rsidR="0094150F" w:rsidRPr="001E1FDE" w:rsidRDefault="0094150F" w:rsidP="00E31452">
            <w:pPr>
              <w:jc w:val="center"/>
              <w:rPr>
                <w:rFonts w:ascii="Arial Narrow" w:hAnsi="Arial Narrow"/>
                <w:b/>
              </w:rPr>
            </w:pPr>
            <w:r w:rsidRPr="001E1FDE">
              <w:rPr>
                <w:rFonts w:ascii="Arial Narrow" w:hAnsi="Arial Narrow"/>
                <w:b/>
                <w:noProof/>
              </w:rPr>
              <w:drawing>
                <wp:inline distT="0" distB="0" distL="0" distR="0" wp14:anchorId="0DA5254D" wp14:editId="1394A3F6">
                  <wp:extent cx="756605" cy="996950"/>
                  <wp:effectExtent l="0" t="0" r="5715" b="0"/>
                  <wp:docPr id="21" name="Picture 21" descr="leg_bfre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eg_bfree-38"/>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759293" cy="1000492"/>
                          </a:xfrm>
                          <a:prstGeom prst="rect">
                            <a:avLst/>
                          </a:prstGeom>
                          <a:noFill/>
                          <a:ln>
                            <a:noFill/>
                          </a:ln>
                        </pic:spPr>
                      </pic:pic>
                    </a:graphicData>
                  </a:graphic>
                </wp:inline>
              </w:drawing>
            </w:r>
          </w:p>
        </w:tc>
        <w:tc>
          <w:tcPr>
            <w:tcW w:w="2169" w:type="dxa"/>
          </w:tcPr>
          <w:p w14:paraId="0A4915B8" w14:textId="469E77DC" w:rsidR="0094150F" w:rsidRPr="001E1FDE" w:rsidRDefault="0094150F" w:rsidP="00E31452">
            <w:pPr>
              <w:jc w:val="center"/>
              <w:rPr>
                <w:rFonts w:ascii="Arial Narrow" w:hAnsi="Arial Narrow"/>
                <w:b/>
              </w:rPr>
            </w:pPr>
            <w:r w:rsidRPr="001E1FDE">
              <w:rPr>
                <w:rFonts w:ascii="Arial Narrow" w:hAnsi="Arial Narrow"/>
                <w:b/>
              </w:rPr>
              <w:t>Bulgarian Split Squat</w:t>
            </w:r>
          </w:p>
          <w:p w14:paraId="33BF2295" w14:textId="77777777" w:rsidR="0094150F" w:rsidRPr="001E1FDE" w:rsidRDefault="0094150F" w:rsidP="00E31452">
            <w:pPr>
              <w:jc w:val="center"/>
              <w:rPr>
                <w:rFonts w:ascii="Arial Narrow" w:hAnsi="Arial Narrow"/>
                <w:b/>
              </w:rPr>
            </w:pPr>
            <w:r w:rsidRPr="001E1FDE">
              <w:rPr>
                <w:rFonts w:ascii="Arial Narrow" w:hAnsi="Arial Narrow"/>
                <w:b/>
                <w:noProof/>
              </w:rPr>
              <w:drawing>
                <wp:inline distT="0" distB="0" distL="0" distR="0" wp14:anchorId="4862D58E" wp14:editId="12A7837A">
                  <wp:extent cx="1217441" cy="962025"/>
                  <wp:effectExtent l="0" t="0" r="1905" b="0"/>
                  <wp:docPr id="22" name="Picture 10" descr="C:\Documents and Settings\lamberts\My Documents\PGC-V2.2 Pro\Leg\leg_dum-2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lamberts\My Documents\PGC-V2.2 Pro\Leg\leg_dum-25.bmp"/>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224128" cy="967309"/>
                          </a:xfrm>
                          <a:prstGeom prst="rect">
                            <a:avLst/>
                          </a:prstGeom>
                          <a:noFill/>
                          <a:ln>
                            <a:noFill/>
                          </a:ln>
                        </pic:spPr>
                      </pic:pic>
                    </a:graphicData>
                  </a:graphic>
                </wp:inline>
              </w:drawing>
            </w:r>
          </w:p>
        </w:tc>
        <w:tc>
          <w:tcPr>
            <w:tcW w:w="2169" w:type="dxa"/>
          </w:tcPr>
          <w:p w14:paraId="5CE94F33" w14:textId="77777777" w:rsidR="0094150F" w:rsidRDefault="0094150F" w:rsidP="00E31452">
            <w:pPr>
              <w:jc w:val="center"/>
              <w:rPr>
                <w:rFonts w:ascii="Arial Narrow" w:hAnsi="Arial Narrow"/>
                <w:b/>
                <w:noProof/>
              </w:rPr>
            </w:pPr>
            <w:r w:rsidRPr="001E1FDE">
              <w:rPr>
                <w:rFonts w:ascii="Arial Narrow" w:hAnsi="Arial Narrow"/>
                <w:b/>
                <w:noProof/>
              </w:rPr>
              <w:t>Step Ups</w:t>
            </w:r>
          </w:p>
          <w:p w14:paraId="55F076D6" w14:textId="41E3D82F" w:rsidR="0094150F" w:rsidRPr="001E1FDE" w:rsidRDefault="0094150F" w:rsidP="00E31452">
            <w:pPr>
              <w:jc w:val="center"/>
              <w:rPr>
                <w:rFonts w:ascii="Arial Narrow" w:hAnsi="Arial Narrow"/>
                <w:b/>
                <w:noProof/>
              </w:rPr>
            </w:pPr>
            <w:r w:rsidRPr="001E1FDE">
              <w:rPr>
                <w:rFonts w:ascii="Arial Narrow" w:hAnsi="Arial Narrow"/>
                <w:b/>
                <w:noProof/>
              </w:rPr>
              <w:drawing>
                <wp:inline distT="0" distB="0" distL="0" distR="0" wp14:anchorId="10C9F369" wp14:editId="2E8BBD24">
                  <wp:extent cx="635508" cy="1059180"/>
                  <wp:effectExtent l="0" t="0" r="0" b="7620"/>
                  <wp:docPr id="24" name="Picture 6" descr="C:\Documents and Settings\lamberts\My Documents\PGC-V2.2 Pro\Leg\leg_dum-2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lamberts\My Documents\PGC-V2.2 Pro\Leg\leg_dum-26.bmp"/>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638459" cy="1064099"/>
                          </a:xfrm>
                          <a:prstGeom prst="rect">
                            <a:avLst/>
                          </a:prstGeom>
                          <a:noFill/>
                          <a:ln>
                            <a:noFill/>
                          </a:ln>
                        </pic:spPr>
                      </pic:pic>
                    </a:graphicData>
                  </a:graphic>
                </wp:inline>
              </w:drawing>
            </w:r>
          </w:p>
        </w:tc>
        <w:tc>
          <w:tcPr>
            <w:tcW w:w="2170" w:type="dxa"/>
          </w:tcPr>
          <w:p w14:paraId="2097A9F2" w14:textId="77777777" w:rsidR="0094150F" w:rsidRPr="001E1FDE" w:rsidRDefault="0094150F" w:rsidP="0094150F">
            <w:pPr>
              <w:jc w:val="center"/>
              <w:rPr>
                <w:rFonts w:ascii="Arial Narrow" w:hAnsi="Arial Narrow"/>
                <w:b/>
                <w:noProof/>
              </w:rPr>
            </w:pPr>
            <w:r w:rsidRPr="001E1FDE">
              <w:rPr>
                <w:rFonts w:ascii="Arial Narrow" w:hAnsi="Arial Narrow"/>
                <w:b/>
                <w:noProof/>
              </w:rPr>
              <w:t>Side Step Ups</w:t>
            </w:r>
          </w:p>
          <w:p w14:paraId="44AF768D" w14:textId="755F629B" w:rsidR="0094150F" w:rsidRPr="001E1FDE" w:rsidRDefault="0094150F" w:rsidP="0094150F">
            <w:pPr>
              <w:jc w:val="center"/>
              <w:rPr>
                <w:rFonts w:ascii="Arial Narrow" w:hAnsi="Arial Narrow"/>
                <w:b/>
              </w:rPr>
            </w:pPr>
            <w:r w:rsidRPr="001E1FDE">
              <w:rPr>
                <w:rFonts w:ascii="Arial Narrow" w:hAnsi="Arial Narrow"/>
                <w:b/>
                <w:noProof/>
              </w:rPr>
              <w:drawing>
                <wp:inline distT="0" distB="0" distL="0" distR="0" wp14:anchorId="6756CF44" wp14:editId="085A4065">
                  <wp:extent cx="627015" cy="967740"/>
                  <wp:effectExtent l="0" t="0" r="1905" b="3810"/>
                  <wp:docPr id="25" name="Picture 7" descr="C:\Documents and Settings\lamberts\My Documents\PGC-V2.2 Pro\Leg\leg_dum-2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lamberts\My Documents\PGC-V2.2 Pro\Leg\leg_dum-27.bmp"/>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631827" cy="975167"/>
                          </a:xfrm>
                          <a:prstGeom prst="rect">
                            <a:avLst/>
                          </a:prstGeom>
                          <a:noFill/>
                          <a:ln>
                            <a:noFill/>
                          </a:ln>
                        </pic:spPr>
                      </pic:pic>
                    </a:graphicData>
                  </a:graphic>
                </wp:inline>
              </w:drawing>
            </w:r>
          </w:p>
        </w:tc>
      </w:tr>
      <w:tr w:rsidR="0094150F" w:rsidRPr="001B6B28" w14:paraId="56CDF8FA" w14:textId="77777777" w:rsidTr="0079341C">
        <w:tc>
          <w:tcPr>
            <w:tcW w:w="4338" w:type="dxa"/>
            <w:gridSpan w:val="2"/>
          </w:tcPr>
          <w:p w14:paraId="0B358007" w14:textId="1F96682F" w:rsidR="0094150F" w:rsidRDefault="0094150F" w:rsidP="00E31452">
            <w:pPr>
              <w:jc w:val="center"/>
              <w:rPr>
                <w:rFonts w:ascii="Arial Narrow" w:hAnsi="Arial Narrow"/>
                <w:b/>
              </w:rPr>
            </w:pPr>
            <w:r w:rsidRPr="001E1FDE">
              <w:rPr>
                <w:rFonts w:ascii="Arial Narrow" w:hAnsi="Arial Narrow"/>
                <w:b/>
              </w:rPr>
              <w:t>Deadlift</w:t>
            </w:r>
          </w:p>
          <w:p w14:paraId="0E8628EC" w14:textId="2B9A9B26" w:rsidR="0094150F" w:rsidRPr="001E1FDE" w:rsidRDefault="0094150F" w:rsidP="00E31452">
            <w:pPr>
              <w:jc w:val="center"/>
              <w:rPr>
                <w:rFonts w:ascii="Arial Narrow" w:hAnsi="Arial Narrow"/>
                <w:b/>
              </w:rPr>
            </w:pPr>
            <w:r>
              <w:rPr>
                <w:rFonts w:ascii="Arial Narrow" w:hAnsi="Arial Narrow"/>
                <w:b/>
              </w:rPr>
              <w:t xml:space="preserve">  </w:t>
            </w:r>
            <w:r>
              <w:rPr>
                <w:noProof/>
              </w:rPr>
              <w:drawing>
                <wp:inline distT="0" distB="0" distL="0" distR="0" wp14:anchorId="5948F858" wp14:editId="5F6C3417">
                  <wp:extent cx="490042" cy="899160"/>
                  <wp:effectExtent l="0" t="0" r="5715" b="0"/>
                  <wp:docPr id="552311880" name="Picture 55231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95263" cy="908740"/>
                          </a:xfrm>
                          <a:prstGeom prst="rect">
                            <a:avLst/>
                          </a:prstGeom>
                          <a:noFill/>
                          <a:ln>
                            <a:noFill/>
                          </a:ln>
                        </pic:spPr>
                      </pic:pic>
                    </a:graphicData>
                  </a:graphic>
                </wp:inline>
              </w:drawing>
            </w:r>
            <w:r>
              <w:rPr>
                <w:noProof/>
              </w:rPr>
              <w:drawing>
                <wp:inline distT="0" distB="0" distL="0" distR="0" wp14:anchorId="653ED745" wp14:editId="36D5636F">
                  <wp:extent cx="1296743" cy="822846"/>
                  <wp:effectExtent l="0" t="0" r="0" b="0"/>
                  <wp:docPr id="552311894" name="Picture 552311894" descr="barbell-romanian-deadlift-768x487.png (768×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rbell-romanian-deadlift-768x487.png (768×487)"/>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329907" cy="843890"/>
                          </a:xfrm>
                          <a:prstGeom prst="rect">
                            <a:avLst/>
                          </a:prstGeom>
                          <a:noFill/>
                          <a:ln>
                            <a:noFill/>
                          </a:ln>
                        </pic:spPr>
                      </pic:pic>
                    </a:graphicData>
                  </a:graphic>
                </wp:inline>
              </w:drawing>
            </w:r>
          </w:p>
        </w:tc>
        <w:tc>
          <w:tcPr>
            <w:tcW w:w="2169" w:type="dxa"/>
          </w:tcPr>
          <w:p w14:paraId="7DEEDF9D" w14:textId="77777777" w:rsidR="0094150F" w:rsidRDefault="0094150F" w:rsidP="00E31452">
            <w:pPr>
              <w:jc w:val="center"/>
              <w:rPr>
                <w:rFonts w:ascii="Arial Narrow" w:hAnsi="Arial Narrow"/>
                <w:b/>
              </w:rPr>
            </w:pPr>
            <w:r>
              <w:rPr>
                <w:rFonts w:ascii="Arial Narrow" w:hAnsi="Arial Narrow"/>
                <w:b/>
              </w:rPr>
              <w:t>One legged Deadlift</w:t>
            </w:r>
          </w:p>
          <w:p w14:paraId="1839F527" w14:textId="027EA6F3" w:rsidR="00052167" w:rsidRDefault="00052167" w:rsidP="00E31452">
            <w:pPr>
              <w:jc w:val="center"/>
              <w:rPr>
                <w:rFonts w:ascii="Arial Narrow" w:hAnsi="Arial Narrow"/>
                <w:b/>
              </w:rPr>
            </w:pPr>
            <w:r>
              <w:rPr>
                <w:noProof/>
              </w:rPr>
              <w:drawing>
                <wp:inline distT="0" distB="0" distL="0" distR="0" wp14:anchorId="4FD75A38" wp14:editId="717D7665">
                  <wp:extent cx="765900" cy="765900"/>
                  <wp:effectExtent l="0" t="0" r="0" b="0"/>
                  <wp:docPr id="552311899" name="Picture 552311899" descr="woman-doing-b-stance-romanian-deadlift-with-dumbbell-for-glute-exercise-vector.jpg (1920×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oman-doing-b-stance-romanian-deadlift-with-dumbbell-for-glute-exercise-vector.jpg (1920×1920)"/>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775542" cy="775542"/>
                          </a:xfrm>
                          <a:prstGeom prst="rect">
                            <a:avLst/>
                          </a:prstGeom>
                          <a:noFill/>
                          <a:ln>
                            <a:noFill/>
                          </a:ln>
                        </pic:spPr>
                      </pic:pic>
                    </a:graphicData>
                  </a:graphic>
                </wp:inline>
              </w:drawing>
            </w:r>
          </w:p>
          <w:p w14:paraId="7DB32A97" w14:textId="098A4306" w:rsidR="00052167" w:rsidRPr="001E1FDE" w:rsidRDefault="00052167" w:rsidP="00E31452">
            <w:pPr>
              <w:jc w:val="center"/>
              <w:rPr>
                <w:rFonts w:ascii="Arial Narrow" w:hAnsi="Arial Narrow"/>
                <w:b/>
              </w:rPr>
            </w:pPr>
          </w:p>
        </w:tc>
        <w:tc>
          <w:tcPr>
            <w:tcW w:w="2169" w:type="dxa"/>
          </w:tcPr>
          <w:p w14:paraId="60129473" w14:textId="77777777" w:rsidR="0094150F" w:rsidRDefault="0094150F" w:rsidP="0094150F">
            <w:pPr>
              <w:jc w:val="center"/>
              <w:rPr>
                <w:rFonts w:ascii="Arial Narrow" w:hAnsi="Arial Narrow"/>
                <w:b/>
              </w:rPr>
            </w:pPr>
            <w:r>
              <w:rPr>
                <w:rFonts w:ascii="Arial Narrow" w:hAnsi="Arial Narrow"/>
                <w:b/>
              </w:rPr>
              <w:t>Jump Squats</w:t>
            </w:r>
          </w:p>
          <w:p w14:paraId="68A30F3F" w14:textId="43D5F830" w:rsidR="0094150F" w:rsidRDefault="0094150F" w:rsidP="0094150F">
            <w:pPr>
              <w:jc w:val="center"/>
              <w:rPr>
                <w:rFonts w:ascii="Arial Narrow" w:hAnsi="Arial Narrow"/>
                <w:b/>
              </w:rPr>
            </w:pPr>
            <w:r>
              <w:rPr>
                <w:noProof/>
              </w:rPr>
              <w:drawing>
                <wp:inline distT="0" distB="0" distL="0" distR="0" wp14:anchorId="029F1F4F" wp14:editId="2D80D352">
                  <wp:extent cx="967740" cy="967740"/>
                  <wp:effectExtent l="0" t="0" r="3810" b="3810"/>
                  <wp:docPr id="477" name="Picture 477" descr="211234.jpg (30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11234.jpg (300×300)"/>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967740" cy="967740"/>
                          </a:xfrm>
                          <a:prstGeom prst="rect">
                            <a:avLst/>
                          </a:prstGeom>
                          <a:noFill/>
                          <a:ln>
                            <a:noFill/>
                          </a:ln>
                        </pic:spPr>
                      </pic:pic>
                    </a:graphicData>
                  </a:graphic>
                </wp:inline>
              </w:drawing>
            </w:r>
          </w:p>
        </w:tc>
        <w:tc>
          <w:tcPr>
            <w:tcW w:w="2170" w:type="dxa"/>
          </w:tcPr>
          <w:p w14:paraId="7AEFA65B" w14:textId="348F3DE3" w:rsidR="0094150F" w:rsidRPr="001E1FDE" w:rsidRDefault="0094150F" w:rsidP="00E31452">
            <w:pPr>
              <w:jc w:val="center"/>
              <w:rPr>
                <w:rFonts w:ascii="Arial Narrow" w:hAnsi="Arial Narrow"/>
                <w:b/>
                <w:noProof/>
              </w:rPr>
            </w:pPr>
            <w:r>
              <w:rPr>
                <w:rFonts w:ascii="Arial Narrow" w:hAnsi="Arial Narrow"/>
                <w:b/>
              </w:rPr>
              <w:t>Box Jumps</w:t>
            </w:r>
            <w:r>
              <w:rPr>
                <w:noProof/>
              </w:rPr>
              <w:t xml:space="preserve"> </w:t>
            </w:r>
            <w:r>
              <w:rPr>
                <w:noProof/>
              </w:rPr>
              <w:drawing>
                <wp:inline distT="0" distB="0" distL="0" distR="0" wp14:anchorId="640D0E1E" wp14:editId="63E377BA">
                  <wp:extent cx="919711" cy="904240"/>
                  <wp:effectExtent l="0" t="0" r="0" b="0"/>
                  <wp:docPr id="478" name="Picture 478" descr="646e8f3a79fd0314dd9739bdcf12ff9f.jpg (428×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646e8f3a79fd0314dd9739bdcf12ff9f.jpg (428×421)"/>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940547" cy="924726"/>
                          </a:xfrm>
                          <a:prstGeom prst="rect">
                            <a:avLst/>
                          </a:prstGeom>
                          <a:noFill/>
                          <a:ln>
                            <a:noFill/>
                          </a:ln>
                        </pic:spPr>
                      </pic:pic>
                    </a:graphicData>
                  </a:graphic>
                </wp:inline>
              </w:drawing>
            </w:r>
          </w:p>
        </w:tc>
      </w:tr>
    </w:tbl>
    <w:p w14:paraId="36D57BD8" w14:textId="77777777" w:rsidR="008146DF" w:rsidRDefault="008146DF" w:rsidP="008146DF"/>
    <w:p w14:paraId="36FCCBF6" w14:textId="7533FC18" w:rsidR="008146DF" w:rsidRDefault="008146DF" w:rsidP="008146DF">
      <w:r>
        <w:br w:type="page"/>
      </w:r>
    </w:p>
    <w:tbl>
      <w:tblPr>
        <w:tblW w:w="11006"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1"/>
        <w:gridCol w:w="639"/>
        <w:gridCol w:w="1562"/>
        <w:gridCol w:w="1041"/>
        <w:gridCol w:w="1160"/>
        <w:gridCol w:w="1544"/>
        <w:gridCol w:w="657"/>
        <w:gridCol w:w="2202"/>
      </w:tblGrid>
      <w:tr w:rsidR="008146DF" w:rsidRPr="001B6B28" w14:paraId="1DB782D0" w14:textId="77777777" w:rsidTr="00E31452">
        <w:tc>
          <w:tcPr>
            <w:tcW w:w="11006" w:type="dxa"/>
            <w:gridSpan w:val="8"/>
          </w:tcPr>
          <w:p w14:paraId="1B296294" w14:textId="77777777" w:rsidR="008146DF" w:rsidRPr="00140304" w:rsidRDefault="008146DF" w:rsidP="00E31452">
            <w:pPr>
              <w:jc w:val="center"/>
              <w:rPr>
                <w:rFonts w:ascii="Tahoma" w:hAnsi="Tahoma" w:cs="Tahoma"/>
                <w:b/>
                <w:sz w:val="24"/>
                <w:szCs w:val="24"/>
              </w:rPr>
            </w:pPr>
            <w:r>
              <w:lastRenderedPageBreak/>
              <w:br w:type="page"/>
            </w:r>
            <w:r w:rsidRPr="00007466">
              <w:rPr>
                <w:rFonts w:ascii="Arial" w:hAnsi="Arial" w:cs="Arial"/>
              </w:rPr>
              <w:br w:type="page"/>
            </w:r>
            <w:r w:rsidRPr="00007466">
              <w:rPr>
                <w:rFonts w:ascii="Arial" w:hAnsi="Arial" w:cs="Arial"/>
              </w:rPr>
              <w:br w:type="page"/>
            </w:r>
            <w:r w:rsidRPr="00140304">
              <w:rPr>
                <w:rFonts w:ascii="Tahoma" w:hAnsi="Tahoma" w:cs="Tahoma"/>
                <w:b/>
                <w:sz w:val="24"/>
                <w:szCs w:val="24"/>
              </w:rPr>
              <w:t>Exercise Options for the Hamstrings and Gluteals</w:t>
            </w:r>
          </w:p>
        </w:tc>
      </w:tr>
      <w:tr w:rsidR="008146DF" w:rsidRPr="001B6B28" w14:paraId="2CF2CEE3" w14:textId="77777777" w:rsidTr="00E31452">
        <w:tc>
          <w:tcPr>
            <w:tcW w:w="4402" w:type="dxa"/>
            <w:gridSpan w:val="3"/>
          </w:tcPr>
          <w:p w14:paraId="24221E23" w14:textId="77777777" w:rsidR="008146DF" w:rsidRDefault="008146DF" w:rsidP="00E31452">
            <w:pPr>
              <w:jc w:val="center"/>
              <w:rPr>
                <w:rFonts w:ascii="Arial Narrow" w:hAnsi="Arial Narrow"/>
              </w:rPr>
            </w:pPr>
            <w:r w:rsidRPr="00007466">
              <w:rPr>
                <w:rFonts w:ascii="Arial Narrow" w:hAnsi="Arial Narrow"/>
                <w:noProof/>
              </w:rPr>
              <w:t xml:space="preserve">Hamstring Bridge  </w:t>
            </w:r>
          </w:p>
          <w:p w14:paraId="4BEADD83"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28750AD1" wp14:editId="2D2CAB26">
                  <wp:extent cx="1109345" cy="658495"/>
                  <wp:effectExtent l="0" t="0" r="0" b="0"/>
                  <wp:docPr id="32" name="Picture 14" descr="C:\Documents and Settings\lamberts\My Documents\PGC-V2.2 Pro\Buttock\butk_free-0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lamberts\My Documents\PGC-V2.2 Pro\Buttock\butk_free-01.bmp"/>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109345" cy="658495"/>
                          </a:xfrm>
                          <a:prstGeom prst="rect">
                            <a:avLst/>
                          </a:prstGeom>
                          <a:noFill/>
                          <a:ln>
                            <a:noFill/>
                          </a:ln>
                        </pic:spPr>
                      </pic:pic>
                    </a:graphicData>
                  </a:graphic>
                </wp:inline>
              </w:drawing>
            </w:r>
            <w:r>
              <w:rPr>
                <w:rFonts w:ascii="Arial Narrow" w:hAnsi="Arial Narrow"/>
              </w:rPr>
              <w:t xml:space="preserve"> </w:t>
            </w:r>
            <w:r>
              <w:rPr>
                <w:rFonts w:ascii="Arial Narrow" w:hAnsi="Arial Narrow"/>
                <w:noProof/>
              </w:rPr>
              <w:drawing>
                <wp:inline distT="0" distB="0" distL="0" distR="0" wp14:anchorId="25AEA5A0" wp14:editId="3814B647">
                  <wp:extent cx="938530" cy="731520"/>
                  <wp:effectExtent l="0" t="0" r="0" b="0"/>
                  <wp:docPr id="33" name="Picture 33" descr="butk_fre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utk_free-03"/>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938530" cy="731520"/>
                          </a:xfrm>
                          <a:prstGeom prst="rect">
                            <a:avLst/>
                          </a:prstGeom>
                          <a:noFill/>
                          <a:ln>
                            <a:noFill/>
                          </a:ln>
                        </pic:spPr>
                      </pic:pic>
                    </a:graphicData>
                  </a:graphic>
                </wp:inline>
              </w:drawing>
            </w:r>
          </w:p>
          <w:p w14:paraId="0C40B84B" w14:textId="77777777" w:rsidR="008146DF" w:rsidRPr="00007466" w:rsidRDefault="008146DF" w:rsidP="00E31452">
            <w:pPr>
              <w:jc w:val="center"/>
              <w:rPr>
                <w:rFonts w:ascii="Arial Narrow" w:hAnsi="Arial Narrow"/>
                <w:noProof/>
              </w:rPr>
            </w:pPr>
            <w:r>
              <w:rPr>
                <w:rFonts w:ascii="Arial Narrow" w:hAnsi="Arial Narrow"/>
                <w:noProof/>
              </w:rPr>
              <w:drawing>
                <wp:inline distT="0" distB="0" distL="0" distR="0" wp14:anchorId="0DA1A2C1" wp14:editId="0CED7B3E">
                  <wp:extent cx="1243330" cy="621665"/>
                  <wp:effectExtent l="0" t="0" r="0" b="0"/>
                  <wp:docPr id="34" name="Picture 13" descr="C:\Documents and Settings\lamberts\My Documents\PGC-V2.2 Pro\Leg\Ball_Ex_Leg\leg_bfree-44ham.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lamberts\My Documents\PGC-V2.2 Pro\Leg\Ball_Ex_Leg\leg_bfree-44ham.bmp"/>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243330" cy="621665"/>
                          </a:xfrm>
                          <a:prstGeom prst="rect">
                            <a:avLst/>
                          </a:prstGeom>
                          <a:noFill/>
                          <a:ln>
                            <a:noFill/>
                          </a:ln>
                        </pic:spPr>
                      </pic:pic>
                    </a:graphicData>
                  </a:graphic>
                </wp:inline>
              </w:drawing>
            </w:r>
            <w:r>
              <w:rPr>
                <w:rFonts w:ascii="Arial Narrow" w:hAnsi="Arial Narrow"/>
                <w:noProof/>
              </w:rPr>
              <w:t xml:space="preserve">  </w:t>
            </w:r>
            <w:r>
              <w:rPr>
                <w:noProof/>
              </w:rPr>
              <w:drawing>
                <wp:inline distT="0" distB="0" distL="0" distR="0" wp14:anchorId="0D9DA4AF" wp14:editId="73C39906">
                  <wp:extent cx="1303020" cy="739906"/>
                  <wp:effectExtent l="0" t="0" r="0" b="3175"/>
                  <wp:docPr id="552311881" name="Picture 55231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309217" cy="743425"/>
                          </a:xfrm>
                          <a:prstGeom prst="rect">
                            <a:avLst/>
                          </a:prstGeom>
                          <a:noFill/>
                          <a:ln>
                            <a:noFill/>
                          </a:ln>
                        </pic:spPr>
                      </pic:pic>
                    </a:graphicData>
                  </a:graphic>
                </wp:inline>
              </w:drawing>
            </w:r>
          </w:p>
        </w:tc>
        <w:tc>
          <w:tcPr>
            <w:tcW w:w="2201" w:type="dxa"/>
            <w:gridSpan w:val="2"/>
          </w:tcPr>
          <w:p w14:paraId="29EAD696" w14:textId="77777777" w:rsidR="008146DF" w:rsidRDefault="008146DF" w:rsidP="00E31452">
            <w:pPr>
              <w:jc w:val="center"/>
              <w:rPr>
                <w:rFonts w:ascii="Arial Narrow" w:hAnsi="Arial Narrow"/>
              </w:rPr>
            </w:pPr>
            <w:r>
              <w:rPr>
                <w:rFonts w:ascii="Arial Narrow" w:hAnsi="Arial Narrow"/>
              </w:rPr>
              <w:t>Barbell Glute Bridge</w:t>
            </w:r>
          </w:p>
          <w:p w14:paraId="3136FAF4" w14:textId="77777777" w:rsidR="008146DF" w:rsidRPr="00007466" w:rsidRDefault="008146DF" w:rsidP="00E31452">
            <w:pPr>
              <w:jc w:val="center"/>
              <w:rPr>
                <w:rFonts w:ascii="Arial Narrow" w:hAnsi="Arial Narrow"/>
              </w:rPr>
            </w:pPr>
            <w:r>
              <w:rPr>
                <w:noProof/>
              </w:rPr>
              <w:drawing>
                <wp:inline distT="0" distB="0" distL="0" distR="0" wp14:anchorId="31D27803" wp14:editId="7252D63D">
                  <wp:extent cx="1004454" cy="1004454"/>
                  <wp:effectExtent l="0" t="0" r="5715" b="5715"/>
                  <wp:docPr id="27" name="Picture 27" descr="image_iphone.jpg (64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_iphone.jpg (640×640)"/>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017877" cy="1017877"/>
                          </a:xfrm>
                          <a:prstGeom prst="rect">
                            <a:avLst/>
                          </a:prstGeom>
                          <a:noFill/>
                          <a:ln>
                            <a:noFill/>
                          </a:ln>
                        </pic:spPr>
                      </pic:pic>
                    </a:graphicData>
                  </a:graphic>
                </wp:inline>
              </w:drawing>
            </w:r>
          </w:p>
        </w:tc>
        <w:tc>
          <w:tcPr>
            <w:tcW w:w="2201" w:type="dxa"/>
            <w:gridSpan w:val="2"/>
          </w:tcPr>
          <w:p w14:paraId="254640E7" w14:textId="77777777" w:rsidR="008146DF" w:rsidRPr="00007466" w:rsidRDefault="008146DF" w:rsidP="00E31452">
            <w:pPr>
              <w:jc w:val="center"/>
              <w:rPr>
                <w:rFonts w:ascii="Arial Narrow" w:hAnsi="Arial Narrow"/>
              </w:rPr>
            </w:pPr>
            <w:r w:rsidRPr="00007466">
              <w:rPr>
                <w:rFonts w:ascii="Arial Narrow" w:hAnsi="Arial Narrow"/>
              </w:rPr>
              <w:t xml:space="preserve">Hamstring Roll </w:t>
            </w:r>
            <w:r>
              <w:rPr>
                <w:rFonts w:ascii="Arial Narrow" w:hAnsi="Arial Narrow"/>
                <w:noProof/>
              </w:rPr>
              <w:drawing>
                <wp:inline distT="0" distB="0" distL="0" distR="0" wp14:anchorId="6EF1E97A" wp14:editId="5196EF52">
                  <wp:extent cx="1085215" cy="1060450"/>
                  <wp:effectExtent l="0" t="0" r="0" b="0"/>
                  <wp:docPr id="35" name="Picture 35" descr="leg_bfree-46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leg_bfree-46ham"/>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085215" cy="1060450"/>
                          </a:xfrm>
                          <a:prstGeom prst="rect">
                            <a:avLst/>
                          </a:prstGeom>
                          <a:noFill/>
                          <a:ln>
                            <a:noFill/>
                          </a:ln>
                        </pic:spPr>
                      </pic:pic>
                    </a:graphicData>
                  </a:graphic>
                </wp:inline>
              </w:drawing>
            </w:r>
          </w:p>
        </w:tc>
        <w:tc>
          <w:tcPr>
            <w:tcW w:w="2202" w:type="dxa"/>
          </w:tcPr>
          <w:p w14:paraId="1334A4BA" w14:textId="77777777" w:rsidR="008146DF" w:rsidRPr="00007466" w:rsidRDefault="008146DF" w:rsidP="00E31452">
            <w:pPr>
              <w:jc w:val="center"/>
              <w:rPr>
                <w:rFonts w:ascii="Arial Narrow" w:hAnsi="Arial Narrow"/>
              </w:rPr>
            </w:pPr>
            <w:r w:rsidRPr="00007466">
              <w:rPr>
                <w:rFonts w:ascii="Arial Narrow" w:hAnsi="Arial Narrow"/>
              </w:rPr>
              <w:t>Straight Leg Hip Raise</w:t>
            </w:r>
          </w:p>
          <w:p w14:paraId="65A03FFF" w14:textId="77777777" w:rsidR="008146DF" w:rsidRPr="00007466" w:rsidRDefault="008146DF" w:rsidP="00E31452">
            <w:pPr>
              <w:jc w:val="center"/>
              <w:rPr>
                <w:rFonts w:ascii="Arial Narrow" w:hAnsi="Arial Narrow"/>
              </w:rPr>
            </w:pPr>
          </w:p>
          <w:p w14:paraId="4FC3FDF7"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2667FC53" wp14:editId="7E47C654">
                  <wp:extent cx="1341120" cy="780415"/>
                  <wp:effectExtent l="0" t="0" r="0" b="0"/>
                  <wp:docPr id="36" name="Picture 36" descr="butk_bfre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utk_bfree-01"/>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341120" cy="780415"/>
                          </a:xfrm>
                          <a:prstGeom prst="rect">
                            <a:avLst/>
                          </a:prstGeom>
                          <a:noFill/>
                          <a:ln>
                            <a:noFill/>
                          </a:ln>
                        </pic:spPr>
                      </pic:pic>
                    </a:graphicData>
                  </a:graphic>
                </wp:inline>
              </w:drawing>
            </w:r>
          </w:p>
        </w:tc>
      </w:tr>
      <w:tr w:rsidR="008146DF" w:rsidRPr="001B6B28" w14:paraId="587B3EAB" w14:textId="77777777" w:rsidTr="00E31452">
        <w:tc>
          <w:tcPr>
            <w:tcW w:w="2201" w:type="dxa"/>
          </w:tcPr>
          <w:p w14:paraId="79F7B25A" w14:textId="77777777" w:rsidR="008146DF" w:rsidRDefault="008146DF" w:rsidP="00E31452">
            <w:pPr>
              <w:jc w:val="center"/>
              <w:rPr>
                <w:rFonts w:ascii="Arial Narrow" w:hAnsi="Arial Narrow"/>
              </w:rPr>
            </w:pPr>
            <w:r>
              <w:rPr>
                <w:rFonts w:ascii="Arial Narrow" w:hAnsi="Arial Narrow"/>
              </w:rPr>
              <w:t>Hip Extension</w:t>
            </w:r>
          </w:p>
          <w:p w14:paraId="2E82295F"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22907DFA" wp14:editId="1C3DA43B">
                  <wp:extent cx="1329055" cy="1073150"/>
                  <wp:effectExtent l="0" t="0" r="0" b="0"/>
                  <wp:docPr id="40" name="Picture 40" descr="leg_mach-09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leg_mach-09ham"/>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329055" cy="1073150"/>
                          </a:xfrm>
                          <a:prstGeom prst="rect">
                            <a:avLst/>
                          </a:prstGeom>
                          <a:noFill/>
                          <a:ln>
                            <a:noFill/>
                          </a:ln>
                        </pic:spPr>
                      </pic:pic>
                    </a:graphicData>
                  </a:graphic>
                </wp:inline>
              </w:drawing>
            </w:r>
          </w:p>
        </w:tc>
        <w:tc>
          <w:tcPr>
            <w:tcW w:w="2201" w:type="dxa"/>
            <w:gridSpan w:val="2"/>
          </w:tcPr>
          <w:p w14:paraId="5279F2F5" w14:textId="77777777" w:rsidR="008146DF" w:rsidRPr="00007466" w:rsidRDefault="008146DF" w:rsidP="00E31452">
            <w:pPr>
              <w:jc w:val="center"/>
              <w:rPr>
                <w:rFonts w:ascii="Arial Narrow" w:hAnsi="Arial Narrow"/>
              </w:rPr>
            </w:pPr>
            <w:r w:rsidRPr="00007466">
              <w:rPr>
                <w:rFonts w:ascii="Arial Narrow" w:hAnsi="Arial Narrow"/>
              </w:rPr>
              <w:t>Gluteal</w:t>
            </w:r>
            <w:r>
              <w:rPr>
                <w:rFonts w:ascii="Arial Narrow" w:hAnsi="Arial Narrow"/>
              </w:rPr>
              <w:t xml:space="preserve"> Press</w:t>
            </w:r>
            <w:r w:rsidRPr="00007466">
              <w:rPr>
                <w:rFonts w:ascii="Arial Narrow" w:hAnsi="Arial Narrow"/>
              </w:rPr>
              <w:t xml:space="preserve"> </w:t>
            </w:r>
            <w:r>
              <w:rPr>
                <w:rFonts w:ascii="Arial Narrow" w:hAnsi="Arial Narrow"/>
                <w:noProof/>
              </w:rPr>
              <w:drawing>
                <wp:inline distT="0" distB="0" distL="0" distR="0" wp14:anchorId="03D23F0F" wp14:editId="33C9CAD6">
                  <wp:extent cx="1256030" cy="682625"/>
                  <wp:effectExtent l="0" t="0" r="0" b="0"/>
                  <wp:docPr id="41" name="Picture 41" descr="leg_pul-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eg_pul-06"/>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256030" cy="682625"/>
                          </a:xfrm>
                          <a:prstGeom prst="rect">
                            <a:avLst/>
                          </a:prstGeom>
                          <a:noFill/>
                          <a:ln>
                            <a:noFill/>
                          </a:ln>
                        </pic:spPr>
                      </pic:pic>
                    </a:graphicData>
                  </a:graphic>
                </wp:inline>
              </w:drawing>
            </w:r>
          </w:p>
        </w:tc>
        <w:tc>
          <w:tcPr>
            <w:tcW w:w="2201" w:type="dxa"/>
            <w:gridSpan w:val="2"/>
          </w:tcPr>
          <w:p w14:paraId="2B6A8BDA" w14:textId="77777777" w:rsidR="008146DF" w:rsidRPr="00007466" w:rsidRDefault="008146DF" w:rsidP="00E31452">
            <w:pPr>
              <w:jc w:val="center"/>
              <w:rPr>
                <w:rFonts w:ascii="Arial Narrow" w:hAnsi="Arial Narrow"/>
              </w:rPr>
            </w:pPr>
            <w:r w:rsidRPr="00007466">
              <w:rPr>
                <w:rFonts w:ascii="Arial Narrow" w:hAnsi="Arial Narrow"/>
              </w:rPr>
              <w:t xml:space="preserve">Leg Curl </w:t>
            </w:r>
          </w:p>
          <w:p w14:paraId="318404C9" w14:textId="77777777" w:rsidR="008146DF" w:rsidRDefault="008146DF" w:rsidP="00E31452">
            <w:pPr>
              <w:jc w:val="center"/>
              <w:rPr>
                <w:rFonts w:ascii="Arial Narrow" w:hAnsi="Arial Narrow"/>
              </w:rPr>
            </w:pPr>
          </w:p>
          <w:p w14:paraId="30B85DA6" w14:textId="77777777" w:rsidR="008146DF" w:rsidRDefault="008146DF" w:rsidP="00E31452">
            <w:pPr>
              <w:jc w:val="center"/>
              <w:rPr>
                <w:rFonts w:ascii="Arial Narrow" w:hAnsi="Arial Narrow"/>
              </w:rPr>
            </w:pPr>
            <w:r>
              <w:rPr>
                <w:rFonts w:ascii="Arial Narrow" w:hAnsi="Arial Narrow"/>
                <w:noProof/>
              </w:rPr>
              <w:drawing>
                <wp:inline distT="0" distB="0" distL="0" distR="0" wp14:anchorId="5F7749E8" wp14:editId="7E5B4522">
                  <wp:extent cx="1256030" cy="792480"/>
                  <wp:effectExtent l="0" t="0" r="0" b="0"/>
                  <wp:docPr id="39" name="Picture 39" descr="leg_mach-01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leg_mach-01ham"/>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256030" cy="792480"/>
                          </a:xfrm>
                          <a:prstGeom prst="rect">
                            <a:avLst/>
                          </a:prstGeom>
                          <a:noFill/>
                          <a:ln>
                            <a:noFill/>
                          </a:ln>
                        </pic:spPr>
                      </pic:pic>
                    </a:graphicData>
                  </a:graphic>
                </wp:inline>
              </w:drawing>
            </w:r>
          </w:p>
        </w:tc>
        <w:tc>
          <w:tcPr>
            <w:tcW w:w="2201" w:type="dxa"/>
            <w:gridSpan w:val="2"/>
          </w:tcPr>
          <w:p w14:paraId="2BED7FD9" w14:textId="77777777" w:rsidR="008146DF" w:rsidRPr="00007466" w:rsidRDefault="008146DF" w:rsidP="00E31452">
            <w:pPr>
              <w:jc w:val="center"/>
              <w:rPr>
                <w:rFonts w:ascii="Arial Narrow" w:hAnsi="Arial Narrow"/>
              </w:rPr>
            </w:pPr>
            <w:r w:rsidRPr="00007466">
              <w:rPr>
                <w:rFonts w:ascii="Arial Narrow" w:hAnsi="Arial Narrow"/>
              </w:rPr>
              <w:t>Hamstring Cable Curl</w:t>
            </w:r>
          </w:p>
          <w:p w14:paraId="514E79CE"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0E783339" wp14:editId="3451CD93">
                  <wp:extent cx="695523" cy="952500"/>
                  <wp:effectExtent l="0" t="0" r="9525" b="0"/>
                  <wp:docPr id="38" name="Picture 38" descr="leg_pul-05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leg_pul-05ham"/>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697774" cy="955582"/>
                          </a:xfrm>
                          <a:prstGeom prst="rect">
                            <a:avLst/>
                          </a:prstGeom>
                          <a:noFill/>
                          <a:ln>
                            <a:noFill/>
                          </a:ln>
                        </pic:spPr>
                      </pic:pic>
                    </a:graphicData>
                  </a:graphic>
                </wp:inline>
              </w:drawing>
            </w:r>
          </w:p>
        </w:tc>
        <w:tc>
          <w:tcPr>
            <w:tcW w:w="2202" w:type="dxa"/>
          </w:tcPr>
          <w:p w14:paraId="4AA3A2BC" w14:textId="77777777" w:rsidR="008146DF" w:rsidRDefault="008146DF" w:rsidP="00E31452">
            <w:pPr>
              <w:jc w:val="center"/>
              <w:rPr>
                <w:rFonts w:ascii="Arial Narrow" w:hAnsi="Arial Narrow"/>
              </w:rPr>
            </w:pPr>
            <w:r>
              <w:rPr>
                <w:rFonts w:ascii="Arial Narrow" w:hAnsi="Arial Narrow"/>
              </w:rPr>
              <w:t>Straight Leg Deadlift</w:t>
            </w:r>
          </w:p>
          <w:p w14:paraId="02A6EA68" w14:textId="77777777" w:rsidR="008146DF" w:rsidRDefault="008146DF" w:rsidP="00E31452">
            <w:pPr>
              <w:jc w:val="center"/>
              <w:rPr>
                <w:rFonts w:ascii="Arial Narrow" w:hAnsi="Arial Narrow"/>
              </w:rPr>
            </w:pPr>
            <w:r>
              <w:rPr>
                <w:noProof/>
              </w:rPr>
              <w:drawing>
                <wp:inline distT="0" distB="0" distL="0" distR="0" wp14:anchorId="41485F43" wp14:editId="107B6589">
                  <wp:extent cx="1219200" cy="816610"/>
                  <wp:effectExtent l="0" t="0" r="0" b="0"/>
                  <wp:docPr id="42" name="Picture 42" descr="Romanian Deadlifts – WorkoutLabs Exercis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Romanian Deadlifts – WorkoutLabs Exercise Guide"/>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219200" cy="816610"/>
                          </a:xfrm>
                          <a:prstGeom prst="rect">
                            <a:avLst/>
                          </a:prstGeom>
                          <a:noFill/>
                          <a:ln>
                            <a:noFill/>
                          </a:ln>
                        </pic:spPr>
                      </pic:pic>
                    </a:graphicData>
                  </a:graphic>
                </wp:inline>
              </w:drawing>
            </w:r>
          </w:p>
        </w:tc>
      </w:tr>
      <w:tr w:rsidR="008146DF" w:rsidRPr="001B6B28" w14:paraId="5C251A1F" w14:textId="77777777" w:rsidTr="00E31452">
        <w:tc>
          <w:tcPr>
            <w:tcW w:w="2840" w:type="dxa"/>
            <w:gridSpan w:val="2"/>
          </w:tcPr>
          <w:p w14:paraId="0B200A62" w14:textId="77777777" w:rsidR="008146DF" w:rsidRPr="00140304" w:rsidRDefault="008146DF" w:rsidP="00E31452">
            <w:pPr>
              <w:jc w:val="center"/>
              <w:rPr>
                <w:rFonts w:ascii="Tahoma" w:hAnsi="Tahoma" w:cs="Tahoma"/>
                <w:b/>
                <w:sz w:val="24"/>
                <w:szCs w:val="24"/>
              </w:rPr>
            </w:pPr>
            <w:r w:rsidRPr="00140304">
              <w:rPr>
                <w:rFonts w:ascii="Tahoma" w:hAnsi="Tahoma" w:cs="Tahoma"/>
                <w:b/>
                <w:sz w:val="24"/>
                <w:szCs w:val="24"/>
              </w:rPr>
              <w:t xml:space="preserve">Quadriceps </w:t>
            </w:r>
          </w:p>
        </w:tc>
        <w:tc>
          <w:tcPr>
            <w:tcW w:w="8166" w:type="dxa"/>
            <w:gridSpan w:val="6"/>
          </w:tcPr>
          <w:p w14:paraId="673AF710" w14:textId="77777777" w:rsidR="008146DF" w:rsidRPr="00140304" w:rsidRDefault="008146DF" w:rsidP="00E31452">
            <w:pPr>
              <w:jc w:val="center"/>
              <w:rPr>
                <w:rFonts w:ascii="Tahoma" w:hAnsi="Tahoma" w:cs="Tahoma"/>
                <w:b/>
                <w:sz w:val="24"/>
                <w:szCs w:val="24"/>
              </w:rPr>
            </w:pPr>
            <w:r w:rsidRPr="00140304">
              <w:rPr>
                <w:rFonts w:ascii="Tahoma" w:hAnsi="Tahoma" w:cs="Tahoma"/>
                <w:b/>
                <w:sz w:val="24"/>
                <w:szCs w:val="24"/>
              </w:rPr>
              <w:t>Exercise Options for the Calves</w:t>
            </w:r>
          </w:p>
        </w:tc>
      </w:tr>
      <w:tr w:rsidR="008146DF" w:rsidRPr="001B6B28" w14:paraId="6DA6B809" w14:textId="77777777" w:rsidTr="00E31452">
        <w:tc>
          <w:tcPr>
            <w:tcW w:w="2840" w:type="dxa"/>
            <w:gridSpan w:val="2"/>
          </w:tcPr>
          <w:p w14:paraId="1667F407" w14:textId="77777777" w:rsidR="008146DF" w:rsidRPr="00007466" w:rsidRDefault="008146DF" w:rsidP="00E31452">
            <w:pPr>
              <w:jc w:val="center"/>
              <w:rPr>
                <w:rFonts w:ascii="Arial Narrow" w:hAnsi="Arial Narrow"/>
              </w:rPr>
            </w:pPr>
            <w:r w:rsidRPr="00007466">
              <w:rPr>
                <w:rFonts w:ascii="Arial Narrow" w:hAnsi="Arial Narrow"/>
              </w:rPr>
              <w:t>Knee Extensions</w:t>
            </w:r>
          </w:p>
          <w:p w14:paraId="2D095F13"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68F2E43A" wp14:editId="492A6C65">
                  <wp:extent cx="1353185" cy="1207135"/>
                  <wp:effectExtent l="0" t="0" r="0" b="0"/>
                  <wp:docPr id="43" name="Picture 43" descr="leg_mach-05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eg_mach-05ham"/>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353185" cy="1207135"/>
                          </a:xfrm>
                          <a:prstGeom prst="rect">
                            <a:avLst/>
                          </a:prstGeom>
                          <a:noFill/>
                          <a:ln>
                            <a:noFill/>
                          </a:ln>
                        </pic:spPr>
                      </pic:pic>
                    </a:graphicData>
                  </a:graphic>
                </wp:inline>
              </w:drawing>
            </w:r>
          </w:p>
        </w:tc>
        <w:tc>
          <w:tcPr>
            <w:tcW w:w="2603" w:type="dxa"/>
            <w:gridSpan w:val="2"/>
          </w:tcPr>
          <w:p w14:paraId="5B912E06" w14:textId="77777777" w:rsidR="008146DF" w:rsidRPr="00007466" w:rsidRDefault="008146DF" w:rsidP="00E31452">
            <w:pPr>
              <w:jc w:val="center"/>
              <w:rPr>
                <w:rFonts w:ascii="Arial Narrow" w:hAnsi="Arial Narrow"/>
              </w:rPr>
            </w:pPr>
            <w:r w:rsidRPr="00007466">
              <w:rPr>
                <w:rFonts w:ascii="Arial Narrow" w:hAnsi="Arial Narrow"/>
              </w:rPr>
              <w:t>Calf Raises</w:t>
            </w:r>
            <w:r>
              <w:rPr>
                <w:rFonts w:ascii="Arial Narrow" w:hAnsi="Arial Narrow"/>
              </w:rPr>
              <w:t xml:space="preserve"> (Gastrocnemius) </w:t>
            </w:r>
          </w:p>
          <w:p w14:paraId="6B9F7903"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7B8D4B09" wp14:editId="76848B22">
                  <wp:extent cx="707390" cy="1329055"/>
                  <wp:effectExtent l="0" t="0" r="0" b="0"/>
                  <wp:docPr id="44" name="Picture 44" descr="calf_ba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alf_bar-01"/>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707390" cy="1329055"/>
                          </a:xfrm>
                          <a:prstGeom prst="rect">
                            <a:avLst/>
                          </a:prstGeom>
                          <a:noFill/>
                          <a:ln>
                            <a:noFill/>
                          </a:ln>
                        </pic:spPr>
                      </pic:pic>
                    </a:graphicData>
                  </a:graphic>
                </wp:inline>
              </w:drawing>
            </w:r>
          </w:p>
        </w:tc>
        <w:tc>
          <w:tcPr>
            <w:tcW w:w="2704" w:type="dxa"/>
            <w:gridSpan w:val="2"/>
          </w:tcPr>
          <w:p w14:paraId="5FF26A50" w14:textId="77777777" w:rsidR="008146DF" w:rsidRPr="00007466" w:rsidRDefault="008146DF" w:rsidP="00E31452">
            <w:pPr>
              <w:jc w:val="center"/>
              <w:rPr>
                <w:rFonts w:ascii="Arial Narrow" w:hAnsi="Arial Narrow"/>
              </w:rPr>
            </w:pPr>
            <w:r w:rsidRPr="00007466">
              <w:rPr>
                <w:rFonts w:ascii="Arial Narrow" w:hAnsi="Arial Narrow"/>
              </w:rPr>
              <w:t>Seated Calf Raises</w:t>
            </w:r>
            <w:r>
              <w:rPr>
                <w:rFonts w:ascii="Arial Narrow" w:hAnsi="Arial Narrow"/>
              </w:rPr>
              <w:t xml:space="preserve"> (soleus)</w:t>
            </w:r>
          </w:p>
          <w:p w14:paraId="71E57393"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55DA82B9" wp14:editId="3AD5D849">
                  <wp:extent cx="1048385" cy="1329055"/>
                  <wp:effectExtent l="0" t="0" r="0" b="0"/>
                  <wp:docPr id="45" name="Picture 45" descr="calf_dum-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alf_dum-02"/>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048385" cy="1329055"/>
                          </a:xfrm>
                          <a:prstGeom prst="rect">
                            <a:avLst/>
                          </a:prstGeom>
                          <a:noFill/>
                          <a:ln>
                            <a:noFill/>
                          </a:ln>
                        </pic:spPr>
                      </pic:pic>
                    </a:graphicData>
                  </a:graphic>
                </wp:inline>
              </w:drawing>
            </w:r>
          </w:p>
        </w:tc>
        <w:tc>
          <w:tcPr>
            <w:tcW w:w="2859" w:type="dxa"/>
            <w:gridSpan w:val="2"/>
          </w:tcPr>
          <w:p w14:paraId="0A8FB98E" w14:textId="77777777" w:rsidR="008146DF" w:rsidRPr="00007466" w:rsidRDefault="008146DF" w:rsidP="00E31452">
            <w:pPr>
              <w:jc w:val="center"/>
              <w:rPr>
                <w:rFonts w:ascii="Arial Narrow" w:hAnsi="Arial Narrow"/>
              </w:rPr>
            </w:pPr>
            <w:r w:rsidRPr="00007466">
              <w:rPr>
                <w:rFonts w:ascii="Arial Narrow" w:hAnsi="Arial Narrow"/>
              </w:rPr>
              <w:t>Ballet Squat &amp; Calf Raise</w:t>
            </w:r>
          </w:p>
          <w:p w14:paraId="46CE2679"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38D743A2" wp14:editId="354A72E5">
                  <wp:extent cx="1402080" cy="1207135"/>
                  <wp:effectExtent l="0" t="0" r="0" b="0"/>
                  <wp:docPr id="46" name="Picture 46" descr="calf_fre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alf_free-02"/>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402080" cy="1207135"/>
                          </a:xfrm>
                          <a:prstGeom prst="rect">
                            <a:avLst/>
                          </a:prstGeom>
                          <a:noFill/>
                          <a:ln>
                            <a:noFill/>
                          </a:ln>
                        </pic:spPr>
                      </pic:pic>
                    </a:graphicData>
                  </a:graphic>
                </wp:inline>
              </w:drawing>
            </w:r>
          </w:p>
        </w:tc>
      </w:tr>
      <w:tr w:rsidR="008146DF" w:rsidRPr="001B6B28" w14:paraId="04C8920A" w14:textId="77777777" w:rsidTr="00E31452">
        <w:tc>
          <w:tcPr>
            <w:tcW w:w="11006" w:type="dxa"/>
            <w:gridSpan w:val="8"/>
          </w:tcPr>
          <w:p w14:paraId="2FEF276F" w14:textId="7D76ACDC" w:rsidR="008146DF" w:rsidRPr="00140304" w:rsidRDefault="008146DF" w:rsidP="00E31452">
            <w:pPr>
              <w:jc w:val="center"/>
              <w:rPr>
                <w:rFonts w:ascii="Tahoma" w:hAnsi="Tahoma" w:cs="Tahoma"/>
                <w:b/>
                <w:sz w:val="24"/>
                <w:szCs w:val="24"/>
              </w:rPr>
            </w:pPr>
            <w:r w:rsidRPr="00140304">
              <w:rPr>
                <w:rFonts w:ascii="Tahoma" w:hAnsi="Tahoma" w:cs="Tahoma"/>
                <w:b/>
                <w:sz w:val="24"/>
                <w:szCs w:val="24"/>
              </w:rPr>
              <w:t xml:space="preserve">Exercise Options for the Inner Thighs </w:t>
            </w:r>
            <w:r w:rsidR="008820BF">
              <w:rPr>
                <w:rFonts w:ascii="Tahoma" w:hAnsi="Tahoma" w:cs="Tahoma"/>
                <w:b/>
                <w:sz w:val="24"/>
                <w:szCs w:val="24"/>
              </w:rPr>
              <w:t>(Hip Adductors)</w:t>
            </w:r>
          </w:p>
        </w:tc>
      </w:tr>
      <w:tr w:rsidR="008146DF" w:rsidRPr="001B6B28" w14:paraId="61FCAD54" w14:textId="77777777" w:rsidTr="00E31452">
        <w:tc>
          <w:tcPr>
            <w:tcW w:w="2840" w:type="dxa"/>
            <w:gridSpan w:val="2"/>
          </w:tcPr>
          <w:p w14:paraId="1D972C67" w14:textId="77777777" w:rsidR="008146DF" w:rsidRPr="00007466" w:rsidRDefault="008146DF" w:rsidP="00E31452">
            <w:pPr>
              <w:jc w:val="center"/>
              <w:rPr>
                <w:rFonts w:ascii="Arial Narrow" w:hAnsi="Arial Narrow"/>
              </w:rPr>
            </w:pPr>
            <w:r w:rsidRPr="00007466">
              <w:rPr>
                <w:rFonts w:ascii="Arial Narrow" w:hAnsi="Arial Narrow"/>
              </w:rPr>
              <w:t>Inner Thigh Cross-over</w:t>
            </w:r>
          </w:p>
          <w:p w14:paraId="4B8F29AF"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04269B41" wp14:editId="581EBAD8">
                  <wp:extent cx="914400" cy="1341120"/>
                  <wp:effectExtent l="0" t="0" r="0" b="0"/>
                  <wp:docPr id="47" name="Picture 47" descr="leg_pul-0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leg_pul-04ad"/>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914400" cy="1341120"/>
                          </a:xfrm>
                          <a:prstGeom prst="rect">
                            <a:avLst/>
                          </a:prstGeom>
                          <a:noFill/>
                          <a:ln>
                            <a:noFill/>
                          </a:ln>
                        </pic:spPr>
                      </pic:pic>
                    </a:graphicData>
                  </a:graphic>
                </wp:inline>
              </w:drawing>
            </w:r>
          </w:p>
        </w:tc>
        <w:tc>
          <w:tcPr>
            <w:tcW w:w="2603" w:type="dxa"/>
            <w:gridSpan w:val="2"/>
          </w:tcPr>
          <w:p w14:paraId="4E3EF63D" w14:textId="77777777" w:rsidR="008146DF" w:rsidRPr="00007466" w:rsidRDefault="008146DF" w:rsidP="00E31452">
            <w:pPr>
              <w:jc w:val="center"/>
              <w:rPr>
                <w:rFonts w:ascii="Arial Narrow" w:hAnsi="Arial Narrow"/>
              </w:rPr>
            </w:pPr>
            <w:r w:rsidRPr="00007466">
              <w:rPr>
                <w:rFonts w:ascii="Arial Narrow" w:hAnsi="Arial Narrow"/>
              </w:rPr>
              <w:t>Adduction Machine</w:t>
            </w:r>
          </w:p>
          <w:p w14:paraId="60796FEE"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2DF2CD15" wp14:editId="56B26596">
                  <wp:extent cx="1365250" cy="1158240"/>
                  <wp:effectExtent l="0" t="0" r="0" b="0"/>
                  <wp:docPr id="48" name="Picture 48" descr="leg_mach-10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leg_mach-10ad"/>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365250" cy="1158240"/>
                          </a:xfrm>
                          <a:prstGeom prst="rect">
                            <a:avLst/>
                          </a:prstGeom>
                          <a:noFill/>
                          <a:ln>
                            <a:noFill/>
                          </a:ln>
                        </pic:spPr>
                      </pic:pic>
                    </a:graphicData>
                  </a:graphic>
                </wp:inline>
              </w:drawing>
            </w:r>
          </w:p>
        </w:tc>
        <w:tc>
          <w:tcPr>
            <w:tcW w:w="2704" w:type="dxa"/>
            <w:gridSpan w:val="2"/>
          </w:tcPr>
          <w:p w14:paraId="2DC7DB46" w14:textId="77777777" w:rsidR="008146DF" w:rsidRPr="00007466" w:rsidRDefault="008146DF" w:rsidP="00E31452">
            <w:pPr>
              <w:jc w:val="center"/>
              <w:rPr>
                <w:rFonts w:ascii="Arial Narrow" w:hAnsi="Arial Narrow"/>
              </w:rPr>
            </w:pPr>
            <w:r w:rsidRPr="00007466">
              <w:rPr>
                <w:rFonts w:ascii="Arial Narrow" w:hAnsi="Arial Narrow"/>
              </w:rPr>
              <w:t>Side Lying Inner Thigh Raise</w:t>
            </w:r>
          </w:p>
          <w:p w14:paraId="6733CFCA"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14F005DC" wp14:editId="571D7EA5">
                  <wp:extent cx="1511935" cy="646430"/>
                  <wp:effectExtent l="0" t="0" r="0" b="0"/>
                  <wp:docPr id="49" name="Picture 49" descr="leg_free-02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leg_free-02ad"/>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511935" cy="646430"/>
                          </a:xfrm>
                          <a:prstGeom prst="rect">
                            <a:avLst/>
                          </a:prstGeom>
                          <a:noFill/>
                          <a:ln>
                            <a:noFill/>
                          </a:ln>
                        </pic:spPr>
                      </pic:pic>
                    </a:graphicData>
                  </a:graphic>
                </wp:inline>
              </w:drawing>
            </w:r>
          </w:p>
        </w:tc>
        <w:tc>
          <w:tcPr>
            <w:tcW w:w="2859" w:type="dxa"/>
            <w:gridSpan w:val="2"/>
          </w:tcPr>
          <w:p w14:paraId="49B75D89" w14:textId="77777777" w:rsidR="008146DF" w:rsidRPr="00007466" w:rsidRDefault="008146DF" w:rsidP="00E31452">
            <w:pPr>
              <w:jc w:val="center"/>
              <w:rPr>
                <w:rFonts w:ascii="Arial Narrow" w:hAnsi="Arial Narrow"/>
              </w:rPr>
            </w:pPr>
            <w:r w:rsidRPr="00007466">
              <w:rPr>
                <w:rFonts w:ascii="Arial Narrow" w:hAnsi="Arial Narrow"/>
              </w:rPr>
              <w:t>Inner Thigh Ball Squeeze</w:t>
            </w:r>
          </w:p>
          <w:p w14:paraId="1A8C32DA" w14:textId="77777777" w:rsidR="008146DF" w:rsidRPr="00007466" w:rsidRDefault="008146DF" w:rsidP="00E31452">
            <w:pPr>
              <w:jc w:val="center"/>
              <w:rPr>
                <w:rFonts w:ascii="Arial Narrow" w:hAnsi="Arial Narrow"/>
              </w:rPr>
            </w:pPr>
          </w:p>
          <w:p w14:paraId="0F87A61F"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219062D9" wp14:editId="3B2CEFAE">
                  <wp:extent cx="1511935" cy="1012190"/>
                  <wp:effectExtent l="0" t="0" r="0" b="0"/>
                  <wp:docPr id="50" name="Picture 50" descr="leg_bfree-53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leg_bfree-53ad"/>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511935" cy="1012190"/>
                          </a:xfrm>
                          <a:prstGeom prst="rect">
                            <a:avLst/>
                          </a:prstGeom>
                          <a:noFill/>
                          <a:ln>
                            <a:noFill/>
                          </a:ln>
                        </pic:spPr>
                      </pic:pic>
                    </a:graphicData>
                  </a:graphic>
                </wp:inline>
              </w:drawing>
            </w:r>
          </w:p>
        </w:tc>
      </w:tr>
      <w:tr w:rsidR="008146DF" w:rsidRPr="001B6B28" w14:paraId="4C8466A5" w14:textId="77777777" w:rsidTr="00E31452">
        <w:tc>
          <w:tcPr>
            <w:tcW w:w="11006" w:type="dxa"/>
            <w:gridSpan w:val="8"/>
          </w:tcPr>
          <w:p w14:paraId="359266F4" w14:textId="24B3167A" w:rsidR="008146DF" w:rsidRPr="00140304" w:rsidRDefault="008146DF" w:rsidP="00E31452">
            <w:pPr>
              <w:jc w:val="center"/>
              <w:rPr>
                <w:rFonts w:ascii="Tahoma" w:hAnsi="Tahoma" w:cs="Tahoma"/>
                <w:b/>
                <w:sz w:val="24"/>
                <w:szCs w:val="24"/>
              </w:rPr>
            </w:pPr>
            <w:r w:rsidRPr="00140304">
              <w:rPr>
                <w:rFonts w:ascii="Tahoma" w:hAnsi="Tahoma" w:cs="Tahoma"/>
                <w:b/>
                <w:sz w:val="24"/>
                <w:szCs w:val="24"/>
              </w:rPr>
              <w:t>Exercise Options for the Outer Thighs</w:t>
            </w:r>
            <w:r w:rsidR="008820BF">
              <w:rPr>
                <w:rFonts w:ascii="Tahoma" w:hAnsi="Tahoma" w:cs="Tahoma"/>
                <w:b/>
                <w:sz w:val="24"/>
                <w:szCs w:val="24"/>
              </w:rPr>
              <w:t xml:space="preserve"> (Hip Abductors)</w:t>
            </w:r>
          </w:p>
        </w:tc>
      </w:tr>
      <w:tr w:rsidR="008146DF" w:rsidRPr="001B6B28" w14:paraId="77CA3722" w14:textId="77777777" w:rsidTr="00E31452">
        <w:tc>
          <w:tcPr>
            <w:tcW w:w="2840" w:type="dxa"/>
            <w:gridSpan w:val="2"/>
          </w:tcPr>
          <w:p w14:paraId="0E62B723" w14:textId="77777777" w:rsidR="008146DF" w:rsidRPr="00007466" w:rsidRDefault="008146DF" w:rsidP="00E31452">
            <w:pPr>
              <w:jc w:val="center"/>
              <w:rPr>
                <w:rFonts w:ascii="Arial Narrow" w:hAnsi="Arial Narrow"/>
              </w:rPr>
            </w:pPr>
            <w:r w:rsidRPr="00007466">
              <w:rPr>
                <w:rFonts w:ascii="Arial Narrow" w:hAnsi="Arial Narrow"/>
              </w:rPr>
              <w:t>Outer thigh raises</w:t>
            </w:r>
          </w:p>
          <w:p w14:paraId="7C188278"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45F3BFAD" wp14:editId="330D250B">
                  <wp:extent cx="1438910" cy="1365250"/>
                  <wp:effectExtent l="0" t="0" r="0" b="0"/>
                  <wp:docPr id="51" name="Picture 51" descr="leg_pul-01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leg_pul-01ab"/>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438910" cy="1365250"/>
                          </a:xfrm>
                          <a:prstGeom prst="rect">
                            <a:avLst/>
                          </a:prstGeom>
                          <a:noFill/>
                          <a:ln>
                            <a:noFill/>
                          </a:ln>
                        </pic:spPr>
                      </pic:pic>
                    </a:graphicData>
                  </a:graphic>
                </wp:inline>
              </w:drawing>
            </w:r>
          </w:p>
        </w:tc>
        <w:tc>
          <w:tcPr>
            <w:tcW w:w="2603" w:type="dxa"/>
            <w:gridSpan w:val="2"/>
          </w:tcPr>
          <w:p w14:paraId="53521DBE" w14:textId="77777777" w:rsidR="008146DF" w:rsidRPr="00007466" w:rsidRDefault="008146DF" w:rsidP="00E31452">
            <w:pPr>
              <w:jc w:val="center"/>
              <w:rPr>
                <w:rFonts w:ascii="Arial Narrow" w:hAnsi="Arial Narrow"/>
              </w:rPr>
            </w:pPr>
            <w:r w:rsidRPr="00007466">
              <w:rPr>
                <w:rFonts w:ascii="Arial Narrow" w:hAnsi="Arial Narrow"/>
              </w:rPr>
              <w:t>Abduction Machine</w:t>
            </w:r>
          </w:p>
          <w:p w14:paraId="104BEE73"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1A52DEA1" wp14:editId="783392D6">
                  <wp:extent cx="1511935" cy="1280160"/>
                  <wp:effectExtent l="0" t="0" r="0" b="0"/>
                  <wp:docPr id="52" name="Picture 52" descr="leg_mach-12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eg_mach-12ab"/>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511935" cy="1280160"/>
                          </a:xfrm>
                          <a:prstGeom prst="rect">
                            <a:avLst/>
                          </a:prstGeom>
                          <a:noFill/>
                          <a:ln>
                            <a:noFill/>
                          </a:ln>
                        </pic:spPr>
                      </pic:pic>
                    </a:graphicData>
                  </a:graphic>
                </wp:inline>
              </w:drawing>
            </w:r>
          </w:p>
        </w:tc>
        <w:tc>
          <w:tcPr>
            <w:tcW w:w="2704" w:type="dxa"/>
            <w:gridSpan w:val="2"/>
          </w:tcPr>
          <w:p w14:paraId="4C075EE2" w14:textId="77777777" w:rsidR="008146DF" w:rsidRPr="00007466" w:rsidRDefault="008146DF" w:rsidP="00E31452">
            <w:pPr>
              <w:jc w:val="center"/>
              <w:rPr>
                <w:rFonts w:ascii="Arial Narrow" w:hAnsi="Arial Narrow"/>
              </w:rPr>
            </w:pPr>
            <w:r w:rsidRPr="00007466">
              <w:rPr>
                <w:rFonts w:ascii="Arial Narrow" w:hAnsi="Arial Narrow"/>
              </w:rPr>
              <w:t xml:space="preserve">Side Leg raise </w:t>
            </w:r>
          </w:p>
          <w:p w14:paraId="51CFEB47" w14:textId="77777777" w:rsidR="008146DF" w:rsidRPr="00007466" w:rsidRDefault="008146DF" w:rsidP="00E31452">
            <w:pPr>
              <w:jc w:val="center"/>
              <w:rPr>
                <w:rFonts w:ascii="Arial Narrow" w:hAnsi="Arial Narrow"/>
              </w:rPr>
            </w:pPr>
          </w:p>
          <w:p w14:paraId="3081E134"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6D951F77" wp14:editId="0CE4FEA9">
                  <wp:extent cx="1511935" cy="743585"/>
                  <wp:effectExtent l="0" t="0" r="0" b="0"/>
                  <wp:docPr id="53" name="Picture 53" descr="leg_free-0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leg_free-03ab"/>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511935" cy="743585"/>
                          </a:xfrm>
                          <a:prstGeom prst="rect">
                            <a:avLst/>
                          </a:prstGeom>
                          <a:noFill/>
                          <a:ln>
                            <a:noFill/>
                          </a:ln>
                        </pic:spPr>
                      </pic:pic>
                    </a:graphicData>
                  </a:graphic>
                </wp:inline>
              </w:drawing>
            </w:r>
          </w:p>
        </w:tc>
        <w:tc>
          <w:tcPr>
            <w:tcW w:w="2859" w:type="dxa"/>
            <w:gridSpan w:val="2"/>
          </w:tcPr>
          <w:p w14:paraId="01A95CA3" w14:textId="77777777" w:rsidR="008146DF" w:rsidRPr="00007466" w:rsidRDefault="008146DF" w:rsidP="00E31452">
            <w:pPr>
              <w:jc w:val="center"/>
              <w:rPr>
                <w:rFonts w:ascii="Arial Narrow" w:hAnsi="Arial Narrow"/>
              </w:rPr>
            </w:pPr>
            <w:r w:rsidRPr="00007466">
              <w:rPr>
                <w:rFonts w:ascii="Arial Narrow" w:hAnsi="Arial Narrow"/>
              </w:rPr>
              <w:t>Outer Thigh Squeeze</w:t>
            </w:r>
          </w:p>
          <w:p w14:paraId="59539D66"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480A588F" wp14:editId="4FF44482">
                  <wp:extent cx="1511935" cy="1316990"/>
                  <wp:effectExtent l="0" t="0" r="0" b="0"/>
                  <wp:docPr id="54" name="Picture 54" descr="leg_bfree-6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leg_bfree-66ab"/>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511935" cy="1316990"/>
                          </a:xfrm>
                          <a:prstGeom prst="rect">
                            <a:avLst/>
                          </a:prstGeom>
                          <a:noFill/>
                          <a:ln>
                            <a:noFill/>
                          </a:ln>
                        </pic:spPr>
                      </pic:pic>
                    </a:graphicData>
                  </a:graphic>
                </wp:inline>
              </w:drawing>
            </w:r>
          </w:p>
        </w:tc>
      </w:tr>
    </w:tbl>
    <w:p w14:paraId="23B1F9EE" w14:textId="77777777" w:rsidR="008146DF" w:rsidRPr="005D560A" w:rsidRDefault="008146DF" w:rsidP="008146DF">
      <w:pPr>
        <w:jc w:val="center"/>
        <w:rPr>
          <w:rFonts w:ascii="Tahoma" w:hAnsi="Tahoma" w:cs="Tahoma"/>
          <w:b/>
        </w:rPr>
      </w:pPr>
      <w:r>
        <w:br w:type="page"/>
      </w:r>
      <w:r>
        <w:rPr>
          <w:rFonts w:ascii="Tahoma" w:hAnsi="Tahoma" w:cs="Tahoma"/>
          <w:b/>
        </w:rPr>
        <w:lastRenderedPageBreak/>
        <w:t xml:space="preserve"> </w:t>
      </w:r>
    </w:p>
    <w:tbl>
      <w:tblPr>
        <w:tblW w:w="11058"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44"/>
        <w:gridCol w:w="159"/>
        <w:gridCol w:w="2685"/>
        <w:gridCol w:w="1684"/>
        <w:gridCol w:w="1001"/>
        <w:gridCol w:w="2685"/>
      </w:tblGrid>
      <w:tr w:rsidR="008146DF" w:rsidRPr="005D560A" w14:paraId="5FF926A1" w14:textId="77777777" w:rsidTr="00E31452">
        <w:tc>
          <w:tcPr>
            <w:tcW w:w="11058" w:type="dxa"/>
            <w:gridSpan w:val="6"/>
          </w:tcPr>
          <w:p w14:paraId="7DCDEC8F" w14:textId="77777777" w:rsidR="008146DF" w:rsidRPr="00140304" w:rsidRDefault="008146DF" w:rsidP="00E31452">
            <w:pPr>
              <w:jc w:val="center"/>
              <w:rPr>
                <w:rFonts w:ascii="Tahoma" w:hAnsi="Tahoma" w:cs="Tahoma"/>
                <w:b/>
                <w:sz w:val="24"/>
                <w:szCs w:val="24"/>
              </w:rPr>
            </w:pPr>
            <w:r w:rsidRPr="00140304">
              <w:rPr>
                <w:rFonts w:ascii="Tahoma" w:hAnsi="Tahoma" w:cs="Tahoma"/>
                <w:b/>
                <w:sz w:val="24"/>
                <w:szCs w:val="24"/>
              </w:rPr>
              <w:t xml:space="preserve">Body Weight / Plyometric </w:t>
            </w:r>
            <w:r>
              <w:rPr>
                <w:rFonts w:ascii="Tahoma" w:hAnsi="Tahoma" w:cs="Tahoma"/>
                <w:b/>
                <w:sz w:val="24"/>
                <w:szCs w:val="24"/>
              </w:rPr>
              <w:t xml:space="preserve">/ Power, Strength and Endurance </w:t>
            </w:r>
            <w:r w:rsidRPr="00140304">
              <w:rPr>
                <w:rFonts w:ascii="Tahoma" w:hAnsi="Tahoma" w:cs="Tahoma"/>
                <w:b/>
                <w:sz w:val="24"/>
                <w:szCs w:val="24"/>
              </w:rPr>
              <w:t>Exercise Options</w:t>
            </w:r>
          </w:p>
        </w:tc>
      </w:tr>
      <w:tr w:rsidR="008146DF" w:rsidRPr="0022133D" w14:paraId="788B07AE" w14:textId="77777777" w:rsidTr="00E31452">
        <w:trPr>
          <w:trHeight w:val="448"/>
        </w:trPr>
        <w:tc>
          <w:tcPr>
            <w:tcW w:w="2844" w:type="dxa"/>
          </w:tcPr>
          <w:p w14:paraId="744BD1EA" w14:textId="77777777" w:rsidR="008146DF" w:rsidRPr="00650619" w:rsidRDefault="008146DF" w:rsidP="00E31452">
            <w:pPr>
              <w:jc w:val="center"/>
              <w:rPr>
                <w:rFonts w:ascii="Arial Narrow" w:hAnsi="Arial Narrow"/>
                <w:sz w:val="24"/>
                <w:szCs w:val="24"/>
              </w:rPr>
            </w:pPr>
            <w:r w:rsidRPr="00650619">
              <w:rPr>
                <w:rFonts w:ascii="Arial Narrow" w:hAnsi="Arial Narrow" w:cs="Arial"/>
                <w:sz w:val="24"/>
                <w:szCs w:val="24"/>
              </w:rPr>
              <w:t>The ½ Burpee = The Hurpee</w:t>
            </w:r>
            <w:r w:rsidRPr="00650619">
              <w:rPr>
                <w:rFonts w:ascii="Arial Narrow" w:hAnsi="Arial Narrow"/>
                <w:sz w:val="24"/>
                <w:szCs w:val="24"/>
              </w:rPr>
              <w:t xml:space="preserve"> </w:t>
            </w:r>
            <w:r>
              <w:rPr>
                <w:rFonts w:ascii="Arial Narrow" w:hAnsi="Arial Narrow"/>
                <w:sz w:val="24"/>
                <w:szCs w:val="24"/>
              </w:rPr>
              <w:t xml:space="preserve">= The Squat Thrust </w:t>
            </w:r>
            <w:r>
              <w:rPr>
                <w:noProof/>
              </w:rPr>
              <w:drawing>
                <wp:inline distT="0" distB="0" distL="0" distR="0" wp14:anchorId="68F511E8" wp14:editId="1CBCD397">
                  <wp:extent cx="1694815" cy="1268095"/>
                  <wp:effectExtent l="0" t="0" r="0" b="0"/>
                  <wp:docPr id="55" name="Picture 55" descr="Squat Th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quat Thrust"/>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694815" cy="1268095"/>
                          </a:xfrm>
                          <a:prstGeom prst="rect">
                            <a:avLst/>
                          </a:prstGeom>
                          <a:noFill/>
                          <a:ln>
                            <a:noFill/>
                          </a:ln>
                        </pic:spPr>
                      </pic:pic>
                    </a:graphicData>
                  </a:graphic>
                </wp:inline>
              </w:drawing>
            </w:r>
          </w:p>
        </w:tc>
        <w:tc>
          <w:tcPr>
            <w:tcW w:w="4528" w:type="dxa"/>
            <w:gridSpan w:val="3"/>
          </w:tcPr>
          <w:p w14:paraId="1BC0FFA3" w14:textId="77777777" w:rsidR="008146DF" w:rsidRDefault="008146DF" w:rsidP="00E31452">
            <w:pPr>
              <w:jc w:val="center"/>
              <w:rPr>
                <w:rFonts w:ascii="Arial Narrow" w:hAnsi="Arial Narrow"/>
                <w:sz w:val="24"/>
              </w:rPr>
            </w:pPr>
            <w:r w:rsidRPr="0025699A">
              <w:rPr>
                <w:rFonts w:ascii="Arial Narrow" w:hAnsi="Arial Narrow"/>
                <w:sz w:val="24"/>
              </w:rPr>
              <w:t xml:space="preserve">The </w:t>
            </w:r>
            <w:r>
              <w:rPr>
                <w:rFonts w:ascii="Arial Narrow" w:hAnsi="Arial Narrow"/>
                <w:sz w:val="24"/>
              </w:rPr>
              <w:t xml:space="preserve">¾ </w:t>
            </w:r>
            <w:r w:rsidRPr="0025699A">
              <w:rPr>
                <w:rFonts w:ascii="Arial Narrow" w:hAnsi="Arial Narrow"/>
                <w:sz w:val="24"/>
              </w:rPr>
              <w:t>Burpee</w:t>
            </w:r>
            <w:r>
              <w:rPr>
                <w:rFonts w:ascii="Arial Narrow" w:hAnsi="Arial Narrow"/>
                <w:sz w:val="24"/>
              </w:rPr>
              <w:t xml:space="preserve"> – no push-up</w:t>
            </w:r>
          </w:p>
          <w:p w14:paraId="561BCCFB" w14:textId="77777777" w:rsidR="008146DF" w:rsidRPr="00800768" w:rsidRDefault="008146DF" w:rsidP="00E31452">
            <w:pPr>
              <w:jc w:val="center"/>
              <w:rPr>
                <w:rFonts w:ascii="Arial Narrow" w:hAnsi="Arial Narrow"/>
              </w:rPr>
            </w:pPr>
            <w:r>
              <w:rPr>
                <w:noProof/>
              </w:rPr>
              <w:drawing>
                <wp:inline distT="0" distB="0" distL="0" distR="0" wp14:anchorId="130E0753" wp14:editId="1C3BA8DC">
                  <wp:extent cx="2182495" cy="1073150"/>
                  <wp:effectExtent l="0" t="0" r="0" b="0"/>
                  <wp:docPr id="56" name="Picture 56" descr="Image result for squat th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 result for squat thrust"/>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2182495" cy="1073150"/>
                          </a:xfrm>
                          <a:prstGeom prst="rect">
                            <a:avLst/>
                          </a:prstGeom>
                          <a:noFill/>
                          <a:ln>
                            <a:noFill/>
                          </a:ln>
                        </pic:spPr>
                      </pic:pic>
                    </a:graphicData>
                  </a:graphic>
                </wp:inline>
              </w:drawing>
            </w:r>
          </w:p>
        </w:tc>
        <w:tc>
          <w:tcPr>
            <w:tcW w:w="3686" w:type="dxa"/>
            <w:gridSpan w:val="2"/>
          </w:tcPr>
          <w:p w14:paraId="03939EF1" w14:textId="77777777" w:rsidR="008146DF" w:rsidRDefault="008146DF" w:rsidP="00E31452">
            <w:pPr>
              <w:jc w:val="center"/>
              <w:rPr>
                <w:rFonts w:ascii="Arial Narrow" w:hAnsi="Arial Narrow"/>
                <w:sz w:val="24"/>
                <w:szCs w:val="24"/>
              </w:rPr>
            </w:pPr>
            <w:r>
              <w:rPr>
                <w:rFonts w:ascii="Arial Narrow" w:hAnsi="Arial Narrow"/>
                <w:sz w:val="24"/>
                <w:szCs w:val="24"/>
              </w:rPr>
              <w:t>The Full Burpee – with push-up</w:t>
            </w:r>
          </w:p>
          <w:p w14:paraId="51452A4A" w14:textId="77777777" w:rsidR="008146DF" w:rsidRPr="0057638C" w:rsidRDefault="008146DF" w:rsidP="00E31452">
            <w:pPr>
              <w:jc w:val="center"/>
              <w:rPr>
                <w:rFonts w:ascii="Arial Narrow" w:hAnsi="Arial Narrow"/>
                <w:sz w:val="24"/>
                <w:szCs w:val="24"/>
              </w:rPr>
            </w:pPr>
          </w:p>
          <w:p w14:paraId="65742F33" w14:textId="77777777" w:rsidR="008146DF" w:rsidRPr="0057638C" w:rsidRDefault="008146DF" w:rsidP="00E31452">
            <w:pPr>
              <w:jc w:val="center"/>
              <w:rPr>
                <w:rFonts w:ascii="Arial Narrow" w:hAnsi="Arial Narrow"/>
                <w:sz w:val="24"/>
                <w:szCs w:val="24"/>
              </w:rPr>
            </w:pPr>
            <w:r w:rsidRPr="0057638C">
              <w:rPr>
                <w:rFonts w:ascii="Arial Narrow" w:hAnsi="Arial Narrow"/>
                <w:sz w:val="24"/>
                <w:szCs w:val="24"/>
              </w:rPr>
              <w:t xml:space="preserve"> </w:t>
            </w:r>
            <w:r>
              <w:rPr>
                <w:noProof/>
              </w:rPr>
              <w:drawing>
                <wp:inline distT="0" distB="0" distL="0" distR="0" wp14:anchorId="37C9D21E" wp14:editId="548EACB4">
                  <wp:extent cx="1938655" cy="719455"/>
                  <wp:effectExtent l="0" t="0" r="0" b="0"/>
                  <wp:docPr id="57" name="Picture 57" descr="Burpee Stock Vectors, Royalty Free Burpee Illustra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urpee Stock Vectors, Royalty Free Burpee Illustrations ..."/>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938655" cy="719455"/>
                          </a:xfrm>
                          <a:prstGeom prst="rect">
                            <a:avLst/>
                          </a:prstGeom>
                          <a:noFill/>
                          <a:ln>
                            <a:noFill/>
                          </a:ln>
                        </pic:spPr>
                      </pic:pic>
                    </a:graphicData>
                  </a:graphic>
                </wp:inline>
              </w:drawing>
            </w:r>
          </w:p>
          <w:p w14:paraId="35439AF5" w14:textId="77777777" w:rsidR="008146DF" w:rsidRPr="0057638C" w:rsidRDefault="008146DF" w:rsidP="00E31452">
            <w:pPr>
              <w:jc w:val="center"/>
              <w:rPr>
                <w:rFonts w:ascii="Arial Narrow" w:hAnsi="Arial Narrow"/>
                <w:sz w:val="24"/>
                <w:szCs w:val="24"/>
              </w:rPr>
            </w:pPr>
          </w:p>
          <w:p w14:paraId="7D9C8443" w14:textId="77777777" w:rsidR="008146DF" w:rsidRPr="00800768" w:rsidRDefault="008146DF" w:rsidP="00E31452">
            <w:pPr>
              <w:jc w:val="center"/>
              <w:rPr>
                <w:rFonts w:ascii="Arial Narrow" w:hAnsi="Arial Narrow"/>
              </w:rPr>
            </w:pPr>
            <w:r>
              <w:rPr>
                <w:rFonts w:ascii="Arial Narrow" w:hAnsi="Arial Narrow"/>
              </w:rPr>
              <w:t>.</w:t>
            </w:r>
          </w:p>
        </w:tc>
      </w:tr>
      <w:tr w:rsidR="008146DF" w:rsidRPr="0022133D" w14:paraId="2F51684A" w14:textId="77777777" w:rsidTr="00E31452">
        <w:trPr>
          <w:trHeight w:val="448"/>
        </w:trPr>
        <w:tc>
          <w:tcPr>
            <w:tcW w:w="11058" w:type="dxa"/>
            <w:gridSpan w:val="6"/>
          </w:tcPr>
          <w:p w14:paraId="08B29C78" w14:textId="77777777" w:rsidR="008146DF" w:rsidRPr="0057638C" w:rsidRDefault="008146DF" w:rsidP="00E31452">
            <w:pPr>
              <w:jc w:val="center"/>
              <w:rPr>
                <w:rFonts w:ascii="Arial Narrow" w:hAnsi="Arial Narrow"/>
                <w:sz w:val="24"/>
                <w:szCs w:val="24"/>
              </w:rPr>
            </w:pPr>
            <w:r>
              <w:rPr>
                <w:rFonts w:ascii="Arial Narrow" w:hAnsi="Arial Narrow"/>
                <w:sz w:val="24"/>
                <w:szCs w:val="24"/>
              </w:rPr>
              <w:t xml:space="preserve">Full </w:t>
            </w:r>
            <w:r w:rsidRPr="0057638C">
              <w:rPr>
                <w:rFonts w:ascii="Arial Narrow" w:hAnsi="Arial Narrow"/>
                <w:sz w:val="24"/>
                <w:szCs w:val="24"/>
              </w:rPr>
              <w:t xml:space="preserve">Burpee </w:t>
            </w:r>
            <w:r>
              <w:rPr>
                <w:rFonts w:ascii="Arial Narrow" w:hAnsi="Arial Narrow"/>
                <w:sz w:val="24"/>
                <w:szCs w:val="24"/>
              </w:rPr>
              <w:t xml:space="preserve">+ Push-Up = </w:t>
            </w:r>
            <w:r w:rsidRPr="0057638C">
              <w:rPr>
                <w:rFonts w:ascii="Arial Narrow" w:hAnsi="Arial Narrow"/>
                <w:sz w:val="24"/>
                <w:szCs w:val="24"/>
              </w:rPr>
              <w:t xml:space="preserve">Squat – legs out –1 push-up – squat </w:t>
            </w:r>
            <w:r>
              <w:rPr>
                <w:rFonts w:ascii="Arial Narrow" w:hAnsi="Arial Narrow"/>
                <w:sz w:val="24"/>
                <w:szCs w:val="24"/>
              </w:rPr>
              <w:t xml:space="preserve">legs </w:t>
            </w:r>
            <w:r w:rsidRPr="0057638C">
              <w:rPr>
                <w:rFonts w:ascii="Arial Narrow" w:hAnsi="Arial Narrow"/>
                <w:sz w:val="24"/>
                <w:szCs w:val="24"/>
              </w:rPr>
              <w:t xml:space="preserve">in – jump up </w:t>
            </w:r>
          </w:p>
          <w:p w14:paraId="47295D9E" w14:textId="77777777" w:rsidR="008146DF" w:rsidRPr="0057638C" w:rsidRDefault="008146DF" w:rsidP="00E31452">
            <w:pPr>
              <w:jc w:val="center"/>
              <w:rPr>
                <w:rFonts w:ascii="Arial Narrow" w:hAnsi="Arial Narrow"/>
                <w:sz w:val="24"/>
                <w:szCs w:val="24"/>
              </w:rPr>
            </w:pPr>
            <w:r w:rsidRPr="0057638C">
              <w:rPr>
                <w:rFonts w:ascii="Arial Narrow" w:hAnsi="Arial Narrow"/>
                <w:sz w:val="24"/>
                <w:szCs w:val="24"/>
              </w:rPr>
              <w:t xml:space="preserve">8 count –Burpee </w:t>
            </w:r>
            <w:r>
              <w:rPr>
                <w:rFonts w:ascii="Arial Narrow" w:hAnsi="Arial Narrow"/>
                <w:sz w:val="24"/>
                <w:szCs w:val="24"/>
              </w:rPr>
              <w:t xml:space="preserve">= </w:t>
            </w:r>
            <w:r w:rsidRPr="0057638C">
              <w:rPr>
                <w:rFonts w:ascii="Arial Narrow" w:hAnsi="Arial Narrow"/>
                <w:sz w:val="24"/>
                <w:szCs w:val="24"/>
              </w:rPr>
              <w:t xml:space="preserve">Squat down – legs out – push-up – open close legs - squat </w:t>
            </w:r>
            <w:r>
              <w:rPr>
                <w:rFonts w:ascii="Arial Narrow" w:hAnsi="Arial Narrow"/>
                <w:sz w:val="24"/>
                <w:szCs w:val="24"/>
              </w:rPr>
              <w:t xml:space="preserve">legs </w:t>
            </w:r>
            <w:r w:rsidRPr="0057638C">
              <w:rPr>
                <w:rFonts w:ascii="Arial Narrow" w:hAnsi="Arial Narrow"/>
                <w:sz w:val="24"/>
                <w:szCs w:val="24"/>
              </w:rPr>
              <w:t xml:space="preserve">in - jump up </w:t>
            </w:r>
          </w:p>
          <w:p w14:paraId="18F94ED1" w14:textId="77777777" w:rsidR="008146DF" w:rsidRPr="00E867CF" w:rsidRDefault="008146DF" w:rsidP="00E31452">
            <w:pPr>
              <w:jc w:val="center"/>
              <w:rPr>
                <w:rFonts w:ascii="Arial Narrow" w:hAnsi="Arial Narrow"/>
                <w:sz w:val="24"/>
                <w:szCs w:val="24"/>
              </w:rPr>
            </w:pPr>
            <w:r>
              <w:rPr>
                <w:rFonts w:ascii="Arial Narrow" w:hAnsi="Arial Narrow"/>
                <w:sz w:val="24"/>
                <w:szCs w:val="24"/>
              </w:rPr>
              <w:t xml:space="preserve">Travelling Burpees: </w:t>
            </w:r>
            <w:r w:rsidRPr="0057638C">
              <w:rPr>
                <w:rFonts w:ascii="Arial Narrow" w:hAnsi="Arial Narrow"/>
                <w:sz w:val="24"/>
                <w:szCs w:val="24"/>
              </w:rPr>
              <w:t>Do a Burpee and jump forward</w:t>
            </w:r>
          </w:p>
        </w:tc>
      </w:tr>
      <w:tr w:rsidR="008146DF" w:rsidRPr="0022133D" w14:paraId="63FC46DE" w14:textId="77777777" w:rsidTr="00E31452">
        <w:trPr>
          <w:trHeight w:val="448"/>
        </w:trPr>
        <w:tc>
          <w:tcPr>
            <w:tcW w:w="3003" w:type="dxa"/>
            <w:gridSpan w:val="2"/>
          </w:tcPr>
          <w:p w14:paraId="611AB9D8" w14:textId="77777777" w:rsidR="008146DF" w:rsidRPr="0057638C" w:rsidRDefault="008146DF" w:rsidP="00E31452">
            <w:pPr>
              <w:jc w:val="center"/>
              <w:rPr>
                <w:rFonts w:ascii="Arial Narrow" w:hAnsi="Arial Narrow"/>
                <w:sz w:val="24"/>
                <w:szCs w:val="24"/>
              </w:rPr>
            </w:pPr>
            <w:r w:rsidRPr="0057638C">
              <w:rPr>
                <w:rFonts w:ascii="Arial Narrow" w:hAnsi="Arial Narrow"/>
                <w:sz w:val="24"/>
                <w:szCs w:val="24"/>
              </w:rPr>
              <w:t>Inchworm</w:t>
            </w:r>
          </w:p>
          <w:p w14:paraId="595880F0" w14:textId="77777777" w:rsidR="008146DF" w:rsidRPr="0057638C" w:rsidRDefault="008146DF" w:rsidP="00E31452">
            <w:pPr>
              <w:jc w:val="center"/>
              <w:rPr>
                <w:rFonts w:ascii="Arial Narrow" w:hAnsi="Arial Narrow"/>
                <w:sz w:val="24"/>
                <w:szCs w:val="24"/>
              </w:rPr>
            </w:pPr>
            <w:r>
              <w:rPr>
                <w:rFonts w:ascii="Arial Narrow" w:hAnsi="Arial Narrow"/>
                <w:noProof/>
                <w:sz w:val="24"/>
                <w:szCs w:val="24"/>
              </w:rPr>
              <w:drawing>
                <wp:inline distT="0" distB="0" distL="0" distR="0" wp14:anchorId="00844D23" wp14:editId="6E8FDFB9">
                  <wp:extent cx="1146175" cy="1158240"/>
                  <wp:effectExtent l="0" t="0" r="0" b="0"/>
                  <wp:docPr id="58" name="Picture 58" descr="General Movement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General Movement (61)"/>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146175" cy="1158240"/>
                          </a:xfrm>
                          <a:prstGeom prst="rect">
                            <a:avLst/>
                          </a:prstGeom>
                          <a:noFill/>
                          <a:ln>
                            <a:noFill/>
                          </a:ln>
                        </pic:spPr>
                      </pic:pic>
                    </a:graphicData>
                  </a:graphic>
                </wp:inline>
              </w:drawing>
            </w:r>
          </w:p>
          <w:p w14:paraId="33575F7D" w14:textId="77777777" w:rsidR="008146DF" w:rsidRPr="0057638C" w:rsidRDefault="008146DF" w:rsidP="00E31452">
            <w:pPr>
              <w:jc w:val="center"/>
              <w:rPr>
                <w:rFonts w:ascii="Arial Narrow" w:hAnsi="Arial Narrow"/>
                <w:sz w:val="24"/>
                <w:szCs w:val="24"/>
              </w:rPr>
            </w:pPr>
          </w:p>
        </w:tc>
        <w:tc>
          <w:tcPr>
            <w:tcW w:w="2685" w:type="dxa"/>
          </w:tcPr>
          <w:p w14:paraId="39F71241" w14:textId="77777777" w:rsidR="008146DF" w:rsidRDefault="008146DF" w:rsidP="00E31452">
            <w:pPr>
              <w:jc w:val="center"/>
              <w:rPr>
                <w:rFonts w:ascii="Arial Narrow" w:hAnsi="Arial Narrow"/>
                <w:sz w:val="24"/>
                <w:szCs w:val="24"/>
              </w:rPr>
            </w:pPr>
            <w:r w:rsidRPr="0057638C">
              <w:rPr>
                <w:rFonts w:ascii="Arial Narrow" w:hAnsi="Arial Narrow"/>
                <w:sz w:val="24"/>
                <w:szCs w:val="24"/>
              </w:rPr>
              <w:t>Mountain Climbers</w:t>
            </w:r>
          </w:p>
          <w:p w14:paraId="56842B44" w14:textId="77777777" w:rsidR="008146DF" w:rsidRDefault="008146DF" w:rsidP="00E31452">
            <w:pPr>
              <w:jc w:val="center"/>
              <w:rPr>
                <w:rFonts w:ascii="Arial Narrow" w:hAnsi="Arial Narrow"/>
                <w:sz w:val="24"/>
                <w:szCs w:val="24"/>
              </w:rPr>
            </w:pPr>
          </w:p>
          <w:p w14:paraId="277CBFDF" w14:textId="77777777" w:rsidR="008146DF" w:rsidRDefault="008146DF" w:rsidP="00E31452">
            <w:pPr>
              <w:jc w:val="center"/>
              <w:rPr>
                <w:rFonts w:ascii="Arial Narrow" w:hAnsi="Arial Narrow"/>
                <w:sz w:val="24"/>
                <w:szCs w:val="24"/>
              </w:rPr>
            </w:pPr>
          </w:p>
          <w:p w14:paraId="77D9A4A0" w14:textId="77777777" w:rsidR="008146DF" w:rsidRPr="0057638C" w:rsidRDefault="008146DF" w:rsidP="00E31452">
            <w:pPr>
              <w:jc w:val="center"/>
              <w:rPr>
                <w:rFonts w:ascii="Arial Narrow" w:hAnsi="Arial Narrow"/>
                <w:sz w:val="24"/>
                <w:szCs w:val="24"/>
              </w:rPr>
            </w:pPr>
            <w:r>
              <w:rPr>
                <w:noProof/>
              </w:rPr>
              <w:drawing>
                <wp:inline distT="0" distB="0" distL="0" distR="0" wp14:anchorId="2086BC43" wp14:editId="6BF125B0">
                  <wp:extent cx="1475105" cy="719455"/>
                  <wp:effectExtent l="0" t="0" r="0" b="0"/>
                  <wp:docPr id="59" name="Picture 59" descr="General Movemen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General Movement (16)"/>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475105" cy="719455"/>
                          </a:xfrm>
                          <a:prstGeom prst="rect">
                            <a:avLst/>
                          </a:prstGeom>
                          <a:noFill/>
                          <a:ln>
                            <a:noFill/>
                          </a:ln>
                        </pic:spPr>
                      </pic:pic>
                    </a:graphicData>
                  </a:graphic>
                </wp:inline>
              </w:drawing>
            </w:r>
          </w:p>
        </w:tc>
        <w:tc>
          <w:tcPr>
            <w:tcW w:w="2685" w:type="dxa"/>
            <w:gridSpan w:val="2"/>
          </w:tcPr>
          <w:p w14:paraId="738D8D6D" w14:textId="77777777" w:rsidR="008146DF" w:rsidRDefault="008146DF" w:rsidP="00E31452">
            <w:pPr>
              <w:jc w:val="center"/>
              <w:rPr>
                <w:rFonts w:ascii="Arial Narrow" w:hAnsi="Arial Narrow"/>
                <w:sz w:val="24"/>
                <w:szCs w:val="24"/>
              </w:rPr>
            </w:pPr>
            <w:r w:rsidRPr="0057638C">
              <w:rPr>
                <w:rFonts w:ascii="Arial Narrow" w:hAnsi="Arial Narrow"/>
                <w:sz w:val="24"/>
                <w:szCs w:val="24"/>
              </w:rPr>
              <w:t>Skater Leaps</w:t>
            </w:r>
          </w:p>
          <w:p w14:paraId="18777FD1" w14:textId="77777777" w:rsidR="008146DF" w:rsidRPr="0057638C" w:rsidRDefault="008146DF" w:rsidP="00E31452">
            <w:pPr>
              <w:jc w:val="center"/>
              <w:rPr>
                <w:rFonts w:ascii="Arial Narrow" w:hAnsi="Arial Narrow"/>
                <w:sz w:val="24"/>
                <w:szCs w:val="24"/>
              </w:rPr>
            </w:pPr>
          </w:p>
          <w:p w14:paraId="3B6F3A16" w14:textId="77777777" w:rsidR="008146DF" w:rsidRPr="00650619" w:rsidRDefault="008146DF" w:rsidP="00E31452">
            <w:pPr>
              <w:jc w:val="center"/>
            </w:pPr>
            <w:r>
              <w:rPr>
                <w:noProof/>
              </w:rPr>
              <w:drawing>
                <wp:inline distT="0" distB="0" distL="0" distR="0" wp14:anchorId="1D3FB87E" wp14:editId="30956E73">
                  <wp:extent cx="1511935" cy="1097280"/>
                  <wp:effectExtent l="0" t="0" r="0" b="0"/>
                  <wp:docPr id="60" name="Picture 60" descr="leg_plyo-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leg_plyo-09"/>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511935" cy="1097280"/>
                          </a:xfrm>
                          <a:prstGeom prst="rect">
                            <a:avLst/>
                          </a:prstGeom>
                          <a:noFill/>
                          <a:ln>
                            <a:noFill/>
                          </a:ln>
                        </pic:spPr>
                      </pic:pic>
                    </a:graphicData>
                  </a:graphic>
                </wp:inline>
              </w:drawing>
            </w:r>
          </w:p>
        </w:tc>
        <w:tc>
          <w:tcPr>
            <w:tcW w:w="2685" w:type="dxa"/>
          </w:tcPr>
          <w:p w14:paraId="35142A92" w14:textId="77777777" w:rsidR="008146DF" w:rsidRDefault="008146DF" w:rsidP="00E31452">
            <w:pPr>
              <w:jc w:val="center"/>
              <w:rPr>
                <w:rFonts w:ascii="Arial Narrow" w:hAnsi="Arial Narrow"/>
                <w:sz w:val="24"/>
                <w:szCs w:val="24"/>
              </w:rPr>
            </w:pPr>
            <w:r w:rsidRPr="00E867CF">
              <w:rPr>
                <w:rFonts w:ascii="Arial Narrow" w:hAnsi="Arial Narrow"/>
                <w:sz w:val="24"/>
                <w:szCs w:val="24"/>
              </w:rPr>
              <w:t xml:space="preserve">Lateral Leaps </w:t>
            </w:r>
          </w:p>
          <w:p w14:paraId="61B1EEF1" w14:textId="77777777" w:rsidR="008146DF" w:rsidRDefault="008146DF" w:rsidP="00E31452">
            <w:pPr>
              <w:jc w:val="center"/>
              <w:rPr>
                <w:rFonts w:ascii="Arial Narrow" w:hAnsi="Arial Narrow"/>
                <w:sz w:val="24"/>
                <w:szCs w:val="24"/>
              </w:rPr>
            </w:pPr>
          </w:p>
          <w:p w14:paraId="02286D78" w14:textId="77777777" w:rsidR="008146DF" w:rsidRPr="00E867CF" w:rsidRDefault="008146DF" w:rsidP="00E31452">
            <w:pPr>
              <w:jc w:val="center"/>
              <w:rPr>
                <w:rFonts w:ascii="Arial Narrow" w:hAnsi="Arial Narrow"/>
                <w:sz w:val="24"/>
                <w:szCs w:val="24"/>
              </w:rPr>
            </w:pPr>
            <w:r>
              <w:rPr>
                <w:rFonts w:ascii="Arial Narrow" w:hAnsi="Arial Narrow"/>
                <w:noProof/>
                <w:sz w:val="24"/>
                <w:szCs w:val="24"/>
              </w:rPr>
              <w:drawing>
                <wp:inline distT="0" distB="0" distL="0" distR="0" wp14:anchorId="6FBAFFDA" wp14:editId="73F6325F">
                  <wp:extent cx="1292225" cy="963295"/>
                  <wp:effectExtent l="0" t="0" r="0" b="0"/>
                  <wp:docPr id="61" name="Picture 61" descr="Explosiv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Explosive (27)"/>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292225" cy="963295"/>
                          </a:xfrm>
                          <a:prstGeom prst="rect">
                            <a:avLst/>
                          </a:prstGeom>
                          <a:noFill/>
                          <a:ln>
                            <a:noFill/>
                          </a:ln>
                        </pic:spPr>
                      </pic:pic>
                    </a:graphicData>
                  </a:graphic>
                </wp:inline>
              </w:drawing>
            </w:r>
          </w:p>
        </w:tc>
      </w:tr>
      <w:tr w:rsidR="008146DF" w:rsidRPr="0022133D" w14:paraId="437AE3C2" w14:textId="77777777" w:rsidTr="00E31452">
        <w:trPr>
          <w:trHeight w:val="448"/>
        </w:trPr>
        <w:tc>
          <w:tcPr>
            <w:tcW w:w="3003" w:type="dxa"/>
            <w:gridSpan w:val="2"/>
          </w:tcPr>
          <w:p w14:paraId="6037AE48" w14:textId="77777777" w:rsidR="008146DF" w:rsidRPr="00E867CF" w:rsidRDefault="008146DF" w:rsidP="00E31452">
            <w:pPr>
              <w:jc w:val="center"/>
              <w:rPr>
                <w:rFonts w:ascii="Arial Narrow" w:hAnsi="Arial Narrow"/>
                <w:sz w:val="24"/>
                <w:szCs w:val="24"/>
              </w:rPr>
            </w:pPr>
            <w:r w:rsidRPr="00E867CF">
              <w:rPr>
                <w:rFonts w:ascii="Arial Narrow" w:hAnsi="Arial Narrow"/>
                <w:sz w:val="24"/>
                <w:szCs w:val="24"/>
              </w:rPr>
              <w:t xml:space="preserve">Squat Jumps </w:t>
            </w:r>
          </w:p>
          <w:p w14:paraId="5325E5C2" w14:textId="77777777" w:rsidR="008146DF" w:rsidRDefault="008146DF" w:rsidP="00E31452">
            <w:pPr>
              <w:jc w:val="center"/>
            </w:pPr>
            <w:r>
              <w:rPr>
                <w:noProof/>
              </w:rPr>
              <w:drawing>
                <wp:inline distT="0" distB="0" distL="0" distR="0" wp14:anchorId="46F7612B" wp14:editId="1B5795CD">
                  <wp:extent cx="719455" cy="1268095"/>
                  <wp:effectExtent l="0" t="0" r="0" b="0"/>
                  <wp:docPr id="62" name="Picture 62" descr="Explosiv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Explosive (17)"/>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719455" cy="1268095"/>
                          </a:xfrm>
                          <a:prstGeom prst="rect">
                            <a:avLst/>
                          </a:prstGeom>
                          <a:noFill/>
                          <a:ln>
                            <a:noFill/>
                          </a:ln>
                        </pic:spPr>
                      </pic:pic>
                    </a:graphicData>
                  </a:graphic>
                </wp:inline>
              </w:drawing>
            </w:r>
          </w:p>
        </w:tc>
        <w:tc>
          <w:tcPr>
            <w:tcW w:w="2685" w:type="dxa"/>
          </w:tcPr>
          <w:p w14:paraId="6FEC2900" w14:textId="77777777" w:rsidR="008146DF" w:rsidRPr="00E867CF" w:rsidRDefault="008146DF" w:rsidP="00E31452">
            <w:pPr>
              <w:jc w:val="center"/>
              <w:rPr>
                <w:rFonts w:ascii="Arial Narrow" w:hAnsi="Arial Narrow"/>
                <w:sz w:val="24"/>
                <w:szCs w:val="24"/>
              </w:rPr>
            </w:pPr>
            <w:r w:rsidRPr="00E867CF">
              <w:rPr>
                <w:rFonts w:ascii="Arial Narrow" w:hAnsi="Arial Narrow"/>
                <w:sz w:val="24"/>
                <w:szCs w:val="24"/>
              </w:rPr>
              <w:t>Tuck Jumps</w:t>
            </w:r>
          </w:p>
          <w:p w14:paraId="51EDE9EC" w14:textId="77777777" w:rsidR="008146DF" w:rsidRPr="00E867CF" w:rsidRDefault="008146DF" w:rsidP="00E31452">
            <w:pPr>
              <w:jc w:val="center"/>
              <w:rPr>
                <w:rFonts w:ascii="Arial Narrow" w:hAnsi="Arial Narrow"/>
                <w:sz w:val="24"/>
                <w:szCs w:val="24"/>
              </w:rPr>
            </w:pPr>
            <w:r>
              <w:rPr>
                <w:rFonts w:ascii="Arial Narrow" w:hAnsi="Arial Narrow"/>
                <w:noProof/>
                <w:sz w:val="24"/>
                <w:szCs w:val="24"/>
              </w:rPr>
              <w:drawing>
                <wp:inline distT="0" distB="0" distL="0" distR="0" wp14:anchorId="0A1A9186" wp14:editId="384D7010">
                  <wp:extent cx="572770" cy="1268095"/>
                  <wp:effectExtent l="0" t="0" r="0" b="0"/>
                  <wp:docPr id="63" name="Picture 63" descr="Explosiv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xplosive (21)"/>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72770" cy="1268095"/>
                          </a:xfrm>
                          <a:prstGeom prst="rect">
                            <a:avLst/>
                          </a:prstGeom>
                          <a:noFill/>
                          <a:ln>
                            <a:noFill/>
                          </a:ln>
                        </pic:spPr>
                      </pic:pic>
                    </a:graphicData>
                  </a:graphic>
                </wp:inline>
              </w:drawing>
            </w:r>
          </w:p>
        </w:tc>
        <w:tc>
          <w:tcPr>
            <w:tcW w:w="2685" w:type="dxa"/>
            <w:gridSpan w:val="2"/>
          </w:tcPr>
          <w:p w14:paraId="2F33E591" w14:textId="77777777" w:rsidR="008146DF" w:rsidRPr="00E867CF" w:rsidRDefault="008146DF" w:rsidP="00E31452">
            <w:pPr>
              <w:jc w:val="center"/>
              <w:rPr>
                <w:rFonts w:ascii="Arial Narrow" w:hAnsi="Arial Narrow"/>
                <w:sz w:val="24"/>
                <w:szCs w:val="24"/>
              </w:rPr>
            </w:pPr>
            <w:r w:rsidRPr="00E867CF">
              <w:rPr>
                <w:rFonts w:ascii="Arial Narrow" w:hAnsi="Arial Narrow"/>
                <w:sz w:val="24"/>
                <w:szCs w:val="24"/>
              </w:rPr>
              <w:t xml:space="preserve">Split Squat Jumps </w:t>
            </w:r>
          </w:p>
          <w:p w14:paraId="74FAB58D" w14:textId="77777777" w:rsidR="008146DF" w:rsidRPr="00E867CF" w:rsidRDefault="008146DF" w:rsidP="00E31452">
            <w:pPr>
              <w:jc w:val="center"/>
              <w:rPr>
                <w:rFonts w:ascii="Arial Narrow" w:hAnsi="Arial Narrow"/>
                <w:sz w:val="24"/>
                <w:szCs w:val="24"/>
              </w:rPr>
            </w:pPr>
            <w:r>
              <w:rPr>
                <w:rFonts w:ascii="Arial Narrow" w:hAnsi="Arial Narrow"/>
                <w:noProof/>
                <w:sz w:val="24"/>
                <w:szCs w:val="24"/>
              </w:rPr>
              <w:drawing>
                <wp:inline distT="0" distB="0" distL="0" distR="0" wp14:anchorId="0DD0DA00" wp14:editId="2047F0B8">
                  <wp:extent cx="1390015" cy="1414145"/>
                  <wp:effectExtent l="0" t="0" r="0" b="0"/>
                  <wp:docPr id="64" name="Picture 64" descr="Explosiv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Explosive (24)"/>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390015" cy="1414145"/>
                          </a:xfrm>
                          <a:prstGeom prst="rect">
                            <a:avLst/>
                          </a:prstGeom>
                          <a:noFill/>
                          <a:ln>
                            <a:noFill/>
                          </a:ln>
                        </pic:spPr>
                      </pic:pic>
                    </a:graphicData>
                  </a:graphic>
                </wp:inline>
              </w:drawing>
            </w:r>
          </w:p>
        </w:tc>
        <w:tc>
          <w:tcPr>
            <w:tcW w:w="2685" w:type="dxa"/>
          </w:tcPr>
          <w:p w14:paraId="5113E62C" w14:textId="77777777" w:rsidR="008146DF" w:rsidRPr="00E867CF" w:rsidRDefault="008146DF" w:rsidP="00E31452">
            <w:pPr>
              <w:jc w:val="center"/>
              <w:rPr>
                <w:rFonts w:ascii="Arial Narrow" w:hAnsi="Arial Narrow"/>
                <w:sz w:val="24"/>
                <w:szCs w:val="24"/>
              </w:rPr>
            </w:pPr>
            <w:r w:rsidRPr="00E867CF">
              <w:rPr>
                <w:rFonts w:ascii="Arial Narrow" w:hAnsi="Arial Narrow"/>
                <w:sz w:val="24"/>
                <w:szCs w:val="24"/>
              </w:rPr>
              <w:t xml:space="preserve">Box Jumps </w:t>
            </w:r>
          </w:p>
          <w:p w14:paraId="0371FAE2" w14:textId="77777777" w:rsidR="008146DF" w:rsidRDefault="008146DF" w:rsidP="00E31452">
            <w:pPr>
              <w:jc w:val="center"/>
            </w:pPr>
            <w:r>
              <w:rPr>
                <w:noProof/>
              </w:rPr>
              <w:drawing>
                <wp:inline distT="0" distB="0" distL="0" distR="0" wp14:anchorId="02EA7799" wp14:editId="77FAD742">
                  <wp:extent cx="841375" cy="1243330"/>
                  <wp:effectExtent l="0" t="0" r="0" b="0"/>
                  <wp:docPr id="65" name="Picture 65" descr="Explosiv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Explosive (1)"/>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841375" cy="1243330"/>
                          </a:xfrm>
                          <a:prstGeom prst="rect">
                            <a:avLst/>
                          </a:prstGeom>
                          <a:noFill/>
                          <a:ln>
                            <a:noFill/>
                          </a:ln>
                        </pic:spPr>
                      </pic:pic>
                    </a:graphicData>
                  </a:graphic>
                </wp:inline>
              </w:drawing>
            </w:r>
          </w:p>
          <w:p w14:paraId="46B25BDC" w14:textId="77777777" w:rsidR="008146DF" w:rsidRPr="00800768" w:rsidRDefault="008146DF" w:rsidP="00E31452">
            <w:pPr>
              <w:jc w:val="center"/>
              <w:rPr>
                <w:rFonts w:ascii="Arial Narrow" w:hAnsi="Arial Narrow"/>
              </w:rPr>
            </w:pPr>
          </w:p>
        </w:tc>
      </w:tr>
      <w:tr w:rsidR="008146DF" w:rsidRPr="0022133D" w14:paraId="0FFEFEBC" w14:textId="77777777" w:rsidTr="00E31452">
        <w:tc>
          <w:tcPr>
            <w:tcW w:w="3003" w:type="dxa"/>
            <w:gridSpan w:val="2"/>
          </w:tcPr>
          <w:p w14:paraId="5C806556" w14:textId="77777777" w:rsidR="008146DF" w:rsidRPr="00757280" w:rsidRDefault="008146DF" w:rsidP="00E31452">
            <w:pPr>
              <w:jc w:val="center"/>
              <w:rPr>
                <w:rFonts w:ascii="Arial Narrow" w:hAnsi="Arial Narrow"/>
                <w:sz w:val="24"/>
                <w:szCs w:val="24"/>
              </w:rPr>
            </w:pPr>
            <w:r w:rsidRPr="00757280">
              <w:rPr>
                <w:rFonts w:ascii="Arial Narrow" w:hAnsi="Arial Narrow"/>
                <w:sz w:val="24"/>
                <w:szCs w:val="24"/>
              </w:rPr>
              <w:t>Squat and Press</w:t>
            </w:r>
            <w:r>
              <w:rPr>
                <w:rFonts w:ascii="Arial Narrow" w:hAnsi="Arial Narrow"/>
                <w:sz w:val="24"/>
                <w:szCs w:val="24"/>
              </w:rPr>
              <w:t xml:space="preserve"> (Thrusters)</w:t>
            </w:r>
          </w:p>
          <w:p w14:paraId="44BC889B" w14:textId="77777777" w:rsidR="008146DF" w:rsidRPr="00563ED7" w:rsidRDefault="008146DF" w:rsidP="00E31452">
            <w:pPr>
              <w:jc w:val="center"/>
            </w:pPr>
            <w:r>
              <w:rPr>
                <w:rFonts w:ascii="Arial Narrow" w:hAnsi="Arial Narrow"/>
                <w:noProof/>
                <w:sz w:val="24"/>
                <w:szCs w:val="24"/>
              </w:rPr>
              <w:drawing>
                <wp:inline distT="0" distB="0" distL="0" distR="0" wp14:anchorId="6D210566" wp14:editId="26D905BA">
                  <wp:extent cx="646430" cy="1231265"/>
                  <wp:effectExtent l="0" t="0" r="0" b="0"/>
                  <wp:docPr id="66" name="Picture 66" descr="Explosiv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Explosive (45)"/>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646430" cy="1231265"/>
                          </a:xfrm>
                          <a:prstGeom prst="rect">
                            <a:avLst/>
                          </a:prstGeom>
                          <a:noFill/>
                          <a:ln>
                            <a:noFill/>
                          </a:ln>
                        </pic:spPr>
                      </pic:pic>
                    </a:graphicData>
                  </a:graphic>
                </wp:inline>
              </w:drawing>
            </w:r>
          </w:p>
        </w:tc>
        <w:tc>
          <w:tcPr>
            <w:tcW w:w="2685" w:type="dxa"/>
          </w:tcPr>
          <w:p w14:paraId="0FD17F86" w14:textId="77777777" w:rsidR="008146DF" w:rsidRPr="00757280" w:rsidRDefault="008146DF" w:rsidP="00E31452">
            <w:pPr>
              <w:jc w:val="center"/>
              <w:rPr>
                <w:rFonts w:ascii="Arial Narrow" w:hAnsi="Arial Narrow"/>
                <w:sz w:val="24"/>
                <w:szCs w:val="24"/>
              </w:rPr>
            </w:pPr>
            <w:r w:rsidRPr="00757280">
              <w:rPr>
                <w:rFonts w:ascii="Arial Narrow" w:hAnsi="Arial Narrow"/>
                <w:sz w:val="24"/>
                <w:szCs w:val="24"/>
              </w:rPr>
              <w:t xml:space="preserve">Lunge + Raise </w:t>
            </w:r>
          </w:p>
          <w:p w14:paraId="7315E9A7" w14:textId="77777777" w:rsidR="008146DF" w:rsidRPr="00563ED7" w:rsidRDefault="008146DF" w:rsidP="00E31452">
            <w:pPr>
              <w:jc w:val="center"/>
            </w:pPr>
            <w:r>
              <w:rPr>
                <w:noProof/>
              </w:rPr>
              <w:drawing>
                <wp:inline distT="0" distB="0" distL="0" distR="0" wp14:anchorId="6EBD8B28" wp14:editId="78906E85">
                  <wp:extent cx="853440" cy="1231265"/>
                  <wp:effectExtent l="0" t="0" r="0" b="0"/>
                  <wp:docPr id="67" name="Picture 67" descr="Comb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ombo (4)"/>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853440" cy="1231265"/>
                          </a:xfrm>
                          <a:prstGeom prst="rect">
                            <a:avLst/>
                          </a:prstGeom>
                          <a:noFill/>
                          <a:ln>
                            <a:noFill/>
                          </a:ln>
                        </pic:spPr>
                      </pic:pic>
                    </a:graphicData>
                  </a:graphic>
                </wp:inline>
              </w:drawing>
            </w:r>
          </w:p>
        </w:tc>
        <w:tc>
          <w:tcPr>
            <w:tcW w:w="2685" w:type="dxa"/>
            <w:gridSpan w:val="2"/>
          </w:tcPr>
          <w:p w14:paraId="2AB1B1CB" w14:textId="77777777" w:rsidR="008146DF" w:rsidRDefault="008146DF" w:rsidP="00E31452">
            <w:pPr>
              <w:jc w:val="center"/>
              <w:rPr>
                <w:rFonts w:ascii="Arial Narrow" w:hAnsi="Arial Narrow"/>
                <w:sz w:val="24"/>
                <w:szCs w:val="24"/>
              </w:rPr>
            </w:pPr>
            <w:r>
              <w:rPr>
                <w:rFonts w:ascii="Arial Narrow" w:hAnsi="Arial Narrow"/>
                <w:sz w:val="24"/>
                <w:szCs w:val="24"/>
              </w:rPr>
              <w:t xml:space="preserve">Clap Push-Ups </w:t>
            </w:r>
          </w:p>
          <w:p w14:paraId="7DFE719D" w14:textId="77777777" w:rsidR="008146DF" w:rsidRPr="00757280" w:rsidRDefault="008146DF" w:rsidP="00E31452">
            <w:pPr>
              <w:jc w:val="center"/>
              <w:rPr>
                <w:rFonts w:ascii="Arial Narrow" w:hAnsi="Arial Narrow"/>
                <w:sz w:val="24"/>
                <w:szCs w:val="24"/>
              </w:rPr>
            </w:pPr>
            <w:r>
              <w:rPr>
                <w:rFonts w:ascii="Arial Narrow" w:hAnsi="Arial Narrow"/>
                <w:noProof/>
                <w:sz w:val="24"/>
                <w:szCs w:val="24"/>
              </w:rPr>
              <w:drawing>
                <wp:inline distT="0" distB="0" distL="0" distR="0" wp14:anchorId="57ECE139" wp14:editId="358919C1">
                  <wp:extent cx="1511935" cy="1024255"/>
                  <wp:effectExtent l="0" t="0" r="0" b="0"/>
                  <wp:docPr id="68" name="Picture 68" descr="pecto_pow-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ecto_pow-07"/>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511935" cy="1024255"/>
                          </a:xfrm>
                          <a:prstGeom prst="rect">
                            <a:avLst/>
                          </a:prstGeom>
                          <a:noFill/>
                          <a:ln>
                            <a:noFill/>
                          </a:ln>
                        </pic:spPr>
                      </pic:pic>
                    </a:graphicData>
                  </a:graphic>
                </wp:inline>
              </w:drawing>
            </w:r>
          </w:p>
        </w:tc>
        <w:tc>
          <w:tcPr>
            <w:tcW w:w="2685" w:type="dxa"/>
          </w:tcPr>
          <w:p w14:paraId="25598F12" w14:textId="77777777" w:rsidR="008146DF" w:rsidRPr="00757280" w:rsidRDefault="008146DF" w:rsidP="00E31452">
            <w:pPr>
              <w:jc w:val="center"/>
              <w:rPr>
                <w:rFonts w:ascii="Arial Narrow" w:hAnsi="Arial Narrow"/>
                <w:sz w:val="24"/>
                <w:szCs w:val="24"/>
              </w:rPr>
            </w:pPr>
            <w:r w:rsidRPr="00757280">
              <w:rPr>
                <w:rFonts w:ascii="Arial Narrow" w:hAnsi="Arial Narrow"/>
                <w:sz w:val="24"/>
                <w:szCs w:val="24"/>
              </w:rPr>
              <w:t>Power Push-Ups</w:t>
            </w:r>
          </w:p>
          <w:p w14:paraId="77D262E7" w14:textId="77777777" w:rsidR="008146DF" w:rsidRPr="00757280" w:rsidRDefault="008146DF" w:rsidP="00E31452">
            <w:pPr>
              <w:jc w:val="center"/>
              <w:rPr>
                <w:rFonts w:ascii="Arial Narrow" w:hAnsi="Arial Narrow"/>
                <w:sz w:val="24"/>
                <w:szCs w:val="24"/>
              </w:rPr>
            </w:pPr>
            <w:r w:rsidRPr="00757280">
              <w:rPr>
                <w:rFonts w:ascii="Arial Narrow" w:hAnsi="Arial Narrow"/>
                <w:sz w:val="24"/>
                <w:szCs w:val="24"/>
              </w:rPr>
              <w:t xml:space="preserve">On floor or Box </w:t>
            </w:r>
          </w:p>
          <w:p w14:paraId="5D292F0D" w14:textId="77777777" w:rsidR="008146DF" w:rsidRPr="00757280" w:rsidRDefault="008146DF" w:rsidP="00E31452">
            <w:pPr>
              <w:jc w:val="center"/>
              <w:rPr>
                <w:rFonts w:ascii="Arial Narrow" w:hAnsi="Arial Narrow"/>
                <w:sz w:val="24"/>
                <w:szCs w:val="24"/>
              </w:rPr>
            </w:pPr>
            <w:r>
              <w:rPr>
                <w:rFonts w:ascii="Arial Narrow" w:hAnsi="Arial Narrow"/>
                <w:noProof/>
                <w:sz w:val="24"/>
                <w:szCs w:val="24"/>
              </w:rPr>
              <w:drawing>
                <wp:inline distT="0" distB="0" distL="0" distR="0" wp14:anchorId="67ADD6FB" wp14:editId="131D3B2B">
                  <wp:extent cx="1438910" cy="841375"/>
                  <wp:effectExtent l="0" t="0" r="0" b="0"/>
                  <wp:docPr id="69" name="Picture 69" descr="Explosiv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Explosive (40)"/>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438910" cy="841375"/>
                          </a:xfrm>
                          <a:prstGeom prst="rect">
                            <a:avLst/>
                          </a:prstGeom>
                          <a:noFill/>
                          <a:ln>
                            <a:noFill/>
                          </a:ln>
                        </pic:spPr>
                      </pic:pic>
                    </a:graphicData>
                  </a:graphic>
                </wp:inline>
              </w:drawing>
            </w:r>
          </w:p>
        </w:tc>
      </w:tr>
      <w:tr w:rsidR="008146DF" w:rsidRPr="0022133D" w14:paraId="49FC60E3" w14:textId="77777777" w:rsidTr="00E31452">
        <w:tc>
          <w:tcPr>
            <w:tcW w:w="3003" w:type="dxa"/>
            <w:gridSpan w:val="2"/>
          </w:tcPr>
          <w:p w14:paraId="447F332F" w14:textId="77777777" w:rsidR="008146DF" w:rsidRDefault="008146DF" w:rsidP="00E31452">
            <w:pPr>
              <w:jc w:val="center"/>
            </w:pPr>
            <w:r w:rsidRPr="00A84B33">
              <w:rPr>
                <w:rFonts w:ascii="Arial Narrow" w:hAnsi="Arial Narrow"/>
                <w:sz w:val="24"/>
                <w:szCs w:val="24"/>
              </w:rPr>
              <w:t xml:space="preserve">TRX Triceps Dips </w:t>
            </w:r>
            <w:r>
              <w:rPr>
                <w:noProof/>
              </w:rPr>
              <w:drawing>
                <wp:inline distT="0" distB="0" distL="0" distR="0" wp14:anchorId="6373AE3F" wp14:editId="67F0879E">
                  <wp:extent cx="1014730" cy="1003813"/>
                  <wp:effectExtent l="0" t="0" r="0" b="6350"/>
                  <wp:docPr id="70" name="Picture 70" descr="chain_tric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hain_triceps"/>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1017421" cy="1006475"/>
                          </a:xfrm>
                          <a:prstGeom prst="rect">
                            <a:avLst/>
                          </a:prstGeom>
                          <a:noFill/>
                          <a:ln>
                            <a:noFill/>
                          </a:ln>
                        </pic:spPr>
                      </pic:pic>
                    </a:graphicData>
                  </a:graphic>
                </wp:inline>
              </w:drawing>
            </w:r>
          </w:p>
        </w:tc>
        <w:tc>
          <w:tcPr>
            <w:tcW w:w="2685" w:type="dxa"/>
          </w:tcPr>
          <w:p w14:paraId="5EDB7773" w14:textId="77777777" w:rsidR="008146DF" w:rsidRPr="00563ED7" w:rsidRDefault="008146DF" w:rsidP="00E31452">
            <w:pPr>
              <w:jc w:val="center"/>
            </w:pPr>
            <w:r w:rsidRPr="00E867CF">
              <w:rPr>
                <w:rFonts w:ascii="Arial Narrow" w:hAnsi="Arial Narrow"/>
                <w:sz w:val="24"/>
                <w:szCs w:val="24"/>
              </w:rPr>
              <w:t xml:space="preserve">TRX Push-Ups </w:t>
            </w:r>
            <w:r>
              <w:rPr>
                <w:noProof/>
              </w:rPr>
              <w:drawing>
                <wp:inline distT="0" distB="0" distL="0" distR="0" wp14:anchorId="118FA559" wp14:editId="4EC6FEDA">
                  <wp:extent cx="1475105" cy="1024255"/>
                  <wp:effectExtent l="0" t="0" r="0" b="0"/>
                  <wp:docPr id="71" name="Picture 71" descr="chain_push-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hain_push-up"/>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475105" cy="1024255"/>
                          </a:xfrm>
                          <a:prstGeom prst="rect">
                            <a:avLst/>
                          </a:prstGeom>
                          <a:noFill/>
                          <a:ln>
                            <a:noFill/>
                          </a:ln>
                        </pic:spPr>
                      </pic:pic>
                    </a:graphicData>
                  </a:graphic>
                </wp:inline>
              </w:drawing>
            </w:r>
          </w:p>
        </w:tc>
        <w:tc>
          <w:tcPr>
            <w:tcW w:w="2685" w:type="dxa"/>
            <w:gridSpan w:val="2"/>
          </w:tcPr>
          <w:p w14:paraId="24826DC4" w14:textId="77777777" w:rsidR="008146DF" w:rsidRPr="00A84B33" w:rsidRDefault="008146DF" w:rsidP="00E31452">
            <w:pPr>
              <w:jc w:val="center"/>
              <w:rPr>
                <w:rFonts w:ascii="Arial Narrow" w:hAnsi="Arial Narrow"/>
                <w:sz w:val="24"/>
                <w:szCs w:val="24"/>
              </w:rPr>
            </w:pPr>
            <w:r>
              <w:rPr>
                <w:rFonts w:ascii="Arial Narrow" w:hAnsi="Arial Narrow"/>
                <w:sz w:val="24"/>
                <w:szCs w:val="24"/>
              </w:rPr>
              <w:t>TRX Rows</w:t>
            </w:r>
          </w:p>
          <w:p w14:paraId="3AB9BCC3" w14:textId="77777777" w:rsidR="008146DF" w:rsidRDefault="008146DF" w:rsidP="00E31452">
            <w:pPr>
              <w:jc w:val="center"/>
            </w:pPr>
            <w:r>
              <w:rPr>
                <w:noProof/>
              </w:rPr>
              <w:drawing>
                <wp:inline distT="0" distB="0" distL="0" distR="0" wp14:anchorId="432BE1E3" wp14:editId="0585A280">
                  <wp:extent cx="1134110" cy="902335"/>
                  <wp:effectExtent l="0" t="0" r="0" b="0"/>
                  <wp:docPr id="72" name="Picture 7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Related image"/>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134110" cy="902335"/>
                          </a:xfrm>
                          <a:prstGeom prst="rect">
                            <a:avLst/>
                          </a:prstGeom>
                          <a:noFill/>
                          <a:ln>
                            <a:noFill/>
                          </a:ln>
                        </pic:spPr>
                      </pic:pic>
                    </a:graphicData>
                  </a:graphic>
                </wp:inline>
              </w:drawing>
            </w:r>
          </w:p>
          <w:p w14:paraId="028B6667" w14:textId="77777777" w:rsidR="008146DF" w:rsidRPr="00563ED7" w:rsidRDefault="008146DF" w:rsidP="00E31452">
            <w:pPr>
              <w:jc w:val="center"/>
            </w:pPr>
          </w:p>
        </w:tc>
        <w:tc>
          <w:tcPr>
            <w:tcW w:w="2685" w:type="dxa"/>
          </w:tcPr>
          <w:p w14:paraId="38E41D90" w14:textId="77777777" w:rsidR="008146DF" w:rsidRPr="00A84B33" w:rsidRDefault="008146DF" w:rsidP="00E31452">
            <w:pPr>
              <w:jc w:val="center"/>
              <w:rPr>
                <w:rFonts w:ascii="Arial" w:hAnsi="Arial" w:cs="Arial"/>
                <w:sz w:val="24"/>
                <w:szCs w:val="24"/>
              </w:rPr>
            </w:pPr>
            <w:r w:rsidRPr="00A84B33">
              <w:rPr>
                <w:rFonts w:ascii="Arial" w:hAnsi="Arial" w:cs="Arial"/>
                <w:sz w:val="24"/>
                <w:szCs w:val="24"/>
              </w:rPr>
              <w:t xml:space="preserve">Search </w:t>
            </w:r>
          </w:p>
          <w:p w14:paraId="224EF43C" w14:textId="77777777" w:rsidR="008146DF" w:rsidRPr="00563ED7" w:rsidRDefault="008146DF" w:rsidP="00E31452">
            <w:pPr>
              <w:jc w:val="center"/>
            </w:pPr>
            <w:r w:rsidRPr="00A84B33">
              <w:rPr>
                <w:rFonts w:ascii="Arial" w:hAnsi="Arial" w:cs="Arial"/>
                <w:sz w:val="24"/>
                <w:szCs w:val="24"/>
              </w:rPr>
              <w:t xml:space="preserve">Bodyweight Exercises </w:t>
            </w:r>
            <w:r>
              <w:rPr>
                <w:rFonts w:ascii="Arial" w:hAnsi="Arial" w:cs="Arial"/>
                <w:sz w:val="24"/>
                <w:szCs w:val="24"/>
              </w:rPr>
              <w:t>f</w:t>
            </w:r>
            <w:r w:rsidRPr="00A84B33">
              <w:rPr>
                <w:rFonts w:ascii="Arial" w:hAnsi="Arial" w:cs="Arial"/>
                <w:sz w:val="24"/>
                <w:szCs w:val="24"/>
              </w:rPr>
              <w:t>or more options and workout</w:t>
            </w:r>
            <w:r>
              <w:rPr>
                <w:rFonts w:ascii="Arial" w:hAnsi="Arial" w:cs="Arial"/>
                <w:sz w:val="24"/>
                <w:szCs w:val="24"/>
              </w:rPr>
              <w:t xml:space="preserve">s! </w:t>
            </w:r>
            <w:r>
              <w:t xml:space="preserve"> </w:t>
            </w:r>
          </w:p>
        </w:tc>
      </w:tr>
    </w:tbl>
    <w:p w14:paraId="721DBC0E" w14:textId="77777777" w:rsidR="008146DF" w:rsidRDefault="008146DF" w:rsidP="008146DF">
      <w:r>
        <w:br w:type="page"/>
      </w:r>
    </w:p>
    <w:tbl>
      <w:tblPr>
        <w:tblW w:w="11094"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661"/>
        <w:gridCol w:w="1558"/>
        <w:gridCol w:w="827"/>
        <w:gridCol w:w="1392"/>
        <w:gridCol w:w="1211"/>
        <w:gridCol w:w="1008"/>
        <w:gridCol w:w="2219"/>
      </w:tblGrid>
      <w:tr w:rsidR="008146DF" w:rsidRPr="00BB07AE" w14:paraId="7AA02565" w14:textId="77777777" w:rsidTr="00E31452">
        <w:tc>
          <w:tcPr>
            <w:tcW w:w="11094" w:type="dxa"/>
            <w:gridSpan w:val="8"/>
          </w:tcPr>
          <w:p w14:paraId="79C44BE2" w14:textId="77777777" w:rsidR="008146DF" w:rsidRPr="00140304" w:rsidRDefault="008146DF" w:rsidP="00E31452">
            <w:pPr>
              <w:jc w:val="center"/>
              <w:rPr>
                <w:rFonts w:ascii="Tahoma" w:hAnsi="Tahoma" w:cs="Tahoma"/>
                <w:b/>
                <w:sz w:val="24"/>
                <w:szCs w:val="24"/>
              </w:rPr>
            </w:pPr>
            <w:r>
              <w:lastRenderedPageBreak/>
              <w:br w:type="page"/>
            </w:r>
            <w:r w:rsidRPr="00140304">
              <w:rPr>
                <w:rFonts w:ascii="Tahoma" w:hAnsi="Tahoma" w:cs="Tahoma"/>
                <w:sz w:val="24"/>
                <w:szCs w:val="24"/>
              </w:rPr>
              <w:br w:type="page"/>
            </w:r>
            <w:r w:rsidRPr="00140304">
              <w:rPr>
                <w:rFonts w:ascii="Tahoma" w:hAnsi="Tahoma" w:cs="Tahoma"/>
                <w:b/>
                <w:sz w:val="24"/>
                <w:szCs w:val="24"/>
              </w:rPr>
              <w:t>Exercise Options for the Chest - Pectoralis Major and Anterior Deltoid</w:t>
            </w:r>
          </w:p>
        </w:tc>
      </w:tr>
      <w:tr w:rsidR="008146DF" w:rsidRPr="00BB07AE" w14:paraId="1441D37B" w14:textId="77777777" w:rsidTr="00E31452">
        <w:trPr>
          <w:trHeight w:val="2186"/>
        </w:trPr>
        <w:tc>
          <w:tcPr>
            <w:tcW w:w="2218" w:type="dxa"/>
          </w:tcPr>
          <w:p w14:paraId="6CC77D1D" w14:textId="77777777" w:rsidR="008146DF" w:rsidRPr="00007466" w:rsidRDefault="008146DF" w:rsidP="00E31452">
            <w:pPr>
              <w:jc w:val="center"/>
              <w:rPr>
                <w:rFonts w:ascii="Arial Narrow" w:hAnsi="Arial Narrow"/>
              </w:rPr>
            </w:pPr>
            <w:r w:rsidRPr="00007466">
              <w:rPr>
                <w:rFonts w:ascii="Arial Narrow" w:hAnsi="Arial Narrow"/>
              </w:rPr>
              <w:t>Bench Press</w:t>
            </w:r>
          </w:p>
          <w:p w14:paraId="3C17B141"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72B7C497" wp14:editId="0EFDC89F">
                  <wp:extent cx="1121410" cy="963295"/>
                  <wp:effectExtent l="0" t="0" r="0" b="0"/>
                  <wp:docPr id="73" name="Picture 73" descr="pec_ba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pec_bar-01"/>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121410" cy="963295"/>
                          </a:xfrm>
                          <a:prstGeom prst="rect">
                            <a:avLst/>
                          </a:prstGeom>
                          <a:noFill/>
                          <a:ln>
                            <a:noFill/>
                          </a:ln>
                        </pic:spPr>
                      </pic:pic>
                    </a:graphicData>
                  </a:graphic>
                </wp:inline>
              </w:drawing>
            </w:r>
          </w:p>
        </w:tc>
        <w:tc>
          <w:tcPr>
            <w:tcW w:w="2219" w:type="dxa"/>
            <w:gridSpan w:val="2"/>
          </w:tcPr>
          <w:p w14:paraId="73F7DDDB" w14:textId="77777777" w:rsidR="008146DF" w:rsidRPr="00007466" w:rsidRDefault="008146DF" w:rsidP="00E31452">
            <w:pPr>
              <w:jc w:val="center"/>
              <w:rPr>
                <w:rFonts w:ascii="Arial Narrow" w:hAnsi="Arial Narrow"/>
              </w:rPr>
            </w:pPr>
            <w:r w:rsidRPr="00007466">
              <w:rPr>
                <w:rFonts w:ascii="Arial Narrow" w:hAnsi="Arial Narrow"/>
              </w:rPr>
              <w:t>Dumbbell Press</w:t>
            </w:r>
          </w:p>
          <w:p w14:paraId="07071332"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390647AA" wp14:editId="40F81EAC">
                  <wp:extent cx="1231265" cy="938530"/>
                  <wp:effectExtent l="0" t="0" r="0" b="0"/>
                  <wp:docPr id="74" name="Picture 74" descr="pec_dum-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pec_dum-01"/>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231265" cy="938530"/>
                          </a:xfrm>
                          <a:prstGeom prst="rect">
                            <a:avLst/>
                          </a:prstGeom>
                          <a:noFill/>
                          <a:ln>
                            <a:noFill/>
                          </a:ln>
                        </pic:spPr>
                      </pic:pic>
                    </a:graphicData>
                  </a:graphic>
                </wp:inline>
              </w:drawing>
            </w:r>
          </w:p>
        </w:tc>
        <w:tc>
          <w:tcPr>
            <w:tcW w:w="2219" w:type="dxa"/>
            <w:gridSpan w:val="2"/>
          </w:tcPr>
          <w:p w14:paraId="357829B9" w14:textId="77777777" w:rsidR="008146DF" w:rsidRDefault="008146DF" w:rsidP="00E31452">
            <w:pPr>
              <w:jc w:val="center"/>
              <w:rPr>
                <w:rFonts w:ascii="Arial Narrow" w:hAnsi="Arial Narrow"/>
              </w:rPr>
            </w:pPr>
            <w:r>
              <w:rPr>
                <w:rFonts w:ascii="Arial Narrow" w:hAnsi="Arial Narrow"/>
              </w:rPr>
              <w:t>One Arm Bench Press</w:t>
            </w:r>
          </w:p>
          <w:p w14:paraId="5DE57FC3" w14:textId="77777777" w:rsidR="008146DF" w:rsidRDefault="008146DF" w:rsidP="00E31452">
            <w:pPr>
              <w:jc w:val="center"/>
              <w:rPr>
                <w:rFonts w:ascii="Arial Narrow" w:hAnsi="Arial Narrow"/>
              </w:rPr>
            </w:pPr>
            <w:r>
              <w:rPr>
                <w:noProof/>
              </w:rPr>
              <w:drawing>
                <wp:inline distT="0" distB="0" distL="0" distR="0" wp14:anchorId="09BD8521" wp14:editId="46A8F1E5">
                  <wp:extent cx="987425" cy="987425"/>
                  <wp:effectExtent l="0" t="0" r="3175" b="3175"/>
                  <wp:docPr id="552311889" name="Picture 552311889" descr="man-doing-single-arm-alternating-dumbbell-flat-bench-press-chest-exercise-flat-illustration-free-vector.jpg (1920×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n-doing-single-arm-alternating-dumbbell-flat-bench-press-chest-exercise-flat-illustration-free-vector.jpg (1920×1920)"/>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997909" cy="997909"/>
                          </a:xfrm>
                          <a:prstGeom prst="rect">
                            <a:avLst/>
                          </a:prstGeom>
                          <a:noFill/>
                          <a:ln>
                            <a:noFill/>
                          </a:ln>
                        </pic:spPr>
                      </pic:pic>
                    </a:graphicData>
                  </a:graphic>
                </wp:inline>
              </w:drawing>
            </w:r>
          </w:p>
          <w:p w14:paraId="486348B6" w14:textId="77777777" w:rsidR="008146DF" w:rsidRPr="00007466" w:rsidRDefault="008146DF" w:rsidP="00E31452">
            <w:pPr>
              <w:jc w:val="center"/>
              <w:rPr>
                <w:rFonts w:ascii="Arial Narrow" w:hAnsi="Arial Narrow"/>
              </w:rPr>
            </w:pPr>
          </w:p>
        </w:tc>
        <w:tc>
          <w:tcPr>
            <w:tcW w:w="2219" w:type="dxa"/>
            <w:gridSpan w:val="2"/>
          </w:tcPr>
          <w:p w14:paraId="23E94509" w14:textId="77777777" w:rsidR="008146DF" w:rsidRPr="00007466" w:rsidRDefault="008146DF" w:rsidP="00E31452">
            <w:pPr>
              <w:jc w:val="center"/>
              <w:rPr>
                <w:rFonts w:ascii="Arial Narrow" w:hAnsi="Arial Narrow"/>
              </w:rPr>
            </w:pPr>
            <w:r w:rsidRPr="00007466">
              <w:rPr>
                <w:rFonts w:ascii="Arial Narrow" w:hAnsi="Arial Narrow"/>
              </w:rPr>
              <w:t>Incline Bench Press</w:t>
            </w:r>
          </w:p>
          <w:p w14:paraId="470A38B8"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5A54ACCA" wp14:editId="7D75AFF9">
                  <wp:extent cx="963295" cy="987425"/>
                  <wp:effectExtent l="0" t="0" r="0" b="0"/>
                  <wp:docPr id="76" name="Picture 76" descr="pec_bar-09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pec_bar-09inc"/>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963295" cy="987425"/>
                          </a:xfrm>
                          <a:prstGeom prst="rect">
                            <a:avLst/>
                          </a:prstGeom>
                          <a:noFill/>
                          <a:ln>
                            <a:noFill/>
                          </a:ln>
                        </pic:spPr>
                      </pic:pic>
                    </a:graphicData>
                  </a:graphic>
                </wp:inline>
              </w:drawing>
            </w:r>
          </w:p>
        </w:tc>
        <w:tc>
          <w:tcPr>
            <w:tcW w:w="2219" w:type="dxa"/>
          </w:tcPr>
          <w:p w14:paraId="6E2ECB80" w14:textId="77777777" w:rsidR="008146DF" w:rsidRPr="00007466" w:rsidRDefault="008146DF" w:rsidP="00E31452">
            <w:pPr>
              <w:jc w:val="center"/>
              <w:rPr>
                <w:rFonts w:ascii="Arial Narrow" w:hAnsi="Arial Narrow"/>
              </w:rPr>
            </w:pPr>
            <w:r w:rsidRPr="00007466">
              <w:rPr>
                <w:rFonts w:ascii="Arial Narrow" w:hAnsi="Arial Narrow"/>
              </w:rPr>
              <w:t>Incline D</w:t>
            </w:r>
            <w:r>
              <w:rPr>
                <w:rFonts w:ascii="Arial Narrow" w:hAnsi="Arial Narrow"/>
              </w:rPr>
              <w:t>um</w:t>
            </w:r>
            <w:r w:rsidRPr="00007466">
              <w:rPr>
                <w:rFonts w:ascii="Arial Narrow" w:hAnsi="Arial Narrow"/>
              </w:rPr>
              <w:t>bbell Press</w:t>
            </w:r>
            <w:r>
              <w:rPr>
                <w:rFonts w:ascii="Arial Narrow" w:hAnsi="Arial Narrow"/>
                <w:noProof/>
              </w:rPr>
              <w:t xml:space="preserve"> </w:t>
            </w:r>
            <w:r>
              <w:rPr>
                <w:rFonts w:ascii="Arial Narrow" w:hAnsi="Arial Narrow"/>
                <w:noProof/>
              </w:rPr>
              <w:drawing>
                <wp:inline distT="0" distB="0" distL="0" distR="0" wp14:anchorId="26ECE78F" wp14:editId="697C156A">
                  <wp:extent cx="1158240" cy="914400"/>
                  <wp:effectExtent l="0" t="0" r="0" b="0"/>
                  <wp:docPr id="75" name="Picture 75" descr="pec_dum-24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ec_dum-24inc"/>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1158240" cy="914400"/>
                          </a:xfrm>
                          <a:prstGeom prst="rect">
                            <a:avLst/>
                          </a:prstGeom>
                          <a:noFill/>
                          <a:ln>
                            <a:noFill/>
                          </a:ln>
                        </pic:spPr>
                      </pic:pic>
                    </a:graphicData>
                  </a:graphic>
                </wp:inline>
              </w:drawing>
            </w:r>
          </w:p>
        </w:tc>
      </w:tr>
      <w:tr w:rsidR="008146DF" w:rsidRPr="00BB07AE" w14:paraId="16021963" w14:textId="77777777" w:rsidTr="00E31452">
        <w:trPr>
          <w:trHeight w:val="2051"/>
        </w:trPr>
        <w:tc>
          <w:tcPr>
            <w:tcW w:w="5264" w:type="dxa"/>
            <w:gridSpan w:val="4"/>
          </w:tcPr>
          <w:p w14:paraId="3C5AD167" w14:textId="77777777" w:rsidR="008146DF" w:rsidRPr="00007466" w:rsidRDefault="008146DF" w:rsidP="00E31452">
            <w:pPr>
              <w:jc w:val="center"/>
              <w:rPr>
                <w:rFonts w:ascii="Arial Narrow" w:hAnsi="Arial Narrow"/>
              </w:rPr>
            </w:pPr>
            <w:r w:rsidRPr="00007466">
              <w:rPr>
                <w:rFonts w:ascii="Arial Narrow" w:hAnsi="Arial Narrow"/>
              </w:rPr>
              <w:t>Chest Flyes</w:t>
            </w:r>
          </w:p>
          <w:p w14:paraId="03202D58" w14:textId="77777777" w:rsidR="008146DF" w:rsidRPr="00BB07AE" w:rsidRDefault="008146DF" w:rsidP="00E31452">
            <w:pPr>
              <w:jc w:val="center"/>
            </w:pPr>
            <w:r>
              <w:rPr>
                <w:noProof/>
              </w:rPr>
              <w:drawing>
                <wp:inline distT="0" distB="0" distL="0" distR="0" wp14:anchorId="584E73C0" wp14:editId="54BB6A56">
                  <wp:extent cx="1231265" cy="1012190"/>
                  <wp:effectExtent l="0" t="0" r="0" b="0"/>
                  <wp:docPr id="77" name="Picture 77" descr="Physioball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hysioball (114)"/>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1231265" cy="1012190"/>
                          </a:xfrm>
                          <a:prstGeom prst="rect">
                            <a:avLst/>
                          </a:prstGeom>
                          <a:noFill/>
                          <a:ln>
                            <a:noFill/>
                          </a:ln>
                        </pic:spPr>
                      </pic:pic>
                    </a:graphicData>
                  </a:graphic>
                </wp:inline>
              </w:drawing>
            </w:r>
            <w:r>
              <w:t xml:space="preserve"> </w:t>
            </w:r>
            <w:r>
              <w:rPr>
                <w:noProof/>
              </w:rPr>
              <w:drawing>
                <wp:inline distT="0" distB="0" distL="0" distR="0" wp14:anchorId="34EB3A10" wp14:editId="3F1F42F7">
                  <wp:extent cx="1243330" cy="987425"/>
                  <wp:effectExtent l="0" t="0" r="0" b="0"/>
                  <wp:docPr id="78" name="Picture 78" descr="pec_dum-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pec_dum-07"/>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243330" cy="987425"/>
                          </a:xfrm>
                          <a:prstGeom prst="rect">
                            <a:avLst/>
                          </a:prstGeom>
                          <a:noFill/>
                          <a:ln>
                            <a:noFill/>
                          </a:ln>
                        </pic:spPr>
                      </pic:pic>
                    </a:graphicData>
                  </a:graphic>
                </wp:inline>
              </w:drawing>
            </w:r>
          </w:p>
        </w:tc>
        <w:tc>
          <w:tcPr>
            <w:tcW w:w="2603" w:type="dxa"/>
            <w:gridSpan w:val="2"/>
          </w:tcPr>
          <w:p w14:paraId="0478430B" w14:textId="77777777" w:rsidR="008146DF" w:rsidRPr="00007466" w:rsidRDefault="008146DF" w:rsidP="00E31452">
            <w:pPr>
              <w:jc w:val="center"/>
              <w:rPr>
                <w:rFonts w:ascii="Arial Narrow" w:hAnsi="Arial Narrow"/>
              </w:rPr>
            </w:pPr>
            <w:r w:rsidRPr="00007466">
              <w:rPr>
                <w:rFonts w:ascii="Arial Narrow" w:hAnsi="Arial Narrow"/>
              </w:rPr>
              <w:t>Incline Flyes</w:t>
            </w:r>
          </w:p>
          <w:p w14:paraId="14B0A7B6" w14:textId="77777777" w:rsidR="008146DF" w:rsidRPr="00007466" w:rsidRDefault="008146DF" w:rsidP="00E31452">
            <w:pPr>
              <w:jc w:val="center"/>
              <w:rPr>
                <w:rFonts w:ascii="Arial Narrow" w:hAnsi="Arial Narrow"/>
              </w:rPr>
            </w:pPr>
            <w:r>
              <w:rPr>
                <w:noProof/>
              </w:rPr>
              <w:drawing>
                <wp:inline distT="0" distB="0" distL="0" distR="0" wp14:anchorId="2D58DEB0" wp14:editId="4563E16D">
                  <wp:extent cx="948748" cy="948748"/>
                  <wp:effectExtent l="0" t="0" r="3810" b="3810"/>
                  <wp:docPr id="552311876" name="Picture 552311876" descr="üst-göğüs-yana-açış.jpg (64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üst-göğüs-yana-açış.jpg (640×640)"/>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957100" cy="957100"/>
                          </a:xfrm>
                          <a:prstGeom prst="rect">
                            <a:avLst/>
                          </a:prstGeom>
                          <a:noFill/>
                          <a:ln>
                            <a:noFill/>
                          </a:ln>
                        </pic:spPr>
                      </pic:pic>
                    </a:graphicData>
                  </a:graphic>
                </wp:inline>
              </w:drawing>
            </w:r>
          </w:p>
        </w:tc>
        <w:tc>
          <w:tcPr>
            <w:tcW w:w="3227" w:type="dxa"/>
            <w:gridSpan w:val="2"/>
          </w:tcPr>
          <w:p w14:paraId="581EA9C1" w14:textId="77777777" w:rsidR="008146DF" w:rsidRPr="00007466" w:rsidRDefault="008146DF" w:rsidP="00E31452">
            <w:pPr>
              <w:jc w:val="center"/>
              <w:rPr>
                <w:rFonts w:ascii="Arial Narrow" w:hAnsi="Arial Narrow"/>
              </w:rPr>
            </w:pPr>
            <w:r w:rsidRPr="00007466">
              <w:rPr>
                <w:rFonts w:ascii="Arial Narrow" w:hAnsi="Arial Narrow"/>
              </w:rPr>
              <w:t>Decline Flyes</w:t>
            </w:r>
          </w:p>
          <w:p w14:paraId="2B6327FF"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23CBE41F" wp14:editId="5FFB44B6">
                  <wp:extent cx="1109345" cy="926465"/>
                  <wp:effectExtent l="0" t="0" r="0" b="0"/>
                  <wp:docPr id="80" name="Picture 80" descr="pec_dum-17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pec_dum-17dec"/>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109345" cy="926465"/>
                          </a:xfrm>
                          <a:prstGeom prst="rect">
                            <a:avLst/>
                          </a:prstGeom>
                          <a:noFill/>
                          <a:ln>
                            <a:noFill/>
                          </a:ln>
                        </pic:spPr>
                      </pic:pic>
                    </a:graphicData>
                  </a:graphic>
                </wp:inline>
              </w:drawing>
            </w:r>
          </w:p>
        </w:tc>
      </w:tr>
      <w:tr w:rsidR="008146DF" w:rsidRPr="00BB07AE" w14:paraId="7EDE70E1" w14:textId="77777777" w:rsidTr="00E31452">
        <w:trPr>
          <w:trHeight w:val="2042"/>
        </w:trPr>
        <w:tc>
          <w:tcPr>
            <w:tcW w:w="2879" w:type="dxa"/>
            <w:gridSpan w:val="2"/>
          </w:tcPr>
          <w:p w14:paraId="6994A3D5" w14:textId="77777777" w:rsidR="008146DF" w:rsidRDefault="008146DF" w:rsidP="00E31452">
            <w:pPr>
              <w:jc w:val="center"/>
            </w:pPr>
          </w:p>
          <w:p w14:paraId="065E1D6A" w14:textId="77777777" w:rsidR="008146DF" w:rsidRDefault="008146DF" w:rsidP="00E31452">
            <w:pPr>
              <w:jc w:val="center"/>
              <w:rPr>
                <w:rFonts w:ascii="Arial Narrow" w:hAnsi="Arial Narrow"/>
              </w:rPr>
            </w:pPr>
            <w:r w:rsidRPr="00007466">
              <w:rPr>
                <w:rFonts w:ascii="Arial Narrow" w:hAnsi="Arial Narrow"/>
              </w:rPr>
              <w:t xml:space="preserve">These exercises can be done with the cable machine </w:t>
            </w:r>
          </w:p>
          <w:p w14:paraId="639B28B9" w14:textId="77777777" w:rsidR="008146DF" w:rsidRPr="00007466" w:rsidRDefault="008146DF" w:rsidP="00E31452">
            <w:pPr>
              <w:jc w:val="center"/>
              <w:rPr>
                <w:rFonts w:ascii="Arial Narrow" w:hAnsi="Arial Narrow"/>
              </w:rPr>
            </w:pPr>
            <w:r w:rsidRPr="00007466">
              <w:rPr>
                <w:rFonts w:ascii="Arial Narrow" w:hAnsi="Arial Narrow"/>
              </w:rPr>
              <w:t>or with elastic tubing.</w:t>
            </w:r>
          </w:p>
        </w:tc>
        <w:tc>
          <w:tcPr>
            <w:tcW w:w="8215" w:type="dxa"/>
            <w:gridSpan w:val="6"/>
          </w:tcPr>
          <w:p w14:paraId="52762A68" w14:textId="77777777" w:rsidR="008146DF" w:rsidRPr="00007466" w:rsidRDefault="008146DF" w:rsidP="00E31452">
            <w:pPr>
              <w:jc w:val="center"/>
              <w:rPr>
                <w:rFonts w:ascii="Arial Narrow" w:hAnsi="Arial Narrow"/>
              </w:rPr>
            </w:pPr>
            <w:r w:rsidRPr="00007466">
              <w:rPr>
                <w:rFonts w:ascii="Arial Narrow" w:hAnsi="Arial Narrow"/>
              </w:rPr>
              <w:t>Cable Cross-over / Flye Variations</w:t>
            </w:r>
          </w:p>
          <w:p w14:paraId="1A45B286" w14:textId="77777777" w:rsidR="008146DF" w:rsidRPr="00BB07AE" w:rsidRDefault="008146DF" w:rsidP="00E31452">
            <w:pPr>
              <w:jc w:val="center"/>
            </w:pPr>
            <w:r>
              <w:rPr>
                <w:rFonts w:ascii="Arial Narrow" w:hAnsi="Arial Narrow"/>
                <w:noProof/>
              </w:rPr>
              <w:drawing>
                <wp:inline distT="0" distB="0" distL="0" distR="0" wp14:anchorId="4587F6F3" wp14:editId="0C199349">
                  <wp:extent cx="1012190" cy="1012190"/>
                  <wp:effectExtent l="0" t="0" r="0" b="0"/>
                  <wp:docPr id="81" name="Picture 81" descr="pec_pul-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ec_pul-14"/>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012190" cy="1012190"/>
                          </a:xfrm>
                          <a:prstGeom prst="rect">
                            <a:avLst/>
                          </a:prstGeom>
                          <a:noFill/>
                          <a:ln>
                            <a:noFill/>
                          </a:ln>
                        </pic:spPr>
                      </pic:pic>
                    </a:graphicData>
                  </a:graphic>
                </wp:inline>
              </w:drawing>
            </w:r>
            <w:r w:rsidRPr="00007466">
              <w:rPr>
                <w:rFonts w:ascii="Arial Narrow" w:hAnsi="Arial Narrow"/>
              </w:rPr>
              <w:t xml:space="preserve"> </w:t>
            </w:r>
            <w:r>
              <w:rPr>
                <w:rFonts w:ascii="Arial Narrow" w:hAnsi="Arial Narrow"/>
              </w:rPr>
              <w:t xml:space="preserve">     </w:t>
            </w:r>
            <w:r>
              <w:rPr>
                <w:rFonts w:ascii="Arial Narrow" w:hAnsi="Arial Narrow"/>
                <w:noProof/>
              </w:rPr>
              <w:drawing>
                <wp:inline distT="0" distB="0" distL="0" distR="0" wp14:anchorId="4C34042D" wp14:editId="02911615">
                  <wp:extent cx="1341120" cy="975360"/>
                  <wp:effectExtent l="0" t="0" r="0" b="0"/>
                  <wp:docPr id="82" name="Picture 82" descr="pec_pul-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pec_pul-09"/>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341120" cy="975360"/>
                          </a:xfrm>
                          <a:prstGeom prst="rect">
                            <a:avLst/>
                          </a:prstGeom>
                          <a:noFill/>
                          <a:ln>
                            <a:noFill/>
                          </a:ln>
                        </pic:spPr>
                      </pic:pic>
                    </a:graphicData>
                  </a:graphic>
                </wp:inline>
              </w:drawing>
            </w:r>
            <w:r w:rsidRPr="00007466">
              <w:rPr>
                <w:rFonts w:ascii="Arial Narrow" w:hAnsi="Arial Narrow"/>
              </w:rPr>
              <w:t xml:space="preserve"> </w:t>
            </w:r>
            <w:r>
              <w:rPr>
                <w:rFonts w:ascii="Arial Narrow" w:hAnsi="Arial Narrow"/>
              </w:rPr>
              <w:t xml:space="preserve">    </w:t>
            </w:r>
            <w:r>
              <w:rPr>
                <w:rFonts w:ascii="Arial Narrow" w:hAnsi="Arial Narrow"/>
                <w:noProof/>
              </w:rPr>
              <w:drawing>
                <wp:inline distT="0" distB="0" distL="0" distR="0" wp14:anchorId="1308CE0B" wp14:editId="53D52821">
                  <wp:extent cx="1219200" cy="987425"/>
                  <wp:effectExtent l="0" t="0" r="0" b="0"/>
                  <wp:docPr id="83" name="Picture 83" descr="pec_pul-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ec_pul-02"/>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1219200" cy="987425"/>
                          </a:xfrm>
                          <a:prstGeom prst="rect">
                            <a:avLst/>
                          </a:prstGeom>
                          <a:noFill/>
                          <a:ln>
                            <a:noFill/>
                          </a:ln>
                        </pic:spPr>
                      </pic:pic>
                    </a:graphicData>
                  </a:graphic>
                </wp:inline>
              </w:drawing>
            </w:r>
          </w:p>
        </w:tc>
      </w:tr>
      <w:tr w:rsidR="008146DF" w:rsidRPr="00BB07AE" w14:paraId="2FC5A9E7" w14:textId="77777777" w:rsidTr="00E31452">
        <w:trPr>
          <w:trHeight w:val="2339"/>
        </w:trPr>
        <w:tc>
          <w:tcPr>
            <w:tcW w:w="2879" w:type="dxa"/>
            <w:gridSpan w:val="2"/>
          </w:tcPr>
          <w:p w14:paraId="369D5C67" w14:textId="77777777" w:rsidR="008146DF" w:rsidRPr="00007466" w:rsidRDefault="008146DF" w:rsidP="00E31452">
            <w:pPr>
              <w:jc w:val="center"/>
              <w:rPr>
                <w:rFonts w:ascii="Arial Narrow" w:hAnsi="Arial Narrow"/>
              </w:rPr>
            </w:pPr>
            <w:r w:rsidRPr="00007466">
              <w:rPr>
                <w:rFonts w:ascii="Arial Narrow" w:hAnsi="Arial Narrow"/>
              </w:rPr>
              <w:t xml:space="preserve">Chest Press </w:t>
            </w:r>
          </w:p>
          <w:p w14:paraId="4DEEAE37"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33716A4F" wp14:editId="210816E4">
                  <wp:extent cx="1134110" cy="999490"/>
                  <wp:effectExtent l="0" t="0" r="0" b="0"/>
                  <wp:docPr id="84" name="Picture 84" descr="pec_mach-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ec_mach-04"/>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1134110" cy="999490"/>
                          </a:xfrm>
                          <a:prstGeom prst="rect">
                            <a:avLst/>
                          </a:prstGeom>
                          <a:noFill/>
                          <a:ln>
                            <a:noFill/>
                          </a:ln>
                        </pic:spPr>
                      </pic:pic>
                    </a:graphicData>
                  </a:graphic>
                </wp:inline>
              </w:drawing>
            </w:r>
          </w:p>
        </w:tc>
        <w:tc>
          <w:tcPr>
            <w:tcW w:w="4988" w:type="dxa"/>
            <w:gridSpan w:val="4"/>
          </w:tcPr>
          <w:p w14:paraId="589E42CE" w14:textId="77777777" w:rsidR="008146DF" w:rsidRPr="00007466" w:rsidRDefault="008146DF" w:rsidP="00E31452">
            <w:pPr>
              <w:jc w:val="center"/>
              <w:rPr>
                <w:rFonts w:ascii="Arial Narrow" w:hAnsi="Arial Narrow"/>
              </w:rPr>
            </w:pPr>
            <w:r w:rsidRPr="00007466">
              <w:rPr>
                <w:rFonts w:ascii="Arial Narrow" w:hAnsi="Arial Narrow"/>
              </w:rPr>
              <w:t>Chest Flye Machine Options</w:t>
            </w:r>
          </w:p>
          <w:p w14:paraId="4A75B5F9"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4E62F986" wp14:editId="460B7B92">
                  <wp:extent cx="951230" cy="902335"/>
                  <wp:effectExtent l="0" t="0" r="0" b="0"/>
                  <wp:docPr id="85" name="Picture 85" descr="pec_mach-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ec_mach-02"/>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951230" cy="902335"/>
                          </a:xfrm>
                          <a:prstGeom prst="rect">
                            <a:avLst/>
                          </a:prstGeom>
                          <a:noFill/>
                          <a:ln>
                            <a:noFill/>
                          </a:ln>
                        </pic:spPr>
                      </pic:pic>
                    </a:graphicData>
                  </a:graphic>
                </wp:inline>
              </w:drawing>
            </w:r>
            <w:r w:rsidRPr="00007466">
              <w:rPr>
                <w:rFonts w:ascii="Arial Narrow" w:hAnsi="Arial Narrow"/>
              </w:rPr>
              <w:t xml:space="preserve">      </w:t>
            </w:r>
            <w:r>
              <w:rPr>
                <w:rFonts w:ascii="Arial Narrow" w:hAnsi="Arial Narrow"/>
              </w:rPr>
              <w:t xml:space="preserve">    </w:t>
            </w:r>
            <w:r>
              <w:rPr>
                <w:rFonts w:ascii="Arial Narrow" w:hAnsi="Arial Narrow"/>
                <w:noProof/>
              </w:rPr>
              <w:drawing>
                <wp:inline distT="0" distB="0" distL="0" distR="0" wp14:anchorId="41906D7A" wp14:editId="5CC4A833">
                  <wp:extent cx="987425" cy="1048385"/>
                  <wp:effectExtent l="0" t="0" r="0" b="0"/>
                  <wp:docPr id="86" name="Picture 86" descr="pec_mach-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pec_mach-07"/>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987425" cy="1048385"/>
                          </a:xfrm>
                          <a:prstGeom prst="rect">
                            <a:avLst/>
                          </a:prstGeom>
                          <a:noFill/>
                          <a:ln>
                            <a:noFill/>
                          </a:ln>
                        </pic:spPr>
                      </pic:pic>
                    </a:graphicData>
                  </a:graphic>
                </wp:inline>
              </w:drawing>
            </w:r>
          </w:p>
        </w:tc>
        <w:tc>
          <w:tcPr>
            <w:tcW w:w="3227" w:type="dxa"/>
            <w:gridSpan w:val="2"/>
          </w:tcPr>
          <w:p w14:paraId="20D2E2D5" w14:textId="77777777" w:rsidR="008146DF" w:rsidRPr="00007466" w:rsidRDefault="008146DF" w:rsidP="00E31452">
            <w:pPr>
              <w:jc w:val="center"/>
              <w:rPr>
                <w:rFonts w:ascii="Arial Narrow" w:hAnsi="Arial Narrow"/>
              </w:rPr>
            </w:pPr>
            <w:r w:rsidRPr="00007466">
              <w:rPr>
                <w:rFonts w:ascii="Arial Narrow" w:hAnsi="Arial Narrow"/>
              </w:rPr>
              <w:t xml:space="preserve">Chest Dips </w:t>
            </w:r>
          </w:p>
          <w:p w14:paraId="5554C2E5"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7F75A648" wp14:editId="5F791EBA">
                  <wp:extent cx="707390" cy="999490"/>
                  <wp:effectExtent l="0" t="0" r="0" b="0"/>
                  <wp:docPr id="87" name="Picture 87" descr="Mach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Machine (29)"/>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707390" cy="999490"/>
                          </a:xfrm>
                          <a:prstGeom prst="rect">
                            <a:avLst/>
                          </a:prstGeom>
                          <a:noFill/>
                          <a:ln>
                            <a:noFill/>
                          </a:ln>
                        </pic:spPr>
                      </pic:pic>
                    </a:graphicData>
                  </a:graphic>
                </wp:inline>
              </w:drawing>
            </w:r>
          </w:p>
        </w:tc>
      </w:tr>
      <w:tr w:rsidR="008146DF" w:rsidRPr="00BB07AE" w14:paraId="69F011EF" w14:textId="77777777" w:rsidTr="00E31452">
        <w:tc>
          <w:tcPr>
            <w:tcW w:w="11094" w:type="dxa"/>
            <w:gridSpan w:val="8"/>
          </w:tcPr>
          <w:p w14:paraId="4D13CD2C" w14:textId="77777777" w:rsidR="008146DF" w:rsidRPr="00007466" w:rsidRDefault="008146DF" w:rsidP="00E31452">
            <w:pPr>
              <w:jc w:val="center"/>
              <w:rPr>
                <w:rFonts w:ascii="Arial Narrow" w:hAnsi="Arial Narrow"/>
              </w:rPr>
            </w:pPr>
            <w:r w:rsidRPr="00007466">
              <w:rPr>
                <w:rFonts w:ascii="Arial Narrow" w:hAnsi="Arial Narrow"/>
              </w:rPr>
              <w:t xml:space="preserve">PUSH-UP </w:t>
            </w:r>
            <w:r>
              <w:rPr>
                <w:rFonts w:ascii="Arial Narrow" w:hAnsi="Arial Narrow"/>
              </w:rPr>
              <w:t xml:space="preserve">INTENSITY VARIATIONS </w:t>
            </w:r>
            <w:r w:rsidRPr="00007466">
              <w:rPr>
                <w:rFonts w:ascii="Arial Narrow" w:hAnsi="Arial Narrow"/>
              </w:rPr>
              <w:t>– from easy to hard</w:t>
            </w:r>
          </w:p>
          <w:p w14:paraId="0BB2EB0D" w14:textId="77777777" w:rsidR="008146DF" w:rsidRPr="00BB07AE" w:rsidRDefault="008146DF" w:rsidP="00E31452">
            <w:pPr>
              <w:jc w:val="center"/>
            </w:pPr>
            <w:r>
              <w:rPr>
                <w:noProof/>
              </w:rPr>
              <w:drawing>
                <wp:inline distT="0" distB="0" distL="0" distR="0" wp14:anchorId="449CA81A" wp14:editId="48E9C1D0">
                  <wp:extent cx="719455" cy="914400"/>
                  <wp:effectExtent l="0" t="0" r="0" b="0"/>
                  <wp:docPr id="88" name="Picture 88" descr="pec_fre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pec_free-02"/>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719455" cy="914400"/>
                          </a:xfrm>
                          <a:prstGeom prst="rect">
                            <a:avLst/>
                          </a:prstGeom>
                          <a:noFill/>
                          <a:ln>
                            <a:noFill/>
                          </a:ln>
                        </pic:spPr>
                      </pic:pic>
                    </a:graphicData>
                  </a:graphic>
                </wp:inline>
              </w:drawing>
            </w:r>
            <w:r w:rsidRPr="00BB07AE">
              <w:t xml:space="preserve">  </w:t>
            </w:r>
            <w:r>
              <w:rPr>
                <w:noProof/>
              </w:rPr>
              <w:drawing>
                <wp:inline distT="0" distB="0" distL="0" distR="0" wp14:anchorId="4ABD36A2" wp14:editId="57E5B82C">
                  <wp:extent cx="1365250" cy="816610"/>
                  <wp:effectExtent l="0" t="0" r="0" b="0"/>
                  <wp:docPr id="89" name="Picture 89" descr="pec_fre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pec_free-03"/>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1365250" cy="816610"/>
                          </a:xfrm>
                          <a:prstGeom prst="rect">
                            <a:avLst/>
                          </a:prstGeom>
                          <a:noFill/>
                          <a:ln>
                            <a:noFill/>
                          </a:ln>
                        </pic:spPr>
                      </pic:pic>
                    </a:graphicData>
                  </a:graphic>
                </wp:inline>
              </w:drawing>
            </w:r>
            <w:r w:rsidRPr="00BB07AE">
              <w:t xml:space="preserve">  </w:t>
            </w:r>
            <w:r>
              <w:rPr>
                <w:noProof/>
              </w:rPr>
              <w:drawing>
                <wp:inline distT="0" distB="0" distL="0" distR="0" wp14:anchorId="22D7493A" wp14:editId="3820F65C">
                  <wp:extent cx="1511935" cy="755650"/>
                  <wp:effectExtent l="0" t="0" r="0" b="0"/>
                  <wp:docPr id="90" name="Picture 90" descr="pec_free-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pec_free-04"/>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1511935" cy="755650"/>
                          </a:xfrm>
                          <a:prstGeom prst="rect">
                            <a:avLst/>
                          </a:prstGeom>
                          <a:noFill/>
                          <a:ln>
                            <a:noFill/>
                          </a:ln>
                        </pic:spPr>
                      </pic:pic>
                    </a:graphicData>
                  </a:graphic>
                </wp:inline>
              </w:drawing>
            </w:r>
            <w:r w:rsidRPr="00BB07AE">
              <w:t xml:space="preserve"> </w:t>
            </w:r>
            <w:r>
              <w:rPr>
                <w:noProof/>
              </w:rPr>
              <w:drawing>
                <wp:inline distT="0" distB="0" distL="0" distR="0" wp14:anchorId="6397FB6A" wp14:editId="58950319">
                  <wp:extent cx="1134110" cy="804545"/>
                  <wp:effectExtent l="0" t="0" r="0" b="0"/>
                  <wp:docPr id="91" name="Picture 91" descr="pec_fre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pec_free-05"/>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1134110" cy="804545"/>
                          </a:xfrm>
                          <a:prstGeom prst="rect">
                            <a:avLst/>
                          </a:prstGeom>
                          <a:noFill/>
                          <a:ln>
                            <a:noFill/>
                          </a:ln>
                        </pic:spPr>
                      </pic:pic>
                    </a:graphicData>
                  </a:graphic>
                </wp:inline>
              </w:drawing>
            </w:r>
            <w:r w:rsidRPr="00BB07AE">
              <w:t xml:space="preserve">  </w:t>
            </w:r>
            <w:r>
              <w:rPr>
                <w:noProof/>
              </w:rPr>
              <w:drawing>
                <wp:inline distT="0" distB="0" distL="0" distR="0" wp14:anchorId="67A4BE01" wp14:editId="361A2A18">
                  <wp:extent cx="1000125" cy="906074"/>
                  <wp:effectExtent l="0" t="0" r="0" b="8890"/>
                  <wp:docPr id="468" name="Picture 468" descr="639920-pushups-zwart-silhouet-gratis-vector.jpg (5519×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639920-pushups-zwart-silhouet-gratis-vector.jpg (5519×5000)"/>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1007996" cy="913204"/>
                          </a:xfrm>
                          <a:prstGeom prst="rect">
                            <a:avLst/>
                          </a:prstGeom>
                          <a:noFill/>
                          <a:ln>
                            <a:noFill/>
                          </a:ln>
                        </pic:spPr>
                      </pic:pic>
                    </a:graphicData>
                  </a:graphic>
                </wp:inline>
              </w:drawing>
            </w:r>
          </w:p>
        </w:tc>
      </w:tr>
      <w:tr w:rsidR="008146DF" w:rsidRPr="00BB07AE" w14:paraId="51EE9A54" w14:textId="77777777" w:rsidTr="00E31452">
        <w:trPr>
          <w:trHeight w:val="1880"/>
        </w:trPr>
        <w:tc>
          <w:tcPr>
            <w:tcW w:w="11094" w:type="dxa"/>
            <w:gridSpan w:val="8"/>
          </w:tcPr>
          <w:p w14:paraId="39ECF137" w14:textId="77777777" w:rsidR="008146DF" w:rsidRPr="00BB07AE" w:rsidRDefault="008146DF" w:rsidP="00E31452">
            <w:r>
              <w:rPr>
                <w:noProof/>
              </w:rPr>
              <w:drawing>
                <wp:inline distT="0" distB="0" distL="0" distR="0" wp14:anchorId="24CDAC9E" wp14:editId="0163F155">
                  <wp:extent cx="1414145" cy="755650"/>
                  <wp:effectExtent l="0" t="0" r="0" b="0"/>
                  <wp:docPr id="93" name="Picture 93" descr="Bos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Boso (12)"/>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1414145" cy="755650"/>
                          </a:xfrm>
                          <a:prstGeom prst="rect">
                            <a:avLst/>
                          </a:prstGeom>
                          <a:noFill/>
                          <a:ln>
                            <a:noFill/>
                          </a:ln>
                        </pic:spPr>
                      </pic:pic>
                    </a:graphicData>
                  </a:graphic>
                </wp:inline>
              </w:drawing>
            </w:r>
            <w:r w:rsidRPr="00BB07AE">
              <w:t xml:space="preserve"> </w:t>
            </w:r>
            <w:r>
              <w:rPr>
                <w:noProof/>
              </w:rPr>
              <w:drawing>
                <wp:inline distT="0" distB="0" distL="0" distR="0" wp14:anchorId="722E0BBD" wp14:editId="6B8544E6">
                  <wp:extent cx="1511935" cy="804545"/>
                  <wp:effectExtent l="0" t="0" r="0" b="0"/>
                  <wp:docPr id="94" name="Picture 94" descr="pec_fre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ec_free-09"/>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511935" cy="804545"/>
                          </a:xfrm>
                          <a:prstGeom prst="rect">
                            <a:avLst/>
                          </a:prstGeom>
                          <a:noFill/>
                          <a:ln>
                            <a:noFill/>
                          </a:ln>
                        </pic:spPr>
                      </pic:pic>
                    </a:graphicData>
                  </a:graphic>
                </wp:inline>
              </w:drawing>
            </w:r>
            <w:r w:rsidRPr="00BB07AE">
              <w:t xml:space="preserve"> </w:t>
            </w:r>
            <w:r>
              <w:rPr>
                <w:noProof/>
              </w:rPr>
              <w:drawing>
                <wp:inline distT="0" distB="0" distL="0" distR="0" wp14:anchorId="72B11EDE" wp14:editId="0FFA1978">
                  <wp:extent cx="1243330" cy="853440"/>
                  <wp:effectExtent l="0" t="0" r="0" b="0"/>
                  <wp:docPr id="95" name="Picture 95" descr="pec_plat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pec_plate-01"/>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1243330" cy="853440"/>
                          </a:xfrm>
                          <a:prstGeom prst="rect">
                            <a:avLst/>
                          </a:prstGeom>
                          <a:noFill/>
                          <a:ln>
                            <a:noFill/>
                          </a:ln>
                        </pic:spPr>
                      </pic:pic>
                    </a:graphicData>
                  </a:graphic>
                </wp:inline>
              </w:drawing>
            </w:r>
            <w:r w:rsidRPr="00BB07AE">
              <w:t xml:space="preserve">  </w:t>
            </w:r>
            <w:r>
              <w:rPr>
                <w:noProof/>
              </w:rPr>
              <w:drawing>
                <wp:inline distT="0" distB="0" distL="0" distR="0" wp14:anchorId="08AFDCF3" wp14:editId="5DBC0D46">
                  <wp:extent cx="1840865" cy="707390"/>
                  <wp:effectExtent l="0" t="0" r="0" b="0"/>
                  <wp:docPr id="96" name="Picture 96" descr="Physioball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Physioball (42)"/>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1840865" cy="707390"/>
                          </a:xfrm>
                          <a:prstGeom prst="rect">
                            <a:avLst/>
                          </a:prstGeom>
                          <a:noFill/>
                          <a:ln>
                            <a:noFill/>
                          </a:ln>
                        </pic:spPr>
                      </pic:pic>
                    </a:graphicData>
                  </a:graphic>
                </wp:inline>
              </w:drawing>
            </w:r>
          </w:p>
        </w:tc>
      </w:tr>
    </w:tbl>
    <w:p w14:paraId="49A37011" w14:textId="77777777" w:rsidR="008146DF" w:rsidRPr="00140304" w:rsidRDefault="008146DF" w:rsidP="008146DF">
      <w:pPr>
        <w:jc w:val="center"/>
        <w:rPr>
          <w:rFonts w:ascii="Tahoma" w:hAnsi="Tahoma" w:cs="Tahoma"/>
          <w:b/>
          <w:sz w:val="24"/>
          <w:szCs w:val="24"/>
        </w:rPr>
      </w:pPr>
      <w:r>
        <w:br w:type="page"/>
      </w:r>
      <w:r w:rsidRPr="00140304">
        <w:rPr>
          <w:rFonts w:ascii="Tahoma" w:hAnsi="Tahoma" w:cs="Tahoma"/>
          <w:b/>
          <w:sz w:val="24"/>
          <w:szCs w:val="24"/>
        </w:rPr>
        <w:lastRenderedPageBreak/>
        <w:t>Exercise Options for the Upper Back</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8"/>
        <w:gridCol w:w="512"/>
        <w:gridCol w:w="25"/>
        <w:gridCol w:w="1611"/>
        <w:gridCol w:w="1057"/>
        <w:gridCol w:w="17"/>
        <w:gridCol w:w="1074"/>
        <w:gridCol w:w="1611"/>
        <w:gridCol w:w="537"/>
        <w:gridCol w:w="2148"/>
      </w:tblGrid>
      <w:tr w:rsidR="008146DF" w:rsidRPr="0022133D" w14:paraId="43F4A751" w14:textId="77777777" w:rsidTr="00E31452">
        <w:trPr>
          <w:trHeight w:val="20"/>
        </w:trPr>
        <w:tc>
          <w:tcPr>
            <w:tcW w:w="10740" w:type="dxa"/>
            <w:gridSpan w:val="10"/>
          </w:tcPr>
          <w:p w14:paraId="1E0F1711" w14:textId="77777777" w:rsidR="008146DF" w:rsidRPr="00140304" w:rsidRDefault="008146DF" w:rsidP="00E31452">
            <w:pPr>
              <w:jc w:val="center"/>
              <w:rPr>
                <w:rFonts w:ascii="Tahoma" w:hAnsi="Tahoma" w:cs="Tahoma"/>
                <w:b/>
                <w:sz w:val="24"/>
                <w:szCs w:val="24"/>
              </w:rPr>
            </w:pPr>
            <w:r w:rsidRPr="00140304">
              <w:rPr>
                <w:rFonts w:ascii="Tahoma" w:hAnsi="Tahoma" w:cs="Tahoma"/>
                <w:sz w:val="24"/>
                <w:szCs w:val="24"/>
              </w:rPr>
              <w:br w:type="page"/>
            </w:r>
            <w:r w:rsidRPr="00140304">
              <w:rPr>
                <w:rFonts w:ascii="Tahoma" w:hAnsi="Tahoma" w:cs="Tahoma"/>
                <w:b/>
                <w:sz w:val="24"/>
                <w:szCs w:val="24"/>
              </w:rPr>
              <w:t>Latissimus Dorsi – Rhomboids – Trapezius – Posterior Deltoid and Biceps</w:t>
            </w:r>
          </w:p>
        </w:tc>
      </w:tr>
      <w:tr w:rsidR="008146DF" w:rsidRPr="0022133D" w14:paraId="1008111C" w14:textId="77777777" w:rsidTr="00E31452">
        <w:trPr>
          <w:trHeight w:val="2591"/>
        </w:trPr>
        <w:tc>
          <w:tcPr>
            <w:tcW w:w="2148" w:type="dxa"/>
          </w:tcPr>
          <w:p w14:paraId="1BC3947C" w14:textId="77777777" w:rsidR="008146DF" w:rsidRPr="00007466" w:rsidRDefault="008146DF" w:rsidP="00E31452">
            <w:pPr>
              <w:jc w:val="center"/>
              <w:rPr>
                <w:rFonts w:ascii="Arial Narrow" w:hAnsi="Arial Narrow"/>
              </w:rPr>
            </w:pPr>
            <w:r w:rsidRPr="00007466">
              <w:rPr>
                <w:rFonts w:ascii="Arial Narrow" w:hAnsi="Arial Narrow"/>
              </w:rPr>
              <w:t>Pull-Ups (Lats)</w:t>
            </w:r>
          </w:p>
          <w:p w14:paraId="39242C85"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12561CB6" wp14:editId="0C982346">
                  <wp:extent cx="877570" cy="1243330"/>
                  <wp:effectExtent l="0" t="0" r="0" b="0"/>
                  <wp:docPr id="97" name="Picture 97" descr="back_hang-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back_hang-08"/>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877570" cy="1243330"/>
                          </a:xfrm>
                          <a:prstGeom prst="rect">
                            <a:avLst/>
                          </a:prstGeom>
                          <a:noFill/>
                          <a:ln>
                            <a:noFill/>
                          </a:ln>
                        </pic:spPr>
                      </pic:pic>
                    </a:graphicData>
                  </a:graphic>
                </wp:inline>
              </w:drawing>
            </w:r>
          </w:p>
        </w:tc>
        <w:tc>
          <w:tcPr>
            <w:tcW w:w="2148" w:type="dxa"/>
            <w:gridSpan w:val="3"/>
          </w:tcPr>
          <w:p w14:paraId="3BCCAB21" w14:textId="77777777" w:rsidR="008146DF" w:rsidRPr="00007466" w:rsidRDefault="008146DF" w:rsidP="00E31452">
            <w:pPr>
              <w:jc w:val="center"/>
              <w:rPr>
                <w:rFonts w:ascii="Arial Narrow" w:hAnsi="Arial Narrow"/>
              </w:rPr>
            </w:pPr>
            <w:r w:rsidRPr="00007466">
              <w:rPr>
                <w:rFonts w:ascii="Arial Narrow" w:hAnsi="Arial Narrow"/>
              </w:rPr>
              <w:t>Gravitron Pull-Ups (Lats)</w:t>
            </w:r>
          </w:p>
          <w:p w14:paraId="35CDEF66"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438DEDE6" wp14:editId="36EC769C">
                  <wp:extent cx="938530" cy="1097280"/>
                  <wp:effectExtent l="0" t="0" r="0" b="0"/>
                  <wp:docPr id="98" name="Picture 98" descr="Mach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Machine (25)"/>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938530" cy="1097280"/>
                          </a:xfrm>
                          <a:prstGeom prst="rect">
                            <a:avLst/>
                          </a:prstGeom>
                          <a:noFill/>
                          <a:ln>
                            <a:noFill/>
                          </a:ln>
                        </pic:spPr>
                      </pic:pic>
                    </a:graphicData>
                  </a:graphic>
                </wp:inline>
              </w:drawing>
            </w:r>
          </w:p>
        </w:tc>
        <w:tc>
          <w:tcPr>
            <w:tcW w:w="2148" w:type="dxa"/>
            <w:gridSpan w:val="3"/>
          </w:tcPr>
          <w:p w14:paraId="3865F0CD" w14:textId="77777777" w:rsidR="008146DF" w:rsidRPr="00007466" w:rsidRDefault="008146DF" w:rsidP="00E31452">
            <w:pPr>
              <w:jc w:val="center"/>
              <w:rPr>
                <w:rFonts w:ascii="Arial Narrow" w:hAnsi="Arial Narrow"/>
              </w:rPr>
            </w:pPr>
            <w:r w:rsidRPr="00007466">
              <w:rPr>
                <w:rFonts w:ascii="Arial Narrow" w:hAnsi="Arial Narrow"/>
              </w:rPr>
              <w:t xml:space="preserve">Lat Pull-Down </w:t>
            </w:r>
          </w:p>
          <w:p w14:paraId="39D3ACA8"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288F0149" wp14:editId="1131135B">
                  <wp:extent cx="1121410" cy="1243330"/>
                  <wp:effectExtent l="0" t="0" r="0" b="0"/>
                  <wp:docPr id="99" name="Picture 99" descr="back_pu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back_pul-10"/>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1121410" cy="1243330"/>
                          </a:xfrm>
                          <a:prstGeom prst="rect">
                            <a:avLst/>
                          </a:prstGeom>
                          <a:noFill/>
                          <a:ln>
                            <a:noFill/>
                          </a:ln>
                        </pic:spPr>
                      </pic:pic>
                    </a:graphicData>
                  </a:graphic>
                </wp:inline>
              </w:drawing>
            </w:r>
          </w:p>
        </w:tc>
        <w:tc>
          <w:tcPr>
            <w:tcW w:w="2148" w:type="dxa"/>
            <w:gridSpan w:val="2"/>
          </w:tcPr>
          <w:p w14:paraId="08938E1D" w14:textId="77777777" w:rsidR="008146DF" w:rsidRPr="00007466" w:rsidRDefault="008146DF" w:rsidP="00E31452">
            <w:pPr>
              <w:jc w:val="center"/>
              <w:rPr>
                <w:rFonts w:ascii="Arial Narrow" w:hAnsi="Arial Narrow"/>
              </w:rPr>
            </w:pPr>
            <w:r w:rsidRPr="00007466">
              <w:rPr>
                <w:rFonts w:ascii="Arial Narrow" w:hAnsi="Arial Narrow"/>
              </w:rPr>
              <w:t>Straight Arm Pull</w:t>
            </w:r>
          </w:p>
          <w:p w14:paraId="1FBFA349"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22C048A0" wp14:editId="45AEEF4D">
                  <wp:extent cx="902335" cy="1085215"/>
                  <wp:effectExtent l="0" t="0" r="0" b="0"/>
                  <wp:docPr id="100" name="Picture 100" descr="back_pul-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back_pul-22"/>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902335" cy="1085215"/>
                          </a:xfrm>
                          <a:prstGeom prst="rect">
                            <a:avLst/>
                          </a:prstGeom>
                          <a:noFill/>
                          <a:ln>
                            <a:noFill/>
                          </a:ln>
                        </pic:spPr>
                      </pic:pic>
                    </a:graphicData>
                  </a:graphic>
                </wp:inline>
              </w:drawing>
            </w:r>
          </w:p>
        </w:tc>
        <w:tc>
          <w:tcPr>
            <w:tcW w:w="2148" w:type="dxa"/>
          </w:tcPr>
          <w:p w14:paraId="15E7FC91" w14:textId="77777777" w:rsidR="008146DF" w:rsidRPr="00007466" w:rsidRDefault="008146DF" w:rsidP="00E31452">
            <w:pPr>
              <w:jc w:val="center"/>
              <w:rPr>
                <w:rFonts w:ascii="Arial Narrow" w:hAnsi="Arial Narrow"/>
              </w:rPr>
            </w:pPr>
            <w:r w:rsidRPr="00007466">
              <w:rPr>
                <w:rFonts w:ascii="Arial Narrow" w:hAnsi="Arial Narrow"/>
              </w:rPr>
              <w:t xml:space="preserve">Tubing Lat Pull </w:t>
            </w:r>
          </w:p>
          <w:p w14:paraId="7FD1005E"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631F3A42" wp14:editId="400AD549">
                  <wp:extent cx="1231265" cy="1158240"/>
                  <wp:effectExtent l="0" t="0" r="0" b="0"/>
                  <wp:docPr id="101" name="Picture 101" descr="Elastics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Elastics (75)"/>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1231265" cy="1158240"/>
                          </a:xfrm>
                          <a:prstGeom prst="rect">
                            <a:avLst/>
                          </a:prstGeom>
                          <a:noFill/>
                          <a:ln>
                            <a:noFill/>
                          </a:ln>
                        </pic:spPr>
                      </pic:pic>
                    </a:graphicData>
                  </a:graphic>
                </wp:inline>
              </w:drawing>
            </w:r>
          </w:p>
        </w:tc>
      </w:tr>
      <w:tr w:rsidR="008146DF" w:rsidRPr="0022133D" w14:paraId="5CF7AB24" w14:textId="77777777" w:rsidTr="00E31452">
        <w:trPr>
          <w:trHeight w:val="2789"/>
        </w:trPr>
        <w:tc>
          <w:tcPr>
            <w:tcW w:w="2685" w:type="dxa"/>
            <w:gridSpan w:val="3"/>
          </w:tcPr>
          <w:p w14:paraId="2085157F" w14:textId="77777777" w:rsidR="008146DF" w:rsidRPr="00007466" w:rsidRDefault="008146DF" w:rsidP="00E31452">
            <w:pPr>
              <w:jc w:val="center"/>
              <w:rPr>
                <w:rFonts w:ascii="Arial Narrow" w:hAnsi="Arial Narrow"/>
              </w:rPr>
            </w:pPr>
            <w:r w:rsidRPr="00007466">
              <w:rPr>
                <w:rFonts w:ascii="Arial Narrow" w:hAnsi="Arial Narrow"/>
              </w:rPr>
              <w:t xml:space="preserve">Cross-over Lat Pull </w:t>
            </w:r>
          </w:p>
          <w:p w14:paraId="2C967710"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7AA52D27" wp14:editId="2DC236FE">
                  <wp:extent cx="1280160" cy="1316990"/>
                  <wp:effectExtent l="0" t="0" r="0" b="0"/>
                  <wp:docPr id="102" name="Picture 102" descr="back_pul-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back_pul-08"/>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280160" cy="1316990"/>
                          </a:xfrm>
                          <a:prstGeom prst="rect">
                            <a:avLst/>
                          </a:prstGeom>
                          <a:noFill/>
                          <a:ln>
                            <a:noFill/>
                          </a:ln>
                        </pic:spPr>
                      </pic:pic>
                    </a:graphicData>
                  </a:graphic>
                </wp:inline>
              </w:drawing>
            </w:r>
          </w:p>
        </w:tc>
        <w:tc>
          <w:tcPr>
            <w:tcW w:w="2685" w:type="dxa"/>
            <w:gridSpan w:val="3"/>
          </w:tcPr>
          <w:p w14:paraId="2362770F" w14:textId="77777777" w:rsidR="008146DF" w:rsidRPr="00007466" w:rsidRDefault="008146DF" w:rsidP="00E31452">
            <w:pPr>
              <w:jc w:val="center"/>
              <w:rPr>
                <w:rFonts w:ascii="Arial Narrow" w:hAnsi="Arial Narrow"/>
              </w:rPr>
            </w:pPr>
            <w:r w:rsidRPr="00007466">
              <w:rPr>
                <w:rFonts w:ascii="Arial Narrow" w:hAnsi="Arial Narrow"/>
              </w:rPr>
              <w:t>Seated Row</w:t>
            </w:r>
          </w:p>
          <w:p w14:paraId="137E308D"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0EC471A3" wp14:editId="21483902">
                  <wp:extent cx="1499870" cy="1243330"/>
                  <wp:effectExtent l="0" t="0" r="0" b="0"/>
                  <wp:docPr id="103" name="Picture 103" descr="back_pu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back_pul-01"/>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1499870" cy="1243330"/>
                          </a:xfrm>
                          <a:prstGeom prst="rect">
                            <a:avLst/>
                          </a:prstGeom>
                          <a:noFill/>
                          <a:ln>
                            <a:noFill/>
                          </a:ln>
                        </pic:spPr>
                      </pic:pic>
                    </a:graphicData>
                  </a:graphic>
                </wp:inline>
              </w:drawing>
            </w:r>
          </w:p>
        </w:tc>
        <w:tc>
          <w:tcPr>
            <w:tcW w:w="2685" w:type="dxa"/>
            <w:gridSpan w:val="2"/>
          </w:tcPr>
          <w:p w14:paraId="6B194A3E" w14:textId="77777777" w:rsidR="008146DF" w:rsidRPr="00007466" w:rsidRDefault="008146DF" w:rsidP="00E31452">
            <w:pPr>
              <w:jc w:val="center"/>
              <w:rPr>
                <w:rFonts w:ascii="Arial Narrow" w:hAnsi="Arial Narrow"/>
              </w:rPr>
            </w:pPr>
            <w:r w:rsidRPr="00007466">
              <w:rPr>
                <w:rFonts w:ascii="Arial Narrow" w:hAnsi="Arial Narrow"/>
              </w:rPr>
              <w:t xml:space="preserve">Decline Seated Row </w:t>
            </w:r>
          </w:p>
          <w:p w14:paraId="44420F21"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6ABFBD71" wp14:editId="58D38F56">
                  <wp:extent cx="1219200" cy="1316990"/>
                  <wp:effectExtent l="0" t="0" r="0" b="0"/>
                  <wp:docPr id="104" name="Picture 104" descr="back_pul-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back_pul-12"/>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1219200" cy="1316990"/>
                          </a:xfrm>
                          <a:prstGeom prst="rect">
                            <a:avLst/>
                          </a:prstGeom>
                          <a:noFill/>
                          <a:ln>
                            <a:noFill/>
                          </a:ln>
                        </pic:spPr>
                      </pic:pic>
                    </a:graphicData>
                  </a:graphic>
                </wp:inline>
              </w:drawing>
            </w:r>
          </w:p>
        </w:tc>
        <w:tc>
          <w:tcPr>
            <w:tcW w:w="2685" w:type="dxa"/>
            <w:gridSpan w:val="2"/>
          </w:tcPr>
          <w:p w14:paraId="354B4054" w14:textId="77777777" w:rsidR="008146DF" w:rsidRPr="00007466" w:rsidRDefault="008146DF" w:rsidP="00E31452">
            <w:pPr>
              <w:jc w:val="center"/>
              <w:rPr>
                <w:rFonts w:ascii="Arial Narrow" w:hAnsi="Arial Narrow"/>
              </w:rPr>
            </w:pPr>
            <w:r w:rsidRPr="00007466">
              <w:rPr>
                <w:rFonts w:ascii="Arial Narrow" w:hAnsi="Arial Narrow"/>
              </w:rPr>
              <w:t>Machine Row</w:t>
            </w:r>
          </w:p>
          <w:p w14:paraId="22EF9A1A"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472EB6AD" wp14:editId="6622DBEB">
                  <wp:extent cx="1231265" cy="1304290"/>
                  <wp:effectExtent l="0" t="0" r="0" b="0"/>
                  <wp:docPr id="105" name="Picture 105" descr="back_mach-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back_mach-03"/>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1231265" cy="1304290"/>
                          </a:xfrm>
                          <a:prstGeom prst="rect">
                            <a:avLst/>
                          </a:prstGeom>
                          <a:noFill/>
                          <a:ln>
                            <a:noFill/>
                          </a:ln>
                        </pic:spPr>
                      </pic:pic>
                    </a:graphicData>
                  </a:graphic>
                </wp:inline>
              </w:drawing>
            </w:r>
          </w:p>
        </w:tc>
      </w:tr>
      <w:tr w:rsidR="008146DF" w:rsidRPr="0022133D" w14:paraId="5A561BB5" w14:textId="77777777" w:rsidTr="00E31452">
        <w:trPr>
          <w:trHeight w:val="2789"/>
        </w:trPr>
        <w:tc>
          <w:tcPr>
            <w:tcW w:w="2660" w:type="dxa"/>
            <w:gridSpan w:val="2"/>
          </w:tcPr>
          <w:p w14:paraId="246D59CC" w14:textId="77777777" w:rsidR="008146DF" w:rsidRPr="00007466" w:rsidRDefault="008146DF" w:rsidP="00E31452">
            <w:pPr>
              <w:jc w:val="center"/>
              <w:rPr>
                <w:rFonts w:ascii="Arial Narrow" w:hAnsi="Arial Narrow"/>
              </w:rPr>
            </w:pPr>
            <w:r w:rsidRPr="00007466">
              <w:rPr>
                <w:rFonts w:ascii="Arial Narrow" w:hAnsi="Arial Narrow"/>
              </w:rPr>
              <w:t xml:space="preserve">Bent-Over Barbell Row </w:t>
            </w:r>
            <w:r>
              <w:rPr>
                <w:rFonts w:ascii="Arial Narrow" w:hAnsi="Arial Narrow"/>
                <w:noProof/>
              </w:rPr>
              <w:drawing>
                <wp:inline distT="0" distB="0" distL="0" distR="0" wp14:anchorId="625BB4BD" wp14:editId="7331A5DA">
                  <wp:extent cx="1390015" cy="1536065"/>
                  <wp:effectExtent l="0" t="0" r="0" b="0"/>
                  <wp:docPr id="106" name="Picture 106" descr="back_ba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back_bar-05"/>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1390015" cy="1536065"/>
                          </a:xfrm>
                          <a:prstGeom prst="rect">
                            <a:avLst/>
                          </a:prstGeom>
                          <a:noFill/>
                          <a:ln>
                            <a:noFill/>
                          </a:ln>
                        </pic:spPr>
                      </pic:pic>
                    </a:graphicData>
                  </a:graphic>
                </wp:inline>
              </w:drawing>
            </w:r>
          </w:p>
        </w:tc>
        <w:tc>
          <w:tcPr>
            <w:tcW w:w="2693" w:type="dxa"/>
            <w:gridSpan w:val="3"/>
          </w:tcPr>
          <w:p w14:paraId="121AB929" w14:textId="77777777" w:rsidR="008146DF" w:rsidRPr="00007466" w:rsidRDefault="008146DF" w:rsidP="00E31452">
            <w:pPr>
              <w:jc w:val="center"/>
              <w:rPr>
                <w:rFonts w:ascii="Arial Narrow" w:hAnsi="Arial Narrow"/>
              </w:rPr>
            </w:pPr>
            <w:r w:rsidRPr="00007466">
              <w:rPr>
                <w:rFonts w:ascii="Arial Narrow" w:hAnsi="Arial Narrow"/>
              </w:rPr>
              <w:t xml:space="preserve">Barbell Row on Ball </w:t>
            </w:r>
          </w:p>
          <w:p w14:paraId="263E0967"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52B48B50" wp14:editId="73516449">
                  <wp:extent cx="1365250" cy="1524000"/>
                  <wp:effectExtent l="0" t="0" r="0" b="0"/>
                  <wp:docPr id="107" name="Picture 107" descr="back_bba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back_bbar-03"/>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1365250" cy="1524000"/>
                          </a:xfrm>
                          <a:prstGeom prst="rect">
                            <a:avLst/>
                          </a:prstGeom>
                          <a:noFill/>
                          <a:ln>
                            <a:noFill/>
                          </a:ln>
                        </pic:spPr>
                      </pic:pic>
                    </a:graphicData>
                  </a:graphic>
                </wp:inline>
              </w:drawing>
            </w:r>
          </w:p>
        </w:tc>
        <w:tc>
          <w:tcPr>
            <w:tcW w:w="5387" w:type="dxa"/>
            <w:gridSpan w:val="5"/>
          </w:tcPr>
          <w:p w14:paraId="34FB6E0A" w14:textId="77777777" w:rsidR="008146DF" w:rsidRPr="00007466" w:rsidRDefault="008146DF" w:rsidP="00E31452">
            <w:pPr>
              <w:jc w:val="center"/>
              <w:rPr>
                <w:rFonts w:ascii="Arial Narrow" w:hAnsi="Arial Narrow"/>
              </w:rPr>
            </w:pPr>
            <w:r w:rsidRPr="00007466">
              <w:rPr>
                <w:rFonts w:ascii="Arial Narrow" w:hAnsi="Arial Narrow"/>
              </w:rPr>
              <w:t>One-Arm Dumbbell Row</w:t>
            </w:r>
          </w:p>
          <w:p w14:paraId="2CB94343"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148137C3" wp14:editId="3C44F567">
                  <wp:extent cx="1170305" cy="1438910"/>
                  <wp:effectExtent l="0" t="0" r="0" b="0"/>
                  <wp:docPr id="108" name="Picture 108" descr="Upper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Upper Back"/>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170305" cy="1438910"/>
                          </a:xfrm>
                          <a:prstGeom prst="rect">
                            <a:avLst/>
                          </a:prstGeom>
                          <a:noFill/>
                          <a:ln>
                            <a:noFill/>
                          </a:ln>
                        </pic:spPr>
                      </pic:pic>
                    </a:graphicData>
                  </a:graphic>
                </wp:inline>
              </w:drawing>
            </w:r>
            <w:r w:rsidRPr="00007466">
              <w:rPr>
                <w:rFonts w:ascii="Arial Narrow" w:hAnsi="Arial Narrow"/>
              </w:rPr>
              <w:t xml:space="preserve"> </w:t>
            </w:r>
            <w:r>
              <w:rPr>
                <w:rFonts w:ascii="Arial Narrow" w:hAnsi="Arial Narrow"/>
                <w:noProof/>
              </w:rPr>
              <w:drawing>
                <wp:inline distT="0" distB="0" distL="0" distR="0" wp14:anchorId="3C8747C9" wp14:editId="2CD9BBEB">
                  <wp:extent cx="1499870" cy="1121410"/>
                  <wp:effectExtent l="0" t="0" r="0" b="0"/>
                  <wp:docPr id="109" name="Picture 109" descr="back_dum-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back_dum-05"/>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1499870" cy="1121410"/>
                          </a:xfrm>
                          <a:prstGeom prst="rect">
                            <a:avLst/>
                          </a:prstGeom>
                          <a:noFill/>
                          <a:ln>
                            <a:noFill/>
                          </a:ln>
                        </pic:spPr>
                      </pic:pic>
                    </a:graphicData>
                  </a:graphic>
                </wp:inline>
              </w:drawing>
            </w:r>
          </w:p>
        </w:tc>
      </w:tr>
      <w:tr w:rsidR="008146DF" w:rsidRPr="0022133D" w14:paraId="1E5F633B" w14:textId="77777777" w:rsidTr="00E31452">
        <w:trPr>
          <w:trHeight w:val="3104"/>
        </w:trPr>
        <w:tc>
          <w:tcPr>
            <w:tcW w:w="2685" w:type="dxa"/>
            <w:gridSpan w:val="3"/>
          </w:tcPr>
          <w:p w14:paraId="3471DBB3" w14:textId="77777777" w:rsidR="008146DF" w:rsidRPr="00007466" w:rsidRDefault="008146DF" w:rsidP="00E31452">
            <w:pPr>
              <w:jc w:val="center"/>
              <w:rPr>
                <w:rFonts w:ascii="Arial Narrow" w:hAnsi="Arial Narrow"/>
              </w:rPr>
            </w:pPr>
            <w:r w:rsidRPr="00007466">
              <w:rPr>
                <w:rFonts w:ascii="Arial Narrow" w:hAnsi="Arial Narrow"/>
              </w:rPr>
              <w:t xml:space="preserve">Bent-Row on Ball </w:t>
            </w:r>
          </w:p>
          <w:p w14:paraId="0F063FEA"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380AEE4E" wp14:editId="1664E833">
                  <wp:extent cx="1499870" cy="1268095"/>
                  <wp:effectExtent l="0" t="0" r="0" b="0"/>
                  <wp:docPr id="110" name="Picture 110" descr="back_bdum-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back_bdum-12"/>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1499870" cy="1268095"/>
                          </a:xfrm>
                          <a:prstGeom prst="rect">
                            <a:avLst/>
                          </a:prstGeom>
                          <a:noFill/>
                          <a:ln>
                            <a:noFill/>
                          </a:ln>
                        </pic:spPr>
                      </pic:pic>
                    </a:graphicData>
                  </a:graphic>
                </wp:inline>
              </w:drawing>
            </w:r>
          </w:p>
        </w:tc>
        <w:tc>
          <w:tcPr>
            <w:tcW w:w="2685" w:type="dxa"/>
            <w:gridSpan w:val="3"/>
          </w:tcPr>
          <w:p w14:paraId="7DCEBE55" w14:textId="77777777" w:rsidR="008146DF" w:rsidRPr="00007466" w:rsidRDefault="008146DF" w:rsidP="00E31452">
            <w:pPr>
              <w:jc w:val="center"/>
              <w:rPr>
                <w:rFonts w:ascii="Arial Narrow" w:hAnsi="Arial Narrow"/>
              </w:rPr>
            </w:pPr>
            <w:r w:rsidRPr="00007466">
              <w:rPr>
                <w:rFonts w:ascii="Arial Narrow" w:hAnsi="Arial Narrow"/>
              </w:rPr>
              <w:t>Tubing Row</w:t>
            </w:r>
          </w:p>
          <w:p w14:paraId="7F68CA45"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382CB968" wp14:editId="26D18C32">
                  <wp:extent cx="1329055" cy="1109345"/>
                  <wp:effectExtent l="0" t="0" r="0" b="0"/>
                  <wp:docPr id="111" name="Picture 111" descr="Elastics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Elastics (30)"/>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1329055" cy="1109345"/>
                          </a:xfrm>
                          <a:prstGeom prst="rect">
                            <a:avLst/>
                          </a:prstGeom>
                          <a:noFill/>
                          <a:ln>
                            <a:noFill/>
                          </a:ln>
                        </pic:spPr>
                      </pic:pic>
                    </a:graphicData>
                  </a:graphic>
                </wp:inline>
              </w:drawing>
            </w:r>
          </w:p>
        </w:tc>
        <w:tc>
          <w:tcPr>
            <w:tcW w:w="2685" w:type="dxa"/>
            <w:gridSpan w:val="2"/>
          </w:tcPr>
          <w:p w14:paraId="7224C1F5" w14:textId="77777777" w:rsidR="008146DF" w:rsidRPr="00007466" w:rsidRDefault="008146DF" w:rsidP="00E31452">
            <w:pPr>
              <w:jc w:val="center"/>
              <w:rPr>
                <w:rFonts w:ascii="Arial Narrow" w:hAnsi="Arial Narrow"/>
              </w:rPr>
            </w:pPr>
            <w:r w:rsidRPr="00007466">
              <w:rPr>
                <w:rFonts w:ascii="Arial Narrow" w:hAnsi="Arial Narrow"/>
              </w:rPr>
              <w:t>Bent-Over Tubing Row</w:t>
            </w:r>
          </w:p>
          <w:p w14:paraId="0731CED1"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4FFC2398" wp14:editId="16EE585C">
                  <wp:extent cx="1121410" cy="1121410"/>
                  <wp:effectExtent l="0" t="0" r="0" b="0"/>
                  <wp:docPr id="112" name="Picture 112" descr="Elastic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Elastics (7)"/>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1121410" cy="1121410"/>
                          </a:xfrm>
                          <a:prstGeom prst="rect">
                            <a:avLst/>
                          </a:prstGeom>
                          <a:noFill/>
                          <a:ln>
                            <a:noFill/>
                          </a:ln>
                        </pic:spPr>
                      </pic:pic>
                    </a:graphicData>
                  </a:graphic>
                </wp:inline>
              </w:drawing>
            </w:r>
          </w:p>
        </w:tc>
        <w:tc>
          <w:tcPr>
            <w:tcW w:w="2685" w:type="dxa"/>
            <w:gridSpan w:val="2"/>
          </w:tcPr>
          <w:p w14:paraId="1CD7D051" w14:textId="77777777" w:rsidR="008146DF" w:rsidRPr="00007466" w:rsidRDefault="008146DF" w:rsidP="00E31452">
            <w:pPr>
              <w:jc w:val="center"/>
              <w:rPr>
                <w:rFonts w:ascii="Arial Narrow" w:hAnsi="Arial Narrow"/>
              </w:rPr>
            </w:pPr>
            <w:r w:rsidRPr="00007466">
              <w:rPr>
                <w:rFonts w:ascii="Arial Narrow" w:hAnsi="Arial Narrow"/>
              </w:rPr>
              <w:t xml:space="preserve">Chin-ups (Biceps) </w:t>
            </w:r>
            <w:r>
              <w:rPr>
                <w:rFonts w:ascii="Arial Narrow" w:hAnsi="Arial Narrow"/>
                <w:noProof/>
              </w:rPr>
              <w:drawing>
                <wp:inline distT="0" distB="0" distL="0" distR="0" wp14:anchorId="50C0889A" wp14:editId="05456B38">
                  <wp:extent cx="1341120" cy="1390015"/>
                  <wp:effectExtent l="0" t="0" r="0" b="0"/>
                  <wp:docPr id="113" name="Picture 113" descr="back_hang-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back_hang-02"/>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1341120" cy="1390015"/>
                          </a:xfrm>
                          <a:prstGeom prst="rect">
                            <a:avLst/>
                          </a:prstGeom>
                          <a:noFill/>
                          <a:ln>
                            <a:noFill/>
                          </a:ln>
                        </pic:spPr>
                      </pic:pic>
                    </a:graphicData>
                  </a:graphic>
                </wp:inline>
              </w:drawing>
            </w:r>
          </w:p>
        </w:tc>
      </w:tr>
    </w:tbl>
    <w:p w14:paraId="4C6EA3ED" w14:textId="77777777" w:rsidR="008146DF" w:rsidRPr="00140304" w:rsidRDefault="008146DF" w:rsidP="008146DF">
      <w:pPr>
        <w:jc w:val="center"/>
        <w:rPr>
          <w:rFonts w:ascii="Tahoma" w:hAnsi="Tahoma" w:cs="Tahoma"/>
          <w:b/>
          <w:sz w:val="24"/>
          <w:szCs w:val="24"/>
        </w:rPr>
      </w:pPr>
      <w:r>
        <w:br w:type="page"/>
      </w:r>
      <w:r w:rsidRPr="00140304">
        <w:rPr>
          <w:rFonts w:ascii="Tahoma" w:hAnsi="Tahoma" w:cs="Tahoma"/>
          <w:b/>
          <w:sz w:val="24"/>
          <w:szCs w:val="24"/>
        </w:rPr>
        <w:lastRenderedPageBreak/>
        <w:t>Exercise Options for the Shoulders</w:t>
      </w:r>
    </w:p>
    <w:tbl>
      <w:tblPr>
        <w:tblW w:w="10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85"/>
        <w:gridCol w:w="205"/>
        <w:gridCol w:w="2480"/>
        <w:gridCol w:w="310"/>
        <w:gridCol w:w="2375"/>
        <w:gridCol w:w="67"/>
        <w:gridCol w:w="2618"/>
      </w:tblGrid>
      <w:tr w:rsidR="008146DF" w:rsidRPr="00140304" w14:paraId="79385C2C" w14:textId="77777777" w:rsidTr="00E31452">
        <w:tc>
          <w:tcPr>
            <w:tcW w:w="10740" w:type="dxa"/>
            <w:gridSpan w:val="7"/>
          </w:tcPr>
          <w:p w14:paraId="4B939E9A" w14:textId="77777777" w:rsidR="008146DF" w:rsidRPr="00140304" w:rsidRDefault="008146DF" w:rsidP="00E31452">
            <w:pPr>
              <w:jc w:val="center"/>
              <w:rPr>
                <w:rFonts w:ascii="Tahoma" w:hAnsi="Tahoma" w:cs="Tahoma"/>
                <w:b/>
                <w:sz w:val="24"/>
                <w:szCs w:val="24"/>
              </w:rPr>
            </w:pPr>
            <w:r w:rsidRPr="00140304">
              <w:rPr>
                <w:rFonts w:ascii="Tahoma" w:hAnsi="Tahoma" w:cs="Tahoma"/>
                <w:b/>
                <w:sz w:val="24"/>
                <w:szCs w:val="24"/>
              </w:rPr>
              <w:t>Upper back – Posterior Deltoid (Shoulder)</w:t>
            </w:r>
          </w:p>
        </w:tc>
      </w:tr>
      <w:tr w:rsidR="008146DF" w:rsidRPr="0022133D" w14:paraId="6BB09EFA" w14:textId="77777777" w:rsidTr="00E31452">
        <w:tc>
          <w:tcPr>
            <w:tcW w:w="2685" w:type="dxa"/>
          </w:tcPr>
          <w:p w14:paraId="02350936" w14:textId="77777777" w:rsidR="008146DF" w:rsidRPr="00007466" w:rsidRDefault="008146DF" w:rsidP="00E31452">
            <w:pPr>
              <w:jc w:val="center"/>
              <w:rPr>
                <w:rFonts w:ascii="Arial Narrow" w:hAnsi="Arial Narrow"/>
              </w:rPr>
            </w:pPr>
            <w:r w:rsidRPr="00007466">
              <w:rPr>
                <w:rFonts w:ascii="Arial Narrow" w:hAnsi="Arial Narrow"/>
              </w:rPr>
              <w:t xml:space="preserve">Bent-Over Flyes </w:t>
            </w:r>
          </w:p>
          <w:p w14:paraId="47AF0E98"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532EECB4" wp14:editId="4A3B996B">
                  <wp:extent cx="1524000" cy="1097280"/>
                  <wp:effectExtent l="0" t="0" r="0" b="0"/>
                  <wp:docPr id="114" name="Picture 114" descr="back_dum-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back_dum-17"/>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1524000" cy="1097280"/>
                          </a:xfrm>
                          <a:prstGeom prst="rect">
                            <a:avLst/>
                          </a:prstGeom>
                          <a:noFill/>
                          <a:ln>
                            <a:noFill/>
                          </a:ln>
                        </pic:spPr>
                      </pic:pic>
                    </a:graphicData>
                  </a:graphic>
                </wp:inline>
              </w:drawing>
            </w:r>
          </w:p>
        </w:tc>
        <w:tc>
          <w:tcPr>
            <w:tcW w:w="2685" w:type="dxa"/>
            <w:gridSpan w:val="2"/>
          </w:tcPr>
          <w:p w14:paraId="21CFBCFB" w14:textId="77777777" w:rsidR="008146DF" w:rsidRPr="00007466" w:rsidRDefault="008146DF" w:rsidP="00E31452">
            <w:pPr>
              <w:jc w:val="center"/>
              <w:rPr>
                <w:rFonts w:ascii="Arial Narrow" w:hAnsi="Arial Narrow"/>
              </w:rPr>
            </w:pPr>
            <w:r w:rsidRPr="00007466">
              <w:rPr>
                <w:rFonts w:ascii="Arial Narrow" w:hAnsi="Arial Narrow"/>
              </w:rPr>
              <w:t xml:space="preserve">Incline Wide Rows </w:t>
            </w:r>
          </w:p>
          <w:p w14:paraId="3991B8E8"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6B798A84" wp14:editId="30C3D254">
                  <wp:extent cx="1182370" cy="1195070"/>
                  <wp:effectExtent l="0" t="0" r="0" b="0"/>
                  <wp:docPr id="115" name="Picture 115" descr="Upper Bac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Upper Back (6)"/>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182370" cy="1195070"/>
                          </a:xfrm>
                          <a:prstGeom prst="rect">
                            <a:avLst/>
                          </a:prstGeom>
                          <a:noFill/>
                          <a:ln>
                            <a:noFill/>
                          </a:ln>
                        </pic:spPr>
                      </pic:pic>
                    </a:graphicData>
                  </a:graphic>
                </wp:inline>
              </w:drawing>
            </w:r>
          </w:p>
        </w:tc>
        <w:tc>
          <w:tcPr>
            <w:tcW w:w="2685" w:type="dxa"/>
            <w:gridSpan w:val="2"/>
          </w:tcPr>
          <w:p w14:paraId="266F8050" w14:textId="77777777" w:rsidR="008146DF" w:rsidRPr="00007466" w:rsidRDefault="008146DF" w:rsidP="00E31452">
            <w:pPr>
              <w:jc w:val="center"/>
              <w:rPr>
                <w:rFonts w:ascii="Arial Narrow" w:hAnsi="Arial Narrow"/>
              </w:rPr>
            </w:pPr>
            <w:r w:rsidRPr="00007466">
              <w:rPr>
                <w:rFonts w:ascii="Arial Narrow" w:hAnsi="Arial Narrow"/>
              </w:rPr>
              <w:t>Seated Posterior Flyes</w:t>
            </w:r>
          </w:p>
          <w:p w14:paraId="1E9A4359"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6368BB67" wp14:editId="43EA44EC">
                  <wp:extent cx="1158240" cy="1012190"/>
                  <wp:effectExtent l="0" t="0" r="0" b="0"/>
                  <wp:docPr id="116" name="Picture 116" descr="shoulder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shoulder (26)"/>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1158240" cy="1012190"/>
                          </a:xfrm>
                          <a:prstGeom prst="rect">
                            <a:avLst/>
                          </a:prstGeom>
                          <a:noFill/>
                          <a:ln>
                            <a:noFill/>
                          </a:ln>
                        </pic:spPr>
                      </pic:pic>
                    </a:graphicData>
                  </a:graphic>
                </wp:inline>
              </w:drawing>
            </w:r>
          </w:p>
        </w:tc>
        <w:tc>
          <w:tcPr>
            <w:tcW w:w="2685" w:type="dxa"/>
            <w:gridSpan w:val="2"/>
          </w:tcPr>
          <w:p w14:paraId="1F166F59" w14:textId="77777777" w:rsidR="008146DF" w:rsidRPr="00007466" w:rsidRDefault="008146DF" w:rsidP="00E31452">
            <w:pPr>
              <w:rPr>
                <w:rFonts w:ascii="Arial Narrow" w:hAnsi="Arial Narrow"/>
              </w:rPr>
            </w:pPr>
            <w:r w:rsidRPr="00007466">
              <w:rPr>
                <w:rFonts w:ascii="Arial Narrow" w:hAnsi="Arial Narrow"/>
              </w:rPr>
              <w:t xml:space="preserve">Post. Flyes on ball </w:t>
            </w:r>
          </w:p>
          <w:p w14:paraId="3ABA5DC8"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0D62D7CC" wp14:editId="23FD5A38">
                  <wp:extent cx="1158240" cy="646430"/>
                  <wp:effectExtent l="0" t="0" r="0" b="0"/>
                  <wp:docPr id="117" name="Picture 117" descr="back_bdum-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back_bdum-06"/>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1158240" cy="646430"/>
                          </a:xfrm>
                          <a:prstGeom prst="rect">
                            <a:avLst/>
                          </a:prstGeom>
                          <a:noFill/>
                          <a:ln>
                            <a:noFill/>
                          </a:ln>
                        </pic:spPr>
                      </pic:pic>
                    </a:graphicData>
                  </a:graphic>
                </wp:inline>
              </w:drawing>
            </w:r>
          </w:p>
          <w:p w14:paraId="1AACA131"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497AD728" wp14:editId="089CF7F2">
                  <wp:extent cx="1158240" cy="524510"/>
                  <wp:effectExtent l="0" t="0" r="0" b="0"/>
                  <wp:docPr id="118" name="Picture 118" descr="back_bdum-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back_bdum-01"/>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1158240" cy="524510"/>
                          </a:xfrm>
                          <a:prstGeom prst="rect">
                            <a:avLst/>
                          </a:prstGeom>
                          <a:noFill/>
                          <a:ln>
                            <a:noFill/>
                          </a:ln>
                        </pic:spPr>
                      </pic:pic>
                    </a:graphicData>
                  </a:graphic>
                </wp:inline>
              </w:drawing>
            </w:r>
          </w:p>
        </w:tc>
      </w:tr>
      <w:tr w:rsidR="008146DF" w:rsidRPr="0022133D" w14:paraId="07604C41" w14:textId="77777777" w:rsidTr="00E31452">
        <w:trPr>
          <w:trHeight w:val="2060"/>
        </w:trPr>
        <w:tc>
          <w:tcPr>
            <w:tcW w:w="2685" w:type="dxa"/>
          </w:tcPr>
          <w:p w14:paraId="71CFD647" w14:textId="77777777" w:rsidR="008146DF" w:rsidRPr="00007466" w:rsidRDefault="008146DF" w:rsidP="00E31452">
            <w:pPr>
              <w:jc w:val="center"/>
              <w:rPr>
                <w:rFonts w:ascii="Arial Narrow" w:hAnsi="Arial Narrow"/>
              </w:rPr>
            </w:pPr>
            <w:r w:rsidRPr="00007466">
              <w:rPr>
                <w:rFonts w:ascii="Arial Narrow" w:hAnsi="Arial Narrow"/>
              </w:rPr>
              <w:t xml:space="preserve">Tubing </w:t>
            </w:r>
            <w:r>
              <w:rPr>
                <w:rFonts w:ascii="Arial Narrow" w:hAnsi="Arial Narrow"/>
              </w:rPr>
              <w:t>Posterior Flyes</w:t>
            </w:r>
            <w:r w:rsidRPr="00007466">
              <w:rPr>
                <w:rFonts w:ascii="Arial Narrow" w:hAnsi="Arial Narrow"/>
              </w:rPr>
              <w:t xml:space="preserve"> </w:t>
            </w:r>
          </w:p>
          <w:p w14:paraId="4D5C4C91"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08E0AD4C" wp14:editId="2E6500CC">
                  <wp:extent cx="1231265" cy="1158240"/>
                  <wp:effectExtent l="0" t="0" r="0" b="0"/>
                  <wp:docPr id="119" name="Picture 119" descr="Elastics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Elastics (75)"/>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1231265" cy="1158240"/>
                          </a:xfrm>
                          <a:prstGeom prst="rect">
                            <a:avLst/>
                          </a:prstGeom>
                          <a:noFill/>
                          <a:ln>
                            <a:noFill/>
                          </a:ln>
                        </pic:spPr>
                      </pic:pic>
                    </a:graphicData>
                  </a:graphic>
                </wp:inline>
              </w:drawing>
            </w:r>
          </w:p>
        </w:tc>
        <w:tc>
          <w:tcPr>
            <w:tcW w:w="2685" w:type="dxa"/>
            <w:gridSpan w:val="2"/>
          </w:tcPr>
          <w:p w14:paraId="68F22A5E" w14:textId="77777777" w:rsidR="008146DF" w:rsidRPr="00007466" w:rsidRDefault="008146DF" w:rsidP="00E31452">
            <w:pPr>
              <w:jc w:val="center"/>
              <w:rPr>
                <w:rFonts w:ascii="Arial Narrow" w:hAnsi="Arial Narrow"/>
              </w:rPr>
            </w:pPr>
            <w:r w:rsidRPr="00007466">
              <w:rPr>
                <w:rFonts w:ascii="Arial Narrow" w:hAnsi="Arial Narrow"/>
              </w:rPr>
              <w:t xml:space="preserve">Tubing Posterior Flye </w:t>
            </w:r>
          </w:p>
          <w:p w14:paraId="2D50543B"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73DC50D2" wp14:editId="661589C3">
                  <wp:extent cx="1121410" cy="938530"/>
                  <wp:effectExtent l="0" t="0" r="0" b="0"/>
                  <wp:docPr id="120" name="Picture 120" descr="Elastic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Elastics (8)"/>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1121410" cy="938530"/>
                          </a:xfrm>
                          <a:prstGeom prst="rect">
                            <a:avLst/>
                          </a:prstGeom>
                          <a:noFill/>
                          <a:ln>
                            <a:noFill/>
                          </a:ln>
                        </pic:spPr>
                      </pic:pic>
                    </a:graphicData>
                  </a:graphic>
                </wp:inline>
              </w:drawing>
            </w:r>
          </w:p>
        </w:tc>
        <w:tc>
          <w:tcPr>
            <w:tcW w:w="2685" w:type="dxa"/>
            <w:gridSpan w:val="2"/>
          </w:tcPr>
          <w:p w14:paraId="7DBC2D7A" w14:textId="77777777" w:rsidR="008146DF" w:rsidRPr="00007466" w:rsidRDefault="008146DF" w:rsidP="00E31452">
            <w:pPr>
              <w:jc w:val="center"/>
              <w:rPr>
                <w:rFonts w:ascii="Arial Narrow" w:hAnsi="Arial Narrow"/>
              </w:rPr>
            </w:pPr>
            <w:r w:rsidRPr="00007466">
              <w:rPr>
                <w:rFonts w:ascii="Arial Narrow" w:hAnsi="Arial Narrow"/>
              </w:rPr>
              <w:t>Side Lying Raise</w:t>
            </w:r>
          </w:p>
          <w:p w14:paraId="37299D8D"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6352F93F" wp14:editId="0130C5F3">
                  <wp:extent cx="1511935" cy="975360"/>
                  <wp:effectExtent l="0" t="0" r="0" b="0"/>
                  <wp:docPr id="121" name="Picture 121" descr="shdr_dum-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shdr_dum-02"/>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1511935" cy="975360"/>
                          </a:xfrm>
                          <a:prstGeom prst="rect">
                            <a:avLst/>
                          </a:prstGeom>
                          <a:noFill/>
                          <a:ln>
                            <a:noFill/>
                          </a:ln>
                        </pic:spPr>
                      </pic:pic>
                    </a:graphicData>
                  </a:graphic>
                </wp:inline>
              </w:drawing>
            </w:r>
          </w:p>
        </w:tc>
        <w:tc>
          <w:tcPr>
            <w:tcW w:w="2685" w:type="dxa"/>
            <w:gridSpan w:val="2"/>
          </w:tcPr>
          <w:p w14:paraId="528E0A5B" w14:textId="77777777" w:rsidR="008146DF" w:rsidRPr="00007466" w:rsidRDefault="008146DF" w:rsidP="00E31452">
            <w:pPr>
              <w:jc w:val="center"/>
              <w:rPr>
                <w:rFonts w:ascii="Arial Narrow" w:hAnsi="Arial Narrow"/>
              </w:rPr>
            </w:pPr>
            <w:r w:rsidRPr="00007466">
              <w:rPr>
                <w:rFonts w:ascii="Arial Narrow" w:hAnsi="Arial Narrow"/>
              </w:rPr>
              <w:t>Bent-Over Raise</w:t>
            </w:r>
          </w:p>
          <w:p w14:paraId="2E30209F"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4726A982" wp14:editId="3141BCD7">
                  <wp:extent cx="1158240" cy="975360"/>
                  <wp:effectExtent l="0" t="0" r="0" b="0"/>
                  <wp:docPr id="122" name="Picture 122" descr="shdr_dum-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shdr_dum-22"/>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1158240" cy="975360"/>
                          </a:xfrm>
                          <a:prstGeom prst="rect">
                            <a:avLst/>
                          </a:prstGeom>
                          <a:noFill/>
                          <a:ln>
                            <a:noFill/>
                          </a:ln>
                        </pic:spPr>
                      </pic:pic>
                    </a:graphicData>
                  </a:graphic>
                </wp:inline>
              </w:drawing>
            </w:r>
          </w:p>
        </w:tc>
      </w:tr>
      <w:tr w:rsidR="008146DF" w:rsidRPr="0022133D" w14:paraId="60AEBAC1" w14:textId="77777777" w:rsidTr="00E31452">
        <w:tc>
          <w:tcPr>
            <w:tcW w:w="10740" w:type="dxa"/>
            <w:gridSpan w:val="7"/>
          </w:tcPr>
          <w:p w14:paraId="145A20F3" w14:textId="77777777" w:rsidR="008146DF" w:rsidRPr="00140304" w:rsidRDefault="008146DF" w:rsidP="00E31452">
            <w:pPr>
              <w:jc w:val="center"/>
              <w:rPr>
                <w:rFonts w:ascii="Tahoma" w:hAnsi="Tahoma" w:cs="Tahoma"/>
                <w:b/>
                <w:sz w:val="24"/>
                <w:szCs w:val="24"/>
              </w:rPr>
            </w:pPr>
            <w:r w:rsidRPr="00140304">
              <w:rPr>
                <w:rFonts w:ascii="Tahoma" w:hAnsi="Tahoma" w:cs="Tahoma"/>
                <w:b/>
                <w:sz w:val="24"/>
                <w:szCs w:val="24"/>
              </w:rPr>
              <w:t xml:space="preserve">Middle Deltoid (Shoulder) Exercise Options </w:t>
            </w:r>
          </w:p>
        </w:tc>
      </w:tr>
      <w:tr w:rsidR="008146DF" w:rsidRPr="0022133D" w14:paraId="43E14850" w14:textId="77777777" w:rsidTr="00E31452">
        <w:tc>
          <w:tcPr>
            <w:tcW w:w="2890" w:type="dxa"/>
            <w:gridSpan w:val="2"/>
          </w:tcPr>
          <w:p w14:paraId="2A3F6BF6" w14:textId="77777777" w:rsidR="008146DF" w:rsidRPr="00007466" w:rsidRDefault="008146DF" w:rsidP="00E31452">
            <w:pPr>
              <w:jc w:val="center"/>
              <w:rPr>
                <w:rFonts w:ascii="Arial Narrow" w:hAnsi="Arial Narrow"/>
              </w:rPr>
            </w:pPr>
            <w:r w:rsidRPr="00007466">
              <w:rPr>
                <w:rFonts w:ascii="Arial Narrow" w:hAnsi="Arial Narrow"/>
              </w:rPr>
              <w:t>Barbell Shoulder Press</w:t>
            </w:r>
          </w:p>
          <w:p w14:paraId="5E1D7AC8"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41F65687" wp14:editId="22624B64">
                  <wp:extent cx="1280160" cy="1316990"/>
                  <wp:effectExtent l="0" t="0" r="0" b="0"/>
                  <wp:docPr id="123" name="Picture 123" descr="shdr_ba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shdr_bar-02"/>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1280160" cy="1316990"/>
                          </a:xfrm>
                          <a:prstGeom prst="rect">
                            <a:avLst/>
                          </a:prstGeom>
                          <a:noFill/>
                          <a:ln>
                            <a:noFill/>
                          </a:ln>
                        </pic:spPr>
                      </pic:pic>
                    </a:graphicData>
                  </a:graphic>
                </wp:inline>
              </w:drawing>
            </w:r>
          </w:p>
        </w:tc>
        <w:tc>
          <w:tcPr>
            <w:tcW w:w="2790" w:type="dxa"/>
            <w:gridSpan w:val="2"/>
          </w:tcPr>
          <w:p w14:paraId="2BFC3043" w14:textId="77777777" w:rsidR="008146DF" w:rsidRPr="00007466" w:rsidRDefault="008146DF" w:rsidP="00E31452">
            <w:pPr>
              <w:jc w:val="center"/>
              <w:rPr>
                <w:rFonts w:ascii="Arial Narrow" w:hAnsi="Arial Narrow"/>
              </w:rPr>
            </w:pPr>
            <w:r w:rsidRPr="00007466">
              <w:rPr>
                <w:rFonts w:ascii="Arial Narrow" w:hAnsi="Arial Narrow"/>
              </w:rPr>
              <w:t>Shoulder Press Machine</w:t>
            </w:r>
          </w:p>
          <w:p w14:paraId="04D43982"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2FF306B5" wp14:editId="19551D41">
                  <wp:extent cx="1377950" cy="1316990"/>
                  <wp:effectExtent l="0" t="0" r="0" b="0"/>
                  <wp:docPr id="124" name="Picture 124" descr="shdr_mach-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shdr_mach-02"/>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1377950" cy="1316990"/>
                          </a:xfrm>
                          <a:prstGeom prst="rect">
                            <a:avLst/>
                          </a:prstGeom>
                          <a:noFill/>
                          <a:ln>
                            <a:noFill/>
                          </a:ln>
                        </pic:spPr>
                      </pic:pic>
                    </a:graphicData>
                  </a:graphic>
                </wp:inline>
              </w:drawing>
            </w:r>
          </w:p>
        </w:tc>
        <w:tc>
          <w:tcPr>
            <w:tcW w:w="5060" w:type="dxa"/>
            <w:gridSpan w:val="3"/>
          </w:tcPr>
          <w:p w14:paraId="5CAEE86C" w14:textId="77777777" w:rsidR="008146DF" w:rsidRPr="00007466" w:rsidRDefault="008146DF" w:rsidP="00E31452">
            <w:pPr>
              <w:jc w:val="center"/>
              <w:rPr>
                <w:rFonts w:ascii="Arial Narrow" w:hAnsi="Arial Narrow"/>
              </w:rPr>
            </w:pPr>
            <w:r w:rsidRPr="00007466">
              <w:rPr>
                <w:rFonts w:ascii="Arial Narrow" w:hAnsi="Arial Narrow"/>
              </w:rPr>
              <w:t>Dumbbell Shoulder Press</w:t>
            </w:r>
          </w:p>
          <w:p w14:paraId="3D1759EA"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715015BC" wp14:editId="285EC64F">
                  <wp:extent cx="865505" cy="1256030"/>
                  <wp:effectExtent l="0" t="0" r="0" b="0"/>
                  <wp:docPr id="125" name="Picture 125" descr="shdr_dum-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shdr_dum-06"/>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865505" cy="1256030"/>
                          </a:xfrm>
                          <a:prstGeom prst="rect">
                            <a:avLst/>
                          </a:prstGeom>
                          <a:noFill/>
                          <a:ln>
                            <a:noFill/>
                          </a:ln>
                        </pic:spPr>
                      </pic:pic>
                    </a:graphicData>
                  </a:graphic>
                </wp:inline>
              </w:drawing>
            </w:r>
            <w:r>
              <w:rPr>
                <w:rFonts w:ascii="Arial Narrow" w:hAnsi="Arial Narrow"/>
                <w:noProof/>
              </w:rPr>
              <w:drawing>
                <wp:inline distT="0" distB="0" distL="0" distR="0" wp14:anchorId="56EA85A9" wp14:editId="7E1690BD">
                  <wp:extent cx="914400" cy="1329055"/>
                  <wp:effectExtent l="0" t="0" r="0" b="0"/>
                  <wp:docPr id="126" name="Picture 126" descr="shdr_dum-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shdr_dum-11"/>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914400" cy="1329055"/>
                          </a:xfrm>
                          <a:prstGeom prst="rect">
                            <a:avLst/>
                          </a:prstGeom>
                          <a:noFill/>
                          <a:ln>
                            <a:noFill/>
                          </a:ln>
                        </pic:spPr>
                      </pic:pic>
                    </a:graphicData>
                  </a:graphic>
                </wp:inline>
              </w:drawing>
            </w:r>
          </w:p>
        </w:tc>
      </w:tr>
      <w:tr w:rsidR="008146DF" w:rsidRPr="0022133D" w14:paraId="1F81DE43" w14:textId="77777777" w:rsidTr="00E31452">
        <w:trPr>
          <w:trHeight w:val="2681"/>
        </w:trPr>
        <w:tc>
          <w:tcPr>
            <w:tcW w:w="2890" w:type="dxa"/>
            <w:gridSpan w:val="2"/>
          </w:tcPr>
          <w:p w14:paraId="34A00AE4" w14:textId="77777777" w:rsidR="008146DF" w:rsidRPr="00007466" w:rsidRDefault="008146DF" w:rsidP="00E31452">
            <w:pPr>
              <w:jc w:val="center"/>
              <w:rPr>
                <w:rFonts w:ascii="Arial Narrow" w:hAnsi="Arial Narrow"/>
              </w:rPr>
            </w:pPr>
            <w:r w:rsidRPr="00007466">
              <w:rPr>
                <w:rFonts w:ascii="Arial Narrow" w:hAnsi="Arial Narrow"/>
              </w:rPr>
              <w:t xml:space="preserve">Lateral Raise </w:t>
            </w:r>
          </w:p>
          <w:p w14:paraId="7ACEA0E5"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42BB9587" wp14:editId="3164210E">
                  <wp:extent cx="1341120" cy="1256030"/>
                  <wp:effectExtent l="0" t="0" r="0" b="0"/>
                  <wp:docPr id="127" name="Picture 127" descr="shdr_dum-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shdr_dum-41"/>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1341120" cy="1256030"/>
                          </a:xfrm>
                          <a:prstGeom prst="rect">
                            <a:avLst/>
                          </a:prstGeom>
                          <a:noFill/>
                          <a:ln>
                            <a:noFill/>
                          </a:ln>
                        </pic:spPr>
                      </pic:pic>
                    </a:graphicData>
                  </a:graphic>
                </wp:inline>
              </w:drawing>
            </w:r>
          </w:p>
        </w:tc>
        <w:tc>
          <w:tcPr>
            <w:tcW w:w="2790" w:type="dxa"/>
            <w:gridSpan w:val="2"/>
          </w:tcPr>
          <w:p w14:paraId="63FF69C0" w14:textId="77777777" w:rsidR="008146DF" w:rsidRPr="00007466" w:rsidRDefault="008146DF" w:rsidP="00E31452">
            <w:pPr>
              <w:jc w:val="center"/>
              <w:rPr>
                <w:rFonts w:ascii="Arial Narrow" w:hAnsi="Arial Narrow"/>
              </w:rPr>
            </w:pPr>
            <w:r w:rsidRPr="00007466">
              <w:rPr>
                <w:rFonts w:ascii="Arial Narrow" w:hAnsi="Arial Narrow"/>
              </w:rPr>
              <w:t>Tubing / Cable Lateral Raise</w:t>
            </w:r>
          </w:p>
          <w:p w14:paraId="5888CEA1"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6954D4B9" wp14:editId="7671B7B6">
                  <wp:extent cx="1243330" cy="1170305"/>
                  <wp:effectExtent l="0" t="0" r="0" b="0"/>
                  <wp:docPr id="128" name="Picture 128" descr="shdr_pul-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shdr_pul-19"/>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1243330" cy="1170305"/>
                          </a:xfrm>
                          <a:prstGeom prst="rect">
                            <a:avLst/>
                          </a:prstGeom>
                          <a:noFill/>
                          <a:ln>
                            <a:noFill/>
                          </a:ln>
                        </pic:spPr>
                      </pic:pic>
                    </a:graphicData>
                  </a:graphic>
                </wp:inline>
              </w:drawing>
            </w:r>
          </w:p>
        </w:tc>
        <w:tc>
          <w:tcPr>
            <w:tcW w:w="2442" w:type="dxa"/>
            <w:gridSpan w:val="2"/>
          </w:tcPr>
          <w:p w14:paraId="136BD533" w14:textId="77777777" w:rsidR="008146DF" w:rsidRPr="00007466" w:rsidRDefault="008146DF" w:rsidP="00E31452">
            <w:pPr>
              <w:jc w:val="center"/>
              <w:rPr>
                <w:rFonts w:ascii="Arial Narrow" w:hAnsi="Arial Narrow"/>
              </w:rPr>
            </w:pPr>
            <w:r w:rsidRPr="00007466">
              <w:rPr>
                <w:rFonts w:ascii="Arial Narrow" w:hAnsi="Arial Narrow"/>
              </w:rPr>
              <w:t>Machine Lateral Raise</w:t>
            </w:r>
          </w:p>
          <w:p w14:paraId="2ADECFC8"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03A1C0A6" wp14:editId="6F6859C6">
                  <wp:extent cx="1268095" cy="1536065"/>
                  <wp:effectExtent l="0" t="0" r="0" b="0"/>
                  <wp:docPr id="129" name="Picture 129" descr="shdr_mach-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shdr_mach-01"/>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1268095" cy="1536065"/>
                          </a:xfrm>
                          <a:prstGeom prst="rect">
                            <a:avLst/>
                          </a:prstGeom>
                          <a:noFill/>
                          <a:ln>
                            <a:noFill/>
                          </a:ln>
                        </pic:spPr>
                      </pic:pic>
                    </a:graphicData>
                  </a:graphic>
                </wp:inline>
              </w:drawing>
            </w:r>
          </w:p>
        </w:tc>
        <w:tc>
          <w:tcPr>
            <w:tcW w:w="2618" w:type="dxa"/>
          </w:tcPr>
          <w:p w14:paraId="40D605B8" w14:textId="77777777" w:rsidR="008146DF" w:rsidRPr="00007466" w:rsidRDefault="008146DF" w:rsidP="00E31452">
            <w:pPr>
              <w:jc w:val="center"/>
              <w:rPr>
                <w:rFonts w:ascii="Arial Narrow" w:hAnsi="Arial Narrow"/>
              </w:rPr>
            </w:pPr>
            <w:r w:rsidRPr="00007466">
              <w:rPr>
                <w:rFonts w:ascii="Arial Narrow" w:hAnsi="Arial Narrow"/>
              </w:rPr>
              <w:t>Upright Row</w:t>
            </w:r>
          </w:p>
          <w:p w14:paraId="6DA64A6B"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1148E6FC" wp14:editId="34D2144F">
                  <wp:extent cx="853440" cy="1536065"/>
                  <wp:effectExtent l="0" t="0" r="0" b="0"/>
                  <wp:docPr id="130" name="Picture 130" descr="shdr_dum-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shdr_dum-38"/>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853440" cy="1536065"/>
                          </a:xfrm>
                          <a:prstGeom prst="rect">
                            <a:avLst/>
                          </a:prstGeom>
                          <a:noFill/>
                          <a:ln>
                            <a:noFill/>
                          </a:ln>
                        </pic:spPr>
                      </pic:pic>
                    </a:graphicData>
                  </a:graphic>
                </wp:inline>
              </w:drawing>
            </w:r>
          </w:p>
        </w:tc>
      </w:tr>
      <w:tr w:rsidR="008146DF" w:rsidRPr="0022133D" w14:paraId="16876A7E" w14:textId="77777777" w:rsidTr="00E31452">
        <w:tc>
          <w:tcPr>
            <w:tcW w:w="10740" w:type="dxa"/>
            <w:gridSpan w:val="7"/>
          </w:tcPr>
          <w:p w14:paraId="54387FB0" w14:textId="77777777" w:rsidR="008146DF" w:rsidRPr="009D3990" w:rsidRDefault="008146DF" w:rsidP="00E31452">
            <w:pPr>
              <w:jc w:val="center"/>
              <w:rPr>
                <w:rFonts w:ascii="Tahoma" w:hAnsi="Tahoma" w:cs="Tahoma"/>
                <w:b/>
              </w:rPr>
            </w:pPr>
            <w:r w:rsidRPr="009D3990">
              <w:rPr>
                <w:rFonts w:ascii="Tahoma" w:hAnsi="Tahoma" w:cs="Tahoma"/>
                <w:b/>
              </w:rPr>
              <w:t xml:space="preserve">Anterior Deltoid (Shoulder) Exercise Options </w:t>
            </w:r>
          </w:p>
        </w:tc>
      </w:tr>
      <w:tr w:rsidR="008146DF" w:rsidRPr="0022133D" w14:paraId="1038F4D9" w14:textId="77777777" w:rsidTr="00E31452">
        <w:tc>
          <w:tcPr>
            <w:tcW w:w="2890" w:type="dxa"/>
            <w:gridSpan w:val="2"/>
          </w:tcPr>
          <w:p w14:paraId="640D184C" w14:textId="77777777" w:rsidR="008146DF" w:rsidRPr="00007466" w:rsidRDefault="008146DF" w:rsidP="00E31452">
            <w:pPr>
              <w:jc w:val="center"/>
              <w:rPr>
                <w:rFonts w:ascii="Arial Narrow" w:hAnsi="Arial Narrow"/>
              </w:rPr>
            </w:pPr>
            <w:r w:rsidRPr="00007466">
              <w:rPr>
                <w:rFonts w:ascii="Arial Narrow" w:hAnsi="Arial Narrow"/>
              </w:rPr>
              <w:t xml:space="preserve">Barbell Front Raise </w:t>
            </w:r>
          </w:p>
          <w:p w14:paraId="656A021C"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7A61EE77" wp14:editId="1A064E48">
                  <wp:extent cx="938530" cy="1365250"/>
                  <wp:effectExtent l="0" t="0" r="0" b="0"/>
                  <wp:docPr id="131" name="Picture 131" descr="shdr_ba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shdr_bar-06"/>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938530" cy="1365250"/>
                          </a:xfrm>
                          <a:prstGeom prst="rect">
                            <a:avLst/>
                          </a:prstGeom>
                          <a:noFill/>
                          <a:ln>
                            <a:noFill/>
                          </a:ln>
                        </pic:spPr>
                      </pic:pic>
                    </a:graphicData>
                  </a:graphic>
                </wp:inline>
              </w:drawing>
            </w:r>
          </w:p>
        </w:tc>
        <w:tc>
          <w:tcPr>
            <w:tcW w:w="2790" w:type="dxa"/>
            <w:gridSpan w:val="2"/>
          </w:tcPr>
          <w:p w14:paraId="2EDFD898" w14:textId="77777777" w:rsidR="008146DF" w:rsidRPr="00007466" w:rsidRDefault="008146DF" w:rsidP="00E31452">
            <w:pPr>
              <w:jc w:val="center"/>
              <w:rPr>
                <w:rFonts w:ascii="Arial Narrow" w:hAnsi="Arial Narrow"/>
              </w:rPr>
            </w:pPr>
            <w:r w:rsidRPr="00007466">
              <w:rPr>
                <w:rFonts w:ascii="Arial Narrow" w:hAnsi="Arial Narrow"/>
              </w:rPr>
              <w:t>Dumbbell Front Raise</w:t>
            </w:r>
          </w:p>
          <w:p w14:paraId="5C8512B0"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7EF5EE27" wp14:editId="3BBE51BE">
                  <wp:extent cx="853440" cy="1256030"/>
                  <wp:effectExtent l="0" t="0" r="0" b="0"/>
                  <wp:docPr id="132" name="Picture 132" descr="shdr_dum-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shdr_dum-43"/>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853440" cy="1256030"/>
                          </a:xfrm>
                          <a:prstGeom prst="rect">
                            <a:avLst/>
                          </a:prstGeom>
                          <a:noFill/>
                          <a:ln>
                            <a:noFill/>
                          </a:ln>
                        </pic:spPr>
                      </pic:pic>
                    </a:graphicData>
                  </a:graphic>
                </wp:inline>
              </w:drawing>
            </w:r>
            <w:r w:rsidRPr="00007466">
              <w:rPr>
                <w:rFonts w:ascii="Arial Narrow" w:hAnsi="Arial Narrow"/>
              </w:rPr>
              <w:t xml:space="preserve"> </w:t>
            </w:r>
            <w:r>
              <w:rPr>
                <w:rFonts w:ascii="Arial Narrow" w:hAnsi="Arial Narrow"/>
                <w:noProof/>
              </w:rPr>
              <w:drawing>
                <wp:inline distT="0" distB="0" distL="0" distR="0" wp14:anchorId="0F52BE5E" wp14:editId="745DD58A">
                  <wp:extent cx="694690" cy="1304290"/>
                  <wp:effectExtent l="0" t="0" r="0" b="0"/>
                  <wp:docPr id="133" name="Picture 133" descr="shdr_dum-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shdr_dum-44"/>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694690" cy="1304290"/>
                          </a:xfrm>
                          <a:prstGeom prst="rect">
                            <a:avLst/>
                          </a:prstGeom>
                          <a:noFill/>
                          <a:ln>
                            <a:noFill/>
                          </a:ln>
                        </pic:spPr>
                      </pic:pic>
                    </a:graphicData>
                  </a:graphic>
                </wp:inline>
              </w:drawing>
            </w:r>
          </w:p>
        </w:tc>
        <w:tc>
          <w:tcPr>
            <w:tcW w:w="2442" w:type="dxa"/>
            <w:gridSpan w:val="2"/>
          </w:tcPr>
          <w:p w14:paraId="782AD11C" w14:textId="77777777" w:rsidR="008146DF" w:rsidRPr="00007466" w:rsidRDefault="008146DF" w:rsidP="00E31452">
            <w:pPr>
              <w:jc w:val="center"/>
              <w:rPr>
                <w:rFonts w:ascii="Arial Narrow" w:hAnsi="Arial Narrow"/>
              </w:rPr>
            </w:pPr>
            <w:r w:rsidRPr="00007466">
              <w:rPr>
                <w:rFonts w:ascii="Arial Narrow" w:hAnsi="Arial Narrow"/>
              </w:rPr>
              <w:t>Decline Front Raise</w:t>
            </w:r>
          </w:p>
          <w:p w14:paraId="1DA523F2"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4ED61494" wp14:editId="05E05EF1">
                  <wp:extent cx="1463040" cy="1329055"/>
                  <wp:effectExtent l="0" t="0" r="0" b="0"/>
                  <wp:docPr id="134" name="Picture 134" descr="shdr_dum-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shdr_dum-19"/>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1463040" cy="1329055"/>
                          </a:xfrm>
                          <a:prstGeom prst="rect">
                            <a:avLst/>
                          </a:prstGeom>
                          <a:noFill/>
                          <a:ln>
                            <a:noFill/>
                          </a:ln>
                        </pic:spPr>
                      </pic:pic>
                    </a:graphicData>
                  </a:graphic>
                </wp:inline>
              </w:drawing>
            </w:r>
          </w:p>
        </w:tc>
        <w:tc>
          <w:tcPr>
            <w:tcW w:w="2618" w:type="dxa"/>
          </w:tcPr>
          <w:p w14:paraId="6360CFA8" w14:textId="77777777" w:rsidR="008146DF" w:rsidRPr="00007466" w:rsidRDefault="008146DF" w:rsidP="00E31452">
            <w:pPr>
              <w:jc w:val="center"/>
              <w:rPr>
                <w:rFonts w:ascii="Arial Narrow" w:hAnsi="Arial Narrow"/>
              </w:rPr>
            </w:pPr>
            <w:r w:rsidRPr="00007466">
              <w:rPr>
                <w:rFonts w:ascii="Arial Narrow" w:hAnsi="Arial Narrow"/>
              </w:rPr>
              <w:t>Tubing/Cable Front Raise</w:t>
            </w:r>
          </w:p>
          <w:p w14:paraId="140B4A95"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0BA6E99E" wp14:editId="1D5D105E">
                  <wp:extent cx="914400" cy="1097280"/>
                  <wp:effectExtent l="0" t="0" r="0" b="0"/>
                  <wp:docPr id="135" name="Picture 135" descr="shdr_pul-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shdr_pul-18"/>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914400" cy="1097280"/>
                          </a:xfrm>
                          <a:prstGeom prst="rect">
                            <a:avLst/>
                          </a:prstGeom>
                          <a:noFill/>
                          <a:ln>
                            <a:noFill/>
                          </a:ln>
                        </pic:spPr>
                      </pic:pic>
                    </a:graphicData>
                  </a:graphic>
                </wp:inline>
              </w:drawing>
            </w:r>
          </w:p>
        </w:tc>
      </w:tr>
    </w:tbl>
    <w:p w14:paraId="7415DD94" w14:textId="77777777" w:rsidR="008146DF" w:rsidRDefault="008146DF" w:rsidP="008146DF">
      <w:pPr>
        <w:jc w:val="center"/>
        <w:rPr>
          <w:rFonts w:ascii="Tahoma" w:hAnsi="Tahoma" w:cs="Tahoma"/>
          <w:b/>
        </w:rPr>
      </w:pPr>
    </w:p>
    <w:p w14:paraId="05E2722D" w14:textId="77777777" w:rsidR="008146DF" w:rsidRPr="00140304" w:rsidRDefault="008146DF" w:rsidP="008146DF">
      <w:pPr>
        <w:jc w:val="center"/>
        <w:rPr>
          <w:rFonts w:ascii="Tahoma" w:hAnsi="Tahoma" w:cs="Tahoma"/>
          <w:b/>
          <w:sz w:val="24"/>
          <w:szCs w:val="24"/>
        </w:rPr>
      </w:pPr>
      <w:r>
        <w:rPr>
          <w:rFonts w:ascii="Tahoma" w:hAnsi="Tahoma" w:cs="Tahoma"/>
          <w:b/>
        </w:rPr>
        <w:br w:type="page"/>
      </w:r>
      <w:r w:rsidRPr="00140304">
        <w:rPr>
          <w:rFonts w:ascii="Tahoma" w:hAnsi="Tahoma" w:cs="Tahoma"/>
          <w:b/>
          <w:sz w:val="24"/>
          <w:szCs w:val="24"/>
        </w:rPr>
        <w:lastRenderedPageBreak/>
        <w:t>Exercise Options for the Trunk (Abs, Obliques, Lower back)</w:t>
      </w:r>
    </w:p>
    <w:tbl>
      <w:tblPr>
        <w:tblW w:w="10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8"/>
        <w:gridCol w:w="537"/>
        <w:gridCol w:w="1611"/>
        <w:gridCol w:w="1074"/>
        <w:gridCol w:w="1074"/>
        <w:gridCol w:w="1611"/>
        <w:gridCol w:w="537"/>
        <w:gridCol w:w="2148"/>
      </w:tblGrid>
      <w:tr w:rsidR="008146DF" w:rsidRPr="00140304" w14:paraId="2FE97476" w14:textId="77777777" w:rsidTr="00E31452">
        <w:tc>
          <w:tcPr>
            <w:tcW w:w="10740" w:type="dxa"/>
            <w:gridSpan w:val="8"/>
          </w:tcPr>
          <w:p w14:paraId="5B42E21E" w14:textId="77777777" w:rsidR="008146DF" w:rsidRPr="00140304" w:rsidRDefault="008146DF" w:rsidP="00E31452">
            <w:pPr>
              <w:jc w:val="center"/>
              <w:rPr>
                <w:rFonts w:ascii="Tahoma" w:hAnsi="Tahoma" w:cs="Tahoma"/>
                <w:b/>
                <w:sz w:val="24"/>
                <w:szCs w:val="24"/>
              </w:rPr>
            </w:pPr>
            <w:r w:rsidRPr="00140304">
              <w:rPr>
                <w:rFonts w:ascii="Tahoma" w:hAnsi="Tahoma" w:cs="Tahoma"/>
                <w:b/>
                <w:sz w:val="24"/>
                <w:szCs w:val="24"/>
              </w:rPr>
              <w:t>Curl-Up Options from Easy to hard (Abdominals)</w:t>
            </w:r>
          </w:p>
        </w:tc>
      </w:tr>
      <w:tr w:rsidR="008146DF" w:rsidRPr="0022133D" w14:paraId="72D86F92" w14:textId="77777777" w:rsidTr="00E31452">
        <w:trPr>
          <w:trHeight w:val="1781"/>
        </w:trPr>
        <w:tc>
          <w:tcPr>
            <w:tcW w:w="2148" w:type="dxa"/>
          </w:tcPr>
          <w:p w14:paraId="2A25AB5C" w14:textId="77777777" w:rsidR="008146DF" w:rsidRPr="0022133D" w:rsidRDefault="008146DF" w:rsidP="00E31452">
            <w:pPr>
              <w:jc w:val="center"/>
            </w:pPr>
            <w:r>
              <w:rPr>
                <w:noProof/>
              </w:rPr>
              <w:drawing>
                <wp:inline distT="0" distB="0" distL="0" distR="0" wp14:anchorId="1649A1F2" wp14:editId="21D67272">
                  <wp:extent cx="1402080" cy="780415"/>
                  <wp:effectExtent l="0" t="0" r="0" b="0"/>
                  <wp:docPr id="136" name="Picture 136" descr="abdo_fre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abdo_free-03"/>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1402080" cy="780415"/>
                          </a:xfrm>
                          <a:prstGeom prst="rect">
                            <a:avLst/>
                          </a:prstGeom>
                          <a:noFill/>
                          <a:ln>
                            <a:noFill/>
                          </a:ln>
                        </pic:spPr>
                      </pic:pic>
                    </a:graphicData>
                  </a:graphic>
                </wp:inline>
              </w:drawing>
            </w:r>
            <w:r>
              <w:t xml:space="preserve">     </w:t>
            </w:r>
          </w:p>
        </w:tc>
        <w:tc>
          <w:tcPr>
            <w:tcW w:w="2148" w:type="dxa"/>
            <w:gridSpan w:val="2"/>
          </w:tcPr>
          <w:p w14:paraId="022BAFC2" w14:textId="77777777" w:rsidR="008146DF" w:rsidRDefault="008146DF" w:rsidP="00E31452">
            <w:pPr>
              <w:jc w:val="center"/>
            </w:pPr>
          </w:p>
          <w:p w14:paraId="610255F4" w14:textId="77777777" w:rsidR="008146DF" w:rsidRPr="0022133D" w:rsidRDefault="008146DF" w:rsidP="00E31452">
            <w:pPr>
              <w:jc w:val="center"/>
            </w:pPr>
            <w:r>
              <w:rPr>
                <w:noProof/>
              </w:rPr>
              <w:drawing>
                <wp:inline distT="0" distB="0" distL="0" distR="0" wp14:anchorId="3AF1355D" wp14:editId="5299023B">
                  <wp:extent cx="1219200" cy="572770"/>
                  <wp:effectExtent l="0" t="0" r="0" b="0"/>
                  <wp:docPr id="137" name="Picture 137" descr="abdo_free-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abdo_free-04"/>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1219200" cy="572770"/>
                          </a:xfrm>
                          <a:prstGeom prst="rect">
                            <a:avLst/>
                          </a:prstGeom>
                          <a:noFill/>
                          <a:ln>
                            <a:noFill/>
                          </a:ln>
                        </pic:spPr>
                      </pic:pic>
                    </a:graphicData>
                  </a:graphic>
                </wp:inline>
              </w:drawing>
            </w:r>
          </w:p>
        </w:tc>
        <w:tc>
          <w:tcPr>
            <w:tcW w:w="2148" w:type="dxa"/>
            <w:gridSpan w:val="2"/>
          </w:tcPr>
          <w:p w14:paraId="31A85F7D" w14:textId="77777777" w:rsidR="008146DF" w:rsidRPr="0022133D" w:rsidRDefault="008146DF" w:rsidP="00E31452">
            <w:pPr>
              <w:jc w:val="center"/>
            </w:pPr>
            <w:r>
              <w:rPr>
                <w:noProof/>
              </w:rPr>
              <w:drawing>
                <wp:inline distT="0" distB="0" distL="0" distR="0" wp14:anchorId="52F77C48" wp14:editId="7B67B0BE">
                  <wp:extent cx="1146175" cy="999490"/>
                  <wp:effectExtent l="0" t="0" r="0" b="0"/>
                  <wp:docPr id="138" name="Picture 138" descr="abdo_bfre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abdo_bfree-54"/>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1146175" cy="999490"/>
                          </a:xfrm>
                          <a:prstGeom prst="rect">
                            <a:avLst/>
                          </a:prstGeom>
                          <a:noFill/>
                          <a:ln>
                            <a:noFill/>
                          </a:ln>
                        </pic:spPr>
                      </pic:pic>
                    </a:graphicData>
                  </a:graphic>
                </wp:inline>
              </w:drawing>
            </w:r>
          </w:p>
        </w:tc>
        <w:tc>
          <w:tcPr>
            <w:tcW w:w="2148" w:type="dxa"/>
            <w:gridSpan w:val="2"/>
          </w:tcPr>
          <w:p w14:paraId="236413D5" w14:textId="77777777" w:rsidR="008146DF" w:rsidRPr="0022133D" w:rsidRDefault="008146DF" w:rsidP="00E31452">
            <w:pPr>
              <w:jc w:val="center"/>
            </w:pPr>
            <w:r>
              <w:rPr>
                <w:noProof/>
              </w:rPr>
              <w:drawing>
                <wp:inline distT="0" distB="0" distL="0" distR="0" wp14:anchorId="53F45A04" wp14:editId="602E21FE">
                  <wp:extent cx="1292225" cy="548640"/>
                  <wp:effectExtent l="0" t="0" r="0" b="0"/>
                  <wp:docPr id="139" name="Picture 139" descr="abdo_fre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abdo_free-05"/>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1292225" cy="548640"/>
                          </a:xfrm>
                          <a:prstGeom prst="rect">
                            <a:avLst/>
                          </a:prstGeom>
                          <a:noFill/>
                          <a:ln>
                            <a:noFill/>
                          </a:ln>
                        </pic:spPr>
                      </pic:pic>
                    </a:graphicData>
                  </a:graphic>
                </wp:inline>
              </w:drawing>
            </w:r>
          </w:p>
        </w:tc>
        <w:tc>
          <w:tcPr>
            <w:tcW w:w="2148" w:type="dxa"/>
          </w:tcPr>
          <w:p w14:paraId="5159888D" w14:textId="77777777" w:rsidR="008146DF" w:rsidRPr="0022133D" w:rsidRDefault="008146DF" w:rsidP="00E31452">
            <w:pPr>
              <w:jc w:val="center"/>
            </w:pPr>
            <w:r>
              <w:rPr>
                <w:noProof/>
              </w:rPr>
              <w:drawing>
                <wp:inline distT="0" distB="0" distL="0" distR="0" wp14:anchorId="64DB059B" wp14:editId="41730092">
                  <wp:extent cx="1036320" cy="1158240"/>
                  <wp:effectExtent l="0" t="0" r="0" b="0"/>
                  <wp:docPr id="140" name="Picture 140" descr="abdo_fre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abdo_free-12"/>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1036320" cy="1158240"/>
                          </a:xfrm>
                          <a:prstGeom prst="rect">
                            <a:avLst/>
                          </a:prstGeom>
                          <a:noFill/>
                          <a:ln>
                            <a:noFill/>
                          </a:ln>
                        </pic:spPr>
                      </pic:pic>
                    </a:graphicData>
                  </a:graphic>
                </wp:inline>
              </w:drawing>
            </w:r>
          </w:p>
        </w:tc>
      </w:tr>
      <w:tr w:rsidR="008146DF" w:rsidRPr="0022133D" w14:paraId="6DCF765A" w14:textId="77777777" w:rsidTr="00E31452">
        <w:tc>
          <w:tcPr>
            <w:tcW w:w="2148" w:type="dxa"/>
          </w:tcPr>
          <w:p w14:paraId="743D38E2" w14:textId="77777777" w:rsidR="008146DF" w:rsidRPr="0022133D" w:rsidRDefault="008146DF" w:rsidP="00E31452">
            <w:pPr>
              <w:jc w:val="center"/>
            </w:pPr>
            <w:r>
              <w:rPr>
                <w:noProof/>
              </w:rPr>
              <w:drawing>
                <wp:inline distT="0" distB="0" distL="0" distR="0" wp14:anchorId="73E9C524" wp14:editId="6A3CE9B1">
                  <wp:extent cx="1060450" cy="938530"/>
                  <wp:effectExtent l="0" t="0" r="0" b="0"/>
                  <wp:docPr id="142" name="Picture 142" descr="abdo_fre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abdo_free-68"/>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1060450" cy="938530"/>
                          </a:xfrm>
                          <a:prstGeom prst="rect">
                            <a:avLst/>
                          </a:prstGeom>
                          <a:noFill/>
                          <a:ln>
                            <a:noFill/>
                          </a:ln>
                        </pic:spPr>
                      </pic:pic>
                    </a:graphicData>
                  </a:graphic>
                </wp:inline>
              </w:drawing>
            </w:r>
          </w:p>
        </w:tc>
        <w:tc>
          <w:tcPr>
            <w:tcW w:w="2148" w:type="dxa"/>
            <w:gridSpan w:val="2"/>
          </w:tcPr>
          <w:p w14:paraId="6BBC3840" w14:textId="77777777" w:rsidR="008146DF" w:rsidRPr="0022133D" w:rsidRDefault="008146DF" w:rsidP="00E31452">
            <w:pPr>
              <w:jc w:val="center"/>
            </w:pPr>
            <w:r>
              <w:rPr>
                <w:noProof/>
              </w:rPr>
              <w:drawing>
                <wp:inline distT="0" distB="0" distL="0" distR="0" wp14:anchorId="3DDE0FA1" wp14:editId="0B0A75A6">
                  <wp:extent cx="951230" cy="853440"/>
                  <wp:effectExtent l="0" t="0" r="0" b="0"/>
                  <wp:docPr id="143" name="Picture 143" descr="abdo_fre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abdo_free-30"/>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951230" cy="853440"/>
                          </a:xfrm>
                          <a:prstGeom prst="rect">
                            <a:avLst/>
                          </a:prstGeom>
                          <a:noFill/>
                          <a:ln>
                            <a:noFill/>
                          </a:ln>
                        </pic:spPr>
                      </pic:pic>
                    </a:graphicData>
                  </a:graphic>
                </wp:inline>
              </w:drawing>
            </w:r>
          </w:p>
        </w:tc>
        <w:tc>
          <w:tcPr>
            <w:tcW w:w="2148" w:type="dxa"/>
            <w:gridSpan w:val="2"/>
          </w:tcPr>
          <w:p w14:paraId="2EC6DCB9" w14:textId="21CF4AA2" w:rsidR="008146DF" w:rsidRPr="0022133D" w:rsidRDefault="00E31452" w:rsidP="00E31452">
            <w:pPr>
              <w:jc w:val="center"/>
            </w:pPr>
            <w:r>
              <w:t>Dead Bug</w:t>
            </w:r>
            <w:r w:rsidR="008146DF">
              <w:rPr>
                <w:noProof/>
              </w:rPr>
              <w:drawing>
                <wp:inline distT="0" distB="0" distL="0" distR="0" wp14:anchorId="2B5012D5" wp14:editId="39EF51B1">
                  <wp:extent cx="920346" cy="920346"/>
                  <wp:effectExtent l="0" t="0" r="0" b="0"/>
                  <wp:docPr id="552311890" name="Picture 552311890" descr="man-doing-dead-bug-exercise-abdominals-exercise-flat-illustration-isolated-on-white-background-editable-file-with-layers-vector.jpg (980×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n-doing-dead-bug-exercise-abdominals-exercise-flat-illustration-isolated-on-white-background-editable-file-with-layers-vector.jpg (980×980)"/>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930112" cy="930112"/>
                          </a:xfrm>
                          <a:prstGeom prst="rect">
                            <a:avLst/>
                          </a:prstGeom>
                          <a:noFill/>
                          <a:ln>
                            <a:noFill/>
                          </a:ln>
                        </pic:spPr>
                      </pic:pic>
                    </a:graphicData>
                  </a:graphic>
                </wp:inline>
              </w:drawing>
            </w:r>
          </w:p>
        </w:tc>
        <w:tc>
          <w:tcPr>
            <w:tcW w:w="2148" w:type="dxa"/>
            <w:gridSpan w:val="2"/>
          </w:tcPr>
          <w:p w14:paraId="1E0E6739" w14:textId="18BDE086" w:rsidR="008146DF" w:rsidRDefault="00E31452" w:rsidP="00E31452">
            <w:pPr>
              <w:jc w:val="center"/>
            </w:pPr>
            <w:r>
              <w:t>1 Leg V-Raise</w:t>
            </w:r>
          </w:p>
          <w:p w14:paraId="299AAA29" w14:textId="77777777" w:rsidR="008146DF" w:rsidRPr="0022133D" w:rsidRDefault="008146DF" w:rsidP="00E31452">
            <w:pPr>
              <w:jc w:val="center"/>
            </w:pPr>
            <w:r>
              <w:rPr>
                <w:noProof/>
              </w:rPr>
              <w:drawing>
                <wp:inline distT="0" distB="0" distL="0" distR="0" wp14:anchorId="2D1DC4C0" wp14:editId="6A11BE3B">
                  <wp:extent cx="1158240" cy="792480"/>
                  <wp:effectExtent l="0" t="0" r="0" b="0"/>
                  <wp:docPr id="144" name="Picture 144" descr="abdo_fre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abdo_free-13"/>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1158240" cy="792480"/>
                          </a:xfrm>
                          <a:prstGeom prst="rect">
                            <a:avLst/>
                          </a:prstGeom>
                          <a:noFill/>
                          <a:ln>
                            <a:noFill/>
                          </a:ln>
                        </pic:spPr>
                      </pic:pic>
                    </a:graphicData>
                  </a:graphic>
                </wp:inline>
              </w:drawing>
            </w:r>
          </w:p>
        </w:tc>
        <w:tc>
          <w:tcPr>
            <w:tcW w:w="2148" w:type="dxa"/>
          </w:tcPr>
          <w:p w14:paraId="4EA3709D" w14:textId="5185F866" w:rsidR="00E31452" w:rsidRDefault="00E31452" w:rsidP="00E31452">
            <w:pPr>
              <w:jc w:val="center"/>
            </w:pPr>
            <w:r>
              <w:t>V-Raises</w:t>
            </w:r>
          </w:p>
          <w:p w14:paraId="2D7EA011" w14:textId="15072858" w:rsidR="008146DF" w:rsidRPr="0022133D" w:rsidRDefault="008146DF" w:rsidP="00E31452">
            <w:pPr>
              <w:jc w:val="center"/>
            </w:pPr>
            <w:r>
              <w:rPr>
                <w:noProof/>
              </w:rPr>
              <w:drawing>
                <wp:inline distT="0" distB="0" distL="0" distR="0" wp14:anchorId="45BBDE63" wp14:editId="534F4698">
                  <wp:extent cx="1170305" cy="841375"/>
                  <wp:effectExtent l="0" t="0" r="0" b="0"/>
                  <wp:docPr id="145" name="Picture 145" descr="abdo_fre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abdo_free-62"/>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1170305" cy="841375"/>
                          </a:xfrm>
                          <a:prstGeom prst="rect">
                            <a:avLst/>
                          </a:prstGeom>
                          <a:noFill/>
                          <a:ln>
                            <a:noFill/>
                          </a:ln>
                        </pic:spPr>
                      </pic:pic>
                    </a:graphicData>
                  </a:graphic>
                </wp:inline>
              </w:drawing>
            </w:r>
          </w:p>
        </w:tc>
      </w:tr>
      <w:tr w:rsidR="008146DF" w:rsidRPr="0022133D" w14:paraId="4D3546F1" w14:textId="77777777" w:rsidTr="00E31452">
        <w:tc>
          <w:tcPr>
            <w:tcW w:w="10740" w:type="dxa"/>
            <w:gridSpan w:val="8"/>
          </w:tcPr>
          <w:p w14:paraId="4AFC5427" w14:textId="77777777" w:rsidR="008146DF" w:rsidRPr="00140304" w:rsidRDefault="008146DF" w:rsidP="00E31452">
            <w:pPr>
              <w:jc w:val="center"/>
              <w:rPr>
                <w:rFonts w:ascii="Tahoma" w:hAnsi="Tahoma" w:cs="Tahoma"/>
                <w:b/>
                <w:sz w:val="24"/>
                <w:szCs w:val="24"/>
              </w:rPr>
            </w:pPr>
            <w:r w:rsidRPr="00140304">
              <w:rPr>
                <w:rFonts w:ascii="Tahoma" w:hAnsi="Tahoma" w:cs="Tahoma"/>
                <w:b/>
                <w:sz w:val="24"/>
                <w:szCs w:val="24"/>
              </w:rPr>
              <w:t>Reverse Curl-Up Options from Easy to Hard (Abdominals)</w:t>
            </w:r>
          </w:p>
        </w:tc>
      </w:tr>
      <w:tr w:rsidR="008146DF" w:rsidRPr="0022133D" w14:paraId="7E38C446" w14:textId="77777777" w:rsidTr="00E31452">
        <w:tc>
          <w:tcPr>
            <w:tcW w:w="2148" w:type="dxa"/>
          </w:tcPr>
          <w:p w14:paraId="0FEF5F2D" w14:textId="77777777" w:rsidR="008146DF" w:rsidRDefault="008146DF" w:rsidP="00E31452">
            <w:pPr>
              <w:jc w:val="center"/>
            </w:pPr>
          </w:p>
          <w:p w14:paraId="6D22E9BB" w14:textId="77777777" w:rsidR="008146DF" w:rsidRPr="00563ED7" w:rsidRDefault="008146DF" w:rsidP="00E31452">
            <w:pPr>
              <w:jc w:val="center"/>
            </w:pPr>
            <w:r>
              <w:rPr>
                <w:noProof/>
              </w:rPr>
              <w:drawing>
                <wp:inline distT="0" distB="0" distL="0" distR="0" wp14:anchorId="23540BC3" wp14:editId="6A5409CF">
                  <wp:extent cx="1109345" cy="804545"/>
                  <wp:effectExtent l="0" t="0" r="0" b="0"/>
                  <wp:docPr id="146" name="Picture 146" descr="abdo_fre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abdo_free-24"/>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1109345" cy="804545"/>
                          </a:xfrm>
                          <a:prstGeom prst="rect">
                            <a:avLst/>
                          </a:prstGeom>
                          <a:noFill/>
                          <a:ln>
                            <a:noFill/>
                          </a:ln>
                        </pic:spPr>
                      </pic:pic>
                    </a:graphicData>
                  </a:graphic>
                </wp:inline>
              </w:drawing>
            </w:r>
          </w:p>
        </w:tc>
        <w:tc>
          <w:tcPr>
            <w:tcW w:w="2148" w:type="dxa"/>
            <w:gridSpan w:val="2"/>
          </w:tcPr>
          <w:p w14:paraId="6F6DA776" w14:textId="77777777" w:rsidR="008146DF" w:rsidRDefault="008146DF" w:rsidP="00E31452">
            <w:pPr>
              <w:jc w:val="center"/>
            </w:pPr>
          </w:p>
          <w:p w14:paraId="5CBE55DF" w14:textId="77777777" w:rsidR="008146DF" w:rsidRPr="00563ED7" w:rsidRDefault="008146DF" w:rsidP="00E31452">
            <w:pPr>
              <w:jc w:val="center"/>
            </w:pPr>
            <w:r>
              <w:rPr>
                <w:noProof/>
              </w:rPr>
              <w:drawing>
                <wp:inline distT="0" distB="0" distL="0" distR="0" wp14:anchorId="35093F77" wp14:editId="3ED475F9">
                  <wp:extent cx="963295" cy="938530"/>
                  <wp:effectExtent l="0" t="0" r="0" b="0"/>
                  <wp:docPr id="147" name="Picture 147" descr="abdo_fr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abdo_free-33"/>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963295" cy="938530"/>
                          </a:xfrm>
                          <a:prstGeom prst="rect">
                            <a:avLst/>
                          </a:prstGeom>
                          <a:noFill/>
                          <a:ln>
                            <a:noFill/>
                          </a:ln>
                        </pic:spPr>
                      </pic:pic>
                    </a:graphicData>
                  </a:graphic>
                </wp:inline>
              </w:drawing>
            </w:r>
          </w:p>
        </w:tc>
        <w:tc>
          <w:tcPr>
            <w:tcW w:w="2148" w:type="dxa"/>
            <w:gridSpan w:val="2"/>
          </w:tcPr>
          <w:p w14:paraId="0CF13D88" w14:textId="77777777" w:rsidR="008146DF" w:rsidRDefault="008146DF" w:rsidP="00E31452">
            <w:pPr>
              <w:jc w:val="center"/>
            </w:pPr>
          </w:p>
          <w:p w14:paraId="1DD24501" w14:textId="77777777" w:rsidR="008146DF" w:rsidRPr="00563ED7" w:rsidRDefault="008146DF" w:rsidP="00E31452">
            <w:pPr>
              <w:jc w:val="center"/>
            </w:pPr>
            <w:r>
              <w:rPr>
                <w:noProof/>
              </w:rPr>
              <w:drawing>
                <wp:inline distT="0" distB="0" distL="0" distR="0" wp14:anchorId="77BE9EB4" wp14:editId="66DB6A02">
                  <wp:extent cx="1231265" cy="670560"/>
                  <wp:effectExtent l="0" t="0" r="0" b="0"/>
                  <wp:docPr id="148" name="Picture 148" descr="abdo_fr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abdo_free-34"/>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1231265" cy="670560"/>
                          </a:xfrm>
                          <a:prstGeom prst="rect">
                            <a:avLst/>
                          </a:prstGeom>
                          <a:noFill/>
                          <a:ln>
                            <a:noFill/>
                          </a:ln>
                        </pic:spPr>
                      </pic:pic>
                    </a:graphicData>
                  </a:graphic>
                </wp:inline>
              </w:drawing>
            </w:r>
          </w:p>
        </w:tc>
        <w:tc>
          <w:tcPr>
            <w:tcW w:w="2148" w:type="dxa"/>
            <w:gridSpan w:val="2"/>
          </w:tcPr>
          <w:p w14:paraId="26ADEC7D" w14:textId="77777777" w:rsidR="008146DF" w:rsidRPr="00563ED7" w:rsidRDefault="008146DF" w:rsidP="00E31452">
            <w:pPr>
              <w:jc w:val="center"/>
            </w:pPr>
            <w:r>
              <w:rPr>
                <w:noProof/>
              </w:rPr>
              <w:drawing>
                <wp:inline distT="0" distB="0" distL="0" distR="0" wp14:anchorId="0A7EAA11" wp14:editId="384F11C3">
                  <wp:extent cx="975360" cy="1024255"/>
                  <wp:effectExtent l="0" t="0" r="0" b="0"/>
                  <wp:docPr id="149" name="Picture 149" descr="abdo_hang-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abdo_hang-01"/>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975360" cy="1024255"/>
                          </a:xfrm>
                          <a:prstGeom prst="rect">
                            <a:avLst/>
                          </a:prstGeom>
                          <a:noFill/>
                          <a:ln>
                            <a:noFill/>
                          </a:ln>
                        </pic:spPr>
                      </pic:pic>
                    </a:graphicData>
                  </a:graphic>
                </wp:inline>
              </w:drawing>
            </w:r>
          </w:p>
        </w:tc>
        <w:tc>
          <w:tcPr>
            <w:tcW w:w="2148" w:type="dxa"/>
          </w:tcPr>
          <w:p w14:paraId="795648EE" w14:textId="77777777" w:rsidR="008146DF" w:rsidRPr="00563ED7" w:rsidRDefault="008146DF" w:rsidP="00E31452">
            <w:pPr>
              <w:jc w:val="center"/>
            </w:pPr>
            <w:r>
              <w:rPr>
                <w:noProof/>
              </w:rPr>
              <w:drawing>
                <wp:inline distT="0" distB="0" distL="0" distR="0" wp14:anchorId="4C693989" wp14:editId="7BD1127C">
                  <wp:extent cx="768350" cy="1158240"/>
                  <wp:effectExtent l="0" t="0" r="0" b="0"/>
                  <wp:docPr id="150" name="Picture 150" descr="abdo_hang-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abdo_hang-03"/>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768350" cy="1158240"/>
                          </a:xfrm>
                          <a:prstGeom prst="rect">
                            <a:avLst/>
                          </a:prstGeom>
                          <a:noFill/>
                          <a:ln>
                            <a:noFill/>
                          </a:ln>
                        </pic:spPr>
                      </pic:pic>
                    </a:graphicData>
                  </a:graphic>
                </wp:inline>
              </w:drawing>
            </w:r>
          </w:p>
        </w:tc>
      </w:tr>
      <w:tr w:rsidR="008146DF" w:rsidRPr="0022133D" w14:paraId="2E02EB4A" w14:textId="77777777" w:rsidTr="00E31452">
        <w:tc>
          <w:tcPr>
            <w:tcW w:w="10740" w:type="dxa"/>
            <w:gridSpan w:val="8"/>
          </w:tcPr>
          <w:p w14:paraId="62CEAE55" w14:textId="77777777" w:rsidR="008146DF" w:rsidRPr="00140304" w:rsidRDefault="008146DF" w:rsidP="00E31452">
            <w:pPr>
              <w:jc w:val="center"/>
              <w:rPr>
                <w:rFonts w:ascii="Tahoma" w:hAnsi="Tahoma" w:cs="Tahoma"/>
                <w:b/>
                <w:sz w:val="24"/>
                <w:szCs w:val="24"/>
              </w:rPr>
            </w:pPr>
            <w:r w:rsidRPr="00140304">
              <w:rPr>
                <w:rFonts w:ascii="Tahoma" w:hAnsi="Tahoma" w:cs="Tahoma"/>
                <w:b/>
                <w:sz w:val="24"/>
                <w:szCs w:val="24"/>
              </w:rPr>
              <w:t>Side Curl-Up Options from Easy to Hard (Obliques)</w:t>
            </w:r>
          </w:p>
        </w:tc>
      </w:tr>
      <w:tr w:rsidR="008146DF" w:rsidRPr="0022133D" w14:paraId="433F6C90" w14:textId="77777777" w:rsidTr="00E31452">
        <w:tc>
          <w:tcPr>
            <w:tcW w:w="2685" w:type="dxa"/>
            <w:gridSpan w:val="2"/>
          </w:tcPr>
          <w:p w14:paraId="41094BC0" w14:textId="77777777" w:rsidR="008146DF" w:rsidRDefault="008146DF" w:rsidP="00E31452">
            <w:pPr>
              <w:jc w:val="center"/>
            </w:pPr>
          </w:p>
          <w:p w14:paraId="1CABE4BC" w14:textId="77777777" w:rsidR="008146DF" w:rsidRPr="00563ED7" w:rsidRDefault="008146DF" w:rsidP="00E31452">
            <w:pPr>
              <w:jc w:val="center"/>
            </w:pPr>
            <w:r>
              <w:rPr>
                <w:noProof/>
              </w:rPr>
              <w:drawing>
                <wp:inline distT="0" distB="0" distL="0" distR="0" wp14:anchorId="1EBF1776" wp14:editId="23F3B973">
                  <wp:extent cx="1499870" cy="963295"/>
                  <wp:effectExtent l="0" t="0" r="0" b="0"/>
                  <wp:docPr id="151" name="Picture 151" descr="abdo_free-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abdo_free-07"/>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1499870" cy="963295"/>
                          </a:xfrm>
                          <a:prstGeom prst="rect">
                            <a:avLst/>
                          </a:prstGeom>
                          <a:noFill/>
                          <a:ln>
                            <a:noFill/>
                          </a:ln>
                        </pic:spPr>
                      </pic:pic>
                    </a:graphicData>
                  </a:graphic>
                </wp:inline>
              </w:drawing>
            </w:r>
          </w:p>
        </w:tc>
        <w:tc>
          <w:tcPr>
            <w:tcW w:w="2685" w:type="dxa"/>
            <w:gridSpan w:val="2"/>
          </w:tcPr>
          <w:p w14:paraId="0972CDED" w14:textId="77777777" w:rsidR="008146DF" w:rsidRDefault="008146DF" w:rsidP="00E31452">
            <w:pPr>
              <w:jc w:val="center"/>
            </w:pPr>
          </w:p>
          <w:p w14:paraId="1452B778" w14:textId="77777777" w:rsidR="008146DF" w:rsidRPr="00563ED7" w:rsidRDefault="008146DF" w:rsidP="00E31452">
            <w:pPr>
              <w:jc w:val="center"/>
            </w:pPr>
            <w:r>
              <w:rPr>
                <w:noProof/>
              </w:rPr>
              <w:drawing>
                <wp:inline distT="0" distB="0" distL="0" distR="0" wp14:anchorId="581E315D" wp14:editId="1958ACA8">
                  <wp:extent cx="1511935" cy="853440"/>
                  <wp:effectExtent l="0" t="0" r="0" b="0"/>
                  <wp:docPr id="152" name="Picture 152" descr="abdo_free-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abdo_free-08"/>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1511935" cy="853440"/>
                          </a:xfrm>
                          <a:prstGeom prst="rect">
                            <a:avLst/>
                          </a:prstGeom>
                          <a:noFill/>
                          <a:ln>
                            <a:noFill/>
                          </a:ln>
                        </pic:spPr>
                      </pic:pic>
                    </a:graphicData>
                  </a:graphic>
                </wp:inline>
              </w:drawing>
            </w:r>
          </w:p>
        </w:tc>
        <w:tc>
          <w:tcPr>
            <w:tcW w:w="2685" w:type="dxa"/>
            <w:gridSpan w:val="2"/>
          </w:tcPr>
          <w:p w14:paraId="44553D2D" w14:textId="77777777" w:rsidR="008146DF" w:rsidRDefault="008146DF" w:rsidP="00E31452">
            <w:pPr>
              <w:jc w:val="center"/>
            </w:pPr>
          </w:p>
          <w:p w14:paraId="1518C53C" w14:textId="77777777" w:rsidR="008146DF" w:rsidRPr="00563ED7" w:rsidRDefault="008146DF" w:rsidP="00E31452">
            <w:pPr>
              <w:jc w:val="center"/>
            </w:pPr>
            <w:r>
              <w:rPr>
                <w:noProof/>
              </w:rPr>
              <w:drawing>
                <wp:inline distT="0" distB="0" distL="0" distR="0" wp14:anchorId="79E463C6" wp14:editId="49D48C5B">
                  <wp:extent cx="1316990" cy="1048385"/>
                  <wp:effectExtent l="0" t="0" r="0" b="0"/>
                  <wp:docPr id="153" name="Picture 153" descr="abdo_fre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abdo_free-17"/>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1316990" cy="1048385"/>
                          </a:xfrm>
                          <a:prstGeom prst="rect">
                            <a:avLst/>
                          </a:prstGeom>
                          <a:noFill/>
                          <a:ln>
                            <a:noFill/>
                          </a:ln>
                        </pic:spPr>
                      </pic:pic>
                    </a:graphicData>
                  </a:graphic>
                </wp:inline>
              </w:drawing>
            </w:r>
          </w:p>
        </w:tc>
        <w:tc>
          <w:tcPr>
            <w:tcW w:w="2685" w:type="dxa"/>
            <w:gridSpan w:val="2"/>
          </w:tcPr>
          <w:p w14:paraId="7253591F" w14:textId="77777777" w:rsidR="008146DF" w:rsidRDefault="008146DF" w:rsidP="00E31452">
            <w:pPr>
              <w:jc w:val="center"/>
            </w:pPr>
          </w:p>
          <w:p w14:paraId="028F01A9" w14:textId="77777777" w:rsidR="008146DF" w:rsidRPr="00563ED7" w:rsidRDefault="008146DF" w:rsidP="00E31452">
            <w:pPr>
              <w:jc w:val="center"/>
            </w:pPr>
            <w:r>
              <w:rPr>
                <w:noProof/>
              </w:rPr>
              <w:drawing>
                <wp:inline distT="0" distB="0" distL="0" distR="0" wp14:anchorId="7A194869" wp14:editId="36FBDDAE">
                  <wp:extent cx="1134110" cy="987425"/>
                  <wp:effectExtent l="0" t="0" r="0" b="0"/>
                  <wp:docPr id="154" name="Picture 154" descr="abdo_bfre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abdo_bfree-58"/>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1134110" cy="987425"/>
                          </a:xfrm>
                          <a:prstGeom prst="rect">
                            <a:avLst/>
                          </a:prstGeom>
                          <a:noFill/>
                          <a:ln>
                            <a:noFill/>
                          </a:ln>
                        </pic:spPr>
                      </pic:pic>
                    </a:graphicData>
                  </a:graphic>
                </wp:inline>
              </w:drawing>
            </w:r>
          </w:p>
        </w:tc>
      </w:tr>
      <w:tr w:rsidR="008146DF" w:rsidRPr="0022133D" w14:paraId="46BE9AFD" w14:textId="77777777" w:rsidTr="00E31452">
        <w:tc>
          <w:tcPr>
            <w:tcW w:w="2685" w:type="dxa"/>
            <w:gridSpan w:val="2"/>
          </w:tcPr>
          <w:p w14:paraId="7334A4AE" w14:textId="77777777" w:rsidR="008146DF" w:rsidRDefault="008146DF" w:rsidP="00E31452">
            <w:pPr>
              <w:jc w:val="center"/>
            </w:pPr>
          </w:p>
          <w:p w14:paraId="459EAC49" w14:textId="77777777" w:rsidR="008146DF" w:rsidRPr="00563ED7" w:rsidRDefault="008146DF" w:rsidP="00E31452">
            <w:pPr>
              <w:jc w:val="center"/>
            </w:pPr>
            <w:r>
              <w:rPr>
                <w:noProof/>
              </w:rPr>
              <w:drawing>
                <wp:inline distT="0" distB="0" distL="0" distR="0" wp14:anchorId="777427A9" wp14:editId="3E227B3A">
                  <wp:extent cx="1402080" cy="938530"/>
                  <wp:effectExtent l="0" t="0" r="0" b="0"/>
                  <wp:docPr id="155" name="Picture 155" descr="abdo_fre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abdo_free-16"/>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1402080" cy="938530"/>
                          </a:xfrm>
                          <a:prstGeom prst="rect">
                            <a:avLst/>
                          </a:prstGeom>
                          <a:noFill/>
                          <a:ln>
                            <a:noFill/>
                          </a:ln>
                        </pic:spPr>
                      </pic:pic>
                    </a:graphicData>
                  </a:graphic>
                </wp:inline>
              </w:drawing>
            </w:r>
          </w:p>
        </w:tc>
        <w:tc>
          <w:tcPr>
            <w:tcW w:w="2685" w:type="dxa"/>
            <w:gridSpan w:val="2"/>
          </w:tcPr>
          <w:p w14:paraId="734436C5" w14:textId="77777777" w:rsidR="008146DF" w:rsidRPr="00563ED7" w:rsidRDefault="008146DF" w:rsidP="00E31452">
            <w:pPr>
              <w:jc w:val="center"/>
            </w:pPr>
            <w:r>
              <w:rPr>
                <w:noProof/>
              </w:rPr>
              <w:drawing>
                <wp:inline distT="0" distB="0" distL="0" distR="0" wp14:anchorId="4BDE2B39" wp14:editId="252D0AAB">
                  <wp:extent cx="1316990" cy="1219200"/>
                  <wp:effectExtent l="0" t="0" r="0" b="0"/>
                  <wp:docPr id="156" name="Picture 156" descr="abdo_fre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abdo_free-20"/>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1316990" cy="1219200"/>
                          </a:xfrm>
                          <a:prstGeom prst="rect">
                            <a:avLst/>
                          </a:prstGeom>
                          <a:noFill/>
                          <a:ln>
                            <a:noFill/>
                          </a:ln>
                        </pic:spPr>
                      </pic:pic>
                    </a:graphicData>
                  </a:graphic>
                </wp:inline>
              </w:drawing>
            </w:r>
          </w:p>
        </w:tc>
        <w:tc>
          <w:tcPr>
            <w:tcW w:w="2685" w:type="dxa"/>
            <w:gridSpan w:val="2"/>
          </w:tcPr>
          <w:p w14:paraId="1AF623FF" w14:textId="77777777" w:rsidR="008146DF" w:rsidRDefault="008146DF" w:rsidP="00E31452">
            <w:pPr>
              <w:jc w:val="center"/>
            </w:pPr>
          </w:p>
          <w:p w14:paraId="6FCFADFF" w14:textId="77777777" w:rsidR="008146DF" w:rsidRPr="00563ED7" w:rsidRDefault="008146DF" w:rsidP="00E31452">
            <w:pPr>
              <w:jc w:val="center"/>
            </w:pPr>
            <w:r>
              <w:rPr>
                <w:noProof/>
              </w:rPr>
              <w:drawing>
                <wp:inline distT="0" distB="0" distL="0" distR="0" wp14:anchorId="4BFEF73F" wp14:editId="0F5FFD69">
                  <wp:extent cx="1414145" cy="694690"/>
                  <wp:effectExtent l="0" t="0" r="0" b="0"/>
                  <wp:docPr id="157" name="Picture 157" descr="abdo_fre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abdo_free-29"/>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1414145" cy="694690"/>
                          </a:xfrm>
                          <a:prstGeom prst="rect">
                            <a:avLst/>
                          </a:prstGeom>
                          <a:noFill/>
                          <a:ln>
                            <a:noFill/>
                          </a:ln>
                        </pic:spPr>
                      </pic:pic>
                    </a:graphicData>
                  </a:graphic>
                </wp:inline>
              </w:drawing>
            </w:r>
          </w:p>
        </w:tc>
        <w:tc>
          <w:tcPr>
            <w:tcW w:w="2685" w:type="dxa"/>
            <w:gridSpan w:val="2"/>
          </w:tcPr>
          <w:p w14:paraId="0D5310F7" w14:textId="77777777" w:rsidR="008146DF" w:rsidRPr="00563ED7" w:rsidRDefault="008146DF" w:rsidP="00E31452">
            <w:pPr>
              <w:jc w:val="center"/>
            </w:pPr>
            <w:r>
              <w:rPr>
                <w:noProof/>
              </w:rPr>
              <w:drawing>
                <wp:inline distT="0" distB="0" distL="0" distR="0" wp14:anchorId="70897098" wp14:editId="63B1740C">
                  <wp:extent cx="1243330" cy="1158240"/>
                  <wp:effectExtent l="0" t="0" r="0" b="0"/>
                  <wp:docPr id="158" name="Picture 158" descr="abdo_fre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abdo_free-19"/>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1243330" cy="1158240"/>
                          </a:xfrm>
                          <a:prstGeom prst="rect">
                            <a:avLst/>
                          </a:prstGeom>
                          <a:noFill/>
                          <a:ln>
                            <a:noFill/>
                          </a:ln>
                        </pic:spPr>
                      </pic:pic>
                    </a:graphicData>
                  </a:graphic>
                </wp:inline>
              </w:drawing>
            </w:r>
          </w:p>
        </w:tc>
      </w:tr>
      <w:tr w:rsidR="008146DF" w:rsidRPr="0022133D" w14:paraId="2D6709A0" w14:textId="77777777" w:rsidTr="00E31452">
        <w:tc>
          <w:tcPr>
            <w:tcW w:w="10740" w:type="dxa"/>
            <w:gridSpan w:val="8"/>
          </w:tcPr>
          <w:p w14:paraId="194CABC9" w14:textId="77777777" w:rsidR="008146DF" w:rsidRPr="00140304" w:rsidRDefault="008146DF" w:rsidP="00E31452">
            <w:pPr>
              <w:jc w:val="center"/>
              <w:rPr>
                <w:rFonts w:ascii="Tahoma" w:hAnsi="Tahoma" w:cs="Tahoma"/>
                <w:b/>
                <w:sz w:val="24"/>
                <w:szCs w:val="24"/>
              </w:rPr>
            </w:pPr>
            <w:r w:rsidRPr="00140304">
              <w:rPr>
                <w:rFonts w:ascii="Tahoma" w:hAnsi="Tahoma" w:cs="Tahoma"/>
                <w:b/>
                <w:sz w:val="24"/>
                <w:szCs w:val="24"/>
              </w:rPr>
              <w:t>Other Exercise Options for the Obliques</w:t>
            </w:r>
          </w:p>
        </w:tc>
      </w:tr>
      <w:tr w:rsidR="008146DF" w:rsidRPr="0022133D" w14:paraId="483842A9" w14:textId="77777777" w:rsidTr="00E31452">
        <w:tc>
          <w:tcPr>
            <w:tcW w:w="2148" w:type="dxa"/>
          </w:tcPr>
          <w:p w14:paraId="64E8FD2A" w14:textId="77777777" w:rsidR="008146DF" w:rsidRPr="00563ED7" w:rsidRDefault="008146DF" w:rsidP="00E31452">
            <w:pPr>
              <w:jc w:val="center"/>
            </w:pPr>
            <w:r>
              <w:rPr>
                <w:noProof/>
              </w:rPr>
              <w:drawing>
                <wp:inline distT="0" distB="0" distL="0" distR="0" wp14:anchorId="29BDE1E1" wp14:editId="5C53E9FB">
                  <wp:extent cx="902294" cy="1290865"/>
                  <wp:effectExtent l="0" t="0" r="0" b="5080"/>
                  <wp:docPr id="159" name="Picture 159" descr="abdo_dum-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abdo_dum-13"/>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905754" cy="1295815"/>
                          </a:xfrm>
                          <a:prstGeom prst="rect">
                            <a:avLst/>
                          </a:prstGeom>
                          <a:noFill/>
                          <a:ln>
                            <a:noFill/>
                          </a:ln>
                        </pic:spPr>
                      </pic:pic>
                    </a:graphicData>
                  </a:graphic>
                </wp:inline>
              </w:drawing>
            </w:r>
          </w:p>
        </w:tc>
        <w:tc>
          <w:tcPr>
            <w:tcW w:w="2148" w:type="dxa"/>
            <w:gridSpan w:val="2"/>
          </w:tcPr>
          <w:p w14:paraId="59451D62" w14:textId="77777777" w:rsidR="008146DF" w:rsidRPr="00563ED7" w:rsidRDefault="008146DF" w:rsidP="00E31452">
            <w:pPr>
              <w:jc w:val="center"/>
            </w:pPr>
            <w:r>
              <w:rPr>
                <w:noProof/>
              </w:rPr>
              <w:drawing>
                <wp:inline distT="0" distB="0" distL="0" distR="0" wp14:anchorId="3417AB5E" wp14:editId="626F61AC">
                  <wp:extent cx="1046605" cy="1224553"/>
                  <wp:effectExtent l="0" t="0" r="1270" b="0"/>
                  <wp:docPr id="160" name="Picture 160" descr="abdo_dum-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abdo_dum-11"/>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1049812" cy="1228306"/>
                          </a:xfrm>
                          <a:prstGeom prst="rect">
                            <a:avLst/>
                          </a:prstGeom>
                          <a:noFill/>
                          <a:ln>
                            <a:noFill/>
                          </a:ln>
                        </pic:spPr>
                      </pic:pic>
                    </a:graphicData>
                  </a:graphic>
                </wp:inline>
              </w:drawing>
            </w:r>
          </w:p>
        </w:tc>
        <w:tc>
          <w:tcPr>
            <w:tcW w:w="2148" w:type="dxa"/>
            <w:gridSpan w:val="2"/>
          </w:tcPr>
          <w:p w14:paraId="4B850C5F" w14:textId="77777777" w:rsidR="008146DF" w:rsidRDefault="008146DF" w:rsidP="00E31452">
            <w:pPr>
              <w:jc w:val="center"/>
            </w:pPr>
          </w:p>
          <w:p w14:paraId="4A387533" w14:textId="77777777" w:rsidR="008146DF" w:rsidRPr="00563ED7" w:rsidRDefault="008146DF" w:rsidP="00E31452">
            <w:pPr>
              <w:jc w:val="center"/>
            </w:pPr>
            <w:r>
              <w:rPr>
                <w:noProof/>
              </w:rPr>
              <w:drawing>
                <wp:inline distT="0" distB="0" distL="0" distR="0" wp14:anchorId="670D9FCE" wp14:editId="10B89A8C">
                  <wp:extent cx="1231265" cy="841375"/>
                  <wp:effectExtent l="0" t="0" r="0" b="0"/>
                  <wp:docPr id="161" name="Picture 161" descr="abdo_hvbal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abdo_hvball-01"/>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1231265" cy="841375"/>
                          </a:xfrm>
                          <a:prstGeom prst="rect">
                            <a:avLst/>
                          </a:prstGeom>
                          <a:noFill/>
                          <a:ln>
                            <a:noFill/>
                          </a:ln>
                        </pic:spPr>
                      </pic:pic>
                    </a:graphicData>
                  </a:graphic>
                </wp:inline>
              </w:drawing>
            </w:r>
          </w:p>
        </w:tc>
        <w:tc>
          <w:tcPr>
            <w:tcW w:w="2148" w:type="dxa"/>
            <w:gridSpan w:val="2"/>
          </w:tcPr>
          <w:p w14:paraId="72F4F373" w14:textId="77777777" w:rsidR="008146DF" w:rsidRDefault="008146DF" w:rsidP="00E31452">
            <w:pPr>
              <w:jc w:val="center"/>
            </w:pPr>
          </w:p>
          <w:p w14:paraId="3A2C7F62" w14:textId="77777777" w:rsidR="008146DF" w:rsidRPr="00563ED7" w:rsidRDefault="008146DF" w:rsidP="00E31452">
            <w:pPr>
              <w:jc w:val="center"/>
            </w:pPr>
            <w:r>
              <w:rPr>
                <w:noProof/>
              </w:rPr>
              <w:drawing>
                <wp:inline distT="0" distB="0" distL="0" distR="0" wp14:anchorId="150DB83D" wp14:editId="4A61CBA9">
                  <wp:extent cx="1158240" cy="475615"/>
                  <wp:effectExtent l="0" t="0" r="0" b="0"/>
                  <wp:docPr id="162" name="Picture 162" descr="Bos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Boso (7)"/>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1158240" cy="475615"/>
                          </a:xfrm>
                          <a:prstGeom prst="rect">
                            <a:avLst/>
                          </a:prstGeom>
                          <a:noFill/>
                          <a:ln>
                            <a:noFill/>
                          </a:ln>
                        </pic:spPr>
                      </pic:pic>
                    </a:graphicData>
                  </a:graphic>
                </wp:inline>
              </w:drawing>
            </w:r>
          </w:p>
        </w:tc>
        <w:tc>
          <w:tcPr>
            <w:tcW w:w="2148" w:type="dxa"/>
          </w:tcPr>
          <w:p w14:paraId="581FAF23" w14:textId="77777777" w:rsidR="008146DF" w:rsidRDefault="008146DF" w:rsidP="00E31452">
            <w:pPr>
              <w:jc w:val="center"/>
            </w:pPr>
          </w:p>
          <w:p w14:paraId="528EB811" w14:textId="77777777" w:rsidR="008146DF" w:rsidRPr="00563ED7" w:rsidRDefault="008146DF" w:rsidP="00E31452">
            <w:pPr>
              <w:jc w:val="center"/>
            </w:pPr>
            <w:r>
              <w:rPr>
                <w:noProof/>
              </w:rPr>
              <w:drawing>
                <wp:inline distT="0" distB="0" distL="0" distR="0" wp14:anchorId="24CEE185" wp14:editId="2FAE7DF7">
                  <wp:extent cx="1377950" cy="804545"/>
                  <wp:effectExtent l="0" t="0" r="0" b="0"/>
                  <wp:docPr id="163" name="Picture 163" descr="Bos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Boso (3)"/>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1377950" cy="804545"/>
                          </a:xfrm>
                          <a:prstGeom prst="rect">
                            <a:avLst/>
                          </a:prstGeom>
                          <a:noFill/>
                          <a:ln>
                            <a:noFill/>
                          </a:ln>
                        </pic:spPr>
                      </pic:pic>
                    </a:graphicData>
                  </a:graphic>
                </wp:inline>
              </w:drawing>
            </w:r>
          </w:p>
        </w:tc>
      </w:tr>
    </w:tbl>
    <w:p w14:paraId="3162291C" w14:textId="77777777" w:rsidR="008146DF" w:rsidRDefault="008146DF" w:rsidP="008146DF">
      <w:r>
        <w:br w:type="page"/>
      </w:r>
    </w:p>
    <w:tbl>
      <w:tblPr>
        <w:tblW w:w="10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8"/>
        <w:gridCol w:w="537"/>
        <w:gridCol w:w="1611"/>
        <w:gridCol w:w="1074"/>
        <w:gridCol w:w="1074"/>
        <w:gridCol w:w="1611"/>
        <w:gridCol w:w="537"/>
        <w:gridCol w:w="2148"/>
      </w:tblGrid>
      <w:tr w:rsidR="008146DF" w:rsidRPr="0022133D" w14:paraId="4980FE40" w14:textId="77777777" w:rsidTr="00E31452">
        <w:tc>
          <w:tcPr>
            <w:tcW w:w="10740" w:type="dxa"/>
            <w:gridSpan w:val="8"/>
          </w:tcPr>
          <w:p w14:paraId="1DCFD73D" w14:textId="77777777" w:rsidR="008146DF" w:rsidRPr="00140304" w:rsidRDefault="008146DF" w:rsidP="00E31452">
            <w:pPr>
              <w:jc w:val="center"/>
              <w:rPr>
                <w:rFonts w:ascii="Tahoma" w:hAnsi="Tahoma" w:cs="Tahoma"/>
                <w:b/>
                <w:sz w:val="24"/>
                <w:szCs w:val="24"/>
              </w:rPr>
            </w:pPr>
            <w:r>
              <w:lastRenderedPageBreak/>
              <w:br w:type="page"/>
            </w:r>
            <w:r>
              <w:br w:type="page"/>
            </w:r>
            <w:r w:rsidRPr="00140304">
              <w:rPr>
                <w:rFonts w:ascii="Tahoma" w:hAnsi="Tahoma" w:cs="Tahoma"/>
                <w:b/>
                <w:sz w:val="24"/>
                <w:szCs w:val="24"/>
              </w:rPr>
              <w:t>Plank Options from Easy to Hard (Posture / Abs &amp; Lower Back)</w:t>
            </w:r>
          </w:p>
        </w:tc>
      </w:tr>
      <w:tr w:rsidR="008146DF" w:rsidRPr="0022133D" w14:paraId="4AC09623" w14:textId="77777777" w:rsidTr="00E31452">
        <w:tc>
          <w:tcPr>
            <w:tcW w:w="2685" w:type="dxa"/>
            <w:gridSpan w:val="2"/>
          </w:tcPr>
          <w:p w14:paraId="74A6B4D7" w14:textId="77777777" w:rsidR="008146DF" w:rsidRPr="00D02464" w:rsidRDefault="008146DF" w:rsidP="00E31452">
            <w:pPr>
              <w:jc w:val="center"/>
              <w:rPr>
                <w:rFonts w:ascii="Arial" w:hAnsi="Arial" w:cs="Arial"/>
                <w:sz w:val="22"/>
              </w:rPr>
            </w:pPr>
            <w:r w:rsidRPr="00D02464">
              <w:rPr>
                <w:rFonts w:ascii="Arial" w:hAnsi="Arial" w:cs="Arial"/>
                <w:sz w:val="22"/>
              </w:rPr>
              <w:t>Bird Dog</w:t>
            </w:r>
          </w:p>
          <w:p w14:paraId="3A7482E8" w14:textId="77777777" w:rsidR="008146DF" w:rsidRPr="00563ED7" w:rsidRDefault="008146DF" w:rsidP="00E31452">
            <w:pPr>
              <w:jc w:val="center"/>
            </w:pPr>
            <w:r>
              <w:rPr>
                <w:noProof/>
              </w:rPr>
              <w:drawing>
                <wp:inline distT="0" distB="0" distL="0" distR="0" wp14:anchorId="54232D9E" wp14:editId="6499EBC6">
                  <wp:extent cx="1511935" cy="902335"/>
                  <wp:effectExtent l="0" t="0" r="0" b="0"/>
                  <wp:docPr id="164" name="Picture 164" descr="abdo_fre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abdo_free-47"/>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1511935" cy="902335"/>
                          </a:xfrm>
                          <a:prstGeom prst="rect">
                            <a:avLst/>
                          </a:prstGeom>
                          <a:noFill/>
                          <a:ln>
                            <a:noFill/>
                          </a:ln>
                        </pic:spPr>
                      </pic:pic>
                    </a:graphicData>
                  </a:graphic>
                </wp:inline>
              </w:drawing>
            </w:r>
          </w:p>
        </w:tc>
        <w:tc>
          <w:tcPr>
            <w:tcW w:w="2685" w:type="dxa"/>
            <w:gridSpan w:val="2"/>
          </w:tcPr>
          <w:p w14:paraId="22CEE037" w14:textId="77777777" w:rsidR="008146DF" w:rsidRPr="00D02464" w:rsidRDefault="008146DF" w:rsidP="00E31452">
            <w:pPr>
              <w:jc w:val="center"/>
              <w:rPr>
                <w:rFonts w:ascii="Arial" w:hAnsi="Arial" w:cs="Arial"/>
              </w:rPr>
            </w:pPr>
            <w:r w:rsidRPr="00D02464">
              <w:rPr>
                <w:rFonts w:ascii="Arial" w:hAnsi="Arial" w:cs="Arial"/>
              </w:rPr>
              <w:t>Plank – Elbows or Knees</w:t>
            </w:r>
          </w:p>
          <w:p w14:paraId="757C60F7" w14:textId="77777777" w:rsidR="008146DF" w:rsidRPr="00D02464" w:rsidRDefault="008146DF" w:rsidP="00E31452">
            <w:pPr>
              <w:jc w:val="center"/>
              <w:rPr>
                <w:rFonts w:ascii="Arial" w:hAnsi="Arial" w:cs="Arial"/>
              </w:rPr>
            </w:pPr>
            <w:r>
              <w:rPr>
                <w:rFonts w:ascii="Arial" w:hAnsi="Arial" w:cs="Arial"/>
                <w:noProof/>
              </w:rPr>
              <w:drawing>
                <wp:inline distT="0" distB="0" distL="0" distR="0" wp14:anchorId="7FF701EA" wp14:editId="421158EE">
                  <wp:extent cx="1182370" cy="463550"/>
                  <wp:effectExtent l="0" t="0" r="0" b="0"/>
                  <wp:docPr id="165" name="Picture 165" descr="abdo_fre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abdo_free-48"/>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1182370" cy="463550"/>
                          </a:xfrm>
                          <a:prstGeom prst="rect">
                            <a:avLst/>
                          </a:prstGeom>
                          <a:noFill/>
                          <a:ln>
                            <a:noFill/>
                          </a:ln>
                        </pic:spPr>
                      </pic:pic>
                    </a:graphicData>
                  </a:graphic>
                </wp:inline>
              </w:drawing>
            </w:r>
          </w:p>
          <w:p w14:paraId="3FA0CC68" w14:textId="77777777" w:rsidR="008146DF" w:rsidRPr="00D02464" w:rsidRDefault="008146DF" w:rsidP="00E31452">
            <w:pPr>
              <w:jc w:val="center"/>
              <w:rPr>
                <w:rFonts w:ascii="Arial" w:hAnsi="Arial" w:cs="Arial"/>
              </w:rPr>
            </w:pPr>
            <w:r>
              <w:rPr>
                <w:rFonts w:ascii="Arial" w:hAnsi="Arial" w:cs="Arial"/>
                <w:noProof/>
              </w:rPr>
              <w:drawing>
                <wp:inline distT="0" distB="0" distL="0" distR="0" wp14:anchorId="2E8D8418" wp14:editId="06115A33">
                  <wp:extent cx="1109345" cy="572770"/>
                  <wp:effectExtent l="0" t="0" r="0" b="0"/>
                  <wp:docPr id="166" name="Picture 166" descr="abdo_fre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abdo_free-52"/>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1109345" cy="572770"/>
                          </a:xfrm>
                          <a:prstGeom prst="rect">
                            <a:avLst/>
                          </a:prstGeom>
                          <a:noFill/>
                          <a:ln>
                            <a:noFill/>
                          </a:ln>
                        </pic:spPr>
                      </pic:pic>
                    </a:graphicData>
                  </a:graphic>
                </wp:inline>
              </w:drawing>
            </w:r>
          </w:p>
        </w:tc>
        <w:tc>
          <w:tcPr>
            <w:tcW w:w="2685" w:type="dxa"/>
            <w:gridSpan w:val="2"/>
          </w:tcPr>
          <w:p w14:paraId="16CE822F" w14:textId="77777777" w:rsidR="008146DF" w:rsidRPr="00D02464" w:rsidRDefault="008146DF" w:rsidP="00E31452">
            <w:pPr>
              <w:jc w:val="center"/>
              <w:rPr>
                <w:rFonts w:ascii="Arial" w:hAnsi="Arial" w:cs="Arial"/>
              </w:rPr>
            </w:pPr>
            <w:r w:rsidRPr="00D02464">
              <w:rPr>
                <w:rFonts w:ascii="Arial" w:hAnsi="Arial" w:cs="Arial"/>
              </w:rPr>
              <w:t xml:space="preserve">Arm Raises – Circles </w:t>
            </w:r>
          </w:p>
          <w:p w14:paraId="0B64F4BB" w14:textId="77777777" w:rsidR="008146DF" w:rsidRPr="00D02464" w:rsidRDefault="008146DF" w:rsidP="00E31452">
            <w:pPr>
              <w:jc w:val="center"/>
              <w:rPr>
                <w:rFonts w:ascii="Arial" w:hAnsi="Arial" w:cs="Arial"/>
              </w:rPr>
            </w:pPr>
          </w:p>
          <w:p w14:paraId="3B0D717E" w14:textId="77777777" w:rsidR="008146DF" w:rsidRPr="00D02464" w:rsidRDefault="008146DF" w:rsidP="00E31452">
            <w:pPr>
              <w:jc w:val="center"/>
              <w:rPr>
                <w:rFonts w:ascii="Arial" w:hAnsi="Arial" w:cs="Arial"/>
              </w:rPr>
            </w:pPr>
            <w:r>
              <w:rPr>
                <w:rFonts w:ascii="Arial" w:hAnsi="Arial" w:cs="Arial"/>
                <w:noProof/>
              </w:rPr>
              <w:drawing>
                <wp:inline distT="0" distB="0" distL="0" distR="0" wp14:anchorId="62BE02F5" wp14:editId="2E846631">
                  <wp:extent cx="1207135" cy="743585"/>
                  <wp:effectExtent l="0" t="0" r="0" b="0"/>
                  <wp:docPr id="167" name="Picture 167" descr="abdo_fre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abdo_free-53"/>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1207135" cy="743585"/>
                          </a:xfrm>
                          <a:prstGeom prst="rect">
                            <a:avLst/>
                          </a:prstGeom>
                          <a:noFill/>
                          <a:ln>
                            <a:noFill/>
                          </a:ln>
                        </pic:spPr>
                      </pic:pic>
                    </a:graphicData>
                  </a:graphic>
                </wp:inline>
              </w:drawing>
            </w:r>
          </w:p>
        </w:tc>
        <w:tc>
          <w:tcPr>
            <w:tcW w:w="2685" w:type="dxa"/>
            <w:gridSpan w:val="2"/>
          </w:tcPr>
          <w:p w14:paraId="0DC7B429" w14:textId="77777777" w:rsidR="008146DF" w:rsidRPr="00D02464" w:rsidRDefault="008146DF" w:rsidP="00E31452">
            <w:pPr>
              <w:jc w:val="center"/>
              <w:rPr>
                <w:rFonts w:ascii="Arial" w:hAnsi="Arial" w:cs="Arial"/>
              </w:rPr>
            </w:pPr>
            <w:r w:rsidRPr="00D02464">
              <w:rPr>
                <w:rFonts w:ascii="Arial" w:hAnsi="Arial" w:cs="Arial"/>
              </w:rPr>
              <w:t xml:space="preserve">Arm + Leg Raises </w:t>
            </w:r>
          </w:p>
          <w:p w14:paraId="41574403" w14:textId="77777777" w:rsidR="008146DF" w:rsidRPr="00D02464" w:rsidRDefault="008146DF" w:rsidP="00E31452">
            <w:pPr>
              <w:jc w:val="center"/>
              <w:rPr>
                <w:rFonts w:ascii="Arial" w:hAnsi="Arial" w:cs="Arial"/>
              </w:rPr>
            </w:pPr>
            <w:r>
              <w:rPr>
                <w:rFonts w:ascii="Arial" w:hAnsi="Arial" w:cs="Arial"/>
                <w:noProof/>
              </w:rPr>
              <w:drawing>
                <wp:inline distT="0" distB="0" distL="0" distR="0" wp14:anchorId="285142F0" wp14:editId="5081C28F">
                  <wp:extent cx="1170305" cy="487680"/>
                  <wp:effectExtent l="0" t="0" r="0" b="0"/>
                  <wp:docPr id="168" name="Picture 168" descr="abdo_fre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abdo_free-51"/>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1170305" cy="487680"/>
                          </a:xfrm>
                          <a:prstGeom prst="rect">
                            <a:avLst/>
                          </a:prstGeom>
                          <a:noFill/>
                          <a:ln>
                            <a:noFill/>
                          </a:ln>
                        </pic:spPr>
                      </pic:pic>
                    </a:graphicData>
                  </a:graphic>
                </wp:inline>
              </w:drawing>
            </w:r>
          </w:p>
          <w:p w14:paraId="4BD90CFE" w14:textId="77777777" w:rsidR="008146DF" w:rsidRPr="00D02464" w:rsidRDefault="008146DF" w:rsidP="00E31452">
            <w:pPr>
              <w:jc w:val="center"/>
              <w:rPr>
                <w:rFonts w:ascii="Arial" w:hAnsi="Arial" w:cs="Arial"/>
              </w:rPr>
            </w:pPr>
          </w:p>
          <w:p w14:paraId="60D4474F" w14:textId="77777777" w:rsidR="008146DF" w:rsidRPr="00D02464" w:rsidRDefault="008146DF" w:rsidP="00E31452">
            <w:pPr>
              <w:jc w:val="center"/>
              <w:rPr>
                <w:rFonts w:ascii="Arial" w:hAnsi="Arial" w:cs="Arial"/>
              </w:rPr>
            </w:pPr>
            <w:r>
              <w:rPr>
                <w:rFonts w:ascii="Arial" w:hAnsi="Arial" w:cs="Arial"/>
                <w:noProof/>
              </w:rPr>
              <w:drawing>
                <wp:inline distT="0" distB="0" distL="0" distR="0" wp14:anchorId="1D11CBD5" wp14:editId="4EC562B9">
                  <wp:extent cx="1134110" cy="487680"/>
                  <wp:effectExtent l="0" t="0" r="0" b="0"/>
                  <wp:docPr id="169" name="Picture 169" descr="abdo_fre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abdo_free-51"/>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1134110" cy="487680"/>
                          </a:xfrm>
                          <a:prstGeom prst="rect">
                            <a:avLst/>
                          </a:prstGeom>
                          <a:noFill/>
                          <a:ln>
                            <a:noFill/>
                          </a:ln>
                        </pic:spPr>
                      </pic:pic>
                    </a:graphicData>
                  </a:graphic>
                </wp:inline>
              </w:drawing>
            </w:r>
          </w:p>
        </w:tc>
      </w:tr>
      <w:tr w:rsidR="008146DF" w:rsidRPr="0022133D" w14:paraId="30AE0724" w14:textId="77777777" w:rsidTr="00E31452">
        <w:tc>
          <w:tcPr>
            <w:tcW w:w="2685" w:type="dxa"/>
            <w:gridSpan w:val="2"/>
          </w:tcPr>
          <w:p w14:paraId="594CA0E5" w14:textId="77777777" w:rsidR="008146DF" w:rsidRPr="00D02464" w:rsidRDefault="008146DF" w:rsidP="00E31452">
            <w:pPr>
              <w:jc w:val="center"/>
              <w:rPr>
                <w:rFonts w:ascii="Arial" w:hAnsi="Arial" w:cs="Arial"/>
              </w:rPr>
            </w:pPr>
            <w:r w:rsidRPr="00D02464">
              <w:rPr>
                <w:rFonts w:ascii="Arial" w:hAnsi="Arial" w:cs="Arial"/>
              </w:rPr>
              <w:t xml:space="preserve">Plank Jacks </w:t>
            </w:r>
          </w:p>
          <w:p w14:paraId="6BC54569" w14:textId="77777777" w:rsidR="008146DF" w:rsidRDefault="008146DF" w:rsidP="00E31452">
            <w:pPr>
              <w:jc w:val="center"/>
            </w:pPr>
            <w:r>
              <w:rPr>
                <w:noProof/>
              </w:rPr>
              <w:drawing>
                <wp:inline distT="0" distB="0" distL="0" distR="0" wp14:anchorId="056943D4" wp14:editId="325BCFB8">
                  <wp:extent cx="1329055" cy="890270"/>
                  <wp:effectExtent l="0" t="0" r="0" b="0"/>
                  <wp:docPr id="170" name="Picture 170" descr="Plank Jacks | Illustrated Exercise guide - WorkoutLabs (Wi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Plank Jacks | Illustrated Exercise guide - WorkoutLabs (With ..."/>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1329055" cy="890270"/>
                          </a:xfrm>
                          <a:prstGeom prst="rect">
                            <a:avLst/>
                          </a:prstGeom>
                          <a:noFill/>
                          <a:ln>
                            <a:noFill/>
                          </a:ln>
                        </pic:spPr>
                      </pic:pic>
                    </a:graphicData>
                  </a:graphic>
                </wp:inline>
              </w:drawing>
            </w:r>
          </w:p>
        </w:tc>
        <w:tc>
          <w:tcPr>
            <w:tcW w:w="2685" w:type="dxa"/>
            <w:gridSpan w:val="2"/>
          </w:tcPr>
          <w:p w14:paraId="0A04AD48" w14:textId="77777777" w:rsidR="008146DF" w:rsidRPr="00D02464" w:rsidRDefault="008146DF" w:rsidP="00E31452">
            <w:pPr>
              <w:jc w:val="center"/>
              <w:rPr>
                <w:rFonts w:ascii="Arial" w:hAnsi="Arial" w:cs="Arial"/>
              </w:rPr>
            </w:pPr>
            <w:r w:rsidRPr="00D02464">
              <w:rPr>
                <w:rFonts w:ascii="Arial" w:hAnsi="Arial" w:cs="Arial"/>
              </w:rPr>
              <w:t xml:space="preserve">Plank Hip Dips </w:t>
            </w:r>
          </w:p>
          <w:p w14:paraId="7078586D" w14:textId="77777777" w:rsidR="008146DF" w:rsidRPr="00D02464" w:rsidRDefault="008146DF" w:rsidP="00E31452">
            <w:pPr>
              <w:jc w:val="center"/>
              <w:rPr>
                <w:rFonts w:ascii="Arial" w:hAnsi="Arial" w:cs="Arial"/>
              </w:rPr>
            </w:pPr>
            <w:r>
              <w:rPr>
                <w:rFonts w:ascii="Arial" w:hAnsi="Arial" w:cs="Arial"/>
                <w:noProof/>
              </w:rPr>
              <w:drawing>
                <wp:inline distT="0" distB="0" distL="0" distR="0" wp14:anchorId="073C8610" wp14:editId="37EFBA7A">
                  <wp:extent cx="1499870" cy="987425"/>
                  <wp:effectExtent l="0" t="0" r="0" b="0"/>
                  <wp:docPr id="171" name="Picture 171" descr="73 Best Plank Hip Dips images | Hips dips, Plank hip dips, Wor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73 Best Plank Hip Dips images | Hips dips, Plank hip dips, Workout"/>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1499870" cy="987425"/>
                          </a:xfrm>
                          <a:prstGeom prst="rect">
                            <a:avLst/>
                          </a:prstGeom>
                          <a:noFill/>
                          <a:ln>
                            <a:noFill/>
                          </a:ln>
                        </pic:spPr>
                      </pic:pic>
                    </a:graphicData>
                  </a:graphic>
                </wp:inline>
              </w:drawing>
            </w:r>
          </w:p>
        </w:tc>
        <w:tc>
          <w:tcPr>
            <w:tcW w:w="2685" w:type="dxa"/>
            <w:gridSpan w:val="2"/>
          </w:tcPr>
          <w:p w14:paraId="53E5536B" w14:textId="77777777" w:rsidR="008146DF" w:rsidRPr="00D02464" w:rsidRDefault="008146DF" w:rsidP="00E31452">
            <w:pPr>
              <w:jc w:val="center"/>
              <w:rPr>
                <w:rFonts w:ascii="Arial" w:hAnsi="Arial" w:cs="Arial"/>
              </w:rPr>
            </w:pPr>
            <w:r w:rsidRPr="00D02464">
              <w:rPr>
                <w:rFonts w:ascii="Arial" w:hAnsi="Arial" w:cs="Arial"/>
              </w:rPr>
              <w:t>Mountain Climbers</w:t>
            </w:r>
          </w:p>
          <w:p w14:paraId="1FBE1999" w14:textId="77777777" w:rsidR="008146DF" w:rsidRPr="00D02464" w:rsidRDefault="008146DF" w:rsidP="00E31452">
            <w:pPr>
              <w:jc w:val="center"/>
              <w:rPr>
                <w:rFonts w:ascii="Arial" w:hAnsi="Arial" w:cs="Arial"/>
              </w:rPr>
            </w:pPr>
            <w:r>
              <w:rPr>
                <w:noProof/>
              </w:rPr>
              <w:drawing>
                <wp:inline distT="0" distB="0" distL="0" distR="0" wp14:anchorId="02D1A9AC" wp14:editId="4066ECAC">
                  <wp:extent cx="926465" cy="926465"/>
                  <wp:effectExtent l="0" t="0" r="0" b="0"/>
                  <wp:docPr id="172" name="Picture 172" descr="Full-body Workout to Beat the Winter Slu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Full-body Workout to Beat the Winter Slump"/>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926465" cy="926465"/>
                          </a:xfrm>
                          <a:prstGeom prst="rect">
                            <a:avLst/>
                          </a:prstGeom>
                          <a:noFill/>
                          <a:ln>
                            <a:noFill/>
                          </a:ln>
                        </pic:spPr>
                      </pic:pic>
                    </a:graphicData>
                  </a:graphic>
                </wp:inline>
              </w:drawing>
            </w:r>
          </w:p>
        </w:tc>
        <w:tc>
          <w:tcPr>
            <w:tcW w:w="2685" w:type="dxa"/>
            <w:gridSpan w:val="2"/>
          </w:tcPr>
          <w:p w14:paraId="5AE8C15F" w14:textId="77777777" w:rsidR="008146DF" w:rsidRDefault="008146DF" w:rsidP="00E31452">
            <w:pPr>
              <w:jc w:val="center"/>
              <w:rPr>
                <w:rFonts w:ascii="Arial" w:hAnsi="Arial" w:cs="Arial"/>
              </w:rPr>
            </w:pPr>
            <w:r>
              <w:rPr>
                <w:rFonts w:ascii="Arial" w:hAnsi="Arial" w:cs="Arial"/>
              </w:rPr>
              <w:t xml:space="preserve">Down-Up Planks </w:t>
            </w:r>
          </w:p>
          <w:p w14:paraId="2E4F3B98" w14:textId="77777777" w:rsidR="008146DF" w:rsidRPr="00D02464" w:rsidRDefault="008146DF" w:rsidP="00E31452">
            <w:pPr>
              <w:jc w:val="center"/>
              <w:rPr>
                <w:rFonts w:ascii="Arial" w:hAnsi="Arial" w:cs="Arial"/>
              </w:rPr>
            </w:pPr>
            <w:r>
              <w:rPr>
                <w:noProof/>
              </w:rPr>
              <w:drawing>
                <wp:inline distT="0" distB="0" distL="0" distR="0" wp14:anchorId="47925D60" wp14:editId="55150304">
                  <wp:extent cx="1341120" cy="890270"/>
                  <wp:effectExtent l="0" t="0" r="0" b="0"/>
                  <wp:docPr id="173" name="Picture 173" descr="Plank Vari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Plank Variations"/>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1341120" cy="890270"/>
                          </a:xfrm>
                          <a:prstGeom prst="rect">
                            <a:avLst/>
                          </a:prstGeom>
                          <a:noFill/>
                          <a:ln>
                            <a:noFill/>
                          </a:ln>
                        </pic:spPr>
                      </pic:pic>
                    </a:graphicData>
                  </a:graphic>
                </wp:inline>
              </w:drawing>
            </w:r>
          </w:p>
        </w:tc>
      </w:tr>
      <w:tr w:rsidR="008146DF" w:rsidRPr="0022133D" w14:paraId="1962BDCA" w14:textId="77777777" w:rsidTr="00E31452">
        <w:tc>
          <w:tcPr>
            <w:tcW w:w="2685" w:type="dxa"/>
            <w:gridSpan w:val="2"/>
          </w:tcPr>
          <w:p w14:paraId="1F54D083" w14:textId="77777777" w:rsidR="008146DF" w:rsidRPr="00ED3758" w:rsidRDefault="008146DF" w:rsidP="00E31452">
            <w:pPr>
              <w:jc w:val="center"/>
            </w:pPr>
            <w:r>
              <w:rPr>
                <w:noProof/>
              </w:rPr>
              <w:drawing>
                <wp:inline distT="0" distB="0" distL="0" distR="0" wp14:anchorId="222193CF" wp14:editId="7D30407D">
                  <wp:extent cx="1073150" cy="621665"/>
                  <wp:effectExtent l="0" t="0" r="0" b="0"/>
                  <wp:docPr id="174" name="Picture 174" descr="abdo_bfre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abdo_bfree-25"/>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1073150" cy="621665"/>
                          </a:xfrm>
                          <a:prstGeom prst="rect">
                            <a:avLst/>
                          </a:prstGeom>
                          <a:noFill/>
                          <a:ln>
                            <a:noFill/>
                          </a:ln>
                        </pic:spPr>
                      </pic:pic>
                    </a:graphicData>
                  </a:graphic>
                </wp:inline>
              </w:drawing>
            </w:r>
          </w:p>
        </w:tc>
        <w:tc>
          <w:tcPr>
            <w:tcW w:w="2685" w:type="dxa"/>
            <w:gridSpan w:val="2"/>
          </w:tcPr>
          <w:p w14:paraId="13D002AA" w14:textId="77777777" w:rsidR="008146DF" w:rsidRPr="00ED3758" w:rsidRDefault="008146DF" w:rsidP="00E31452">
            <w:pPr>
              <w:jc w:val="center"/>
            </w:pPr>
            <w:r>
              <w:rPr>
                <w:noProof/>
              </w:rPr>
              <w:drawing>
                <wp:inline distT="0" distB="0" distL="0" distR="0" wp14:anchorId="3F2708E0" wp14:editId="578C50D1">
                  <wp:extent cx="1134110" cy="865505"/>
                  <wp:effectExtent l="0" t="0" r="0" b="0"/>
                  <wp:docPr id="175" name="Picture 175" descr="abdo_bfre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abdo_bfree-40"/>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1134110" cy="865505"/>
                          </a:xfrm>
                          <a:prstGeom prst="rect">
                            <a:avLst/>
                          </a:prstGeom>
                          <a:noFill/>
                          <a:ln>
                            <a:noFill/>
                          </a:ln>
                        </pic:spPr>
                      </pic:pic>
                    </a:graphicData>
                  </a:graphic>
                </wp:inline>
              </w:drawing>
            </w:r>
          </w:p>
        </w:tc>
        <w:tc>
          <w:tcPr>
            <w:tcW w:w="2685" w:type="dxa"/>
            <w:gridSpan w:val="2"/>
          </w:tcPr>
          <w:p w14:paraId="2E02FBC4" w14:textId="77777777" w:rsidR="008146DF" w:rsidRDefault="008146DF" w:rsidP="00E31452">
            <w:pPr>
              <w:jc w:val="center"/>
            </w:pPr>
            <w:r>
              <w:t xml:space="preserve">Ball Roll Outs </w:t>
            </w:r>
          </w:p>
          <w:p w14:paraId="43815709" w14:textId="77777777" w:rsidR="008146DF" w:rsidRPr="00ED3758" w:rsidRDefault="008146DF" w:rsidP="00E31452">
            <w:pPr>
              <w:jc w:val="center"/>
            </w:pPr>
            <w:r>
              <w:rPr>
                <w:noProof/>
              </w:rPr>
              <w:drawing>
                <wp:inline distT="0" distB="0" distL="0" distR="0" wp14:anchorId="3D053ACB" wp14:editId="0CAD418F">
                  <wp:extent cx="1109345" cy="633730"/>
                  <wp:effectExtent l="0" t="0" r="0" b="0"/>
                  <wp:docPr id="176" name="Picture 176" descr="abdo_bfre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abdo_bfree-18"/>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1109345" cy="633730"/>
                          </a:xfrm>
                          <a:prstGeom prst="rect">
                            <a:avLst/>
                          </a:prstGeom>
                          <a:noFill/>
                          <a:ln>
                            <a:noFill/>
                          </a:ln>
                        </pic:spPr>
                      </pic:pic>
                    </a:graphicData>
                  </a:graphic>
                </wp:inline>
              </w:drawing>
            </w:r>
          </w:p>
        </w:tc>
        <w:tc>
          <w:tcPr>
            <w:tcW w:w="2685" w:type="dxa"/>
            <w:gridSpan w:val="2"/>
          </w:tcPr>
          <w:p w14:paraId="53F4BD06" w14:textId="77777777" w:rsidR="008146DF" w:rsidRDefault="008146DF" w:rsidP="00E31452">
            <w:pPr>
              <w:jc w:val="center"/>
            </w:pPr>
            <w:r>
              <w:t xml:space="preserve">Ball Roll Ins </w:t>
            </w:r>
          </w:p>
          <w:p w14:paraId="6F047754" w14:textId="77777777" w:rsidR="008146DF" w:rsidRPr="00ED3758" w:rsidRDefault="008146DF" w:rsidP="00E31452">
            <w:pPr>
              <w:jc w:val="center"/>
            </w:pPr>
            <w:r>
              <w:rPr>
                <w:noProof/>
              </w:rPr>
              <w:drawing>
                <wp:inline distT="0" distB="0" distL="0" distR="0" wp14:anchorId="6DB8CD2F" wp14:editId="65A473CA">
                  <wp:extent cx="1158240" cy="597535"/>
                  <wp:effectExtent l="0" t="0" r="0" b="0"/>
                  <wp:docPr id="177" name="Picture 177" descr="abdo_bfre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abdo_bfree-31"/>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0" y="0"/>
                            <a:ext cx="1158240" cy="597535"/>
                          </a:xfrm>
                          <a:prstGeom prst="rect">
                            <a:avLst/>
                          </a:prstGeom>
                          <a:noFill/>
                          <a:ln>
                            <a:noFill/>
                          </a:ln>
                        </pic:spPr>
                      </pic:pic>
                    </a:graphicData>
                  </a:graphic>
                </wp:inline>
              </w:drawing>
            </w:r>
          </w:p>
        </w:tc>
      </w:tr>
      <w:tr w:rsidR="008146DF" w:rsidRPr="0022133D" w14:paraId="3460E74C" w14:textId="77777777" w:rsidTr="00E31452">
        <w:tc>
          <w:tcPr>
            <w:tcW w:w="10740" w:type="dxa"/>
            <w:gridSpan w:val="8"/>
          </w:tcPr>
          <w:p w14:paraId="7C17B3FD" w14:textId="77777777" w:rsidR="008146DF" w:rsidRPr="00140304" w:rsidRDefault="008146DF" w:rsidP="00E31452">
            <w:pPr>
              <w:jc w:val="center"/>
              <w:rPr>
                <w:rFonts w:ascii="Tahoma" w:hAnsi="Tahoma" w:cs="Tahoma"/>
                <w:b/>
                <w:sz w:val="24"/>
                <w:szCs w:val="24"/>
              </w:rPr>
            </w:pPr>
            <w:r w:rsidRPr="00140304">
              <w:rPr>
                <w:rFonts w:ascii="Tahoma" w:hAnsi="Tahoma" w:cs="Tahoma"/>
                <w:b/>
                <w:sz w:val="24"/>
                <w:szCs w:val="24"/>
              </w:rPr>
              <w:t>Side Plank Options from Easy to Hard (Posture / Abs + Obliques + Lower back)</w:t>
            </w:r>
          </w:p>
        </w:tc>
      </w:tr>
      <w:tr w:rsidR="008146DF" w:rsidRPr="0022133D" w14:paraId="08FE483A" w14:textId="77777777" w:rsidTr="00E31452">
        <w:tc>
          <w:tcPr>
            <w:tcW w:w="2148" w:type="dxa"/>
          </w:tcPr>
          <w:p w14:paraId="04962827" w14:textId="77777777" w:rsidR="008146DF" w:rsidRPr="00563ED7" w:rsidRDefault="008146DF" w:rsidP="00E31452">
            <w:pPr>
              <w:jc w:val="right"/>
            </w:pPr>
            <w:r>
              <w:rPr>
                <w:noProof/>
              </w:rPr>
              <w:drawing>
                <wp:inline distT="0" distB="0" distL="0" distR="0" wp14:anchorId="70FB05FD" wp14:editId="6921B38B">
                  <wp:extent cx="1158240" cy="707390"/>
                  <wp:effectExtent l="0" t="0" r="0" b="0"/>
                  <wp:docPr id="178" name="Picture 178" descr="abdo_fre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abdo_free-39"/>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1158240" cy="707390"/>
                          </a:xfrm>
                          <a:prstGeom prst="rect">
                            <a:avLst/>
                          </a:prstGeom>
                          <a:noFill/>
                          <a:ln>
                            <a:noFill/>
                          </a:ln>
                        </pic:spPr>
                      </pic:pic>
                    </a:graphicData>
                  </a:graphic>
                </wp:inline>
              </w:drawing>
            </w:r>
          </w:p>
        </w:tc>
        <w:tc>
          <w:tcPr>
            <w:tcW w:w="2148" w:type="dxa"/>
            <w:gridSpan w:val="2"/>
          </w:tcPr>
          <w:p w14:paraId="0F8F15F8" w14:textId="77777777" w:rsidR="008146DF" w:rsidRDefault="008146DF" w:rsidP="00E31452">
            <w:pPr>
              <w:jc w:val="center"/>
            </w:pPr>
            <w:r>
              <w:rPr>
                <w:rFonts w:ascii="Arial" w:hAnsi="Arial" w:cs="Arial"/>
                <w:noProof/>
                <w:color w:val="0000FF"/>
              </w:rPr>
              <w:drawing>
                <wp:inline distT="0" distB="0" distL="0" distR="0" wp14:anchorId="4CF1C66B" wp14:editId="7255D86D">
                  <wp:extent cx="987425" cy="987425"/>
                  <wp:effectExtent l="0" t="0" r="0" b="0"/>
                  <wp:docPr id="179" name="Picture 179" descr="wh-leaning-side-plank">
                    <a:hlinkClick xmlns:a="http://schemas.openxmlformats.org/drawingml/2006/main" r:id="rId2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wh-leaning-side-plank"/>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987425" cy="987425"/>
                          </a:xfrm>
                          <a:prstGeom prst="rect">
                            <a:avLst/>
                          </a:prstGeom>
                          <a:noFill/>
                          <a:ln>
                            <a:noFill/>
                          </a:ln>
                        </pic:spPr>
                      </pic:pic>
                    </a:graphicData>
                  </a:graphic>
                </wp:inline>
              </w:drawing>
            </w:r>
          </w:p>
        </w:tc>
        <w:tc>
          <w:tcPr>
            <w:tcW w:w="2148" w:type="dxa"/>
            <w:gridSpan w:val="2"/>
          </w:tcPr>
          <w:p w14:paraId="7F4A8E9A" w14:textId="77777777" w:rsidR="008146DF" w:rsidRDefault="008146DF" w:rsidP="00E31452">
            <w:pPr>
              <w:jc w:val="center"/>
            </w:pPr>
          </w:p>
          <w:p w14:paraId="6A4D9D08" w14:textId="77777777" w:rsidR="008146DF" w:rsidRPr="00563ED7" w:rsidRDefault="008146DF" w:rsidP="00E31452">
            <w:pPr>
              <w:jc w:val="center"/>
            </w:pPr>
            <w:r>
              <w:rPr>
                <w:noProof/>
              </w:rPr>
              <w:drawing>
                <wp:inline distT="0" distB="0" distL="0" distR="0" wp14:anchorId="625CBA77" wp14:editId="1A6A6497">
                  <wp:extent cx="1134110" cy="621665"/>
                  <wp:effectExtent l="0" t="0" r="0" b="0"/>
                  <wp:docPr id="180" name="Picture 180" descr="Torso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Torso (28)"/>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0" y="0"/>
                            <a:ext cx="1134110" cy="621665"/>
                          </a:xfrm>
                          <a:prstGeom prst="rect">
                            <a:avLst/>
                          </a:prstGeom>
                          <a:noFill/>
                          <a:ln>
                            <a:noFill/>
                          </a:ln>
                        </pic:spPr>
                      </pic:pic>
                    </a:graphicData>
                  </a:graphic>
                </wp:inline>
              </w:drawing>
            </w:r>
          </w:p>
        </w:tc>
        <w:tc>
          <w:tcPr>
            <w:tcW w:w="2148" w:type="dxa"/>
            <w:gridSpan w:val="2"/>
          </w:tcPr>
          <w:p w14:paraId="3E8E3C1C" w14:textId="77777777" w:rsidR="008146DF" w:rsidRPr="00563ED7" w:rsidRDefault="008146DF" w:rsidP="00E31452">
            <w:pPr>
              <w:jc w:val="center"/>
            </w:pPr>
            <w:r>
              <w:rPr>
                <w:noProof/>
              </w:rPr>
              <w:drawing>
                <wp:inline distT="0" distB="0" distL="0" distR="0" wp14:anchorId="7EA1A3E8" wp14:editId="1A19FE2F">
                  <wp:extent cx="1012190" cy="938530"/>
                  <wp:effectExtent l="0" t="0" r="0" b="0"/>
                  <wp:docPr id="181" name="Picture 181" descr="Torso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Torso (20)"/>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1012190" cy="938530"/>
                          </a:xfrm>
                          <a:prstGeom prst="rect">
                            <a:avLst/>
                          </a:prstGeom>
                          <a:noFill/>
                          <a:ln>
                            <a:noFill/>
                          </a:ln>
                        </pic:spPr>
                      </pic:pic>
                    </a:graphicData>
                  </a:graphic>
                </wp:inline>
              </w:drawing>
            </w:r>
          </w:p>
        </w:tc>
        <w:tc>
          <w:tcPr>
            <w:tcW w:w="2148" w:type="dxa"/>
          </w:tcPr>
          <w:p w14:paraId="71A4CFD7" w14:textId="77777777" w:rsidR="008146DF" w:rsidRDefault="008146DF" w:rsidP="00E31452">
            <w:pPr>
              <w:jc w:val="center"/>
              <w:rPr>
                <w:rFonts w:ascii="Arial" w:hAnsi="Arial" w:cs="Arial"/>
                <w:color w:val="000000"/>
              </w:rPr>
            </w:pPr>
          </w:p>
          <w:p w14:paraId="5AC66ADB" w14:textId="77777777" w:rsidR="008146DF" w:rsidRPr="00563ED7" w:rsidRDefault="008146DF" w:rsidP="00E31452">
            <w:pPr>
              <w:jc w:val="center"/>
            </w:pPr>
            <w:r>
              <w:rPr>
                <w:rFonts w:ascii="Arial" w:hAnsi="Arial" w:cs="Arial"/>
                <w:noProof/>
                <w:color w:val="0000FF"/>
              </w:rPr>
              <w:drawing>
                <wp:inline distT="0" distB="0" distL="0" distR="0" wp14:anchorId="72391123" wp14:editId="1253512C">
                  <wp:extent cx="1182370" cy="755650"/>
                  <wp:effectExtent l="0" t="0" r="0" b="0"/>
                  <wp:docPr id="182" name="Picture 182" descr="stef_sillouette_small">
                    <a:hlinkClick xmlns:a="http://schemas.openxmlformats.org/drawingml/2006/main" r:id="rId2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stef_sillouette_small"/>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1182370" cy="755650"/>
                          </a:xfrm>
                          <a:prstGeom prst="rect">
                            <a:avLst/>
                          </a:prstGeom>
                          <a:noFill/>
                          <a:ln>
                            <a:noFill/>
                          </a:ln>
                        </pic:spPr>
                      </pic:pic>
                    </a:graphicData>
                  </a:graphic>
                </wp:inline>
              </w:drawing>
            </w:r>
          </w:p>
        </w:tc>
      </w:tr>
      <w:tr w:rsidR="008146DF" w:rsidRPr="0022133D" w14:paraId="207C94D2" w14:textId="77777777" w:rsidTr="00E31452">
        <w:tc>
          <w:tcPr>
            <w:tcW w:w="10740" w:type="dxa"/>
            <w:gridSpan w:val="8"/>
          </w:tcPr>
          <w:p w14:paraId="1E25856E" w14:textId="77777777" w:rsidR="008146DF" w:rsidRPr="00140304" w:rsidRDefault="008146DF" w:rsidP="00E31452">
            <w:pPr>
              <w:jc w:val="center"/>
              <w:rPr>
                <w:rFonts w:ascii="Tahoma" w:hAnsi="Tahoma" w:cs="Tahoma"/>
                <w:b/>
                <w:sz w:val="24"/>
                <w:szCs w:val="24"/>
              </w:rPr>
            </w:pPr>
            <w:r w:rsidRPr="00140304">
              <w:rPr>
                <w:rFonts w:ascii="Tahoma" w:hAnsi="Tahoma" w:cs="Tahoma"/>
                <w:b/>
                <w:sz w:val="24"/>
                <w:szCs w:val="24"/>
              </w:rPr>
              <w:t>Lower back Exercise Options from Easy to Hard (Erector Spinae)</w:t>
            </w:r>
          </w:p>
        </w:tc>
      </w:tr>
      <w:tr w:rsidR="008146DF" w:rsidRPr="0022133D" w14:paraId="396F7163" w14:textId="77777777" w:rsidTr="00E31452">
        <w:trPr>
          <w:trHeight w:val="1502"/>
        </w:trPr>
        <w:tc>
          <w:tcPr>
            <w:tcW w:w="2148" w:type="dxa"/>
          </w:tcPr>
          <w:p w14:paraId="6665F72E" w14:textId="77777777" w:rsidR="008146DF" w:rsidRDefault="008146DF" w:rsidP="00E31452">
            <w:pPr>
              <w:jc w:val="center"/>
            </w:pPr>
            <w:r>
              <w:t>Superman</w:t>
            </w:r>
          </w:p>
          <w:p w14:paraId="70C89712" w14:textId="77777777" w:rsidR="008146DF" w:rsidRPr="00563ED7" w:rsidRDefault="008146DF" w:rsidP="00E31452">
            <w:pPr>
              <w:jc w:val="center"/>
            </w:pPr>
            <w:r>
              <w:rPr>
                <w:noProof/>
              </w:rPr>
              <w:drawing>
                <wp:inline distT="0" distB="0" distL="0" distR="0" wp14:anchorId="215DB65D" wp14:editId="2329DC2A">
                  <wp:extent cx="1109345" cy="499745"/>
                  <wp:effectExtent l="0" t="0" r="0" b="0"/>
                  <wp:docPr id="183" name="Picture 183" descr="back_fre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back_free-05"/>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bwMode="auto">
                          <a:xfrm>
                            <a:off x="0" y="0"/>
                            <a:ext cx="1109345" cy="499745"/>
                          </a:xfrm>
                          <a:prstGeom prst="rect">
                            <a:avLst/>
                          </a:prstGeom>
                          <a:noFill/>
                          <a:ln>
                            <a:noFill/>
                          </a:ln>
                        </pic:spPr>
                      </pic:pic>
                    </a:graphicData>
                  </a:graphic>
                </wp:inline>
              </w:drawing>
            </w:r>
          </w:p>
        </w:tc>
        <w:tc>
          <w:tcPr>
            <w:tcW w:w="2148" w:type="dxa"/>
            <w:gridSpan w:val="2"/>
          </w:tcPr>
          <w:p w14:paraId="5A5874F0" w14:textId="77777777" w:rsidR="008146DF" w:rsidRDefault="008146DF" w:rsidP="00E31452">
            <w:pPr>
              <w:jc w:val="center"/>
            </w:pPr>
            <w:r>
              <w:t>Superman</w:t>
            </w:r>
          </w:p>
          <w:p w14:paraId="0E8B0E81" w14:textId="77777777" w:rsidR="008146DF" w:rsidRPr="00563ED7" w:rsidRDefault="008146DF" w:rsidP="00E31452">
            <w:pPr>
              <w:jc w:val="center"/>
            </w:pPr>
            <w:r>
              <w:rPr>
                <w:noProof/>
              </w:rPr>
              <w:drawing>
                <wp:inline distT="0" distB="0" distL="0" distR="0" wp14:anchorId="17EFEA96" wp14:editId="6A07403A">
                  <wp:extent cx="1195070" cy="633730"/>
                  <wp:effectExtent l="0" t="0" r="0" b="0"/>
                  <wp:docPr id="184" name="Picture 184" descr="back_fre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back_free-03"/>
                          <pic:cNvPicPr>
                            <a:picLocks noChangeAspect="1" noChangeArrowheads="1"/>
                          </pic:cNvPicPr>
                        </pic:nvPicPr>
                        <pic:blipFill>
                          <a:blip r:embed="rId268" cstate="print">
                            <a:extLst>
                              <a:ext uri="{28A0092B-C50C-407E-A947-70E740481C1C}">
                                <a14:useLocalDpi xmlns:a14="http://schemas.microsoft.com/office/drawing/2010/main" val="0"/>
                              </a:ext>
                            </a:extLst>
                          </a:blip>
                          <a:srcRect/>
                          <a:stretch>
                            <a:fillRect/>
                          </a:stretch>
                        </pic:blipFill>
                        <pic:spPr bwMode="auto">
                          <a:xfrm>
                            <a:off x="0" y="0"/>
                            <a:ext cx="1195070" cy="633730"/>
                          </a:xfrm>
                          <a:prstGeom prst="rect">
                            <a:avLst/>
                          </a:prstGeom>
                          <a:noFill/>
                          <a:ln>
                            <a:noFill/>
                          </a:ln>
                        </pic:spPr>
                      </pic:pic>
                    </a:graphicData>
                  </a:graphic>
                </wp:inline>
              </w:drawing>
            </w:r>
          </w:p>
        </w:tc>
        <w:tc>
          <w:tcPr>
            <w:tcW w:w="2148" w:type="dxa"/>
            <w:gridSpan w:val="2"/>
          </w:tcPr>
          <w:p w14:paraId="07B8333F" w14:textId="77777777" w:rsidR="008146DF" w:rsidRDefault="008146DF" w:rsidP="00E31452">
            <w:pPr>
              <w:jc w:val="center"/>
            </w:pPr>
            <w:r>
              <w:t>Superman</w:t>
            </w:r>
          </w:p>
          <w:p w14:paraId="4092BD32" w14:textId="77777777" w:rsidR="008146DF" w:rsidRDefault="008146DF" w:rsidP="00E31452">
            <w:pPr>
              <w:jc w:val="center"/>
            </w:pPr>
            <w:r>
              <w:rPr>
                <w:noProof/>
              </w:rPr>
              <w:drawing>
                <wp:inline distT="0" distB="0" distL="0" distR="0" wp14:anchorId="3337D2B4" wp14:editId="7F9B10DD">
                  <wp:extent cx="1146175" cy="304800"/>
                  <wp:effectExtent l="0" t="0" r="0" b="0"/>
                  <wp:docPr id="185" name="Picture 185" descr="back_fre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back_free-06"/>
                          <pic:cNvPicPr>
                            <a:picLocks noChangeAspect="1" noChangeArrowheads="1"/>
                          </pic:cNvPicPr>
                        </pic:nvPicPr>
                        <pic:blipFill>
                          <a:blip r:embed="rId269" cstate="print">
                            <a:extLst>
                              <a:ext uri="{28A0092B-C50C-407E-A947-70E740481C1C}">
                                <a14:useLocalDpi xmlns:a14="http://schemas.microsoft.com/office/drawing/2010/main" val="0"/>
                              </a:ext>
                            </a:extLst>
                          </a:blip>
                          <a:srcRect/>
                          <a:stretch>
                            <a:fillRect/>
                          </a:stretch>
                        </pic:blipFill>
                        <pic:spPr bwMode="auto">
                          <a:xfrm>
                            <a:off x="0" y="0"/>
                            <a:ext cx="1146175" cy="304800"/>
                          </a:xfrm>
                          <a:prstGeom prst="rect">
                            <a:avLst/>
                          </a:prstGeom>
                          <a:noFill/>
                          <a:ln>
                            <a:noFill/>
                          </a:ln>
                        </pic:spPr>
                      </pic:pic>
                    </a:graphicData>
                  </a:graphic>
                </wp:inline>
              </w:drawing>
            </w:r>
          </w:p>
        </w:tc>
        <w:tc>
          <w:tcPr>
            <w:tcW w:w="2148" w:type="dxa"/>
            <w:gridSpan w:val="2"/>
          </w:tcPr>
          <w:p w14:paraId="587101AD" w14:textId="77777777" w:rsidR="008146DF" w:rsidRDefault="008146DF" w:rsidP="00E31452">
            <w:pPr>
              <w:jc w:val="center"/>
            </w:pPr>
            <w:r>
              <w:t>Back Extension</w:t>
            </w:r>
          </w:p>
          <w:p w14:paraId="025A33E0" w14:textId="77777777" w:rsidR="008146DF" w:rsidRDefault="008146DF" w:rsidP="00E31452">
            <w:pPr>
              <w:jc w:val="center"/>
            </w:pPr>
            <w:r>
              <w:rPr>
                <w:noProof/>
              </w:rPr>
              <w:drawing>
                <wp:inline distT="0" distB="0" distL="0" distR="0" wp14:anchorId="7AE2E771" wp14:editId="6DD5CF50">
                  <wp:extent cx="877570" cy="633730"/>
                  <wp:effectExtent l="0" t="0" r="0" b="0"/>
                  <wp:docPr id="186" name="Picture 186" descr="Physioball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Physioball (93)"/>
                          <pic:cNvPicPr>
                            <a:picLocks noChangeAspect="1" noChangeArrowheads="1"/>
                          </pic:cNvPicPr>
                        </pic:nvPicPr>
                        <pic:blipFill>
                          <a:blip r:embed="rId270" cstate="print">
                            <a:extLst>
                              <a:ext uri="{28A0092B-C50C-407E-A947-70E740481C1C}">
                                <a14:useLocalDpi xmlns:a14="http://schemas.microsoft.com/office/drawing/2010/main" val="0"/>
                              </a:ext>
                            </a:extLst>
                          </a:blip>
                          <a:srcRect/>
                          <a:stretch>
                            <a:fillRect/>
                          </a:stretch>
                        </pic:blipFill>
                        <pic:spPr bwMode="auto">
                          <a:xfrm>
                            <a:off x="0" y="0"/>
                            <a:ext cx="877570" cy="633730"/>
                          </a:xfrm>
                          <a:prstGeom prst="rect">
                            <a:avLst/>
                          </a:prstGeom>
                          <a:noFill/>
                          <a:ln>
                            <a:noFill/>
                          </a:ln>
                        </pic:spPr>
                      </pic:pic>
                    </a:graphicData>
                  </a:graphic>
                </wp:inline>
              </w:drawing>
            </w:r>
          </w:p>
          <w:p w14:paraId="5984CCAC" w14:textId="77777777" w:rsidR="008146DF" w:rsidRPr="00563ED7" w:rsidRDefault="008146DF" w:rsidP="00E31452">
            <w:pPr>
              <w:jc w:val="center"/>
            </w:pPr>
          </w:p>
        </w:tc>
        <w:tc>
          <w:tcPr>
            <w:tcW w:w="2148" w:type="dxa"/>
          </w:tcPr>
          <w:p w14:paraId="56ACDA72" w14:textId="77777777" w:rsidR="008146DF" w:rsidRDefault="008146DF" w:rsidP="00E31452">
            <w:pPr>
              <w:jc w:val="center"/>
            </w:pPr>
            <w:r>
              <w:t>Superman</w:t>
            </w:r>
          </w:p>
          <w:p w14:paraId="404530D7" w14:textId="77777777" w:rsidR="008146DF" w:rsidRPr="00563ED7" w:rsidRDefault="008146DF" w:rsidP="00E31452">
            <w:pPr>
              <w:jc w:val="center"/>
            </w:pPr>
            <w:r>
              <w:rPr>
                <w:noProof/>
              </w:rPr>
              <w:drawing>
                <wp:inline distT="0" distB="0" distL="0" distR="0" wp14:anchorId="3E7F143E" wp14:editId="2C3862D2">
                  <wp:extent cx="1158240" cy="304800"/>
                  <wp:effectExtent l="0" t="0" r="0" b="0"/>
                  <wp:docPr id="187" name="Picture 187" descr="Bos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Boso (5)"/>
                          <pic:cNvPicPr>
                            <a:picLocks noChangeAspect="1" noChangeArrowheads="1"/>
                          </pic:cNvPicPr>
                        </pic:nvPicPr>
                        <pic:blipFill>
                          <a:blip r:embed="rId271" cstate="print">
                            <a:extLst>
                              <a:ext uri="{28A0092B-C50C-407E-A947-70E740481C1C}">
                                <a14:useLocalDpi xmlns:a14="http://schemas.microsoft.com/office/drawing/2010/main" val="0"/>
                              </a:ext>
                            </a:extLst>
                          </a:blip>
                          <a:srcRect/>
                          <a:stretch>
                            <a:fillRect/>
                          </a:stretch>
                        </pic:blipFill>
                        <pic:spPr bwMode="auto">
                          <a:xfrm>
                            <a:off x="0" y="0"/>
                            <a:ext cx="1158240" cy="304800"/>
                          </a:xfrm>
                          <a:prstGeom prst="rect">
                            <a:avLst/>
                          </a:prstGeom>
                          <a:noFill/>
                          <a:ln>
                            <a:noFill/>
                          </a:ln>
                        </pic:spPr>
                      </pic:pic>
                    </a:graphicData>
                  </a:graphic>
                </wp:inline>
              </w:drawing>
            </w:r>
          </w:p>
        </w:tc>
      </w:tr>
      <w:tr w:rsidR="008146DF" w:rsidRPr="0022133D" w14:paraId="15BF4C61" w14:textId="77777777" w:rsidTr="00E31452">
        <w:trPr>
          <w:trHeight w:val="1898"/>
        </w:trPr>
        <w:tc>
          <w:tcPr>
            <w:tcW w:w="2685" w:type="dxa"/>
            <w:gridSpan w:val="2"/>
          </w:tcPr>
          <w:p w14:paraId="035DAF2C" w14:textId="77777777" w:rsidR="008146DF" w:rsidRDefault="008146DF" w:rsidP="00E31452">
            <w:pPr>
              <w:jc w:val="center"/>
            </w:pPr>
            <w:r>
              <w:t>Back Extension</w:t>
            </w:r>
          </w:p>
          <w:p w14:paraId="3C15D40C" w14:textId="77777777" w:rsidR="008146DF" w:rsidRPr="00563ED7" w:rsidRDefault="008146DF" w:rsidP="00E31452">
            <w:pPr>
              <w:jc w:val="center"/>
            </w:pPr>
            <w:r>
              <w:rPr>
                <w:noProof/>
              </w:rPr>
              <w:drawing>
                <wp:inline distT="0" distB="0" distL="0" distR="0" wp14:anchorId="0A33D308" wp14:editId="01338AFD">
                  <wp:extent cx="853440" cy="829310"/>
                  <wp:effectExtent l="0" t="0" r="0" b="0"/>
                  <wp:docPr id="188" name="Picture 188" descr="back_fre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back_free-22"/>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bwMode="auto">
                          <a:xfrm>
                            <a:off x="0" y="0"/>
                            <a:ext cx="853440" cy="829310"/>
                          </a:xfrm>
                          <a:prstGeom prst="rect">
                            <a:avLst/>
                          </a:prstGeom>
                          <a:noFill/>
                          <a:ln>
                            <a:noFill/>
                          </a:ln>
                        </pic:spPr>
                      </pic:pic>
                    </a:graphicData>
                  </a:graphic>
                </wp:inline>
              </w:drawing>
            </w:r>
          </w:p>
        </w:tc>
        <w:tc>
          <w:tcPr>
            <w:tcW w:w="2685" w:type="dxa"/>
            <w:gridSpan w:val="2"/>
          </w:tcPr>
          <w:p w14:paraId="2C749884" w14:textId="77777777" w:rsidR="008146DF" w:rsidRPr="00563ED7" w:rsidRDefault="008146DF" w:rsidP="00E31452">
            <w:pPr>
              <w:jc w:val="center"/>
            </w:pPr>
            <w:r>
              <w:rPr>
                <w:noProof/>
              </w:rPr>
              <w:drawing>
                <wp:inline distT="0" distB="0" distL="0" distR="0" wp14:anchorId="3167BE6A" wp14:editId="7400AC51">
                  <wp:extent cx="1182370" cy="865505"/>
                  <wp:effectExtent l="0" t="0" r="0" b="0"/>
                  <wp:docPr id="189" name="Picture 189" descr="back_fre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back_free-25"/>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1182370" cy="865505"/>
                          </a:xfrm>
                          <a:prstGeom prst="rect">
                            <a:avLst/>
                          </a:prstGeom>
                          <a:noFill/>
                          <a:ln>
                            <a:noFill/>
                          </a:ln>
                        </pic:spPr>
                      </pic:pic>
                    </a:graphicData>
                  </a:graphic>
                </wp:inline>
              </w:drawing>
            </w:r>
          </w:p>
        </w:tc>
        <w:tc>
          <w:tcPr>
            <w:tcW w:w="2685" w:type="dxa"/>
            <w:gridSpan w:val="2"/>
          </w:tcPr>
          <w:p w14:paraId="100BD6B9" w14:textId="77777777" w:rsidR="008146DF" w:rsidRDefault="008146DF" w:rsidP="00E31452">
            <w:pPr>
              <w:jc w:val="center"/>
            </w:pPr>
            <w:r>
              <w:t>Seated Deadlift</w:t>
            </w:r>
          </w:p>
          <w:p w14:paraId="313937B9" w14:textId="77777777" w:rsidR="008146DF" w:rsidRPr="00563ED7" w:rsidRDefault="008146DF" w:rsidP="00E31452">
            <w:pPr>
              <w:jc w:val="center"/>
            </w:pPr>
            <w:r>
              <w:rPr>
                <w:noProof/>
              </w:rPr>
              <w:drawing>
                <wp:inline distT="0" distB="0" distL="0" distR="0" wp14:anchorId="58DF9387" wp14:editId="142B7A16">
                  <wp:extent cx="1060450" cy="1060450"/>
                  <wp:effectExtent l="0" t="0" r="0" b="0"/>
                  <wp:docPr id="190" name="Picture 190" descr="back_ba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back_bar-03"/>
                          <pic:cNvPicPr>
                            <a:picLocks noChangeAspect="1" noChangeArrowheads="1"/>
                          </pic:cNvPicPr>
                        </pic:nvPicPr>
                        <pic:blipFill>
                          <a:blip r:embed="rId274" cstate="print">
                            <a:extLst>
                              <a:ext uri="{28A0092B-C50C-407E-A947-70E740481C1C}">
                                <a14:useLocalDpi xmlns:a14="http://schemas.microsoft.com/office/drawing/2010/main" val="0"/>
                              </a:ext>
                            </a:extLst>
                          </a:blip>
                          <a:srcRect/>
                          <a:stretch>
                            <a:fillRect/>
                          </a:stretch>
                        </pic:blipFill>
                        <pic:spPr bwMode="auto">
                          <a:xfrm>
                            <a:off x="0" y="0"/>
                            <a:ext cx="1060450" cy="1060450"/>
                          </a:xfrm>
                          <a:prstGeom prst="rect">
                            <a:avLst/>
                          </a:prstGeom>
                          <a:noFill/>
                          <a:ln>
                            <a:noFill/>
                          </a:ln>
                        </pic:spPr>
                      </pic:pic>
                    </a:graphicData>
                  </a:graphic>
                </wp:inline>
              </w:drawing>
            </w:r>
          </w:p>
        </w:tc>
        <w:tc>
          <w:tcPr>
            <w:tcW w:w="2685" w:type="dxa"/>
            <w:gridSpan w:val="2"/>
          </w:tcPr>
          <w:p w14:paraId="7B1B76BD" w14:textId="77777777" w:rsidR="008146DF" w:rsidRDefault="008146DF" w:rsidP="00E31452">
            <w:pPr>
              <w:jc w:val="center"/>
            </w:pPr>
            <w:r>
              <w:t xml:space="preserve">Deadlifts </w:t>
            </w:r>
          </w:p>
          <w:p w14:paraId="67A73C40" w14:textId="77777777" w:rsidR="008146DF" w:rsidRPr="00563ED7" w:rsidRDefault="008146DF" w:rsidP="00E31452">
            <w:pPr>
              <w:jc w:val="center"/>
            </w:pPr>
            <w:r>
              <w:rPr>
                <w:noProof/>
              </w:rPr>
              <w:drawing>
                <wp:inline distT="0" distB="0" distL="0" distR="0" wp14:anchorId="62F761E0" wp14:editId="4772BDF1">
                  <wp:extent cx="938530" cy="987425"/>
                  <wp:effectExtent l="0" t="0" r="0" b="0"/>
                  <wp:docPr id="191" name="Picture 191" descr="back_ba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back_bar-19"/>
                          <pic:cNvPicPr>
                            <a:picLocks noChangeAspect="1" noChangeArrowheads="1"/>
                          </pic:cNvPicPr>
                        </pic:nvPicPr>
                        <pic:blipFill>
                          <a:blip r:embed="rId275" cstate="print">
                            <a:extLst>
                              <a:ext uri="{28A0092B-C50C-407E-A947-70E740481C1C}">
                                <a14:useLocalDpi xmlns:a14="http://schemas.microsoft.com/office/drawing/2010/main" val="0"/>
                              </a:ext>
                            </a:extLst>
                          </a:blip>
                          <a:srcRect/>
                          <a:stretch>
                            <a:fillRect/>
                          </a:stretch>
                        </pic:blipFill>
                        <pic:spPr bwMode="auto">
                          <a:xfrm>
                            <a:off x="0" y="0"/>
                            <a:ext cx="938530" cy="987425"/>
                          </a:xfrm>
                          <a:prstGeom prst="rect">
                            <a:avLst/>
                          </a:prstGeom>
                          <a:noFill/>
                          <a:ln>
                            <a:noFill/>
                          </a:ln>
                        </pic:spPr>
                      </pic:pic>
                    </a:graphicData>
                  </a:graphic>
                </wp:inline>
              </w:drawing>
            </w:r>
          </w:p>
        </w:tc>
      </w:tr>
      <w:tr w:rsidR="008146DF" w:rsidRPr="0022133D" w14:paraId="005AE0A2" w14:textId="77777777" w:rsidTr="00E31452">
        <w:tc>
          <w:tcPr>
            <w:tcW w:w="10740" w:type="dxa"/>
            <w:gridSpan w:val="8"/>
          </w:tcPr>
          <w:p w14:paraId="66E1D2A5" w14:textId="77777777" w:rsidR="008146DF" w:rsidRPr="00140304" w:rsidRDefault="008146DF" w:rsidP="00E31452">
            <w:pPr>
              <w:jc w:val="center"/>
              <w:rPr>
                <w:rFonts w:ascii="Tahoma" w:hAnsi="Tahoma" w:cs="Tahoma"/>
                <w:b/>
                <w:sz w:val="24"/>
                <w:szCs w:val="24"/>
              </w:rPr>
            </w:pPr>
            <w:r w:rsidRPr="00140304">
              <w:rPr>
                <w:rFonts w:ascii="Tahoma" w:hAnsi="Tahoma" w:cs="Tahoma"/>
                <w:b/>
                <w:sz w:val="24"/>
                <w:szCs w:val="24"/>
              </w:rPr>
              <w:t>Medicine Ball Exercise Options for the Abs/ Obliques</w:t>
            </w:r>
          </w:p>
        </w:tc>
      </w:tr>
      <w:tr w:rsidR="008146DF" w:rsidRPr="0022133D" w14:paraId="3CAD913B" w14:textId="77777777" w:rsidTr="00E31452">
        <w:tc>
          <w:tcPr>
            <w:tcW w:w="2685" w:type="dxa"/>
            <w:gridSpan w:val="2"/>
          </w:tcPr>
          <w:p w14:paraId="39684E6A" w14:textId="77777777" w:rsidR="008146DF" w:rsidRPr="00563ED7" w:rsidRDefault="008146DF" w:rsidP="00E31452">
            <w:pPr>
              <w:jc w:val="center"/>
            </w:pPr>
            <w:r>
              <w:rPr>
                <w:noProof/>
              </w:rPr>
              <w:drawing>
                <wp:inline distT="0" distB="0" distL="0" distR="0" wp14:anchorId="17EDB227" wp14:editId="14D82F5A">
                  <wp:extent cx="1329055" cy="1390015"/>
                  <wp:effectExtent l="0" t="0" r="0" b="0"/>
                  <wp:docPr id="192" name="Picture 192" descr="atrk_plyo-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atrk_plyo-01"/>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1329055" cy="1390015"/>
                          </a:xfrm>
                          <a:prstGeom prst="rect">
                            <a:avLst/>
                          </a:prstGeom>
                          <a:noFill/>
                          <a:ln>
                            <a:noFill/>
                          </a:ln>
                        </pic:spPr>
                      </pic:pic>
                    </a:graphicData>
                  </a:graphic>
                </wp:inline>
              </w:drawing>
            </w:r>
          </w:p>
        </w:tc>
        <w:tc>
          <w:tcPr>
            <w:tcW w:w="2685" w:type="dxa"/>
            <w:gridSpan w:val="2"/>
          </w:tcPr>
          <w:p w14:paraId="71950EC0" w14:textId="77777777" w:rsidR="008146DF" w:rsidRDefault="008146DF" w:rsidP="00E31452">
            <w:pPr>
              <w:jc w:val="center"/>
            </w:pPr>
          </w:p>
          <w:p w14:paraId="7E63C698" w14:textId="77777777" w:rsidR="008146DF" w:rsidRPr="00563ED7" w:rsidRDefault="008146DF" w:rsidP="00E31452">
            <w:pPr>
              <w:jc w:val="center"/>
            </w:pPr>
            <w:r>
              <w:rPr>
                <w:noProof/>
              </w:rPr>
              <w:drawing>
                <wp:inline distT="0" distB="0" distL="0" distR="0" wp14:anchorId="449D577A" wp14:editId="6331BD9B">
                  <wp:extent cx="1414145" cy="1097280"/>
                  <wp:effectExtent l="0" t="0" r="0" b="0"/>
                  <wp:docPr id="193" name="Picture 193" descr="atrk_plyo-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atrk_plyo-09"/>
                          <pic:cNvPicPr>
                            <a:picLocks noChangeAspect="1" noChangeArrowheads="1"/>
                          </pic:cNvPicPr>
                        </pic:nvPicPr>
                        <pic:blipFill>
                          <a:blip r:embed="rId277" cstate="print">
                            <a:extLst>
                              <a:ext uri="{28A0092B-C50C-407E-A947-70E740481C1C}">
                                <a14:useLocalDpi xmlns:a14="http://schemas.microsoft.com/office/drawing/2010/main" val="0"/>
                              </a:ext>
                            </a:extLst>
                          </a:blip>
                          <a:srcRect/>
                          <a:stretch>
                            <a:fillRect/>
                          </a:stretch>
                        </pic:blipFill>
                        <pic:spPr bwMode="auto">
                          <a:xfrm>
                            <a:off x="0" y="0"/>
                            <a:ext cx="1414145" cy="1097280"/>
                          </a:xfrm>
                          <a:prstGeom prst="rect">
                            <a:avLst/>
                          </a:prstGeom>
                          <a:noFill/>
                          <a:ln>
                            <a:noFill/>
                          </a:ln>
                        </pic:spPr>
                      </pic:pic>
                    </a:graphicData>
                  </a:graphic>
                </wp:inline>
              </w:drawing>
            </w:r>
          </w:p>
        </w:tc>
        <w:tc>
          <w:tcPr>
            <w:tcW w:w="2685" w:type="dxa"/>
            <w:gridSpan w:val="2"/>
          </w:tcPr>
          <w:p w14:paraId="54C6B652" w14:textId="77777777" w:rsidR="008146DF" w:rsidRPr="00563ED7" w:rsidRDefault="008146DF" w:rsidP="00E31452">
            <w:pPr>
              <w:jc w:val="center"/>
            </w:pPr>
            <w:r>
              <w:rPr>
                <w:noProof/>
              </w:rPr>
              <w:drawing>
                <wp:inline distT="0" distB="0" distL="0" distR="0" wp14:anchorId="0643DECB" wp14:editId="74C6D268">
                  <wp:extent cx="1085215" cy="1402080"/>
                  <wp:effectExtent l="0" t="0" r="0" b="0"/>
                  <wp:docPr id="194" name="Picture 194" descr="abdo_hvball-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abdo_hvball-13"/>
                          <pic:cNvPicPr>
                            <a:picLocks noChangeAspect="1" noChangeArrowheads="1"/>
                          </pic:cNvPicPr>
                        </pic:nvPicPr>
                        <pic:blipFill>
                          <a:blip r:embed="rId278" cstate="print">
                            <a:extLst>
                              <a:ext uri="{28A0092B-C50C-407E-A947-70E740481C1C}">
                                <a14:useLocalDpi xmlns:a14="http://schemas.microsoft.com/office/drawing/2010/main" val="0"/>
                              </a:ext>
                            </a:extLst>
                          </a:blip>
                          <a:srcRect/>
                          <a:stretch>
                            <a:fillRect/>
                          </a:stretch>
                        </pic:blipFill>
                        <pic:spPr bwMode="auto">
                          <a:xfrm>
                            <a:off x="0" y="0"/>
                            <a:ext cx="1085215" cy="1402080"/>
                          </a:xfrm>
                          <a:prstGeom prst="rect">
                            <a:avLst/>
                          </a:prstGeom>
                          <a:noFill/>
                          <a:ln>
                            <a:noFill/>
                          </a:ln>
                        </pic:spPr>
                      </pic:pic>
                    </a:graphicData>
                  </a:graphic>
                </wp:inline>
              </w:drawing>
            </w:r>
          </w:p>
        </w:tc>
        <w:tc>
          <w:tcPr>
            <w:tcW w:w="2685" w:type="dxa"/>
            <w:gridSpan w:val="2"/>
          </w:tcPr>
          <w:p w14:paraId="664D406D" w14:textId="77777777" w:rsidR="008146DF" w:rsidRPr="00563ED7" w:rsidRDefault="008146DF" w:rsidP="00E31452">
            <w:pPr>
              <w:jc w:val="center"/>
            </w:pPr>
            <w:r>
              <w:rPr>
                <w:noProof/>
              </w:rPr>
              <w:drawing>
                <wp:inline distT="0" distB="0" distL="0" distR="0" wp14:anchorId="0A82D69F" wp14:editId="58704888">
                  <wp:extent cx="1097280" cy="1073150"/>
                  <wp:effectExtent l="0" t="0" r="0" b="0"/>
                  <wp:docPr id="195" name="Picture 195" descr="atrk_plyo-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atrk_plyo-32"/>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1097280" cy="1073150"/>
                          </a:xfrm>
                          <a:prstGeom prst="rect">
                            <a:avLst/>
                          </a:prstGeom>
                          <a:noFill/>
                          <a:ln>
                            <a:noFill/>
                          </a:ln>
                        </pic:spPr>
                      </pic:pic>
                    </a:graphicData>
                  </a:graphic>
                </wp:inline>
              </w:drawing>
            </w:r>
          </w:p>
        </w:tc>
      </w:tr>
    </w:tbl>
    <w:p w14:paraId="69A95308" w14:textId="77777777" w:rsidR="008146DF" w:rsidRPr="00140304" w:rsidRDefault="008146DF" w:rsidP="008146DF">
      <w:pPr>
        <w:jc w:val="center"/>
        <w:rPr>
          <w:rFonts w:ascii="Tahoma" w:hAnsi="Tahoma" w:cs="Tahoma"/>
          <w:b/>
          <w:sz w:val="24"/>
          <w:szCs w:val="24"/>
        </w:rPr>
      </w:pPr>
      <w:r>
        <w:br w:type="page"/>
      </w:r>
      <w:r w:rsidRPr="00140304">
        <w:rPr>
          <w:rFonts w:ascii="Tahoma" w:hAnsi="Tahoma" w:cs="Tahoma"/>
          <w:b/>
          <w:sz w:val="24"/>
          <w:szCs w:val="24"/>
        </w:rPr>
        <w:lastRenderedPageBreak/>
        <w:t>Exercise Options for the Arms</w:t>
      </w:r>
    </w:p>
    <w:tbl>
      <w:tblPr>
        <w:tblW w:w="10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85"/>
        <w:gridCol w:w="213"/>
        <w:gridCol w:w="2472"/>
        <w:gridCol w:w="318"/>
        <w:gridCol w:w="2358"/>
        <w:gridCol w:w="9"/>
        <w:gridCol w:w="2685"/>
      </w:tblGrid>
      <w:tr w:rsidR="008146DF" w:rsidRPr="00140304" w14:paraId="6D61343C" w14:textId="77777777" w:rsidTr="00E31452">
        <w:tc>
          <w:tcPr>
            <w:tcW w:w="10740" w:type="dxa"/>
            <w:gridSpan w:val="7"/>
          </w:tcPr>
          <w:p w14:paraId="1FE34881" w14:textId="77777777" w:rsidR="008146DF" w:rsidRPr="00140304" w:rsidRDefault="008146DF" w:rsidP="00E31452">
            <w:pPr>
              <w:jc w:val="center"/>
              <w:rPr>
                <w:rFonts w:ascii="Tahoma" w:hAnsi="Tahoma" w:cs="Tahoma"/>
                <w:b/>
                <w:sz w:val="24"/>
                <w:szCs w:val="24"/>
              </w:rPr>
            </w:pPr>
            <w:r w:rsidRPr="00140304">
              <w:rPr>
                <w:rFonts w:ascii="Tahoma" w:hAnsi="Tahoma" w:cs="Tahoma"/>
                <w:b/>
                <w:sz w:val="24"/>
                <w:szCs w:val="24"/>
              </w:rPr>
              <w:t xml:space="preserve">Triceps Exercise Options </w:t>
            </w:r>
          </w:p>
        </w:tc>
      </w:tr>
      <w:tr w:rsidR="008146DF" w:rsidRPr="0022133D" w14:paraId="64A95117" w14:textId="77777777" w:rsidTr="00E31452">
        <w:tc>
          <w:tcPr>
            <w:tcW w:w="2685" w:type="dxa"/>
          </w:tcPr>
          <w:p w14:paraId="451DC48D" w14:textId="77777777" w:rsidR="008146DF" w:rsidRPr="00007466" w:rsidRDefault="008146DF" w:rsidP="00E31452">
            <w:pPr>
              <w:jc w:val="center"/>
              <w:rPr>
                <w:rFonts w:ascii="Arial Narrow" w:hAnsi="Arial Narrow"/>
              </w:rPr>
            </w:pPr>
            <w:r w:rsidRPr="00007466">
              <w:rPr>
                <w:rFonts w:ascii="Arial Narrow" w:hAnsi="Arial Narrow"/>
              </w:rPr>
              <w:t>Closed grip Bench Press</w:t>
            </w:r>
          </w:p>
          <w:p w14:paraId="220A3EA6"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669B8124" wp14:editId="76B625F4">
                  <wp:extent cx="1316990" cy="1536065"/>
                  <wp:effectExtent l="0" t="0" r="0" b="0"/>
                  <wp:docPr id="196" name="Picture 196" descr="tric_ba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tric_bar-03"/>
                          <pic:cNvPicPr>
                            <a:picLocks noChangeAspect="1" noChangeArrowheads="1"/>
                          </pic:cNvPicPr>
                        </pic:nvPicPr>
                        <pic:blipFill>
                          <a:blip r:embed="rId280" cstate="print">
                            <a:extLst>
                              <a:ext uri="{28A0092B-C50C-407E-A947-70E740481C1C}">
                                <a14:useLocalDpi xmlns:a14="http://schemas.microsoft.com/office/drawing/2010/main" val="0"/>
                              </a:ext>
                            </a:extLst>
                          </a:blip>
                          <a:srcRect/>
                          <a:stretch>
                            <a:fillRect/>
                          </a:stretch>
                        </pic:blipFill>
                        <pic:spPr bwMode="auto">
                          <a:xfrm>
                            <a:off x="0" y="0"/>
                            <a:ext cx="1316990" cy="1536065"/>
                          </a:xfrm>
                          <a:prstGeom prst="rect">
                            <a:avLst/>
                          </a:prstGeom>
                          <a:noFill/>
                          <a:ln>
                            <a:noFill/>
                          </a:ln>
                        </pic:spPr>
                      </pic:pic>
                    </a:graphicData>
                  </a:graphic>
                </wp:inline>
              </w:drawing>
            </w:r>
          </w:p>
        </w:tc>
        <w:tc>
          <w:tcPr>
            <w:tcW w:w="2685" w:type="dxa"/>
            <w:gridSpan w:val="2"/>
          </w:tcPr>
          <w:p w14:paraId="7E122F95" w14:textId="77777777" w:rsidR="008146DF" w:rsidRPr="00007466" w:rsidRDefault="008146DF" w:rsidP="00E31452">
            <w:pPr>
              <w:jc w:val="center"/>
              <w:rPr>
                <w:rFonts w:ascii="Arial Narrow" w:hAnsi="Arial Narrow"/>
              </w:rPr>
            </w:pPr>
            <w:r w:rsidRPr="00007466">
              <w:rPr>
                <w:rFonts w:ascii="Arial Narrow" w:hAnsi="Arial Narrow"/>
              </w:rPr>
              <w:t>Barbell Skull Crushers</w:t>
            </w:r>
          </w:p>
          <w:p w14:paraId="1AB859B2"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44DB06B7" wp14:editId="219D64BD">
                  <wp:extent cx="1219200" cy="1524000"/>
                  <wp:effectExtent l="0" t="0" r="0" b="0"/>
                  <wp:docPr id="197" name="Picture 197" descr="tric_ba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tric_bar-04"/>
                          <pic:cNvPicPr>
                            <a:picLocks noChangeAspect="1" noChangeArrowheads="1"/>
                          </pic:cNvPicPr>
                        </pic:nvPicPr>
                        <pic:blipFill>
                          <a:blip r:embed="rId281" cstate="print">
                            <a:extLst>
                              <a:ext uri="{28A0092B-C50C-407E-A947-70E740481C1C}">
                                <a14:useLocalDpi xmlns:a14="http://schemas.microsoft.com/office/drawing/2010/main" val="0"/>
                              </a:ext>
                            </a:extLst>
                          </a:blip>
                          <a:srcRect/>
                          <a:stretch>
                            <a:fillRect/>
                          </a:stretch>
                        </pic:blipFill>
                        <pic:spPr bwMode="auto">
                          <a:xfrm>
                            <a:off x="0" y="0"/>
                            <a:ext cx="1219200" cy="1524000"/>
                          </a:xfrm>
                          <a:prstGeom prst="rect">
                            <a:avLst/>
                          </a:prstGeom>
                          <a:noFill/>
                          <a:ln>
                            <a:noFill/>
                          </a:ln>
                        </pic:spPr>
                      </pic:pic>
                    </a:graphicData>
                  </a:graphic>
                </wp:inline>
              </w:drawing>
            </w:r>
          </w:p>
        </w:tc>
        <w:tc>
          <w:tcPr>
            <w:tcW w:w="2685" w:type="dxa"/>
            <w:gridSpan w:val="3"/>
          </w:tcPr>
          <w:p w14:paraId="2D55D12A" w14:textId="77777777" w:rsidR="008146DF" w:rsidRPr="00007466" w:rsidRDefault="008146DF" w:rsidP="00E31452">
            <w:pPr>
              <w:jc w:val="center"/>
              <w:rPr>
                <w:rFonts w:ascii="Arial Narrow" w:hAnsi="Arial Narrow"/>
              </w:rPr>
            </w:pPr>
            <w:r w:rsidRPr="00007466">
              <w:rPr>
                <w:rFonts w:ascii="Arial Narrow" w:hAnsi="Arial Narrow"/>
              </w:rPr>
              <w:t>Dumbbell Skull Crushers</w:t>
            </w:r>
          </w:p>
          <w:p w14:paraId="50460762"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2E2E5A5D" wp14:editId="434D6200">
                  <wp:extent cx="1341120" cy="1536065"/>
                  <wp:effectExtent l="0" t="0" r="0" b="0"/>
                  <wp:docPr id="198" name="Picture 198" descr="tric_dum-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tric_dum-07"/>
                          <pic:cNvPicPr>
                            <a:picLocks noChangeAspect="1" noChangeArrowheads="1"/>
                          </pic:cNvPicPr>
                        </pic:nvPicPr>
                        <pic:blipFill>
                          <a:blip r:embed="rId282" cstate="print">
                            <a:extLst>
                              <a:ext uri="{28A0092B-C50C-407E-A947-70E740481C1C}">
                                <a14:useLocalDpi xmlns:a14="http://schemas.microsoft.com/office/drawing/2010/main" val="0"/>
                              </a:ext>
                            </a:extLst>
                          </a:blip>
                          <a:srcRect/>
                          <a:stretch>
                            <a:fillRect/>
                          </a:stretch>
                        </pic:blipFill>
                        <pic:spPr bwMode="auto">
                          <a:xfrm>
                            <a:off x="0" y="0"/>
                            <a:ext cx="1341120" cy="1536065"/>
                          </a:xfrm>
                          <a:prstGeom prst="rect">
                            <a:avLst/>
                          </a:prstGeom>
                          <a:noFill/>
                          <a:ln>
                            <a:noFill/>
                          </a:ln>
                        </pic:spPr>
                      </pic:pic>
                    </a:graphicData>
                  </a:graphic>
                </wp:inline>
              </w:drawing>
            </w:r>
          </w:p>
        </w:tc>
        <w:tc>
          <w:tcPr>
            <w:tcW w:w="2685" w:type="dxa"/>
          </w:tcPr>
          <w:p w14:paraId="29960D40" w14:textId="77777777" w:rsidR="008146DF" w:rsidRPr="00007466" w:rsidRDefault="008146DF" w:rsidP="00E31452">
            <w:pPr>
              <w:jc w:val="center"/>
              <w:rPr>
                <w:rFonts w:ascii="Arial Narrow" w:hAnsi="Arial Narrow"/>
              </w:rPr>
            </w:pPr>
            <w:r w:rsidRPr="00007466">
              <w:rPr>
                <w:rFonts w:ascii="Arial Narrow" w:hAnsi="Arial Narrow"/>
              </w:rPr>
              <w:t>Triceps Kickbacks</w:t>
            </w:r>
          </w:p>
          <w:p w14:paraId="7C871122"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0AB56708" wp14:editId="6C3E46E4">
                  <wp:extent cx="1158240" cy="1426210"/>
                  <wp:effectExtent l="0" t="0" r="0" b="0"/>
                  <wp:docPr id="199" name="Picture 199" descr="tric_dum-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tric_dum-18"/>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1158240" cy="1426210"/>
                          </a:xfrm>
                          <a:prstGeom prst="rect">
                            <a:avLst/>
                          </a:prstGeom>
                          <a:noFill/>
                          <a:ln>
                            <a:noFill/>
                          </a:ln>
                        </pic:spPr>
                      </pic:pic>
                    </a:graphicData>
                  </a:graphic>
                </wp:inline>
              </w:drawing>
            </w:r>
          </w:p>
        </w:tc>
      </w:tr>
      <w:tr w:rsidR="008146DF" w:rsidRPr="0022133D" w14:paraId="538330C3" w14:textId="77777777" w:rsidTr="00E31452">
        <w:tc>
          <w:tcPr>
            <w:tcW w:w="2685" w:type="dxa"/>
          </w:tcPr>
          <w:p w14:paraId="4E98D66A" w14:textId="77777777" w:rsidR="008146DF" w:rsidRPr="00007466" w:rsidRDefault="008146DF" w:rsidP="00E31452">
            <w:pPr>
              <w:jc w:val="center"/>
              <w:rPr>
                <w:rFonts w:ascii="Arial Narrow" w:hAnsi="Arial Narrow"/>
              </w:rPr>
            </w:pPr>
            <w:r w:rsidRPr="00007466">
              <w:rPr>
                <w:rFonts w:ascii="Arial Narrow" w:hAnsi="Arial Narrow"/>
              </w:rPr>
              <w:t>Overhead Extension</w:t>
            </w:r>
          </w:p>
          <w:p w14:paraId="58669266"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2C328061" wp14:editId="2873E447">
                  <wp:extent cx="780415" cy="1280160"/>
                  <wp:effectExtent l="0" t="0" r="0" b="0"/>
                  <wp:docPr id="200" name="Picture 200" descr="tric_dum-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tric_dum-21"/>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bwMode="auto">
                          <a:xfrm>
                            <a:off x="0" y="0"/>
                            <a:ext cx="780415" cy="1280160"/>
                          </a:xfrm>
                          <a:prstGeom prst="rect">
                            <a:avLst/>
                          </a:prstGeom>
                          <a:noFill/>
                          <a:ln>
                            <a:noFill/>
                          </a:ln>
                        </pic:spPr>
                      </pic:pic>
                    </a:graphicData>
                  </a:graphic>
                </wp:inline>
              </w:drawing>
            </w:r>
          </w:p>
        </w:tc>
        <w:tc>
          <w:tcPr>
            <w:tcW w:w="2685" w:type="dxa"/>
            <w:gridSpan w:val="2"/>
          </w:tcPr>
          <w:p w14:paraId="720B307D" w14:textId="77777777" w:rsidR="008146DF" w:rsidRPr="00007466" w:rsidRDefault="008146DF" w:rsidP="00E31452">
            <w:pPr>
              <w:jc w:val="center"/>
              <w:rPr>
                <w:rFonts w:ascii="Arial Narrow" w:hAnsi="Arial Narrow"/>
              </w:rPr>
            </w:pPr>
            <w:r w:rsidRPr="00007466">
              <w:rPr>
                <w:rFonts w:ascii="Arial Narrow" w:hAnsi="Arial Narrow"/>
              </w:rPr>
              <w:t xml:space="preserve">Triceps Dips </w:t>
            </w:r>
          </w:p>
          <w:p w14:paraId="325018A8"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010945DF" wp14:editId="5BCA39D4">
                  <wp:extent cx="743585" cy="1256030"/>
                  <wp:effectExtent l="0" t="0" r="0" b="0"/>
                  <wp:docPr id="201" name="Picture 201" descr="tric_fre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tric_free-01"/>
                          <pic:cNvPicPr>
                            <a:picLocks noChangeAspect="1" noChangeArrowheads="1"/>
                          </pic:cNvPicPr>
                        </pic:nvPicPr>
                        <pic:blipFill>
                          <a:blip r:embed="rId285" cstate="print">
                            <a:extLst>
                              <a:ext uri="{28A0092B-C50C-407E-A947-70E740481C1C}">
                                <a14:useLocalDpi xmlns:a14="http://schemas.microsoft.com/office/drawing/2010/main" val="0"/>
                              </a:ext>
                            </a:extLst>
                          </a:blip>
                          <a:srcRect/>
                          <a:stretch>
                            <a:fillRect/>
                          </a:stretch>
                        </pic:blipFill>
                        <pic:spPr bwMode="auto">
                          <a:xfrm>
                            <a:off x="0" y="0"/>
                            <a:ext cx="743585" cy="1256030"/>
                          </a:xfrm>
                          <a:prstGeom prst="rect">
                            <a:avLst/>
                          </a:prstGeom>
                          <a:noFill/>
                          <a:ln>
                            <a:noFill/>
                          </a:ln>
                        </pic:spPr>
                      </pic:pic>
                    </a:graphicData>
                  </a:graphic>
                </wp:inline>
              </w:drawing>
            </w:r>
          </w:p>
        </w:tc>
        <w:tc>
          <w:tcPr>
            <w:tcW w:w="2676" w:type="dxa"/>
            <w:gridSpan w:val="2"/>
          </w:tcPr>
          <w:p w14:paraId="45CEB894" w14:textId="77777777" w:rsidR="008146DF" w:rsidRPr="00007466" w:rsidRDefault="008146DF" w:rsidP="00E31452">
            <w:pPr>
              <w:jc w:val="center"/>
              <w:rPr>
                <w:rFonts w:ascii="Arial Narrow" w:hAnsi="Arial Narrow"/>
              </w:rPr>
            </w:pPr>
            <w:r w:rsidRPr="00007466">
              <w:rPr>
                <w:rFonts w:ascii="Arial Narrow" w:hAnsi="Arial Narrow"/>
              </w:rPr>
              <w:t>Triceps Press Down</w:t>
            </w:r>
          </w:p>
          <w:p w14:paraId="268BCD8C"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78194E3C" wp14:editId="7DDB3F64">
                  <wp:extent cx="829310" cy="1426210"/>
                  <wp:effectExtent l="0" t="0" r="0" b="0"/>
                  <wp:docPr id="202" name="Picture 202" descr="tric_pul-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tric_pul-07"/>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829310" cy="1426210"/>
                          </a:xfrm>
                          <a:prstGeom prst="rect">
                            <a:avLst/>
                          </a:prstGeom>
                          <a:noFill/>
                          <a:ln>
                            <a:noFill/>
                          </a:ln>
                        </pic:spPr>
                      </pic:pic>
                    </a:graphicData>
                  </a:graphic>
                </wp:inline>
              </w:drawing>
            </w:r>
          </w:p>
        </w:tc>
        <w:tc>
          <w:tcPr>
            <w:tcW w:w="2694" w:type="dxa"/>
            <w:gridSpan w:val="2"/>
          </w:tcPr>
          <w:p w14:paraId="5C594E26" w14:textId="77777777" w:rsidR="008146DF" w:rsidRPr="00007466" w:rsidRDefault="008146DF" w:rsidP="00E31452">
            <w:pPr>
              <w:jc w:val="center"/>
              <w:rPr>
                <w:rFonts w:ascii="Arial Narrow" w:hAnsi="Arial Narrow"/>
              </w:rPr>
            </w:pPr>
            <w:r w:rsidRPr="00007466">
              <w:rPr>
                <w:rFonts w:ascii="Arial Narrow" w:hAnsi="Arial Narrow"/>
              </w:rPr>
              <w:t>Overhead Cable Extensions</w:t>
            </w:r>
          </w:p>
          <w:p w14:paraId="6917DCEC" w14:textId="77777777" w:rsidR="008146DF" w:rsidRPr="00007466" w:rsidRDefault="008146DF" w:rsidP="00E31452">
            <w:pPr>
              <w:jc w:val="center"/>
              <w:rPr>
                <w:rFonts w:ascii="Arial Narrow" w:hAnsi="Arial Narrow"/>
              </w:rPr>
            </w:pPr>
            <w:r>
              <w:rPr>
                <w:rFonts w:ascii="Arial Narrow" w:hAnsi="Arial Narrow"/>
                <w:noProof/>
              </w:rPr>
              <w:drawing>
                <wp:inline distT="0" distB="0" distL="0" distR="0" wp14:anchorId="5F1BD93C" wp14:editId="4A69C104">
                  <wp:extent cx="987425" cy="1280160"/>
                  <wp:effectExtent l="0" t="0" r="0" b="0"/>
                  <wp:docPr id="203" name="Picture 203" descr="tric_pul-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tric_pul-09"/>
                          <pic:cNvPicPr>
                            <a:picLocks noChangeAspect="1" noChangeArrowheads="1"/>
                          </pic:cNvPicPr>
                        </pic:nvPicPr>
                        <pic:blipFill>
                          <a:blip r:embed="rId287" cstate="print">
                            <a:extLst>
                              <a:ext uri="{28A0092B-C50C-407E-A947-70E740481C1C}">
                                <a14:useLocalDpi xmlns:a14="http://schemas.microsoft.com/office/drawing/2010/main" val="0"/>
                              </a:ext>
                            </a:extLst>
                          </a:blip>
                          <a:srcRect/>
                          <a:stretch>
                            <a:fillRect/>
                          </a:stretch>
                        </pic:blipFill>
                        <pic:spPr bwMode="auto">
                          <a:xfrm>
                            <a:off x="0" y="0"/>
                            <a:ext cx="987425" cy="1280160"/>
                          </a:xfrm>
                          <a:prstGeom prst="rect">
                            <a:avLst/>
                          </a:prstGeom>
                          <a:noFill/>
                          <a:ln>
                            <a:noFill/>
                          </a:ln>
                        </pic:spPr>
                      </pic:pic>
                    </a:graphicData>
                  </a:graphic>
                </wp:inline>
              </w:drawing>
            </w:r>
          </w:p>
        </w:tc>
      </w:tr>
      <w:tr w:rsidR="008146DF" w:rsidRPr="0022133D" w14:paraId="6627E93B" w14:textId="77777777" w:rsidTr="00E31452">
        <w:tc>
          <w:tcPr>
            <w:tcW w:w="8046" w:type="dxa"/>
            <w:gridSpan w:val="5"/>
          </w:tcPr>
          <w:p w14:paraId="6AF2794F" w14:textId="77777777" w:rsidR="008146DF" w:rsidRPr="00140304" w:rsidRDefault="008146DF" w:rsidP="00E31452">
            <w:pPr>
              <w:jc w:val="center"/>
              <w:rPr>
                <w:rFonts w:ascii="Tahoma" w:hAnsi="Tahoma" w:cs="Tahoma"/>
                <w:b/>
                <w:sz w:val="24"/>
                <w:szCs w:val="24"/>
              </w:rPr>
            </w:pPr>
            <w:r w:rsidRPr="00140304">
              <w:rPr>
                <w:rFonts w:ascii="Tahoma" w:hAnsi="Tahoma" w:cs="Tahoma"/>
                <w:b/>
                <w:sz w:val="24"/>
                <w:szCs w:val="24"/>
              </w:rPr>
              <w:t>Triceps Dips from easy to hard</w:t>
            </w:r>
          </w:p>
        </w:tc>
        <w:tc>
          <w:tcPr>
            <w:tcW w:w="2694" w:type="dxa"/>
            <w:gridSpan w:val="2"/>
          </w:tcPr>
          <w:p w14:paraId="7324CF0C" w14:textId="77777777" w:rsidR="008146DF" w:rsidRDefault="008146DF" w:rsidP="00E31452">
            <w:pPr>
              <w:jc w:val="center"/>
            </w:pPr>
          </w:p>
        </w:tc>
      </w:tr>
      <w:tr w:rsidR="008146DF" w:rsidRPr="0022133D" w14:paraId="2D6E9230" w14:textId="77777777" w:rsidTr="00E31452">
        <w:tc>
          <w:tcPr>
            <w:tcW w:w="2898" w:type="dxa"/>
            <w:gridSpan w:val="2"/>
          </w:tcPr>
          <w:p w14:paraId="242B6F9A" w14:textId="77777777" w:rsidR="008146DF" w:rsidRDefault="008146DF" w:rsidP="00E31452">
            <w:pPr>
              <w:jc w:val="center"/>
            </w:pPr>
            <w:r>
              <w:rPr>
                <w:noProof/>
              </w:rPr>
              <w:drawing>
                <wp:inline distT="0" distB="0" distL="0" distR="0" wp14:anchorId="561E97B6" wp14:editId="6EAEF21D">
                  <wp:extent cx="1109345" cy="1243330"/>
                  <wp:effectExtent l="0" t="0" r="0" b="0"/>
                  <wp:docPr id="204" name="Picture 204" descr="Arm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Arms (10)"/>
                          <pic:cNvPicPr>
                            <a:picLocks noChangeAspect="1" noChangeArrowheads="1"/>
                          </pic:cNvPicPr>
                        </pic:nvPicPr>
                        <pic:blipFill>
                          <a:blip r:embed="rId288" cstate="print">
                            <a:extLst>
                              <a:ext uri="{28A0092B-C50C-407E-A947-70E740481C1C}">
                                <a14:useLocalDpi xmlns:a14="http://schemas.microsoft.com/office/drawing/2010/main" val="0"/>
                              </a:ext>
                            </a:extLst>
                          </a:blip>
                          <a:srcRect/>
                          <a:stretch>
                            <a:fillRect/>
                          </a:stretch>
                        </pic:blipFill>
                        <pic:spPr bwMode="auto">
                          <a:xfrm>
                            <a:off x="0" y="0"/>
                            <a:ext cx="1109345" cy="1243330"/>
                          </a:xfrm>
                          <a:prstGeom prst="rect">
                            <a:avLst/>
                          </a:prstGeom>
                          <a:noFill/>
                          <a:ln>
                            <a:noFill/>
                          </a:ln>
                        </pic:spPr>
                      </pic:pic>
                    </a:graphicData>
                  </a:graphic>
                </wp:inline>
              </w:drawing>
            </w:r>
          </w:p>
        </w:tc>
        <w:tc>
          <w:tcPr>
            <w:tcW w:w="2790" w:type="dxa"/>
            <w:gridSpan w:val="2"/>
          </w:tcPr>
          <w:p w14:paraId="31652164" w14:textId="77777777" w:rsidR="008146DF" w:rsidRDefault="008146DF" w:rsidP="00E31452">
            <w:pPr>
              <w:jc w:val="center"/>
            </w:pPr>
            <w:r>
              <w:rPr>
                <w:noProof/>
              </w:rPr>
              <w:drawing>
                <wp:inline distT="0" distB="0" distL="0" distR="0" wp14:anchorId="488B29F0" wp14:editId="1DD4A924">
                  <wp:extent cx="1158240" cy="1060450"/>
                  <wp:effectExtent l="0" t="0" r="0" b="0"/>
                  <wp:docPr id="205" name="Picture 205" descr="tric_free-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tric_free-08"/>
                          <pic:cNvPicPr>
                            <a:picLocks noChangeAspect="1" noChangeArrowheads="1"/>
                          </pic:cNvPicPr>
                        </pic:nvPicPr>
                        <pic:blipFill>
                          <a:blip r:embed="rId289" cstate="print">
                            <a:extLst>
                              <a:ext uri="{28A0092B-C50C-407E-A947-70E740481C1C}">
                                <a14:useLocalDpi xmlns:a14="http://schemas.microsoft.com/office/drawing/2010/main" val="0"/>
                              </a:ext>
                            </a:extLst>
                          </a:blip>
                          <a:srcRect/>
                          <a:stretch>
                            <a:fillRect/>
                          </a:stretch>
                        </pic:blipFill>
                        <pic:spPr bwMode="auto">
                          <a:xfrm>
                            <a:off x="0" y="0"/>
                            <a:ext cx="1158240" cy="1060450"/>
                          </a:xfrm>
                          <a:prstGeom prst="rect">
                            <a:avLst/>
                          </a:prstGeom>
                          <a:noFill/>
                          <a:ln>
                            <a:noFill/>
                          </a:ln>
                        </pic:spPr>
                      </pic:pic>
                    </a:graphicData>
                  </a:graphic>
                </wp:inline>
              </w:drawing>
            </w:r>
          </w:p>
        </w:tc>
        <w:tc>
          <w:tcPr>
            <w:tcW w:w="2358" w:type="dxa"/>
          </w:tcPr>
          <w:p w14:paraId="0FBEC6E2" w14:textId="77777777" w:rsidR="008146DF" w:rsidRDefault="008146DF" w:rsidP="00E31452">
            <w:pPr>
              <w:jc w:val="center"/>
            </w:pPr>
            <w:r>
              <w:rPr>
                <w:noProof/>
              </w:rPr>
              <w:drawing>
                <wp:inline distT="0" distB="0" distL="0" distR="0" wp14:anchorId="02699277" wp14:editId="27247E2D">
                  <wp:extent cx="1207135" cy="1097280"/>
                  <wp:effectExtent l="0" t="0" r="0" b="0"/>
                  <wp:docPr id="206" name="Picture 206" descr="tric_plat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tric_plate-01"/>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1207135" cy="1097280"/>
                          </a:xfrm>
                          <a:prstGeom prst="rect">
                            <a:avLst/>
                          </a:prstGeom>
                          <a:noFill/>
                          <a:ln>
                            <a:noFill/>
                          </a:ln>
                        </pic:spPr>
                      </pic:pic>
                    </a:graphicData>
                  </a:graphic>
                </wp:inline>
              </w:drawing>
            </w:r>
          </w:p>
        </w:tc>
        <w:tc>
          <w:tcPr>
            <w:tcW w:w="2694" w:type="dxa"/>
            <w:gridSpan w:val="2"/>
          </w:tcPr>
          <w:p w14:paraId="24E07F81" w14:textId="77777777" w:rsidR="008146DF" w:rsidRPr="00007466" w:rsidRDefault="008146DF" w:rsidP="00E31452">
            <w:pPr>
              <w:jc w:val="center"/>
              <w:rPr>
                <w:rFonts w:ascii="Arial Narrow" w:hAnsi="Arial Narrow"/>
              </w:rPr>
            </w:pPr>
            <w:r w:rsidRPr="00007466">
              <w:rPr>
                <w:rFonts w:ascii="Arial Narrow" w:hAnsi="Arial Narrow"/>
              </w:rPr>
              <w:t>Triceps Push-Ups</w:t>
            </w:r>
          </w:p>
          <w:p w14:paraId="53884291" w14:textId="77777777" w:rsidR="008146DF" w:rsidRDefault="008146DF" w:rsidP="00E31452">
            <w:pPr>
              <w:jc w:val="center"/>
            </w:pPr>
            <w:r>
              <w:rPr>
                <w:rFonts w:ascii="Arial Narrow" w:hAnsi="Arial Narrow"/>
                <w:noProof/>
              </w:rPr>
              <w:drawing>
                <wp:inline distT="0" distB="0" distL="0" distR="0" wp14:anchorId="3E095EDD" wp14:editId="08891EF4">
                  <wp:extent cx="1256030" cy="841375"/>
                  <wp:effectExtent l="0" t="0" r="0" b="0"/>
                  <wp:docPr id="207" name="Picture 207" descr="tric_fre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tric_free-03"/>
                          <pic:cNvPicPr>
                            <a:picLocks noChangeAspect="1" noChangeArrowheads="1"/>
                          </pic:cNvPicPr>
                        </pic:nvPicPr>
                        <pic:blipFill>
                          <a:blip r:embed="rId291" cstate="print">
                            <a:extLst>
                              <a:ext uri="{28A0092B-C50C-407E-A947-70E740481C1C}">
                                <a14:useLocalDpi xmlns:a14="http://schemas.microsoft.com/office/drawing/2010/main" val="0"/>
                              </a:ext>
                            </a:extLst>
                          </a:blip>
                          <a:srcRect/>
                          <a:stretch>
                            <a:fillRect/>
                          </a:stretch>
                        </pic:blipFill>
                        <pic:spPr bwMode="auto">
                          <a:xfrm>
                            <a:off x="0" y="0"/>
                            <a:ext cx="1256030" cy="841375"/>
                          </a:xfrm>
                          <a:prstGeom prst="rect">
                            <a:avLst/>
                          </a:prstGeom>
                          <a:noFill/>
                          <a:ln>
                            <a:noFill/>
                          </a:ln>
                        </pic:spPr>
                      </pic:pic>
                    </a:graphicData>
                  </a:graphic>
                </wp:inline>
              </w:drawing>
            </w:r>
          </w:p>
        </w:tc>
      </w:tr>
      <w:tr w:rsidR="008146DF" w:rsidRPr="0022133D" w14:paraId="24D02B29" w14:textId="77777777" w:rsidTr="00E31452">
        <w:tc>
          <w:tcPr>
            <w:tcW w:w="10740" w:type="dxa"/>
            <w:gridSpan w:val="7"/>
          </w:tcPr>
          <w:p w14:paraId="05EB094B" w14:textId="77777777" w:rsidR="008146DF" w:rsidRPr="00140304" w:rsidRDefault="008146DF" w:rsidP="00E31452">
            <w:pPr>
              <w:jc w:val="center"/>
              <w:rPr>
                <w:rFonts w:ascii="Tahoma" w:hAnsi="Tahoma" w:cs="Tahoma"/>
                <w:b/>
                <w:sz w:val="24"/>
                <w:szCs w:val="24"/>
              </w:rPr>
            </w:pPr>
            <w:r w:rsidRPr="00140304">
              <w:rPr>
                <w:rFonts w:ascii="Tahoma" w:hAnsi="Tahoma" w:cs="Tahoma"/>
                <w:b/>
                <w:sz w:val="24"/>
                <w:szCs w:val="24"/>
              </w:rPr>
              <w:t>Biceps Exercise Options</w:t>
            </w:r>
          </w:p>
        </w:tc>
      </w:tr>
      <w:tr w:rsidR="008146DF" w:rsidRPr="0022133D" w14:paraId="75FCB377" w14:textId="77777777" w:rsidTr="00E31452">
        <w:tc>
          <w:tcPr>
            <w:tcW w:w="2685" w:type="dxa"/>
          </w:tcPr>
          <w:p w14:paraId="61147E1D" w14:textId="77777777" w:rsidR="008146DF" w:rsidRDefault="008146DF" w:rsidP="00E31452">
            <w:pPr>
              <w:jc w:val="center"/>
            </w:pPr>
            <w:r>
              <w:rPr>
                <w:noProof/>
              </w:rPr>
              <w:drawing>
                <wp:inline distT="0" distB="0" distL="0" distR="0" wp14:anchorId="0F7521E1" wp14:editId="1BA160CC">
                  <wp:extent cx="1377950" cy="1243330"/>
                  <wp:effectExtent l="0" t="0" r="0" b="0"/>
                  <wp:docPr id="208" name="Picture 208" descr="biceps_ba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biceps_bar-02"/>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1377950" cy="1243330"/>
                          </a:xfrm>
                          <a:prstGeom prst="rect">
                            <a:avLst/>
                          </a:prstGeom>
                          <a:noFill/>
                          <a:ln>
                            <a:noFill/>
                          </a:ln>
                        </pic:spPr>
                      </pic:pic>
                    </a:graphicData>
                  </a:graphic>
                </wp:inline>
              </w:drawing>
            </w:r>
          </w:p>
        </w:tc>
        <w:tc>
          <w:tcPr>
            <w:tcW w:w="2685" w:type="dxa"/>
            <w:gridSpan w:val="2"/>
          </w:tcPr>
          <w:p w14:paraId="6A36FD8B" w14:textId="77777777" w:rsidR="008146DF" w:rsidRDefault="008146DF" w:rsidP="00E31452">
            <w:pPr>
              <w:jc w:val="center"/>
            </w:pPr>
            <w:r>
              <w:rPr>
                <w:noProof/>
              </w:rPr>
              <w:drawing>
                <wp:inline distT="0" distB="0" distL="0" distR="0" wp14:anchorId="190B4475" wp14:editId="604E07E1">
                  <wp:extent cx="1341120" cy="1353185"/>
                  <wp:effectExtent l="0" t="0" r="0" b="0"/>
                  <wp:docPr id="209" name="Picture 209" descr="biceps_bar-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biceps_bar-07"/>
                          <pic:cNvPicPr>
                            <a:picLocks noChangeAspect="1" noChangeArrowheads="1"/>
                          </pic:cNvPicPr>
                        </pic:nvPicPr>
                        <pic:blipFill>
                          <a:blip r:embed="rId293" cstate="print">
                            <a:extLst>
                              <a:ext uri="{28A0092B-C50C-407E-A947-70E740481C1C}">
                                <a14:useLocalDpi xmlns:a14="http://schemas.microsoft.com/office/drawing/2010/main" val="0"/>
                              </a:ext>
                            </a:extLst>
                          </a:blip>
                          <a:srcRect/>
                          <a:stretch>
                            <a:fillRect/>
                          </a:stretch>
                        </pic:blipFill>
                        <pic:spPr bwMode="auto">
                          <a:xfrm>
                            <a:off x="0" y="0"/>
                            <a:ext cx="1341120" cy="1353185"/>
                          </a:xfrm>
                          <a:prstGeom prst="rect">
                            <a:avLst/>
                          </a:prstGeom>
                          <a:noFill/>
                          <a:ln>
                            <a:noFill/>
                          </a:ln>
                        </pic:spPr>
                      </pic:pic>
                    </a:graphicData>
                  </a:graphic>
                </wp:inline>
              </w:drawing>
            </w:r>
          </w:p>
        </w:tc>
        <w:tc>
          <w:tcPr>
            <w:tcW w:w="2685" w:type="dxa"/>
            <w:gridSpan w:val="3"/>
          </w:tcPr>
          <w:p w14:paraId="5AA9A39F" w14:textId="77777777" w:rsidR="008146DF" w:rsidRDefault="008146DF" w:rsidP="00E31452">
            <w:pPr>
              <w:jc w:val="center"/>
            </w:pPr>
            <w:r>
              <w:rPr>
                <w:noProof/>
              </w:rPr>
              <w:drawing>
                <wp:inline distT="0" distB="0" distL="0" distR="0" wp14:anchorId="2C91389A" wp14:editId="5A353B11">
                  <wp:extent cx="1109345" cy="1316990"/>
                  <wp:effectExtent l="0" t="0" r="0" b="0"/>
                  <wp:docPr id="210" name="Picture 210" descr="biceps_dum-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biceps_dum-04"/>
                          <pic:cNvPicPr>
                            <a:picLocks noChangeAspect="1" noChangeArrowheads="1"/>
                          </pic:cNvPicPr>
                        </pic:nvPicPr>
                        <pic:blipFill>
                          <a:blip r:embed="rId294" cstate="print">
                            <a:extLst>
                              <a:ext uri="{28A0092B-C50C-407E-A947-70E740481C1C}">
                                <a14:useLocalDpi xmlns:a14="http://schemas.microsoft.com/office/drawing/2010/main" val="0"/>
                              </a:ext>
                            </a:extLst>
                          </a:blip>
                          <a:srcRect/>
                          <a:stretch>
                            <a:fillRect/>
                          </a:stretch>
                        </pic:blipFill>
                        <pic:spPr bwMode="auto">
                          <a:xfrm>
                            <a:off x="0" y="0"/>
                            <a:ext cx="1109345" cy="1316990"/>
                          </a:xfrm>
                          <a:prstGeom prst="rect">
                            <a:avLst/>
                          </a:prstGeom>
                          <a:noFill/>
                          <a:ln>
                            <a:noFill/>
                          </a:ln>
                        </pic:spPr>
                      </pic:pic>
                    </a:graphicData>
                  </a:graphic>
                </wp:inline>
              </w:drawing>
            </w:r>
          </w:p>
        </w:tc>
        <w:tc>
          <w:tcPr>
            <w:tcW w:w="2685" w:type="dxa"/>
          </w:tcPr>
          <w:p w14:paraId="38F6FAB5" w14:textId="77777777" w:rsidR="008146DF" w:rsidRDefault="008146DF" w:rsidP="00E31452">
            <w:pPr>
              <w:jc w:val="center"/>
            </w:pPr>
            <w:r>
              <w:rPr>
                <w:noProof/>
              </w:rPr>
              <w:drawing>
                <wp:inline distT="0" distB="0" distL="0" distR="0" wp14:anchorId="4727F42F" wp14:editId="62CF9653">
                  <wp:extent cx="1158240" cy="1219200"/>
                  <wp:effectExtent l="0" t="0" r="0" b="0"/>
                  <wp:docPr id="211" name="Picture 211" descr="biceps_dum-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biceps_dum-05"/>
                          <pic:cNvPicPr>
                            <a:picLocks noChangeAspect="1" noChangeArrowheads="1"/>
                          </pic:cNvPicPr>
                        </pic:nvPicPr>
                        <pic:blipFill>
                          <a:blip r:embed="rId295" cstate="print">
                            <a:extLst>
                              <a:ext uri="{28A0092B-C50C-407E-A947-70E740481C1C}">
                                <a14:useLocalDpi xmlns:a14="http://schemas.microsoft.com/office/drawing/2010/main" val="0"/>
                              </a:ext>
                            </a:extLst>
                          </a:blip>
                          <a:srcRect/>
                          <a:stretch>
                            <a:fillRect/>
                          </a:stretch>
                        </pic:blipFill>
                        <pic:spPr bwMode="auto">
                          <a:xfrm>
                            <a:off x="0" y="0"/>
                            <a:ext cx="1158240" cy="1219200"/>
                          </a:xfrm>
                          <a:prstGeom prst="rect">
                            <a:avLst/>
                          </a:prstGeom>
                          <a:noFill/>
                          <a:ln>
                            <a:noFill/>
                          </a:ln>
                        </pic:spPr>
                      </pic:pic>
                    </a:graphicData>
                  </a:graphic>
                </wp:inline>
              </w:drawing>
            </w:r>
          </w:p>
        </w:tc>
      </w:tr>
      <w:tr w:rsidR="008146DF" w:rsidRPr="0022133D" w14:paraId="14DE52E5" w14:textId="77777777" w:rsidTr="00E31452">
        <w:tc>
          <w:tcPr>
            <w:tcW w:w="2685" w:type="dxa"/>
          </w:tcPr>
          <w:p w14:paraId="7A7DC188" w14:textId="77777777" w:rsidR="008146DF" w:rsidRDefault="008146DF" w:rsidP="00E31452">
            <w:pPr>
              <w:jc w:val="center"/>
            </w:pPr>
            <w:r>
              <w:rPr>
                <w:noProof/>
              </w:rPr>
              <w:drawing>
                <wp:inline distT="0" distB="0" distL="0" distR="0" wp14:anchorId="50C6D388" wp14:editId="76ADD907">
                  <wp:extent cx="1121410" cy="1426210"/>
                  <wp:effectExtent l="0" t="0" r="0" b="0"/>
                  <wp:docPr id="212" name="Picture 212" descr="biceps_pul-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biceps_pul-07"/>
                          <pic:cNvPicPr>
                            <a:picLocks noChangeAspect="1" noChangeArrowheads="1"/>
                          </pic:cNvPicPr>
                        </pic:nvPicPr>
                        <pic:blipFill>
                          <a:blip r:embed="rId296" cstate="print">
                            <a:extLst>
                              <a:ext uri="{28A0092B-C50C-407E-A947-70E740481C1C}">
                                <a14:useLocalDpi xmlns:a14="http://schemas.microsoft.com/office/drawing/2010/main" val="0"/>
                              </a:ext>
                            </a:extLst>
                          </a:blip>
                          <a:srcRect/>
                          <a:stretch>
                            <a:fillRect/>
                          </a:stretch>
                        </pic:blipFill>
                        <pic:spPr bwMode="auto">
                          <a:xfrm>
                            <a:off x="0" y="0"/>
                            <a:ext cx="1121410" cy="1426210"/>
                          </a:xfrm>
                          <a:prstGeom prst="rect">
                            <a:avLst/>
                          </a:prstGeom>
                          <a:noFill/>
                          <a:ln>
                            <a:noFill/>
                          </a:ln>
                        </pic:spPr>
                      </pic:pic>
                    </a:graphicData>
                  </a:graphic>
                </wp:inline>
              </w:drawing>
            </w:r>
          </w:p>
        </w:tc>
        <w:tc>
          <w:tcPr>
            <w:tcW w:w="2685" w:type="dxa"/>
            <w:gridSpan w:val="2"/>
          </w:tcPr>
          <w:p w14:paraId="45766E6D" w14:textId="77777777" w:rsidR="008146DF" w:rsidRDefault="008146DF" w:rsidP="00E31452">
            <w:pPr>
              <w:jc w:val="center"/>
            </w:pPr>
            <w:r>
              <w:rPr>
                <w:noProof/>
              </w:rPr>
              <w:drawing>
                <wp:inline distT="0" distB="0" distL="0" distR="0" wp14:anchorId="066BCC78" wp14:editId="708FD2DC">
                  <wp:extent cx="1195070" cy="1438910"/>
                  <wp:effectExtent l="0" t="0" r="0" b="0"/>
                  <wp:docPr id="213" name="Picture 213" descr="biceps_dum-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biceps_dum-07"/>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bwMode="auto">
                          <a:xfrm>
                            <a:off x="0" y="0"/>
                            <a:ext cx="1195070" cy="1438910"/>
                          </a:xfrm>
                          <a:prstGeom prst="rect">
                            <a:avLst/>
                          </a:prstGeom>
                          <a:noFill/>
                          <a:ln>
                            <a:noFill/>
                          </a:ln>
                        </pic:spPr>
                      </pic:pic>
                    </a:graphicData>
                  </a:graphic>
                </wp:inline>
              </w:drawing>
            </w:r>
          </w:p>
        </w:tc>
        <w:tc>
          <w:tcPr>
            <w:tcW w:w="2685" w:type="dxa"/>
            <w:gridSpan w:val="3"/>
          </w:tcPr>
          <w:p w14:paraId="6B77145A" w14:textId="77777777" w:rsidR="008146DF" w:rsidRDefault="008146DF" w:rsidP="00E31452">
            <w:pPr>
              <w:jc w:val="center"/>
            </w:pPr>
            <w:r>
              <w:rPr>
                <w:noProof/>
              </w:rPr>
              <w:drawing>
                <wp:inline distT="0" distB="0" distL="0" distR="0" wp14:anchorId="589935C3" wp14:editId="08B04CCA">
                  <wp:extent cx="1414145" cy="1109345"/>
                  <wp:effectExtent l="0" t="0" r="0" b="0"/>
                  <wp:docPr id="214" name="Picture 214" descr="biceps_pul-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biceps_pul-09"/>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bwMode="auto">
                          <a:xfrm>
                            <a:off x="0" y="0"/>
                            <a:ext cx="1414145" cy="1109345"/>
                          </a:xfrm>
                          <a:prstGeom prst="rect">
                            <a:avLst/>
                          </a:prstGeom>
                          <a:noFill/>
                          <a:ln>
                            <a:noFill/>
                          </a:ln>
                        </pic:spPr>
                      </pic:pic>
                    </a:graphicData>
                  </a:graphic>
                </wp:inline>
              </w:drawing>
            </w:r>
          </w:p>
        </w:tc>
        <w:tc>
          <w:tcPr>
            <w:tcW w:w="2685" w:type="dxa"/>
          </w:tcPr>
          <w:p w14:paraId="5254A8D8" w14:textId="77777777" w:rsidR="008146DF" w:rsidRDefault="008146DF" w:rsidP="00E31452">
            <w:pPr>
              <w:jc w:val="center"/>
            </w:pPr>
            <w:r>
              <w:rPr>
                <w:noProof/>
              </w:rPr>
              <w:drawing>
                <wp:inline distT="0" distB="0" distL="0" distR="0" wp14:anchorId="6E7E97C7" wp14:editId="0991A88E">
                  <wp:extent cx="1158240" cy="914400"/>
                  <wp:effectExtent l="0" t="0" r="0" b="0"/>
                  <wp:docPr id="215" name="Picture 215" descr="Physioball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Physioball (149)"/>
                          <pic:cNvPicPr>
                            <a:picLocks noChangeAspect="1" noChangeArrowheads="1"/>
                          </pic:cNvPicPr>
                        </pic:nvPicPr>
                        <pic:blipFill>
                          <a:blip r:embed="rId299" cstate="print">
                            <a:extLst>
                              <a:ext uri="{28A0092B-C50C-407E-A947-70E740481C1C}">
                                <a14:useLocalDpi xmlns:a14="http://schemas.microsoft.com/office/drawing/2010/main" val="0"/>
                              </a:ext>
                            </a:extLst>
                          </a:blip>
                          <a:srcRect/>
                          <a:stretch>
                            <a:fillRect/>
                          </a:stretch>
                        </pic:blipFill>
                        <pic:spPr bwMode="auto">
                          <a:xfrm>
                            <a:off x="0" y="0"/>
                            <a:ext cx="1158240" cy="914400"/>
                          </a:xfrm>
                          <a:prstGeom prst="rect">
                            <a:avLst/>
                          </a:prstGeom>
                          <a:noFill/>
                          <a:ln>
                            <a:noFill/>
                          </a:ln>
                        </pic:spPr>
                      </pic:pic>
                    </a:graphicData>
                  </a:graphic>
                </wp:inline>
              </w:drawing>
            </w:r>
          </w:p>
        </w:tc>
      </w:tr>
    </w:tbl>
    <w:p w14:paraId="301EC84D" w14:textId="77777777" w:rsidR="008146DF" w:rsidRDefault="008146DF" w:rsidP="008146DF">
      <w:pPr>
        <w:ind w:firstLine="720"/>
        <w:jc w:val="center"/>
        <w:rPr>
          <w:rFonts w:ascii="Tahoma" w:hAnsi="Tahoma"/>
          <w:b/>
          <w:sz w:val="28"/>
        </w:rPr>
      </w:pPr>
    </w:p>
    <w:p w14:paraId="27F6F2CA" w14:textId="77777777" w:rsidR="008146DF" w:rsidRDefault="008146DF" w:rsidP="008146DF">
      <w:pPr>
        <w:rPr>
          <w:rFonts w:ascii="Tahoma" w:hAnsi="Tahoma" w:cs="Tahoma"/>
          <w:b/>
          <w:bCs/>
          <w:sz w:val="28"/>
        </w:rPr>
      </w:pPr>
      <w:r>
        <w:rPr>
          <w:rFonts w:ascii="Tahoma" w:hAnsi="Tahoma"/>
          <w:b/>
          <w:sz w:val="28"/>
        </w:rPr>
        <w:br w:type="page"/>
      </w:r>
      <w:r>
        <w:rPr>
          <w:rFonts w:ascii="Tahoma" w:hAnsi="Tahoma" w:cs="Tahoma"/>
          <w:b/>
          <w:bCs/>
          <w:sz w:val="28"/>
        </w:rPr>
        <w:lastRenderedPageBreak/>
        <w:t xml:space="preserve">MUSCULAR CONDITIONING PROGRAM DEVELOPMENT GUIDELINES – </w:t>
      </w:r>
    </w:p>
    <w:p w14:paraId="1AD73BB5" w14:textId="77777777" w:rsidR="008146DF" w:rsidRDefault="008146DF" w:rsidP="008146DF">
      <w:pPr>
        <w:jc w:val="center"/>
        <w:rPr>
          <w:sz w:val="16"/>
        </w:rPr>
      </w:pPr>
    </w:p>
    <w:p w14:paraId="4E1A52F0" w14:textId="77777777" w:rsidR="008146DF" w:rsidRPr="000F5DC6" w:rsidRDefault="008146DF" w:rsidP="008146DF">
      <w:pPr>
        <w:tabs>
          <w:tab w:val="left" w:pos="540"/>
        </w:tabs>
        <w:ind w:right="540"/>
        <w:rPr>
          <w:rFonts w:ascii="Arial" w:hAnsi="Arial" w:cs="Arial"/>
          <w:sz w:val="22"/>
          <w:szCs w:val="22"/>
        </w:rPr>
      </w:pPr>
      <w:r>
        <w:rPr>
          <w:rFonts w:ascii="Tahoma" w:hAnsi="Tahoma" w:cs="Tahoma"/>
          <w:b/>
          <w:bCs/>
        </w:rPr>
        <w:t xml:space="preserve">Step 1: </w:t>
      </w:r>
      <w:r>
        <w:tab/>
      </w:r>
      <w:r w:rsidRPr="000F5DC6">
        <w:rPr>
          <w:rFonts w:ascii="Arial" w:hAnsi="Arial" w:cs="Arial"/>
          <w:sz w:val="22"/>
          <w:szCs w:val="22"/>
        </w:rPr>
        <w:t xml:space="preserve">Determine your personal training goals: </w:t>
      </w:r>
    </w:p>
    <w:p w14:paraId="62ECA644" w14:textId="77777777" w:rsidR="008146DF" w:rsidRPr="000F5DC6" w:rsidRDefault="008146DF" w:rsidP="008146DF">
      <w:pPr>
        <w:numPr>
          <w:ilvl w:val="2"/>
          <w:numId w:val="47"/>
        </w:numPr>
        <w:tabs>
          <w:tab w:val="clear" w:pos="3600"/>
          <w:tab w:val="left" w:pos="540"/>
        </w:tabs>
        <w:ind w:left="1800" w:right="540"/>
        <w:rPr>
          <w:rFonts w:ascii="Arial" w:hAnsi="Arial" w:cs="Arial"/>
          <w:sz w:val="22"/>
          <w:szCs w:val="22"/>
        </w:rPr>
      </w:pPr>
      <w:r w:rsidRPr="000F5DC6">
        <w:rPr>
          <w:rFonts w:ascii="Arial" w:hAnsi="Arial" w:cs="Arial"/>
          <w:sz w:val="22"/>
          <w:szCs w:val="22"/>
        </w:rPr>
        <w:t xml:space="preserve">Muscle Strength / Muscle Endurance / General Fitness / Body Building </w:t>
      </w:r>
    </w:p>
    <w:p w14:paraId="2BB359D1" w14:textId="77777777" w:rsidR="008146DF" w:rsidRPr="000F5DC6" w:rsidRDefault="008146DF" w:rsidP="008146DF">
      <w:pPr>
        <w:numPr>
          <w:ilvl w:val="2"/>
          <w:numId w:val="47"/>
        </w:numPr>
        <w:tabs>
          <w:tab w:val="clear" w:pos="3600"/>
          <w:tab w:val="left" w:pos="540"/>
        </w:tabs>
        <w:ind w:left="1800" w:right="540"/>
        <w:rPr>
          <w:rFonts w:ascii="Arial" w:hAnsi="Arial" w:cs="Arial"/>
          <w:sz w:val="22"/>
          <w:szCs w:val="22"/>
        </w:rPr>
      </w:pPr>
      <w:r w:rsidRPr="000F5DC6">
        <w:rPr>
          <w:rFonts w:ascii="Arial" w:hAnsi="Arial" w:cs="Arial"/>
          <w:sz w:val="22"/>
          <w:szCs w:val="22"/>
        </w:rPr>
        <w:t xml:space="preserve">Sport Specific Training / Rehabilitation </w:t>
      </w:r>
    </w:p>
    <w:p w14:paraId="1A897BF9" w14:textId="77777777" w:rsidR="008146DF" w:rsidRDefault="008146DF" w:rsidP="008146DF">
      <w:pPr>
        <w:pStyle w:val="BlockText"/>
        <w:tabs>
          <w:tab w:val="left" w:pos="540"/>
        </w:tabs>
      </w:pPr>
      <w:r>
        <w:t>Choose the appropriate training intensity (frequency / # sets and reps / # of exercises) that will enable you to effectively achieve your training goals (refer to FITT Table).</w:t>
      </w:r>
    </w:p>
    <w:p w14:paraId="2765B927" w14:textId="77777777" w:rsidR="008146DF" w:rsidRDefault="008146DF" w:rsidP="008146DF">
      <w:pPr>
        <w:ind w:left="1440" w:right="540" w:hanging="1440"/>
        <w:jc w:val="center"/>
        <w:rPr>
          <w:rFonts w:ascii="Tahoma" w:hAnsi="Tahoma" w:cs="Tahoma"/>
          <w:b/>
          <w:bCs/>
          <w:sz w:val="16"/>
        </w:rPr>
      </w:pPr>
    </w:p>
    <w:p w14:paraId="047CE1C4" w14:textId="77777777" w:rsidR="008146DF" w:rsidRDefault="008146DF" w:rsidP="008146DF">
      <w:pPr>
        <w:ind w:left="1440" w:right="540" w:hanging="1440"/>
        <w:rPr>
          <w:rFonts w:ascii="Arial" w:hAnsi="Arial" w:cs="Arial"/>
        </w:rPr>
      </w:pPr>
      <w:r>
        <w:rPr>
          <w:rFonts w:ascii="Tahoma" w:hAnsi="Tahoma" w:cs="Tahoma"/>
          <w:b/>
          <w:bCs/>
        </w:rPr>
        <w:t>Step 2:</w:t>
      </w:r>
      <w:r>
        <w:tab/>
      </w:r>
      <w:r w:rsidRPr="000F5DC6">
        <w:rPr>
          <w:rFonts w:ascii="Arial" w:hAnsi="Arial" w:cs="Arial"/>
          <w:sz w:val="22"/>
          <w:szCs w:val="22"/>
        </w:rPr>
        <w:t>Choose the exercises that you will do. Take into consideration the equipment you have available and your personal likes and dislikes.</w:t>
      </w:r>
    </w:p>
    <w:p w14:paraId="45EDD274" w14:textId="77777777" w:rsidR="008146DF" w:rsidRDefault="008146DF" w:rsidP="008146DF">
      <w:pPr>
        <w:ind w:left="576" w:hanging="1440"/>
        <w:rPr>
          <w:sz w:val="16"/>
        </w:rPr>
      </w:pPr>
      <w:r>
        <w:rPr>
          <w:sz w:val="16"/>
        </w:rPr>
        <w:tab/>
      </w:r>
    </w:p>
    <w:tbl>
      <w:tblPr>
        <w:tblW w:w="105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9"/>
        <w:gridCol w:w="9068"/>
      </w:tblGrid>
      <w:tr w:rsidR="008146DF" w14:paraId="102F7608" w14:textId="77777777" w:rsidTr="00E31452">
        <w:trPr>
          <w:cantSplit/>
        </w:trPr>
        <w:tc>
          <w:tcPr>
            <w:tcW w:w="10507" w:type="dxa"/>
            <w:gridSpan w:val="2"/>
          </w:tcPr>
          <w:p w14:paraId="4FAF7319" w14:textId="77777777" w:rsidR="008146DF" w:rsidRDefault="008146DF" w:rsidP="00E31452">
            <w:pPr>
              <w:pStyle w:val="Heading1"/>
              <w:rPr>
                <w:rFonts w:cs="Tahoma"/>
                <w:bCs/>
                <w:szCs w:val="24"/>
                <w:lang w:eastAsia="en-US"/>
              </w:rPr>
            </w:pPr>
            <w:r>
              <w:rPr>
                <w:rFonts w:cs="Tahoma"/>
                <w:bCs/>
                <w:szCs w:val="24"/>
                <w:lang w:eastAsia="en-US"/>
              </w:rPr>
              <w:t>EXERCISE SELECTION for a FULL BODY WORKOUT</w:t>
            </w:r>
          </w:p>
          <w:p w14:paraId="18DF6073" w14:textId="77777777" w:rsidR="008146DF" w:rsidRPr="000F5DC6" w:rsidRDefault="008146DF" w:rsidP="00E31452">
            <w:pPr>
              <w:numPr>
                <w:ilvl w:val="0"/>
                <w:numId w:val="48"/>
              </w:numPr>
              <w:tabs>
                <w:tab w:val="clear" w:pos="1440"/>
                <w:tab w:val="num" w:pos="972"/>
              </w:tabs>
              <w:ind w:hanging="648"/>
              <w:rPr>
                <w:rFonts w:ascii="Arial" w:hAnsi="Arial" w:cs="Arial"/>
                <w:sz w:val="22"/>
                <w:szCs w:val="22"/>
              </w:rPr>
            </w:pPr>
            <w:r w:rsidRPr="000F5DC6">
              <w:rPr>
                <w:rFonts w:ascii="Arial" w:hAnsi="Arial" w:cs="Arial"/>
                <w:sz w:val="22"/>
                <w:szCs w:val="22"/>
              </w:rPr>
              <w:t>Choose exercises from each of the Major Muscle Groups</w:t>
            </w:r>
          </w:p>
          <w:p w14:paraId="4C83D180" w14:textId="77777777" w:rsidR="008146DF" w:rsidRPr="000F5DC6" w:rsidRDefault="008146DF" w:rsidP="00E31452">
            <w:pPr>
              <w:numPr>
                <w:ilvl w:val="0"/>
                <w:numId w:val="48"/>
              </w:numPr>
              <w:tabs>
                <w:tab w:val="clear" w:pos="1440"/>
                <w:tab w:val="num" w:pos="972"/>
              </w:tabs>
              <w:ind w:hanging="648"/>
              <w:rPr>
                <w:rFonts w:ascii="Arial" w:hAnsi="Arial" w:cs="Arial"/>
                <w:sz w:val="22"/>
                <w:szCs w:val="22"/>
              </w:rPr>
            </w:pPr>
            <w:r w:rsidRPr="000F5DC6">
              <w:rPr>
                <w:rFonts w:ascii="Arial" w:hAnsi="Arial" w:cs="Arial"/>
                <w:sz w:val="22"/>
                <w:szCs w:val="22"/>
              </w:rPr>
              <w:t>Be sure to work opposite muscles (chest / upper back etc.) for muscle balance.</w:t>
            </w:r>
          </w:p>
          <w:p w14:paraId="7808FE67" w14:textId="77777777" w:rsidR="008146DF" w:rsidRPr="000F5DC6" w:rsidRDefault="008146DF" w:rsidP="00E31452">
            <w:pPr>
              <w:numPr>
                <w:ilvl w:val="0"/>
                <w:numId w:val="48"/>
              </w:numPr>
              <w:tabs>
                <w:tab w:val="clear" w:pos="1440"/>
                <w:tab w:val="num" w:pos="972"/>
              </w:tabs>
              <w:ind w:hanging="648"/>
              <w:rPr>
                <w:rFonts w:ascii="Arial" w:hAnsi="Arial" w:cs="Arial"/>
                <w:sz w:val="22"/>
                <w:szCs w:val="22"/>
              </w:rPr>
            </w:pPr>
            <w:r w:rsidRPr="000F5DC6">
              <w:rPr>
                <w:rFonts w:ascii="Arial" w:hAnsi="Arial" w:cs="Arial"/>
                <w:sz w:val="22"/>
                <w:szCs w:val="22"/>
              </w:rPr>
              <w:t>Focus on large muscle groups</w:t>
            </w:r>
          </w:p>
          <w:p w14:paraId="0C14ACA2" w14:textId="77777777" w:rsidR="008146DF" w:rsidRDefault="008146DF" w:rsidP="00E31452">
            <w:pPr>
              <w:numPr>
                <w:ilvl w:val="0"/>
                <w:numId w:val="48"/>
              </w:numPr>
              <w:tabs>
                <w:tab w:val="clear" w:pos="1440"/>
                <w:tab w:val="num" w:pos="972"/>
              </w:tabs>
              <w:ind w:hanging="648"/>
            </w:pPr>
            <w:r w:rsidRPr="000F5DC6">
              <w:rPr>
                <w:rFonts w:ascii="Arial" w:hAnsi="Arial" w:cs="Arial"/>
                <w:sz w:val="22"/>
                <w:szCs w:val="22"/>
              </w:rPr>
              <w:t>Train large muscle groups first and smaller muscle groups after.</w:t>
            </w:r>
          </w:p>
        </w:tc>
      </w:tr>
      <w:tr w:rsidR="008146DF" w14:paraId="3E7F2B44" w14:textId="77777777" w:rsidTr="00E31452">
        <w:tc>
          <w:tcPr>
            <w:tcW w:w="1439" w:type="dxa"/>
          </w:tcPr>
          <w:p w14:paraId="07CFC6B5" w14:textId="77777777" w:rsidR="008146DF" w:rsidRDefault="008146DF" w:rsidP="00E31452">
            <w:pPr>
              <w:rPr>
                <w:rFonts w:ascii="Tahoma" w:hAnsi="Tahoma" w:cs="Tahoma"/>
                <w:b/>
                <w:bCs/>
                <w:sz w:val="22"/>
              </w:rPr>
            </w:pPr>
            <w:r w:rsidRPr="002152EE">
              <w:rPr>
                <w:rFonts w:ascii="Tahoma" w:hAnsi="Tahoma" w:cs="Tahoma"/>
                <w:b/>
                <w:bCs/>
                <w:sz w:val="22"/>
              </w:rPr>
              <w:t>Legs</w:t>
            </w:r>
          </w:p>
          <w:p w14:paraId="4906D144" w14:textId="77777777" w:rsidR="008146DF" w:rsidRPr="002152EE" w:rsidRDefault="008146DF" w:rsidP="00E31452">
            <w:pPr>
              <w:rPr>
                <w:rFonts w:ascii="Tahoma" w:hAnsi="Tahoma" w:cs="Tahoma"/>
                <w:b/>
                <w:bCs/>
                <w:sz w:val="22"/>
              </w:rPr>
            </w:pPr>
          </w:p>
        </w:tc>
        <w:tc>
          <w:tcPr>
            <w:tcW w:w="9068" w:type="dxa"/>
          </w:tcPr>
          <w:p w14:paraId="2596EA6E" w14:textId="77777777" w:rsidR="008146DF" w:rsidRPr="002152EE" w:rsidRDefault="008146DF" w:rsidP="00E31452">
            <w:pPr>
              <w:rPr>
                <w:rFonts w:ascii="Arial" w:hAnsi="Arial" w:cs="Arial"/>
                <w:sz w:val="24"/>
                <w:szCs w:val="24"/>
              </w:rPr>
            </w:pPr>
            <w:r w:rsidRPr="002152EE">
              <w:rPr>
                <w:rFonts w:ascii="Arial" w:hAnsi="Arial" w:cs="Arial"/>
                <w:sz w:val="24"/>
                <w:szCs w:val="24"/>
              </w:rPr>
              <w:t>Muscles = Quadriceps, Gluteals, Hamstrings, Inner Thigh, Outer Thigh</w:t>
            </w:r>
          </w:p>
          <w:p w14:paraId="29AC57CD" w14:textId="77777777" w:rsidR="008146DF" w:rsidRPr="002152EE" w:rsidRDefault="008146DF" w:rsidP="00E31452">
            <w:pPr>
              <w:rPr>
                <w:rFonts w:ascii="Arial" w:hAnsi="Arial" w:cs="Arial"/>
                <w:sz w:val="24"/>
                <w:szCs w:val="24"/>
              </w:rPr>
            </w:pPr>
            <w:r w:rsidRPr="002152EE">
              <w:rPr>
                <w:rFonts w:ascii="Arial" w:hAnsi="Arial" w:cs="Arial"/>
                <w:sz w:val="24"/>
                <w:szCs w:val="24"/>
              </w:rPr>
              <w:t>Exercise Options:</w:t>
            </w:r>
          </w:p>
          <w:p w14:paraId="53B12525" w14:textId="77777777" w:rsidR="008146DF" w:rsidRPr="002152EE" w:rsidRDefault="008146DF" w:rsidP="00E31452">
            <w:pPr>
              <w:ind w:left="72"/>
              <w:rPr>
                <w:rFonts w:ascii="Arial" w:hAnsi="Arial" w:cs="Arial"/>
                <w:sz w:val="24"/>
                <w:szCs w:val="24"/>
              </w:rPr>
            </w:pPr>
            <w:r w:rsidRPr="002152EE">
              <w:rPr>
                <w:rFonts w:ascii="Arial" w:hAnsi="Arial" w:cs="Arial"/>
                <w:sz w:val="24"/>
                <w:szCs w:val="24"/>
              </w:rPr>
              <w:t xml:space="preserve">a) Train all leg muscles together – (squats, lunges - work all leg muscles simultaneously) </w:t>
            </w:r>
          </w:p>
          <w:p w14:paraId="4DEAD5D5" w14:textId="77777777" w:rsidR="008146DF" w:rsidRPr="002152EE" w:rsidRDefault="008146DF" w:rsidP="00E31452">
            <w:pPr>
              <w:ind w:left="252" w:hanging="180"/>
              <w:rPr>
                <w:rFonts w:ascii="Arial" w:hAnsi="Arial" w:cs="Arial"/>
                <w:sz w:val="24"/>
                <w:szCs w:val="24"/>
              </w:rPr>
            </w:pPr>
            <w:r w:rsidRPr="002152EE">
              <w:rPr>
                <w:rFonts w:ascii="Arial" w:hAnsi="Arial" w:cs="Arial"/>
                <w:sz w:val="24"/>
                <w:szCs w:val="24"/>
              </w:rPr>
              <w:t>+/ or</w:t>
            </w:r>
          </w:p>
          <w:p w14:paraId="451A1A9B" w14:textId="77777777" w:rsidR="008146DF" w:rsidRPr="002152EE" w:rsidRDefault="008146DF" w:rsidP="00E31452">
            <w:pPr>
              <w:ind w:left="72"/>
              <w:rPr>
                <w:rFonts w:ascii="Arial" w:hAnsi="Arial" w:cs="Arial"/>
                <w:sz w:val="24"/>
                <w:szCs w:val="24"/>
              </w:rPr>
            </w:pPr>
            <w:r w:rsidRPr="002152EE">
              <w:rPr>
                <w:rFonts w:ascii="Arial" w:hAnsi="Arial" w:cs="Arial"/>
                <w:sz w:val="24"/>
                <w:szCs w:val="24"/>
              </w:rPr>
              <w:t xml:space="preserve">b) Isolate each muscle – </w:t>
            </w:r>
          </w:p>
          <w:p w14:paraId="157B7810" w14:textId="77777777" w:rsidR="008146DF" w:rsidRPr="002152EE" w:rsidRDefault="008146DF" w:rsidP="00E31452">
            <w:pPr>
              <w:pStyle w:val="BodyTextIndent"/>
              <w:tabs>
                <w:tab w:val="num" w:pos="72"/>
              </w:tabs>
              <w:ind w:left="72"/>
              <w:rPr>
                <w:rFonts w:ascii="Arial" w:hAnsi="Arial" w:cs="Arial"/>
              </w:rPr>
            </w:pPr>
            <w:r w:rsidRPr="002152EE">
              <w:rPr>
                <w:rFonts w:ascii="Arial" w:hAnsi="Arial" w:cs="Arial"/>
                <w:b/>
                <w:bCs/>
              </w:rPr>
              <w:t>Quadriceps</w:t>
            </w:r>
            <w:r w:rsidRPr="002152EE">
              <w:rPr>
                <w:rFonts w:ascii="Arial" w:hAnsi="Arial" w:cs="Arial"/>
              </w:rPr>
              <w:t xml:space="preserve"> (knee extensions) –   </w:t>
            </w:r>
            <w:r w:rsidRPr="002152EE">
              <w:rPr>
                <w:rFonts w:ascii="Arial" w:hAnsi="Arial" w:cs="Arial"/>
                <w:b/>
                <w:bCs/>
              </w:rPr>
              <w:t>Hamstrings</w:t>
            </w:r>
            <w:r w:rsidRPr="002152EE">
              <w:rPr>
                <w:rFonts w:ascii="Arial" w:hAnsi="Arial" w:cs="Arial"/>
              </w:rPr>
              <w:t xml:space="preserve"> (leg curls / hamstring bridge / dead lifts) Gluteals (hamstring bridge / gluteal press / dead lifts), </w:t>
            </w:r>
          </w:p>
          <w:p w14:paraId="3CB9C9CA" w14:textId="77777777" w:rsidR="008146DF" w:rsidRPr="002152EE" w:rsidRDefault="008146DF" w:rsidP="00E31452">
            <w:pPr>
              <w:tabs>
                <w:tab w:val="num" w:pos="72"/>
              </w:tabs>
              <w:ind w:left="72"/>
              <w:rPr>
                <w:rFonts w:ascii="Arial" w:hAnsi="Arial" w:cs="Arial"/>
                <w:sz w:val="24"/>
                <w:szCs w:val="24"/>
              </w:rPr>
            </w:pPr>
            <w:r w:rsidRPr="002152EE">
              <w:rPr>
                <w:rFonts w:ascii="Arial" w:hAnsi="Arial" w:cs="Arial"/>
                <w:b/>
                <w:bCs/>
                <w:sz w:val="24"/>
                <w:szCs w:val="24"/>
              </w:rPr>
              <w:t>Inner Thigh</w:t>
            </w:r>
            <w:r w:rsidRPr="002152EE">
              <w:rPr>
                <w:rFonts w:ascii="Arial" w:hAnsi="Arial" w:cs="Arial"/>
                <w:sz w:val="24"/>
                <w:szCs w:val="24"/>
              </w:rPr>
              <w:t xml:space="preserve"> (inner thigh raises) - </w:t>
            </w:r>
            <w:r w:rsidRPr="002152EE">
              <w:rPr>
                <w:rFonts w:ascii="Arial" w:hAnsi="Arial" w:cs="Arial"/>
                <w:b/>
                <w:bCs/>
                <w:sz w:val="24"/>
                <w:szCs w:val="24"/>
              </w:rPr>
              <w:t>Outer thigh</w:t>
            </w:r>
            <w:r w:rsidRPr="002152EE">
              <w:rPr>
                <w:rFonts w:ascii="Arial" w:hAnsi="Arial" w:cs="Arial"/>
                <w:sz w:val="24"/>
                <w:szCs w:val="24"/>
              </w:rPr>
              <w:t xml:space="preserve"> (outer thigh raises) - </w:t>
            </w:r>
            <w:r w:rsidRPr="002152EE">
              <w:rPr>
                <w:rFonts w:ascii="Arial" w:hAnsi="Arial" w:cs="Arial"/>
                <w:b/>
                <w:bCs/>
                <w:sz w:val="24"/>
                <w:szCs w:val="24"/>
              </w:rPr>
              <w:t>Calves</w:t>
            </w:r>
            <w:r w:rsidRPr="002152EE">
              <w:rPr>
                <w:rFonts w:ascii="Arial" w:hAnsi="Arial" w:cs="Arial"/>
                <w:sz w:val="24"/>
                <w:szCs w:val="24"/>
              </w:rPr>
              <w:t xml:space="preserve"> (heel raises) </w:t>
            </w:r>
          </w:p>
        </w:tc>
      </w:tr>
      <w:tr w:rsidR="008146DF" w:rsidRPr="00B962B7" w14:paraId="3862E4EB" w14:textId="77777777" w:rsidTr="00E31452">
        <w:tc>
          <w:tcPr>
            <w:tcW w:w="1439" w:type="dxa"/>
          </w:tcPr>
          <w:p w14:paraId="2FABA439" w14:textId="77777777" w:rsidR="008146DF" w:rsidRPr="00B962B7" w:rsidRDefault="008146DF" w:rsidP="00E31452">
            <w:pPr>
              <w:rPr>
                <w:rFonts w:ascii="Tahoma" w:hAnsi="Tahoma" w:cs="Tahoma"/>
                <w:b/>
                <w:bCs/>
                <w:sz w:val="22"/>
              </w:rPr>
            </w:pPr>
            <w:r w:rsidRPr="00B962B7">
              <w:rPr>
                <w:rFonts w:ascii="Tahoma" w:hAnsi="Tahoma" w:cs="Tahoma"/>
                <w:b/>
                <w:bCs/>
                <w:sz w:val="22"/>
              </w:rPr>
              <w:t xml:space="preserve">Chest </w:t>
            </w:r>
          </w:p>
        </w:tc>
        <w:tc>
          <w:tcPr>
            <w:tcW w:w="9068" w:type="dxa"/>
          </w:tcPr>
          <w:p w14:paraId="66C7F459" w14:textId="77777777" w:rsidR="008146DF" w:rsidRPr="00B962B7" w:rsidRDefault="008146DF" w:rsidP="00E31452">
            <w:pPr>
              <w:rPr>
                <w:rFonts w:ascii="Arial" w:hAnsi="Arial" w:cs="Arial"/>
                <w:sz w:val="24"/>
                <w:szCs w:val="24"/>
              </w:rPr>
            </w:pPr>
            <w:r w:rsidRPr="00B962B7">
              <w:rPr>
                <w:rFonts w:ascii="Arial" w:hAnsi="Arial" w:cs="Arial"/>
                <w:sz w:val="24"/>
                <w:szCs w:val="24"/>
              </w:rPr>
              <w:t>Muscles = Pectoralis Major, Anterior Shoulder (sometimes triceps are used as well)</w:t>
            </w:r>
          </w:p>
          <w:p w14:paraId="1FF5EBC7" w14:textId="77777777" w:rsidR="008146DF" w:rsidRPr="00B962B7" w:rsidRDefault="008146DF" w:rsidP="00E31452">
            <w:pPr>
              <w:rPr>
                <w:rFonts w:ascii="Arial" w:hAnsi="Arial" w:cs="Arial"/>
                <w:sz w:val="24"/>
                <w:szCs w:val="24"/>
              </w:rPr>
            </w:pPr>
            <w:r w:rsidRPr="00B962B7">
              <w:rPr>
                <w:rFonts w:ascii="Arial" w:hAnsi="Arial" w:cs="Arial"/>
                <w:sz w:val="24"/>
                <w:szCs w:val="24"/>
              </w:rPr>
              <w:t>Exercise Options:   Push-Ups, Bench Press, Flyes</w:t>
            </w:r>
          </w:p>
        </w:tc>
      </w:tr>
      <w:tr w:rsidR="008146DF" w:rsidRPr="00B962B7" w14:paraId="57500C27" w14:textId="77777777" w:rsidTr="00E31452">
        <w:tc>
          <w:tcPr>
            <w:tcW w:w="1439" w:type="dxa"/>
          </w:tcPr>
          <w:p w14:paraId="44F4EAFB" w14:textId="77777777" w:rsidR="008146DF" w:rsidRPr="00B962B7" w:rsidRDefault="008146DF" w:rsidP="00E31452">
            <w:pPr>
              <w:rPr>
                <w:rFonts w:ascii="Tahoma" w:hAnsi="Tahoma" w:cs="Tahoma"/>
                <w:b/>
                <w:bCs/>
                <w:sz w:val="22"/>
              </w:rPr>
            </w:pPr>
            <w:r w:rsidRPr="00B962B7">
              <w:rPr>
                <w:rFonts w:ascii="Tahoma" w:hAnsi="Tahoma" w:cs="Tahoma"/>
                <w:b/>
                <w:bCs/>
                <w:sz w:val="22"/>
              </w:rPr>
              <w:t>Upper Back</w:t>
            </w:r>
          </w:p>
        </w:tc>
        <w:tc>
          <w:tcPr>
            <w:tcW w:w="9068" w:type="dxa"/>
          </w:tcPr>
          <w:p w14:paraId="02E77056" w14:textId="77777777" w:rsidR="008146DF" w:rsidRPr="00B962B7" w:rsidRDefault="008146DF" w:rsidP="00E31452">
            <w:pPr>
              <w:rPr>
                <w:rFonts w:ascii="Arial" w:hAnsi="Arial" w:cs="Arial"/>
                <w:sz w:val="24"/>
                <w:szCs w:val="24"/>
              </w:rPr>
            </w:pPr>
            <w:r w:rsidRPr="00B962B7">
              <w:rPr>
                <w:rFonts w:ascii="Arial" w:hAnsi="Arial" w:cs="Arial"/>
                <w:sz w:val="24"/>
                <w:szCs w:val="24"/>
              </w:rPr>
              <w:t>Muscles = Latissimus Dorsi, Rhomboids, Trapezius, Posterior Shoulder (Biceps are also used)</w:t>
            </w:r>
          </w:p>
          <w:p w14:paraId="03CD3BDB" w14:textId="77777777" w:rsidR="008146DF" w:rsidRPr="00B962B7" w:rsidRDefault="008146DF" w:rsidP="00E31452">
            <w:pPr>
              <w:rPr>
                <w:rFonts w:ascii="Arial" w:hAnsi="Arial" w:cs="Arial"/>
                <w:sz w:val="24"/>
                <w:szCs w:val="24"/>
              </w:rPr>
            </w:pPr>
            <w:r w:rsidRPr="00B962B7">
              <w:rPr>
                <w:rFonts w:ascii="Arial" w:hAnsi="Arial" w:cs="Arial"/>
                <w:sz w:val="24"/>
                <w:szCs w:val="24"/>
              </w:rPr>
              <w:t>Exercise Options:</w:t>
            </w:r>
          </w:p>
          <w:p w14:paraId="737E0544" w14:textId="77777777" w:rsidR="008146DF" w:rsidRPr="00B962B7" w:rsidRDefault="008146DF" w:rsidP="00E31452">
            <w:pPr>
              <w:rPr>
                <w:rFonts w:ascii="Arial" w:hAnsi="Arial" w:cs="Arial"/>
                <w:sz w:val="24"/>
                <w:szCs w:val="24"/>
              </w:rPr>
            </w:pPr>
            <w:r w:rsidRPr="00B962B7">
              <w:rPr>
                <w:rFonts w:ascii="Arial" w:hAnsi="Arial" w:cs="Arial"/>
                <w:sz w:val="24"/>
                <w:szCs w:val="24"/>
              </w:rPr>
              <w:t>a) Bent-over Row, Seated Row, Barbell Row</w:t>
            </w:r>
          </w:p>
          <w:p w14:paraId="449D0831" w14:textId="77777777" w:rsidR="008146DF" w:rsidRPr="00B962B7" w:rsidRDefault="008146DF" w:rsidP="00E31452">
            <w:pPr>
              <w:rPr>
                <w:rFonts w:ascii="Arial" w:hAnsi="Arial" w:cs="Arial"/>
                <w:sz w:val="24"/>
                <w:szCs w:val="24"/>
              </w:rPr>
            </w:pPr>
            <w:r w:rsidRPr="00B962B7">
              <w:rPr>
                <w:rFonts w:ascii="Arial" w:hAnsi="Arial" w:cs="Arial"/>
                <w:sz w:val="24"/>
                <w:szCs w:val="24"/>
              </w:rPr>
              <w:t>b) Pulls-Ups / Chin-Ups, Lat Pull Down</w:t>
            </w:r>
          </w:p>
        </w:tc>
      </w:tr>
      <w:tr w:rsidR="008146DF" w:rsidRPr="00B962B7" w14:paraId="0A664DB4" w14:textId="77777777" w:rsidTr="00E31452">
        <w:tc>
          <w:tcPr>
            <w:tcW w:w="1439" w:type="dxa"/>
          </w:tcPr>
          <w:p w14:paraId="34EF1188" w14:textId="77777777" w:rsidR="008146DF" w:rsidRPr="00B962B7" w:rsidRDefault="008146DF" w:rsidP="00E31452">
            <w:pPr>
              <w:rPr>
                <w:rFonts w:ascii="Tahoma" w:hAnsi="Tahoma" w:cs="Tahoma"/>
                <w:b/>
                <w:bCs/>
                <w:sz w:val="22"/>
              </w:rPr>
            </w:pPr>
            <w:r w:rsidRPr="00B962B7">
              <w:rPr>
                <w:rFonts w:ascii="Tahoma" w:hAnsi="Tahoma" w:cs="Tahoma"/>
                <w:b/>
                <w:bCs/>
                <w:sz w:val="22"/>
              </w:rPr>
              <w:t>Shoulders</w:t>
            </w:r>
          </w:p>
        </w:tc>
        <w:tc>
          <w:tcPr>
            <w:tcW w:w="9068" w:type="dxa"/>
          </w:tcPr>
          <w:p w14:paraId="52804E52" w14:textId="77777777" w:rsidR="008146DF" w:rsidRPr="00B962B7" w:rsidRDefault="008146DF" w:rsidP="00E31452">
            <w:pPr>
              <w:rPr>
                <w:rFonts w:ascii="Arial" w:hAnsi="Arial" w:cs="Arial"/>
                <w:sz w:val="24"/>
                <w:szCs w:val="24"/>
              </w:rPr>
            </w:pPr>
            <w:r w:rsidRPr="00B962B7">
              <w:rPr>
                <w:rFonts w:ascii="Arial" w:hAnsi="Arial" w:cs="Arial"/>
                <w:sz w:val="24"/>
                <w:szCs w:val="24"/>
              </w:rPr>
              <w:t>Muscles = Anterior Deltoid / Middle Deltoid / Posterior Deltoid</w:t>
            </w:r>
          </w:p>
          <w:p w14:paraId="1F49774F" w14:textId="77777777" w:rsidR="008146DF" w:rsidRPr="00B962B7" w:rsidRDefault="008146DF" w:rsidP="00E31452">
            <w:pPr>
              <w:rPr>
                <w:rFonts w:ascii="Arial" w:hAnsi="Arial" w:cs="Arial"/>
                <w:sz w:val="24"/>
                <w:szCs w:val="24"/>
              </w:rPr>
            </w:pPr>
            <w:r w:rsidRPr="00B962B7">
              <w:rPr>
                <w:rFonts w:ascii="Arial" w:hAnsi="Arial" w:cs="Arial"/>
                <w:sz w:val="24"/>
                <w:szCs w:val="24"/>
              </w:rPr>
              <w:t>Exercise Options:</w:t>
            </w:r>
          </w:p>
          <w:p w14:paraId="6072CB2B" w14:textId="77777777" w:rsidR="008146DF" w:rsidRPr="00B962B7" w:rsidRDefault="008146DF" w:rsidP="00E31452">
            <w:pPr>
              <w:numPr>
                <w:ilvl w:val="0"/>
                <w:numId w:val="49"/>
              </w:numPr>
              <w:rPr>
                <w:rFonts w:ascii="Arial" w:hAnsi="Arial" w:cs="Arial"/>
                <w:sz w:val="24"/>
                <w:szCs w:val="24"/>
              </w:rPr>
            </w:pPr>
            <w:r w:rsidRPr="00B962B7">
              <w:rPr>
                <w:rFonts w:ascii="Arial" w:hAnsi="Arial" w:cs="Arial"/>
                <w:sz w:val="24"/>
                <w:szCs w:val="24"/>
              </w:rPr>
              <w:t>Anterior = Front shoulder raises / also used when working the chest</w:t>
            </w:r>
          </w:p>
          <w:p w14:paraId="2EE916AD" w14:textId="77777777" w:rsidR="008146DF" w:rsidRPr="00B962B7" w:rsidRDefault="008146DF" w:rsidP="00E31452">
            <w:pPr>
              <w:numPr>
                <w:ilvl w:val="0"/>
                <w:numId w:val="49"/>
              </w:numPr>
              <w:rPr>
                <w:rFonts w:ascii="Arial" w:hAnsi="Arial" w:cs="Arial"/>
                <w:sz w:val="24"/>
                <w:szCs w:val="24"/>
              </w:rPr>
            </w:pPr>
            <w:r w:rsidRPr="00B962B7">
              <w:rPr>
                <w:rFonts w:ascii="Arial" w:hAnsi="Arial" w:cs="Arial"/>
                <w:sz w:val="24"/>
                <w:szCs w:val="24"/>
              </w:rPr>
              <w:t>Middle = Lateral shoulder raises / Overhead Shoulder Press</w:t>
            </w:r>
          </w:p>
          <w:p w14:paraId="3F17AD76" w14:textId="77777777" w:rsidR="008146DF" w:rsidRPr="00B962B7" w:rsidRDefault="008146DF" w:rsidP="00E31452">
            <w:pPr>
              <w:numPr>
                <w:ilvl w:val="0"/>
                <w:numId w:val="49"/>
              </w:numPr>
              <w:rPr>
                <w:rFonts w:ascii="Arial" w:hAnsi="Arial" w:cs="Arial"/>
                <w:sz w:val="24"/>
                <w:szCs w:val="24"/>
              </w:rPr>
            </w:pPr>
            <w:r w:rsidRPr="00B962B7">
              <w:rPr>
                <w:rFonts w:ascii="Arial" w:hAnsi="Arial" w:cs="Arial"/>
                <w:sz w:val="24"/>
                <w:szCs w:val="24"/>
              </w:rPr>
              <w:t>Posterior = Posterior Flyes / also used when working the upper back</w:t>
            </w:r>
          </w:p>
        </w:tc>
      </w:tr>
      <w:tr w:rsidR="008146DF" w:rsidRPr="00B962B7" w14:paraId="6E9946F2" w14:textId="77777777" w:rsidTr="00E31452">
        <w:tc>
          <w:tcPr>
            <w:tcW w:w="1439" w:type="dxa"/>
          </w:tcPr>
          <w:p w14:paraId="11BFB0F5" w14:textId="77777777" w:rsidR="008146DF" w:rsidRPr="00B962B7" w:rsidRDefault="008146DF" w:rsidP="00E31452">
            <w:pPr>
              <w:rPr>
                <w:rFonts w:ascii="Tahoma" w:hAnsi="Tahoma" w:cs="Tahoma"/>
                <w:b/>
                <w:bCs/>
                <w:sz w:val="22"/>
              </w:rPr>
            </w:pPr>
            <w:r w:rsidRPr="00B962B7">
              <w:rPr>
                <w:rFonts w:ascii="Tahoma" w:hAnsi="Tahoma" w:cs="Tahoma"/>
                <w:b/>
                <w:bCs/>
                <w:sz w:val="22"/>
              </w:rPr>
              <w:t>Biceps</w:t>
            </w:r>
          </w:p>
        </w:tc>
        <w:tc>
          <w:tcPr>
            <w:tcW w:w="9068" w:type="dxa"/>
          </w:tcPr>
          <w:p w14:paraId="01F4742F" w14:textId="77777777" w:rsidR="008146DF" w:rsidRPr="00B962B7" w:rsidRDefault="008146DF" w:rsidP="00E31452">
            <w:pPr>
              <w:rPr>
                <w:rFonts w:ascii="Arial" w:hAnsi="Arial" w:cs="Arial"/>
                <w:sz w:val="24"/>
                <w:szCs w:val="24"/>
              </w:rPr>
            </w:pPr>
            <w:r w:rsidRPr="00B962B7">
              <w:rPr>
                <w:rFonts w:ascii="Arial" w:hAnsi="Arial" w:cs="Arial"/>
                <w:sz w:val="24"/>
                <w:szCs w:val="24"/>
              </w:rPr>
              <w:t>Muscles = Biceps / Forearm Muscles</w:t>
            </w:r>
          </w:p>
          <w:p w14:paraId="1A19E600" w14:textId="77777777" w:rsidR="008146DF" w:rsidRPr="00B962B7" w:rsidRDefault="008146DF" w:rsidP="00E31452">
            <w:pPr>
              <w:rPr>
                <w:rFonts w:ascii="Arial" w:hAnsi="Arial" w:cs="Arial"/>
                <w:sz w:val="24"/>
                <w:szCs w:val="24"/>
              </w:rPr>
            </w:pPr>
            <w:r w:rsidRPr="00B962B7">
              <w:rPr>
                <w:rFonts w:ascii="Arial" w:hAnsi="Arial" w:cs="Arial"/>
                <w:sz w:val="24"/>
                <w:szCs w:val="24"/>
              </w:rPr>
              <w:t>Exercise Options:  Biceps Curls / Chin Ups</w:t>
            </w:r>
          </w:p>
        </w:tc>
      </w:tr>
      <w:tr w:rsidR="008146DF" w:rsidRPr="00B962B7" w14:paraId="25F94545" w14:textId="77777777" w:rsidTr="00E31452">
        <w:tc>
          <w:tcPr>
            <w:tcW w:w="1439" w:type="dxa"/>
          </w:tcPr>
          <w:p w14:paraId="0943A48F" w14:textId="77777777" w:rsidR="008146DF" w:rsidRPr="00B962B7" w:rsidRDefault="008146DF" w:rsidP="00E31452">
            <w:pPr>
              <w:rPr>
                <w:rFonts w:ascii="Tahoma" w:hAnsi="Tahoma" w:cs="Tahoma"/>
                <w:b/>
                <w:bCs/>
                <w:sz w:val="22"/>
              </w:rPr>
            </w:pPr>
            <w:r w:rsidRPr="00B962B7">
              <w:rPr>
                <w:rFonts w:ascii="Tahoma" w:hAnsi="Tahoma" w:cs="Tahoma"/>
                <w:b/>
                <w:bCs/>
                <w:sz w:val="22"/>
              </w:rPr>
              <w:t>Triceps</w:t>
            </w:r>
          </w:p>
        </w:tc>
        <w:tc>
          <w:tcPr>
            <w:tcW w:w="9068" w:type="dxa"/>
          </w:tcPr>
          <w:p w14:paraId="030CB222" w14:textId="77777777" w:rsidR="008146DF" w:rsidRPr="00B962B7" w:rsidRDefault="008146DF" w:rsidP="00E31452">
            <w:pPr>
              <w:rPr>
                <w:rFonts w:ascii="Arial" w:hAnsi="Arial" w:cs="Arial"/>
                <w:sz w:val="24"/>
                <w:szCs w:val="24"/>
              </w:rPr>
            </w:pPr>
            <w:r w:rsidRPr="00B962B7">
              <w:rPr>
                <w:rFonts w:ascii="Arial" w:hAnsi="Arial" w:cs="Arial"/>
                <w:sz w:val="24"/>
                <w:szCs w:val="24"/>
              </w:rPr>
              <w:t>Muscles = Triceps</w:t>
            </w:r>
          </w:p>
          <w:p w14:paraId="191A6DF6" w14:textId="77777777" w:rsidR="008146DF" w:rsidRPr="00B962B7" w:rsidRDefault="008146DF" w:rsidP="00E31452">
            <w:pPr>
              <w:rPr>
                <w:rFonts w:ascii="Arial" w:hAnsi="Arial" w:cs="Arial"/>
                <w:sz w:val="24"/>
                <w:szCs w:val="24"/>
              </w:rPr>
            </w:pPr>
            <w:r w:rsidRPr="00B962B7">
              <w:rPr>
                <w:rFonts w:ascii="Arial" w:hAnsi="Arial" w:cs="Arial"/>
                <w:sz w:val="24"/>
                <w:szCs w:val="24"/>
              </w:rPr>
              <w:t>Exercise Options:   Triceps Dips / Kickbacks / Press Down / Skull Crushers / Push-Ups</w:t>
            </w:r>
          </w:p>
        </w:tc>
      </w:tr>
      <w:tr w:rsidR="008146DF" w:rsidRPr="00B962B7" w14:paraId="17C13EBE" w14:textId="77777777" w:rsidTr="00E31452">
        <w:tc>
          <w:tcPr>
            <w:tcW w:w="1439" w:type="dxa"/>
          </w:tcPr>
          <w:p w14:paraId="66E33CCF" w14:textId="77777777" w:rsidR="008146DF" w:rsidRPr="00B962B7" w:rsidRDefault="008146DF" w:rsidP="00E31452">
            <w:pPr>
              <w:rPr>
                <w:rFonts w:ascii="Tahoma" w:hAnsi="Tahoma" w:cs="Tahoma"/>
                <w:b/>
                <w:bCs/>
                <w:sz w:val="22"/>
              </w:rPr>
            </w:pPr>
            <w:r w:rsidRPr="00B962B7">
              <w:rPr>
                <w:rFonts w:ascii="Tahoma" w:hAnsi="Tahoma" w:cs="Tahoma"/>
                <w:b/>
                <w:bCs/>
                <w:sz w:val="22"/>
              </w:rPr>
              <w:t>Trunk</w:t>
            </w:r>
          </w:p>
        </w:tc>
        <w:tc>
          <w:tcPr>
            <w:tcW w:w="9068" w:type="dxa"/>
          </w:tcPr>
          <w:p w14:paraId="36A0BBC0" w14:textId="77777777" w:rsidR="008146DF" w:rsidRPr="00B962B7" w:rsidRDefault="008146DF" w:rsidP="00E31452">
            <w:pPr>
              <w:rPr>
                <w:rFonts w:ascii="Arial" w:hAnsi="Arial" w:cs="Arial"/>
                <w:sz w:val="24"/>
                <w:szCs w:val="24"/>
              </w:rPr>
            </w:pPr>
            <w:r w:rsidRPr="00B962B7">
              <w:rPr>
                <w:rFonts w:ascii="Arial" w:hAnsi="Arial" w:cs="Arial"/>
                <w:sz w:val="24"/>
                <w:szCs w:val="24"/>
              </w:rPr>
              <w:t>Muscles = Abdominals, Lower back, Obliques, Stabilizers (posture exercises)</w:t>
            </w:r>
          </w:p>
          <w:p w14:paraId="4F4F7377" w14:textId="77777777" w:rsidR="008146DF" w:rsidRPr="00B962B7" w:rsidRDefault="008146DF" w:rsidP="00E31452">
            <w:pPr>
              <w:rPr>
                <w:rFonts w:ascii="Arial" w:hAnsi="Arial" w:cs="Arial"/>
                <w:sz w:val="24"/>
                <w:szCs w:val="24"/>
              </w:rPr>
            </w:pPr>
            <w:r w:rsidRPr="00B962B7">
              <w:rPr>
                <w:rFonts w:ascii="Arial" w:hAnsi="Arial" w:cs="Arial"/>
                <w:sz w:val="24"/>
                <w:szCs w:val="24"/>
              </w:rPr>
              <w:t>Exercise Options:</w:t>
            </w:r>
          </w:p>
          <w:p w14:paraId="360D7758" w14:textId="77777777" w:rsidR="008146DF" w:rsidRPr="00B962B7" w:rsidRDefault="008146DF" w:rsidP="00E31452">
            <w:pPr>
              <w:numPr>
                <w:ilvl w:val="0"/>
                <w:numId w:val="50"/>
              </w:numPr>
              <w:rPr>
                <w:rFonts w:ascii="Arial" w:hAnsi="Arial" w:cs="Arial"/>
                <w:sz w:val="24"/>
                <w:szCs w:val="24"/>
              </w:rPr>
            </w:pPr>
            <w:r w:rsidRPr="00B962B7">
              <w:rPr>
                <w:rFonts w:ascii="Arial" w:hAnsi="Arial" w:cs="Arial"/>
                <w:sz w:val="24"/>
                <w:szCs w:val="24"/>
              </w:rPr>
              <w:t>Abdominals – curl-ups / crunches</w:t>
            </w:r>
          </w:p>
          <w:p w14:paraId="3DA84003" w14:textId="77777777" w:rsidR="008146DF" w:rsidRPr="00B962B7" w:rsidRDefault="008146DF" w:rsidP="00E31452">
            <w:pPr>
              <w:numPr>
                <w:ilvl w:val="0"/>
                <w:numId w:val="50"/>
              </w:numPr>
              <w:rPr>
                <w:rFonts w:ascii="Arial" w:hAnsi="Arial" w:cs="Arial"/>
                <w:sz w:val="24"/>
                <w:szCs w:val="24"/>
              </w:rPr>
            </w:pPr>
            <w:r w:rsidRPr="00B962B7">
              <w:rPr>
                <w:rFonts w:ascii="Arial" w:hAnsi="Arial" w:cs="Arial"/>
                <w:sz w:val="24"/>
                <w:szCs w:val="24"/>
              </w:rPr>
              <w:t xml:space="preserve">Lower Back – superman / back extensions / dead lifts </w:t>
            </w:r>
          </w:p>
          <w:p w14:paraId="7AAC9325" w14:textId="77777777" w:rsidR="008146DF" w:rsidRPr="00B962B7" w:rsidRDefault="008146DF" w:rsidP="00E31452">
            <w:pPr>
              <w:numPr>
                <w:ilvl w:val="0"/>
                <w:numId w:val="50"/>
              </w:numPr>
              <w:rPr>
                <w:rFonts w:ascii="Arial" w:hAnsi="Arial" w:cs="Arial"/>
                <w:sz w:val="24"/>
                <w:szCs w:val="24"/>
              </w:rPr>
            </w:pPr>
            <w:r w:rsidRPr="00B962B7">
              <w:rPr>
                <w:rFonts w:ascii="Arial" w:hAnsi="Arial" w:cs="Arial"/>
                <w:sz w:val="24"/>
                <w:szCs w:val="24"/>
              </w:rPr>
              <w:t xml:space="preserve">Obliques – side curl-ups / side bends </w:t>
            </w:r>
          </w:p>
          <w:p w14:paraId="4995ED66" w14:textId="77777777" w:rsidR="008146DF" w:rsidRPr="00B962B7" w:rsidRDefault="008146DF" w:rsidP="00E31452">
            <w:pPr>
              <w:numPr>
                <w:ilvl w:val="0"/>
                <w:numId w:val="50"/>
              </w:numPr>
              <w:rPr>
                <w:rFonts w:ascii="Arial" w:hAnsi="Arial" w:cs="Arial"/>
                <w:sz w:val="24"/>
                <w:szCs w:val="24"/>
              </w:rPr>
            </w:pPr>
            <w:r w:rsidRPr="00B962B7">
              <w:rPr>
                <w:rFonts w:ascii="Arial" w:hAnsi="Arial" w:cs="Arial"/>
                <w:sz w:val="24"/>
                <w:szCs w:val="24"/>
              </w:rPr>
              <w:t>Stabilizers – leg raises / plank / side plank</w:t>
            </w:r>
          </w:p>
        </w:tc>
      </w:tr>
    </w:tbl>
    <w:p w14:paraId="6B90CCF2" w14:textId="77777777" w:rsidR="008146DF" w:rsidRPr="00B962B7" w:rsidRDefault="008146DF" w:rsidP="008146DF">
      <w:pPr>
        <w:ind w:firstLine="720"/>
        <w:jc w:val="center"/>
        <w:rPr>
          <w:sz w:val="12"/>
        </w:rPr>
      </w:pPr>
      <w:r w:rsidRPr="00B962B7">
        <w:t xml:space="preserve"> </w:t>
      </w:r>
    </w:p>
    <w:p w14:paraId="2D135C85" w14:textId="77777777" w:rsidR="008146DF" w:rsidRPr="00B962B7" w:rsidRDefault="008146DF" w:rsidP="008146DF">
      <w:pPr>
        <w:rPr>
          <w:rFonts w:ascii="Tahoma" w:hAnsi="Tahoma" w:cs="Tahoma"/>
          <w:b/>
          <w:sz w:val="28"/>
          <w:szCs w:val="28"/>
        </w:rPr>
      </w:pPr>
      <w:r w:rsidRPr="00B962B7">
        <w:rPr>
          <w:rFonts w:ascii="Tahoma" w:hAnsi="Tahoma" w:cs="Tahoma"/>
          <w:b/>
          <w:sz w:val="28"/>
          <w:szCs w:val="28"/>
        </w:rPr>
        <w:t>MAKING AN EXERCISE PROGRAM – GUIDE</w:t>
      </w:r>
    </w:p>
    <w:p w14:paraId="5AD136DA" w14:textId="77777777" w:rsidR="008146DF" w:rsidRPr="00B962B7" w:rsidRDefault="008146DF" w:rsidP="008146DF">
      <w:pPr>
        <w:rPr>
          <w:rFonts w:ascii="Arial" w:hAnsi="Arial" w:cs="Arial"/>
          <w:sz w:val="14"/>
          <w:szCs w:val="24"/>
        </w:rPr>
      </w:pPr>
    </w:p>
    <w:p w14:paraId="27322F8D" w14:textId="77777777" w:rsidR="008146DF" w:rsidRPr="004B26AE" w:rsidRDefault="008146DF" w:rsidP="008146DF">
      <w:pPr>
        <w:rPr>
          <w:rFonts w:ascii="Arial" w:hAnsi="Arial" w:cs="Arial"/>
          <w:sz w:val="24"/>
          <w:szCs w:val="24"/>
        </w:rPr>
      </w:pPr>
      <w:r w:rsidRPr="004B26AE">
        <w:rPr>
          <w:rFonts w:ascii="Arial" w:hAnsi="Arial" w:cs="Arial"/>
          <w:sz w:val="24"/>
          <w:szCs w:val="24"/>
        </w:rPr>
        <w:t>Step 1:</w:t>
      </w:r>
      <w:r w:rsidRPr="004B26AE">
        <w:rPr>
          <w:rFonts w:ascii="Arial" w:hAnsi="Arial" w:cs="Arial"/>
          <w:sz w:val="24"/>
          <w:szCs w:val="24"/>
        </w:rPr>
        <w:tab/>
      </w:r>
      <w:r w:rsidRPr="004B26AE">
        <w:rPr>
          <w:rFonts w:ascii="Arial" w:hAnsi="Arial" w:cs="Arial"/>
          <w:sz w:val="24"/>
          <w:szCs w:val="24"/>
        </w:rPr>
        <w:tab/>
        <w:t xml:space="preserve">Decide when and how long you have to work out </w:t>
      </w:r>
    </w:p>
    <w:p w14:paraId="4B56EC58" w14:textId="77777777" w:rsidR="008146DF" w:rsidRPr="004B26AE" w:rsidRDefault="008146DF" w:rsidP="008146DF">
      <w:pPr>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0"/>
        <w:gridCol w:w="1344"/>
        <w:gridCol w:w="183"/>
        <w:gridCol w:w="1161"/>
        <w:gridCol w:w="1347"/>
        <w:gridCol w:w="123"/>
        <w:gridCol w:w="1223"/>
        <w:gridCol w:w="1344"/>
        <w:gridCol w:w="61"/>
        <w:gridCol w:w="1285"/>
        <w:gridCol w:w="1347"/>
      </w:tblGrid>
      <w:tr w:rsidR="008146DF" w:rsidRPr="00F00E8B" w14:paraId="5652044B" w14:textId="77777777" w:rsidTr="00E31452">
        <w:tc>
          <w:tcPr>
            <w:tcW w:w="1110" w:type="dxa"/>
            <w:shd w:val="clear" w:color="auto" w:fill="auto"/>
          </w:tcPr>
          <w:p w14:paraId="60B5C7AE" w14:textId="77777777" w:rsidR="008146DF" w:rsidRPr="00F00E8B" w:rsidRDefault="008146DF" w:rsidP="00E31452">
            <w:pPr>
              <w:rPr>
                <w:rFonts w:ascii="Arial" w:hAnsi="Arial" w:cs="Arial"/>
                <w:sz w:val="24"/>
                <w:szCs w:val="24"/>
              </w:rPr>
            </w:pPr>
            <w:r w:rsidRPr="00F00E8B">
              <w:rPr>
                <w:rFonts w:ascii="Arial" w:hAnsi="Arial" w:cs="Arial"/>
                <w:sz w:val="24"/>
                <w:szCs w:val="24"/>
              </w:rPr>
              <w:t>Workout</w:t>
            </w:r>
          </w:p>
        </w:tc>
        <w:tc>
          <w:tcPr>
            <w:tcW w:w="1355" w:type="dxa"/>
            <w:shd w:val="clear" w:color="auto" w:fill="auto"/>
          </w:tcPr>
          <w:p w14:paraId="38BA44A4"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Mon</w:t>
            </w:r>
          </w:p>
        </w:tc>
        <w:tc>
          <w:tcPr>
            <w:tcW w:w="1355" w:type="dxa"/>
            <w:gridSpan w:val="2"/>
            <w:shd w:val="clear" w:color="auto" w:fill="auto"/>
          </w:tcPr>
          <w:p w14:paraId="5CE806AB"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Tue</w:t>
            </w:r>
          </w:p>
        </w:tc>
        <w:tc>
          <w:tcPr>
            <w:tcW w:w="1356" w:type="dxa"/>
            <w:shd w:val="clear" w:color="auto" w:fill="auto"/>
          </w:tcPr>
          <w:p w14:paraId="4C54A5B6"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Wed</w:t>
            </w:r>
          </w:p>
        </w:tc>
        <w:tc>
          <w:tcPr>
            <w:tcW w:w="1355" w:type="dxa"/>
            <w:gridSpan w:val="2"/>
            <w:shd w:val="clear" w:color="auto" w:fill="auto"/>
          </w:tcPr>
          <w:p w14:paraId="66661DEB"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Thu</w:t>
            </w:r>
          </w:p>
        </w:tc>
        <w:tc>
          <w:tcPr>
            <w:tcW w:w="1356" w:type="dxa"/>
            <w:shd w:val="clear" w:color="auto" w:fill="auto"/>
          </w:tcPr>
          <w:p w14:paraId="7696A24D"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Fri</w:t>
            </w:r>
          </w:p>
        </w:tc>
        <w:tc>
          <w:tcPr>
            <w:tcW w:w="1355" w:type="dxa"/>
            <w:gridSpan w:val="2"/>
            <w:shd w:val="clear" w:color="auto" w:fill="auto"/>
          </w:tcPr>
          <w:p w14:paraId="0BDD4D53"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Sat</w:t>
            </w:r>
          </w:p>
        </w:tc>
        <w:tc>
          <w:tcPr>
            <w:tcW w:w="1356" w:type="dxa"/>
            <w:shd w:val="clear" w:color="auto" w:fill="auto"/>
          </w:tcPr>
          <w:p w14:paraId="43EC2B9D"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Sun</w:t>
            </w:r>
          </w:p>
        </w:tc>
      </w:tr>
      <w:tr w:rsidR="008146DF" w:rsidRPr="00F00E8B" w14:paraId="0E5D651A" w14:textId="77777777" w:rsidTr="00E31452">
        <w:tc>
          <w:tcPr>
            <w:tcW w:w="1110" w:type="dxa"/>
            <w:shd w:val="clear" w:color="auto" w:fill="auto"/>
          </w:tcPr>
          <w:p w14:paraId="237B9E6B" w14:textId="77777777" w:rsidR="008146DF" w:rsidRPr="00F00E8B" w:rsidRDefault="008146DF" w:rsidP="00E31452">
            <w:pPr>
              <w:jc w:val="center"/>
              <w:rPr>
                <w:rFonts w:ascii="Arial" w:hAnsi="Arial" w:cs="Arial"/>
                <w:sz w:val="24"/>
                <w:szCs w:val="24"/>
              </w:rPr>
            </w:pPr>
            <w:r>
              <w:rPr>
                <w:rFonts w:ascii="Arial" w:hAnsi="Arial" w:cs="Arial"/>
                <w:noProof/>
                <w:color w:val="1111CC"/>
                <w:sz w:val="24"/>
                <w:szCs w:val="24"/>
              </w:rPr>
              <w:drawing>
                <wp:inline distT="0" distB="0" distL="0" distR="0" wp14:anchorId="33FBFB6C" wp14:editId="64E91BAC">
                  <wp:extent cx="377825" cy="389890"/>
                  <wp:effectExtent l="0" t="0" r="0" b="0"/>
                  <wp:docPr id="216" name="Picture 216" descr="ANd9GcQKkHJ1uIdURlJQ8mAgbRH_zu0tL_rGoG6y1ZbFDR0ZLyDnfO9rWLd1cw">
                    <a:hlinkClick xmlns:a="http://schemas.openxmlformats.org/drawingml/2006/main" r:id="rId3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ANd9GcQKkHJ1uIdURlJQ8mAgbRH_zu0tL_rGoG6y1ZbFDR0ZLyDnfO9rWLd1cw"/>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bwMode="auto">
                          <a:xfrm>
                            <a:off x="0" y="0"/>
                            <a:ext cx="377825" cy="389890"/>
                          </a:xfrm>
                          <a:prstGeom prst="rect">
                            <a:avLst/>
                          </a:prstGeom>
                          <a:noFill/>
                          <a:ln>
                            <a:noFill/>
                          </a:ln>
                        </pic:spPr>
                      </pic:pic>
                    </a:graphicData>
                  </a:graphic>
                </wp:inline>
              </w:drawing>
            </w:r>
          </w:p>
        </w:tc>
        <w:tc>
          <w:tcPr>
            <w:tcW w:w="1355" w:type="dxa"/>
            <w:shd w:val="clear" w:color="auto" w:fill="auto"/>
          </w:tcPr>
          <w:p w14:paraId="58793B4C" w14:textId="77777777" w:rsidR="008146DF" w:rsidRPr="00F00E8B" w:rsidRDefault="008146DF" w:rsidP="00E31452">
            <w:pPr>
              <w:rPr>
                <w:rFonts w:ascii="Arial" w:hAnsi="Arial" w:cs="Arial"/>
                <w:sz w:val="24"/>
                <w:szCs w:val="24"/>
              </w:rPr>
            </w:pPr>
          </w:p>
        </w:tc>
        <w:tc>
          <w:tcPr>
            <w:tcW w:w="1355" w:type="dxa"/>
            <w:gridSpan w:val="2"/>
            <w:shd w:val="clear" w:color="auto" w:fill="auto"/>
          </w:tcPr>
          <w:p w14:paraId="3DE4B6F0" w14:textId="77777777" w:rsidR="008146DF" w:rsidRPr="00F00E8B" w:rsidRDefault="008146DF" w:rsidP="00E31452">
            <w:pPr>
              <w:rPr>
                <w:rFonts w:ascii="Arial" w:hAnsi="Arial" w:cs="Arial"/>
                <w:sz w:val="24"/>
                <w:szCs w:val="24"/>
              </w:rPr>
            </w:pPr>
          </w:p>
        </w:tc>
        <w:tc>
          <w:tcPr>
            <w:tcW w:w="1356" w:type="dxa"/>
            <w:shd w:val="clear" w:color="auto" w:fill="auto"/>
          </w:tcPr>
          <w:p w14:paraId="0A4AF759" w14:textId="77777777" w:rsidR="008146DF" w:rsidRPr="00F00E8B" w:rsidRDefault="008146DF" w:rsidP="00E31452">
            <w:pPr>
              <w:rPr>
                <w:rFonts w:ascii="Arial" w:hAnsi="Arial" w:cs="Arial"/>
                <w:sz w:val="24"/>
                <w:szCs w:val="24"/>
              </w:rPr>
            </w:pPr>
          </w:p>
        </w:tc>
        <w:tc>
          <w:tcPr>
            <w:tcW w:w="1355" w:type="dxa"/>
            <w:gridSpan w:val="2"/>
            <w:shd w:val="clear" w:color="auto" w:fill="auto"/>
          </w:tcPr>
          <w:p w14:paraId="78FFC2DB" w14:textId="77777777" w:rsidR="008146DF" w:rsidRPr="00F00E8B" w:rsidRDefault="008146DF" w:rsidP="00E31452">
            <w:pPr>
              <w:rPr>
                <w:rFonts w:ascii="Arial" w:hAnsi="Arial" w:cs="Arial"/>
                <w:sz w:val="24"/>
                <w:szCs w:val="24"/>
              </w:rPr>
            </w:pPr>
          </w:p>
        </w:tc>
        <w:tc>
          <w:tcPr>
            <w:tcW w:w="1356" w:type="dxa"/>
            <w:shd w:val="clear" w:color="auto" w:fill="auto"/>
          </w:tcPr>
          <w:p w14:paraId="06E34E3D" w14:textId="77777777" w:rsidR="008146DF" w:rsidRPr="00F00E8B" w:rsidRDefault="008146DF" w:rsidP="00E31452">
            <w:pPr>
              <w:rPr>
                <w:rFonts w:ascii="Arial" w:hAnsi="Arial" w:cs="Arial"/>
                <w:sz w:val="24"/>
                <w:szCs w:val="24"/>
              </w:rPr>
            </w:pPr>
          </w:p>
        </w:tc>
        <w:tc>
          <w:tcPr>
            <w:tcW w:w="1355" w:type="dxa"/>
            <w:gridSpan w:val="2"/>
            <w:shd w:val="clear" w:color="auto" w:fill="auto"/>
          </w:tcPr>
          <w:p w14:paraId="593D253E" w14:textId="77777777" w:rsidR="008146DF" w:rsidRPr="00F00E8B" w:rsidRDefault="008146DF" w:rsidP="00E31452">
            <w:pPr>
              <w:rPr>
                <w:rFonts w:ascii="Arial" w:hAnsi="Arial" w:cs="Arial"/>
                <w:sz w:val="24"/>
                <w:szCs w:val="24"/>
              </w:rPr>
            </w:pPr>
          </w:p>
        </w:tc>
        <w:tc>
          <w:tcPr>
            <w:tcW w:w="1356" w:type="dxa"/>
            <w:shd w:val="clear" w:color="auto" w:fill="auto"/>
          </w:tcPr>
          <w:p w14:paraId="19CAA660" w14:textId="77777777" w:rsidR="008146DF" w:rsidRPr="00F00E8B" w:rsidRDefault="008146DF" w:rsidP="00E31452">
            <w:pPr>
              <w:rPr>
                <w:rFonts w:ascii="Arial" w:hAnsi="Arial" w:cs="Arial"/>
                <w:sz w:val="24"/>
                <w:szCs w:val="24"/>
              </w:rPr>
            </w:pPr>
          </w:p>
        </w:tc>
      </w:tr>
      <w:tr w:rsidR="008146DF" w:rsidRPr="00F00E8B" w14:paraId="0024EC73" w14:textId="77777777" w:rsidTr="00E31452">
        <w:tc>
          <w:tcPr>
            <w:tcW w:w="10598" w:type="dxa"/>
            <w:gridSpan w:val="11"/>
            <w:shd w:val="clear" w:color="auto" w:fill="auto"/>
          </w:tcPr>
          <w:p w14:paraId="2FFC6113"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General Cardio Guidelines</w:t>
            </w:r>
          </w:p>
        </w:tc>
      </w:tr>
      <w:tr w:rsidR="008146DF" w:rsidRPr="00F00E8B" w14:paraId="196B17B7" w14:textId="77777777" w:rsidTr="00E31452">
        <w:tc>
          <w:tcPr>
            <w:tcW w:w="2465" w:type="dxa"/>
            <w:gridSpan w:val="2"/>
            <w:shd w:val="clear" w:color="auto" w:fill="auto"/>
          </w:tcPr>
          <w:p w14:paraId="238FA363"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Frequency</w:t>
            </w:r>
          </w:p>
          <w:p w14:paraId="587BDBDD"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3-5 days per week</w:t>
            </w:r>
          </w:p>
        </w:tc>
        <w:tc>
          <w:tcPr>
            <w:tcW w:w="2711" w:type="dxa"/>
            <w:gridSpan w:val="3"/>
            <w:shd w:val="clear" w:color="auto" w:fill="auto"/>
          </w:tcPr>
          <w:p w14:paraId="22AE9FC7"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Intensity</w:t>
            </w:r>
          </w:p>
          <w:p w14:paraId="20345DC0"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Moderate</w:t>
            </w:r>
          </w:p>
          <w:p w14:paraId="13FD5B08"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60-85 % of max HR</w:t>
            </w:r>
          </w:p>
        </w:tc>
        <w:tc>
          <w:tcPr>
            <w:tcW w:w="2711" w:type="dxa"/>
            <w:gridSpan w:val="3"/>
            <w:shd w:val="clear" w:color="auto" w:fill="auto"/>
          </w:tcPr>
          <w:p w14:paraId="7999F1EF"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Time</w:t>
            </w:r>
          </w:p>
          <w:p w14:paraId="21E34839" w14:textId="77777777" w:rsidR="008146DF" w:rsidRDefault="008146DF" w:rsidP="00E31452">
            <w:pPr>
              <w:jc w:val="center"/>
              <w:rPr>
                <w:rFonts w:ascii="Arial" w:hAnsi="Arial" w:cs="Arial"/>
                <w:sz w:val="24"/>
                <w:szCs w:val="24"/>
              </w:rPr>
            </w:pPr>
            <w:r w:rsidRPr="00F00E8B">
              <w:rPr>
                <w:rFonts w:ascii="Arial" w:hAnsi="Arial" w:cs="Arial"/>
                <w:sz w:val="24"/>
                <w:szCs w:val="24"/>
              </w:rPr>
              <w:t xml:space="preserve">20 – 60 minutes </w:t>
            </w:r>
          </w:p>
          <w:p w14:paraId="275689DA" w14:textId="77777777" w:rsidR="008146DF" w:rsidRPr="00F00E8B" w:rsidRDefault="008146DF" w:rsidP="00E31452">
            <w:pPr>
              <w:jc w:val="center"/>
              <w:rPr>
                <w:rFonts w:ascii="Arial" w:hAnsi="Arial" w:cs="Arial"/>
                <w:sz w:val="24"/>
                <w:szCs w:val="24"/>
              </w:rPr>
            </w:pPr>
            <w:r>
              <w:rPr>
                <w:rFonts w:ascii="Arial" w:hAnsi="Arial" w:cs="Arial"/>
                <w:sz w:val="24"/>
                <w:szCs w:val="24"/>
              </w:rPr>
              <w:t>1-minute HIT Intervals</w:t>
            </w:r>
          </w:p>
        </w:tc>
        <w:tc>
          <w:tcPr>
            <w:tcW w:w="2711" w:type="dxa"/>
            <w:gridSpan w:val="3"/>
            <w:shd w:val="clear" w:color="auto" w:fill="auto"/>
          </w:tcPr>
          <w:p w14:paraId="3DF32D30"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Type</w:t>
            </w:r>
          </w:p>
          <w:p w14:paraId="35195EBC"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Continuous training</w:t>
            </w:r>
            <w:r>
              <w:rPr>
                <w:rFonts w:ascii="Arial" w:hAnsi="Arial" w:cs="Arial"/>
                <w:sz w:val="24"/>
                <w:szCs w:val="24"/>
              </w:rPr>
              <w:t>,</w:t>
            </w:r>
          </w:p>
          <w:p w14:paraId="29541309"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Interval</w:t>
            </w:r>
            <w:r>
              <w:rPr>
                <w:rFonts w:ascii="Arial" w:hAnsi="Arial" w:cs="Arial"/>
                <w:sz w:val="24"/>
                <w:szCs w:val="24"/>
              </w:rPr>
              <w:t xml:space="preserve"> Training or HIT</w:t>
            </w:r>
          </w:p>
        </w:tc>
      </w:tr>
      <w:tr w:rsidR="008146DF" w:rsidRPr="00F00E8B" w14:paraId="2A45FC81" w14:textId="77777777" w:rsidTr="00E31452">
        <w:tc>
          <w:tcPr>
            <w:tcW w:w="1110" w:type="dxa"/>
            <w:shd w:val="clear" w:color="auto" w:fill="auto"/>
          </w:tcPr>
          <w:p w14:paraId="3C7979FC" w14:textId="77777777" w:rsidR="008146DF" w:rsidRPr="00F00E8B" w:rsidRDefault="008146DF" w:rsidP="00E31452">
            <w:pPr>
              <w:jc w:val="center"/>
              <w:rPr>
                <w:rFonts w:ascii="Arial" w:hAnsi="Arial" w:cs="Arial"/>
                <w:sz w:val="24"/>
                <w:szCs w:val="24"/>
              </w:rPr>
            </w:pPr>
            <w:r>
              <w:rPr>
                <w:rFonts w:ascii="Arial" w:hAnsi="Arial" w:cs="Arial"/>
                <w:noProof/>
                <w:color w:val="1111CC"/>
                <w:sz w:val="24"/>
                <w:szCs w:val="24"/>
              </w:rPr>
              <w:drawing>
                <wp:inline distT="0" distB="0" distL="0" distR="0" wp14:anchorId="5DD79396" wp14:editId="3245D63B">
                  <wp:extent cx="353695" cy="463550"/>
                  <wp:effectExtent l="0" t="0" r="0" b="0"/>
                  <wp:docPr id="217" name="Picture 217" descr="ANd9GcT4tn9jpQky6phwTnIWwFrNhXMtlXZQL2cse8ooU7GVD93SUZM15GTA2oA">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ANd9GcT4tn9jpQky6phwTnIWwFrNhXMtlXZQL2cse8ooU7GVD93SUZM15GTA2oA"/>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353695" cy="463550"/>
                          </a:xfrm>
                          <a:prstGeom prst="rect">
                            <a:avLst/>
                          </a:prstGeom>
                          <a:noFill/>
                          <a:ln>
                            <a:noFill/>
                          </a:ln>
                        </pic:spPr>
                      </pic:pic>
                    </a:graphicData>
                  </a:graphic>
                </wp:inline>
              </w:drawing>
            </w:r>
          </w:p>
        </w:tc>
        <w:tc>
          <w:tcPr>
            <w:tcW w:w="1355" w:type="dxa"/>
            <w:shd w:val="clear" w:color="auto" w:fill="auto"/>
          </w:tcPr>
          <w:p w14:paraId="1B497C5C" w14:textId="77777777" w:rsidR="008146DF" w:rsidRPr="00F00E8B" w:rsidRDefault="008146DF" w:rsidP="00E31452">
            <w:pPr>
              <w:rPr>
                <w:rFonts w:ascii="Arial" w:hAnsi="Arial" w:cs="Arial"/>
                <w:sz w:val="24"/>
                <w:szCs w:val="24"/>
              </w:rPr>
            </w:pPr>
          </w:p>
        </w:tc>
        <w:tc>
          <w:tcPr>
            <w:tcW w:w="1355" w:type="dxa"/>
            <w:gridSpan w:val="2"/>
            <w:shd w:val="clear" w:color="auto" w:fill="auto"/>
          </w:tcPr>
          <w:p w14:paraId="6D3497A8" w14:textId="77777777" w:rsidR="008146DF" w:rsidRPr="00F00E8B" w:rsidRDefault="008146DF" w:rsidP="00E31452">
            <w:pPr>
              <w:rPr>
                <w:rFonts w:ascii="Arial" w:hAnsi="Arial" w:cs="Arial"/>
                <w:sz w:val="24"/>
                <w:szCs w:val="24"/>
              </w:rPr>
            </w:pPr>
          </w:p>
        </w:tc>
        <w:tc>
          <w:tcPr>
            <w:tcW w:w="1356" w:type="dxa"/>
            <w:shd w:val="clear" w:color="auto" w:fill="auto"/>
          </w:tcPr>
          <w:p w14:paraId="15AAF7C1" w14:textId="77777777" w:rsidR="008146DF" w:rsidRPr="00F00E8B" w:rsidRDefault="008146DF" w:rsidP="00E31452">
            <w:pPr>
              <w:rPr>
                <w:rFonts w:ascii="Arial" w:hAnsi="Arial" w:cs="Arial"/>
                <w:sz w:val="24"/>
                <w:szCs w:val="24"/>
              </w:rPr>
            </w:pPr>
          </w:p>
        </w:tc>
        <w:tc>
          <w:tcPr>
            <w:tcW w:w="1355" w:type="dxa"/>
            <w:gridSpan w:val="2"/>
            <w:shd w:val="clear" w:color="auto" w:fill="auto"/>
          </w:tcPr>
          <w:p w14:paraId="5AEF53FE" w14:textId="77777777" w:rsidR="008146DF" w:rsidRPr="00F00E8B" w:rsidRDefault="008146DF" w:rsidP="00E31452">
            <w:pPr>
              <w:rPr>
                <w:rFonts w:ascii="Arial" w:hAnsi="Arial" w:cs="Arial"/>
                <w:sz w:val="24"/>
                <w:szCs w:val="24"/>
              </w:rPr>
            </w:pPr>
          </w:p>
        </w:tc>
        <w:tc>
          <w:tcPr>
            <w:tcW w:w="1356" w:type="dxa"/>
            <w:shd w:val="clear" w:color="auto" w:fill="auto"/>
          </w:tcPr>
          <w:p w14:paraId="2A762FE9" w14:textId="77777777" w:rsidR="008146DF" w:rsidRPr="00F00E8B" w:rsidRDefault="008146DF" w:rsidP="00E31452">
            <w:pPr>
              <w:rPr>
                <w:rFonts w:ascii="Arial" w:hAnsi="Arial" w:cs="Arial"/>
                <w:sz w:val="24"/>
                <w:szCs w:val="24"/>
              </w:rPr>
            </w:pPr>
          </w:p>
        </w:tc>
        <w:tc>
          <w:tcPr>
            <w:tcW w:w="1355" w:type="dxa"/>
            <w:gridSpan w:val="2"/>
            <w:shd w:val="clear" w:color="auto" w:fill="auto"/>
          </w:tcPr>
          <w:p w14:paraId="1318C20F" w14:textId="77777777" w:rsidR="008146DF" w:rsidRPr="00F00E8B" w:rsidRDefault="008146DF" w:rsidP="00E31452">
            <w:pPr>
              <w:rPr>
                <w:rFonts w:ascii="Arial" w:hAnsi="Arial" w:cs="Arial"/>
                <w:sz w:val="24"/>
                <w:szCs w:val="24"/>
              </w:rPr>
            </w:pPr>
          </w:p>
        </w:tc>
        <w:tc>
          <w:tcPr>
            <w:tcW w:w="1356" w:type="dxa"/>
            <w:shd w:val="clear" w:color="auto" w:fill="auto"/>
          </w:tcPr>
          <w:p w14:paraId="37D966B5" w14:textId="77777777" w:rsidR="008146DF" w:rsidRPr="00F00E8B" w:rsidRDefault="008146DF" w:rsidP="00E31452">
            <w:pPr>
              <w:rPr>
                <w:rFonts w:ascii="Arial" w:hAnsi="Arial" w:cs="Arial"/>
                <w:sz w:val="24"/>
                <w:szCs w:val="24"/>
              </w:rPr>
            </w:pPr>
          </w:p>
        </w:tc>
      </w:tr>
      <w:tr w:rsidR="008146DF" w:rsidRPr="00F00E8B" w14:paraId="1C1E8367" w14:textId="77777777" w:rsidTr="00E31452">
        <w:tc>
          <w:tcPr>
            <w:tcW w:w="10598" w:type="dxa"/>
            <w:gridSpan w:val="11"/>
            <w:shd w:val="clear" w:color="auto" w:fill="auto"/>
          </w:tcPr>
          <w:p w14:paraId="59F4B708"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General</w:t>
            </w:r>
            <w:r w:rsidRPr="00F00E8B">
              <w:rPr>
                <w:rFonts w:ascii="Arial" w:hAnsi="Arial" w:cs="Arial"/>
              </w:rPr>
              <w:t xml:space="preserve"> </w:t>
            </w:r>
            <w:r w:rsidRPr="00F00E8B">
              <w:rPr>
                <w:rFonts w:ascii="Arial" w:hAnsi="Arial" w:cs="Arial"/>
                <w:sz w:val="24"/>
                <w:szCs w:val="24"/>
              </w:rPr>
              <w:t>Muscular Conditioning Guidelines</w:t>
            </w:r>
          </w:p>
        </w:tc>
      </w:tr>
      <w:tr w:rsidR="008146DF" w:rsidRPr="00F00E8B" w14:paraId="16F29B22" w14:textId="77777777" w:rsidTr="00E31452">
        <w:tc>
          <w:tcPr>
            <w:tcW w:w="2649" w:type="dxa"/>
            <w:gridSpan w:val="3"/>
            <w:shd w:val="clear" w:color="auto" w:fill="auto"/>
          </w:tcPr>
          <w:p w14:paraId="59A3C38F"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Frequency</w:t>
            </w:r>
          </w:p>
          <w:p w14:paraId="7A92272D"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Train each muscle 2-3 days each week</w:t>
            </w:r>
          </w:p>
        </w:tc>
        <w:tc>
          <w:tcPr>
            <w:tcW w:w="2650" w:type="dxa"/>
            <w:gridSpan w:val="3"/>
            <w:shd w:val="clear" w:color="auto" w:fill="auto"/>
          </w:tcPr>
          <w:p w14:paraId="53F5EE92"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Intensity:</w:t>
            </w:r>
          </w:p>
          <w:p w14:paraId="1CCE2F62" w14:textId="77777777" w:rsidR="008146DF" w:rsidRDefault="008146DF" w:rsidP="00E31452">
            <w:pPr>
              <w:jc w:val="center"/>
              <w:rPr>
                <w:rFonts w:ascii="Arial" w:hAnsi="Arial" w:cs="Arial"/>
                <w:sz w:val="24"/>
                <w:szCs w:val="24"/>
              </w:rPr>
            </w:pPr>
            <w:r>
              <w:rPr>
                <w:rFonts w:ascii="Arial" w:hAnsi="Arial" w:cs="Arial"/>
                <w:sz w:val="24"/>
                <w:szCs w:val="24"/>
              </w:rPr>
              <w:t xml:space="preserve"># sets/reps </w:t>
            </w:r>
          </w:p>
          <w:p w14:paraId="2CFC7C00" w14:textId="77777777" w:rsidR="008146DF" w:rsidRPr="00F00E8B" w:rsidRDefault="008146DF" w:rsidP="00E31452">
            <w:pPr>
              <w:jc w:val="center"/>
              <w:rPr>
                <w:rFonts w:ascii="Arial" w:hAnsi="Arial" w:cs="Arial"/>
                <w:sz w:val="24"/>
                <w:szCs w:val="24"/>
              </w:rPr>
            </w:pPr>
            <w:r>
              <w:rPr>
                <w:rFonts w:ascii="Arial" w:hAnsi="Arial" w:cs="Arial"/>
                <w:sz w:val="24"/>
                <w:szCs w:val="24"/>
              </w:rPr>
              <w:t>Circuit, straight sets...</w:t>
            </w:r>
          </w:p>
        </w:tc>
        <w:tc>
          <w:tcPr>
            <w:tcW w:w="2649" w:type="dxa"/>
            <w:gridSpan w:val="3"/>
            <w:shd w:val="clear" w:color="auto" w:fill="auto"/>
          </w:tcPr>
          <w:p w14:paraId="6D2DC4B8"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Time =</w:t>
            </w:r>
          </w:p>
          <w:p w14:paraId="0FE0B3F1"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Depends on # of exercises you chose</w:t>
            </w:r>
          </w:p>
        </w:tc>
        <w:tc>
          <w:tcPr>
            <w:tcW w:w="2650" w:type="dxa"/>
            <w:gridSpan w:val="2"/>
            <w:shd w:val="clear" w:color="auto" w:fill="auto"/>
          </w:tcPr>
          <w:p w14:paraId="3A63EA03"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Type:</w:t>
            </w:r>
          </w:p>
          <w:p w14:paraId="2615372E"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Free wts. / machines / Body weight</w:t>
            </w:r>
          </w:p>
        </w:tc>
      </w:tr>
      <w:tr w:rsidR="008146DF" w:rsidRPr="00F00E8B" w14:paraId="32EE4882" w14:textId="77777777" w:rsidTr="00E31452">
        <w:tc>
          <w:tcPr>
            <w:tcW w:w="2649" w:type="dxa"/>
            <w:gridSpan w:val="3"/>
            <w:shd w:val="clear" w:color="auto" w:fill="auto"/>
          </w:tcPr>
          <w:p w14:paraId="74361C66" w14:textId="77777777" w:rsidR="008146DF" w:rsidRPr="00F00E8B" w:rsidRDefault="008146DF" w:rsidP="00E31452">
            <w:pPr>
              <w:jc w:val="center"/>
              <w:rPr>
                <w:rFonts w:ascii="Arial" w:hAnsi="Arial" w:cs="Arial"/>
                <w:sz w:val="24"/>
                <w:szCs w:val="24"/>
              </w:rPr>
            </w:pPr>
          </w:p>
          <w:p w14:paraId="5AEC65F8" w14:textId="77777777" w:rsidR="008146DF" w:rsidRPr="00F00E8B" w:rsidRDefault="008146DF" w:rsidP="00E31452">
            <w:pPr>
              <w:jc w:val="center"/>
              <w:rPr>
                <w:rFonts w:ascii="Arial" w:hAnsi="Arial" w:cs="Arial"/>
                <w:sz w:val="24"/>
                <w:szCs w:val="24"/>
              </w:rPr>
            </w:pPr>
          </w:p>
        </w:tc>
        <w:tc>
          <w:tcPr>
            <w:tcW w:w="2650" w:type="dxa"/>
            <w:gridSpan w:val="3"/>
            <w:shd w:val="clear" w:color="auto" w:fill="auto"/>
          </w:tcPr>
          <w:p w14:paraId="3A10D11B" w14:textId="77777777" w:rsidR="008146DF" w:rsidRPr="00F00E8B" w:rsidRDefault="008146DF" w:rsidP="00E31452">
            <w:pPr>
              <w:jc w:val="center"/>
              <w:rPr>
                <w:rFonts w:ascii="Arial" w:hAnsi="Arial" w:cs="Arial"/>
                <w:sz w:val="24"/>
                <w:szCs w:val="24"/>
              </w:rPr>
            </w:pPr>
          </w:p>
        </w:tc>
        <w:tc>
          <w:tcPr>
            <w:tcW w:w="2649" w:type="dxa"/>
            <w:gridSpan w:val="3"/>
            <w:shd w:val="clear" w:color="auto" w:fill="auto"/>
          </w:tcPr>
          <w:p w14:paraId="3232D5DF" w14:textId="77777777" w:rsidR="008146DF" w:rsidRPr="00F00E8B" w:rsidRDefault="008146DF" w:rsidP="00E31452">
            <w:pPr>
              <w:jc w:val="center"/>
              <w:rPr>
                <w:rFonts w:ascii="Arial" w:hAnsi="Arial" w:cs="Arial"/>
                <w:sz w:val="24"/>
                <w:szCs w:val="24"/>
              </w:rPr>
            </w:pPr>
          </w:p>
        </w:tc>
        <w:tc>
          <w:tcPr>
            <w:tcW w:w="2650" w:type="dxa"/>
            <w:gridSpan w:val="2"/>
            <w:shd w:val="clear" w:color="auto" w:fill="auto"/>
          </w:tcPr>
          <w:p w14:paraId="6343966A" w14:textId="77777777" w:rsidR="008146DF" w:rsidRPr="00F00E8B" w:rsidRDefault="008146DF" w:rsidP="00E31452">
            <w:pPr>
              <w:jc w:val="center"/>
              <w:rPr>
                <w:rFonts w:ascii="Arial" w:hAnsi="Arial" w:cs="Arial"/>
                <w:sz w:val="24"/>
                <w:szCs w:val="24"/>
              </w:rPr>
            </w:pPr>
          </w:p>
        </w:tc>
      </w:tr>
    </w:tbl>
    <w:p w14:paraId="7A60818F" w14:textId="77777777" w:rsidR="008146DF" w:rsidRPr="009A4E77" w:rsidRDefault="008146DF" w:rsidP="008146DF">
      <w:pPr>
        <w:rPr>
          <w:rFonts w:ascii="Arial" w:hAnsi="Arial" w:cs="Arial"/>
          <w:sz w:val="16"/>
          <w:szCs w:val="24"/>
        </w:rPr>
      </w:pPr>
      <w:r w:rsidRPr="004B26AE">
        <w:rPr>
          <w:rFonts w:ascii="Arial" w:hAnsi="Arial" w:cs="Arial"/>
          <w:sz w:val="24"/>
          <w:szCs w:val="24"/>
        </w:rPr>
        <w:t xml:space="preserve"> </w:t>
      </w:r>
    </w:p>
    <w:p w14:paraId="63573F16" w14:textId="77777777" w:rsidR="008146DF" w:rsidRPr="004B26AE" w:rsidRDefault="008146DF" w:rsidP="008146DF">
      <w:pPr>
        <w:rPr>
          <w:rFonts w:ascii="Arial" w:hAnsi="Arial" w:cs="Arial"/>
          <w:sz w:val="24"/>
          <w:szCs w:val="24"/>
        </w:rPr>
      </w:pPr>
      <w:r w:rsidRPr="004B26AE">
        <w:rPr>
          <w:rFonts w:ascii="Arial" w:hAnsi="Arial" w:cs="Arial"/>
          <w:sz w:val="24"/>
          <w:szCs w:val="24"/>
        </w:rPr>
        <w:t>Step: 2:</w:t>
      </w:r>
      <w:r w:rsidRPr="004B26AE">
        <w:rPr>
          <w:rFonts w:ascii="Arial" w:hAnsi="Arial" w:cs="Arial"/>
          <w:sz w:val="24"/>
          <w:szCs w:val="24"/>
        </w:rPr>
        <w:tab/>
        <w:t>Muscle Conditioning Guidelines:</w:t>
      </w:r>
    </w:p>
    <w:p w14:paraId="251C1DD0" w14:textId="77777777" w:rsidR="008146DF" w:rsidRPr="009A4E77" w:rsidRDefault="008146DF" w:rsidP="008146DF">
      <w:pPr>
        <w:rPr>
          <w:rFonts w:ascii="Arial" w:hAnsi="Arial" w:cs="Arial"/>
          <w:sz w:val="14"/>
          <w:szCs w:val="24"/>
        </w:rPr>
      </w:pPr>
    </w:p>
    <w:p w14:paraId="42B080D7" w14:textId="77777777" w:rsidR="008146DF" w:rsidRPr="004B26AE" w:rsidRDefault="008146DF" w:rsidP="008146DF">
      <w:pPr>
        <w:rPr>
          <w:rFonts w:ascii="Arial" w:hAnsi="Arial" w:cs="Arial"/>
          <w:sz w:val="24"/>
          <w:szCs w:val="24"/>
        </w:rPr>
      </w:pPr>
      <w:r w:rsidRPr="004B26AE">
        <w:rPr>
          <w:rFonts w:ascii="Arial" w:hAnsi="Arial" w:cs="Arial"/>
          <w:sz w:val="24"/>
          <w:szCs w:val="24"/>
        </w:rPr>
        <w:t xml:space="preserve">1. </w:t>
      </w:r>
      <w:r>
        <w:rPr>
          <w:rFonts w:ascii="Arial" w:hAnsi="Arial" w:cs="Arial"/>
        </w:rPr>
        <w:tab/>
      </w:r>
      <w:r w:rsidRPr="004B26AE">
        <w:rPr>
          <w:rFonts w:ascii="Arial" w:hAnsi="Arial" w:cs="Arial"/>
          <w:sz w:val="24"/>
          <w:szCs w:val="24"/>
        </w:rPr>
        <w:t>List the exercises you would like to do (take into consideration equipment available)</w:t>
      </w:r>
    </w:p>
    <w:p w14:paraId="084B8E80" w14:textId="77777777" w:rsidR="008146DF" w:rsidRPr="004B26AE" w:rsidRDefault="008146DF" w:rsidP="008146DF">
      <w:pPr>
        <w:ind w:firstLine="720"/>
        <w:rPr>
          <w:rFonts w:ascii="Arial" w:hAnsi="Arial" w:cs="Arial"/>
          <w:sz w:val="24"/>
          <w:szCs w:val="24"/>
        </w:rPr>
      </w:pPr>
      <w:r w:rsidRPr="004B26AE">
        <w:rPr>
          <w:rFonts w:ascii="Arial" w:hAnsi="Arial" w:cs="Arial"/>
          <w:sz w:val="24"/>
          <w:szCs w:val="24"/>
        </w:rPr>
        <w:t>a) It is important to train all major muscle groups (* = Major Muscle)</w:t>
      </w:r>
    </w:p>
    <w:p w14:paraId="55A68889" w14:textId="77777777" w:rsidR="008146DF" w:rsidRPr="004B26AE" w:rsidRDefault="008146DF" w:rsidP="008146DF">
      <w:pPr>
        <w:ind w:firstLine="720"/>
        <w:rPr>
          <w:rFonts w:ascii="Arial" w:hAnsi="Arial" w:cs="Arial"/>
          <w:sz w:val="24"/>
          <w:szCs w:val="24"/>
        </w:rPr>
      </w:pPr>
      <w:r w:rsidRPr="004B26AE">
        <w:rPr>
          <w:rFonts w:ascii="Arial" w:hAnsi="Arial" w:cs="Arial"/>
          <w:sz w:val="24"/>
          <w:szCs w:val="24"/>
        </w:rPr>
        <w:t xml:space="preserve">b) It is important to train opposing muscle groups </w:t>
      </w:r>
    </w:p>
    <w:p w14:paraId="70D0C6E9" w14:textId="77777777" w:rsidR="008146DF" w:rsidRPr="004B26AE" w:rsidRDefault="008146DF" w:rsidP="008146DF">
      <w:pPr>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3496"/>
        <w:gridCol w:w="48"/>
        <w:gridCol w:w="1701"/>
        <w:gridCol w:w="3557"/>
      </w:tblGrid>
      <w:tr w:rsidR="008146DF" w:rsidRPr="00F00E8B" w14:paraId="2CA18417" w14:textId="77777777" w:rsidTr="00E31452">
        <w:tc>
          <w:tcPr>
            <w:tcW w:w="5305" w:type="dxa"/>
            <w:gridSpan w:val="2"/>
            <w:shd w:val="clear" w:color="auto" w:fill="auto"/>
          </w:tcPr>
          <w:p w14:paraId="146BBC01"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UPPER BODY</w:t>
            </w:r>
          </w:p>
        </w:tc>
        <w:tc>
          <w:tcPr>
            <w:tcW w:w="5306" w:type="dxa"/>
            <w:gridSpan w:val="3"/>
            <w:shd w:val="clear" w:color="auto" w:fill="auto"/>
          </w:tcPr>
          <w:p w14:paraId="04182073"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LOWER BODY</w:t>
            </w:r>
          </w:p>
        </w:tc>
      </w:tr>
      <w:tr w:rsidR="008146DF" w:rsidRPr="00F00E8B" w14:paraId="61AFFE94" w14:textId="77777777" w:rsidTr="00E31452">
        <w:tc>
          <w:tcPr>
            <w:tcW w:w="1809" w:type="dxa"/>
            <w:shd w:val="clear" w:color="auto" w:fill="auto"/>
          </w:tcPr>
          <w:p w14:paraId="4B55358E" w14:textId="77777777" w:rsidR="008146DF" w:rsidRPr="00F00E8B" w:rsidRDefault="008146DF" w:rsidP="00E31452">
            <w:pPr>
              <w:rPr>
                <w:rFonts w:ascii="Arial" w:hAnsi="Arial" w:cs="Arial"/>
                <w:sz w:val="24"/>
                <w:szCs w:val="24"/>
              </w:rPr>
            </w:pPr>
            <w:r w:rsidRPr="00F00E8B">
              <w:rPr>
                <w:rFonts w:ascii="Arial" w:hAnsi="Arial" w:cs="Arial"/>
                <w:sz w:val="24"/>
                <w:szCs w:val="24"/>
              </w:rPr>
              <w:t>Chest *</w:t>
            </w:r>
          </w:p>
        </w:tc>
        <w:tc>
          <w:tcPr>
            <w:tcW w:w="3496" w:type="dxa"/>
            <w:shd w:val="clear" w:color="auto" w:fill="auto"/>
          </w:tcPr>
          <w:p w14:paraId="1EF46234" w14:textId="77777777" w:rsidR="008146DF" w:rsidRPr="00F00E8B" w:rsidRDefault="008146DF" w:rsidP="00E31452">
            <w:pPr>
              <w:rPr>
                <w:rFonts w:ascii="Arial" w:hAnsi="Arial" w:cs="Arial"/>
                <w:sz w:val="24"/>
                <w:szCs w:val="24"/>
              </w:rPr>
            </w:pPr>
          </w:p>
        </w:tc>
        <w:tc>
          <w:tcPr>
            <w:tcW w:w="1749" w:type="dxa"/>
            <w:gridSpan w:val="2"/>
            <w:shd w:val="clear" w:color="auto" w:fill="auto"/>
          </w:tcPr>
          <w:p w14:paraId="206821A9" w14:textId="77777777" w:rsidR="008146DF" w:rsidRPr="00F00E8B" w:rsidRDefault="008146DF" w:rsidP="00E31452">
            <w:pPr>
              <w:rPr>
                <w:rFonts w:ascii="Arial" w:hAnsi="Arial" w:cs="Arial"/>
                <w:sz w:val="24"/>
                <w:szCs w:val="24"/>
              </w:rPr>
            </w:pPr>
            <w:r w:rsidRPr="00F00E8B">
              <w:rPr>
                <w:rFonts w:ascii="Arial" w:hAnsi="Arial" w:cs="Arial"/>
                <w:sz w:val="24"/>
                <w:szCs w:val="24"/>
              </w:rPr>
              <w:t>Thighs *</w:t>
            </w:r>
          </w:p>
          <w:p w14:paraId="55E00FC8" w14:textId="77777777" w:rsidR="008146DF" w:rsidRPr="00F00E8B" w:rsidRDefault="008146DF" w:rsidP="00E31452">
            <w:pPr>
              <w:rPr>
                <w:rFonts w:ascii="Arial" w:hAnsi="Arial" w:cs="Arial"/>
                <w:sz w:val="24"/>
                <w:szCs w:val="24"/>
              </w:rPr>
            </w:pPr>
            <w:r w:rsidRPr="00F00E8B">
              <w:rPr>
                <w:rFonts w:ascii="Arial" w:hAnsi="Arial" w:cs="Arial"/>
                <w:sz w:val="24"/>
                <w:szCs w:val="24"/>
              </w:rPr>
              <w:t>Quads,</w:t>
            </w:r>
            <w:r>
              <w:rPr>
                <w:rFonts w:ascii="Arial" w:hAnsi="Arial" w:cs="Arial"/>
                <w:sz w:val="24"/>
                <w:szCs w:val="24"/>
              </w:rPr>
              <w:t xml:space="preserve"> </w:t>
            </w:r>
            <w:r w:rsidRPr="00F00E8B">
              <w:rPr>
                <w:rFonts w:ascii="Arial" w:hAnsi="Arial" w:cs="Arial"/>
                <w:sz w:val="24"/>
                <w:szCs w:val="24"/>
              </w:rPr>
              <w:t>Hams, Glutes</w:t>
            </w:r>
          </w:p>
        </w:tc>
        <w:tc>
          <w:tcPr>
            <w:tcW w:w="3557" w:type="dxa"/>
            <w:shd w:val="clear" w:color="auto" w:fill="auto"/>
          </w:tcPr>
          <w:p w14:paraId="0FCA5F20" w14:textId="77777777" w:rsidR="008146DF" w:rsidRPr="00F00E8B" w:rsidRDefault="008146DF" w:rsidP="00E31452">
            <w:pPr>
              <w:rPr>
                <w:rFonts w:ascii="Arial" w:hAnsi="Arial" w:cs="Arial"/>
                <w:sz w:val="24"/>
                <w:szCs w:val="24"/>
              </w:rPr>
            </w:pPr>
          </w:p>
        </w:tc>
      </w:tr>
      <w:tr w:rsidR="008146DF" w:rsidRPr="00F00E8B" w14:paraId="6E6B1586" w14:textId="77777777" w:rsidTr="00E31452">
        <w:tc>
          <w:tcPr>
            <w:tcW w:w="1809" w:type="dxa"/>
            <w:shd w:val="clear" w:color="auto" w:fill="auto"/>
          </w:tcPr>
          <w:p w14:paraId="37C65732" w14:textId="77777777" w:rsidR="008146DF" w:rsidRPr="00F00E8B" w:rsidRDefault="008146DF" w:rsidP="00E31452">
            <w:pPr>
              <w:rPr>
                <w:rFonts w:ascii="Arial" w:hAnsi="Arial" w:cs="Arial"/>
                <w:sz w:val="24"/>
                <w:szCs w:val="24"/>
              </w:rPr>
            </w:pPr>
            <w:r w:rsidRPr="00F00E8B">
              <w:rPr>
                <w:rFonts w:ascii="Arial" w:hAnsi="Arial" w:cs="Arial"/>
                <w:sz w:val="24"/>
                <w:szCs w:val="24"/>
              </w:rPr>
              <w:t>Upper Back *</w:t>
            </w:r>
          </w:p>
        </w:tc>
        <w:tc>
          <w:tcPr>
            <w:tcW w:w="3496" w:type="dxa"/>
            <w:shd w:val="clear" w:color="auto" w:fill="auto"/>
          </w:tcPr>
          <w:p w14:paraId="4F0BF46D" w14:textId="77777777" w:rsidR="008146DF" w:rsidRPr="00F00E8B" w:rsidRDefault="008146DF" w:rsidP="00E31452">
            <w:pPr>
              <w:rPr>
                <w:rFonts w:ascii="Arial" w:hAnsi="Arial" w:cs="Arial"/>
                <w:sz w:val="24"/>
                <w:szCs w:val="24"/>
              </w:rPr>
            </w:pPr>
          </w:p>
          <w:p w14:paraId="18ACDC95" w14:textId="77777777" w:rsidR="008146DF" w:rsidRPr="00F00E8B" w:rsidRDefault="008146DF" w:rsidP="00E31452">
            <w:pPr>
              <w:rPr>
                <w:rFonts w:ascii="Arial" w:hAnsi="Arial" w:cs="Arial"/>
                <w:sz w:val="24"/>
                <w:szCs w:val="24"/>
              </w:rPr>
            </w:pPr>
          </w:p>
        </w:tc>
        <w:tc>
          <w:tcPr>
            <w:tcW w:w="1749" w:type="dxa"/>
            <w:gridSpan w:val="2"/>
            <w:shd w:val="clear" w:color="auto" w:fill="auto"/>
          </w:tcPr>
          <w:p w14:paraId="3A96F195" w14:textId="77777777" w:rsidR="008146DF" w:rsidRPr="00F00E8B" w:rsidRDefault="008146DF" w:rsidP="00E31452">
            <w:pPr>
              <w:rPr>
                <w:rFonts w:ascii="Arial" w:hAnsi="Arial" w:cs="Arial"/>
                <w:sz w:val="24"/>
                <w:szCs w:val="24"/>
              </w:rPr>
            </w:pPr>
            <w:r w:rsidRPr="00F00E8B">
              <w:rPr>
                <w:rFonts w:ascii="Arial" w:hAnsi="Arial" w:cs="Arial"/>
                <w:sz w:val="24"/>
                <w:szCs w:val="24"/>
              </w:rPr>
              <w:t>Quadriceps</w:t>
            </w:r>
            <w:r>
              <w:rPr>
                <w:rFonts w:ascii="Arial" w:hAnsi="Arial" w:cs="Arial"/>
                <w:sz w:val="24"/>
                <w:szCs w:val="24"/>
              </w:rPr>
              <w:t xml:space="preserve"> </w:t>
            </w:r>
            <w:r w:rsidRPr="00F00E8B">
              <w:rPr>
                <w:rFonts w:ascii="Arial" w:hAnsi="Arial" w:cs="Arial"/>
                <w:sz w:val="24"/>
                <w:szCs w:val="24"/>
              </w:rPr>
              <w:t>*</w:t>
            </w:r>
          </w:p>
        </w:tc>
        <w:tc>
          <w:tcPr>
            <w:tcW w:w="3557" w:type="dxa"/>
            <w:shd w:val="clear" w:color="auto" w:fill="auto"/>
          </w:tcPr>
          <w:p w14:paraId="4BBEB679" w14:textId="77777777" w:rsidR="008146DF" w:rsidRPr="00F00E8B" w:rsidRDefault="008146DF" w:rsidP="00E31452">
            <w:pPr>
              <w:rPr>
                <w:rFonts w:ascii="Arial" w:hAnsi="Arial" w:cs="Arial"/>
                <w:sz w:val="24"/>
                <w:szCs w:val="24"/>
              </w:rPr>
            </w:pPr>
          </w:p>
        </w:tc>
      </w:tr>
      <w:tr w:rsidR="008146DF" w:rsidRPr="00F00E8B" w14:paraId="0F3C5BBC" w14:textId="77777777" w:rsidTr="00E31452">
        <w:tc>
          <w:tcPr>
            <w:tcW w:w="1809" w:type="dxa"/>
            <w:shd w:val="clear" w:color="auto" w:fill="auto"/>
          </w:tcPr>
          <w:p w14:paraId="1D25A028" w14:textId="77777777" w:rsidR="008146DF" w:rsidRPr="00F00E8B" w:rsidRDefault="008146DF" w:rsidP="00E31452">
            <w:pPr>
              <w:rPr>
                <w:rFonts w:ascii="Arial" w:hAnsi="Arial" w:cs="Arial"/>
                <w:sz w:val="24"/>
                <w:szCs w:val="24"/>
              </w:rPr>
            </w:pPr>
            <w:r w:rsidRPr="00F00E8B">
              <w:rPr>
                <w:rFonts w:ascii="Arial" w:hAnsi="Arial" w:cs="Arial"/>
                <w:sz w:val="24"/>
                <w:szCs w:val="24"/>
              </w:rPr>
              <w:t>Shoulders *</w:t>
            </w:r>
          </w:p>
        </w:tc>
        <w:tc>
          <w:tcPr>
            <w:tcW w:w="3496" w:type="dxa"/>
            <w:shd w:val="clear" w:color="auto" w:fill="auto"/>
          </w:tcPr>
          <w:p w14:paraId="477DD65A" w14:textId="77777777" w:rsidR="008146DF" w:rsidRPr="00F00E8B" w:rsidRDefault="008146DF" w:rsidP="00E31452">
            <w:pPr>
              <w:rPr>
                <w:rFonts w:ascii="Arial" w:hAnsi="Arial" w:cs="Arial"/>
                <w:sz w:val="24"/>
                <w:szCs w:val="24"/>
              </w:rPr>
            </w:pPr>
          </w:p>
          <w:p w14:paraId="419520E6" w14:textId="77777777" w:rsidR="008146DF" w:rsidRPr="00F00E8B" w:rsidRDefault="008146DF" w:rsidP="00E31452">
            <w:pPr>
              <w:rPr>
                <w:rFonts w:ascii="Arial" w:hAnsi="Arial" w:cs="Arial"/>
                <w:sz w:val="24"/>
                <w:szCs w:val="24"/>
              </w:rPr>
            </w:pPr>
          </w:p>
        </w:tc>
        <w:tc>
          <w:tcPr>
            <w:tcW w:w="1749" w:type="dxa"/>
            <w:gridSpan w:val="2"/>
            <w:shd w:val="clear" w:color="auto" w:fill="auto"/>
          </w:tcPr>
          <w:p w14:paraId="111BE81B" w14:textId="77777777" w:rsidR="008146DF" w:rsidRPr="00F00E8B" w:rsidRDefault="008146DF" w:rsidP="00E31452">
            <w:pPr>
              <w:rPr>
                <w:rFonts w:ascii="Arial" w:hAnsi="Arial" w:cs="Arial"/>
                <w:sz w:val="24"/>
                <w:szCs w:val="24"/>
              </w:rPr>
            </w:pPr>
            <w:r w:rsidRPr="00F00E8B">
              <w:rPr>
                <w:rFonts w:ascii="Arial" w:hAnsi="Arial" w:cs="Arial"/>
                <w:sz w:val="24"/>
                <w:szCs w:val="24"/>
              </w:rPr>
              <w:t>Hamstrings</w:t>
            </w:r>
            <w:r>
              <w:rPr>
                <w:rFonts w:ascii="Arial" w:hAnsi="Arial" w:cs="Arial"/>
                <w:sz w:val="24"/>
                <w:szCs w:val="24"/>
              </w:rPr>
              <w:t xml:space="preserve"> </w:t>
            </w:r>
            <w:r w:rsidRPr="00F00E8B">
              <w:rPr>
                <w:rFonts w:ascii="Arial" w:hAnsi="Arial" w:cs="Arial"/>
                <w:sz w:val="24"/>
                <w:szCs w:val="24"/>
              </w:rPr>
              <w:t>*</w:t>
            </w:r>
          </w:p>
        </w:tc>
        <w:tc>
          <w:tcPr>
            <w:tcW w:w="3557" w:type="dxa"/>
            <w:shd w:val="clear" w:color="auto" w:fill="auto"/>
          </w:tcPr>
          <w:p w14:paraId="76A41166" w14:textId="77777777" w:rsidR="008146DF" w:rsidRPr="00F00E8B" w:rsidRDefault="008146DF" w:rsidP="00E31452">
            <w:pPr>
              <w:rPr>
                <w:rFonts w:ascii="Arial" w:hAnsi="Arial" w:cs="Arial"/>
                <w:sz w:val="24"/>
                <w:szCs w:val="24"/>
              </w:rPr>
            </w:pPr>
          </w:p>
        </w:tc>
      </w:tr>
      <w:tr w:rsidR="008146DF" w:rsidRPr="00F00E8B" w14:paraId="55152ACF" w14:textId="77777777" w:rsidTr="00E31452">
        <w:tc>
          <w:tcPr>
            <w:tcW w:w="1809" w:type="dxa"/>
            <w:shd w:val="clear" w:color="auto" w:fill="auto"/>
          </w:tcPr>
          <w:p w14:paraId="19980182" w14:textId="77777777" w:rsidR="008146DF" w:rsidRPr="00F00E8B" w:rsidRDefault="008146DF" w:rsidP="00E31452">
            <w:pPr>
              <w:rPr>
                <w:rFonts w:ascii="Arial" w:hAnsi="Arial" w:cs="Arial"/>
                <w:sz w:val="24"/>
                <w:szCs w:val="24"/>
              </w:rPr>
            </w:pPr>
            <w:r w:rsidRPr="00F00E8B">
              <w:rPr>
                <w:rFonts w:ascii="Arial" w:hAnsi="Arial" w:cs="Arial"/>
                <w:sz w:val="24"/>
                <w:szCs w:val="24"/>
              </w:rPr>
              <w:t>Biceps</w:t>
            </w:r>
          </w:p>
        </w:tc>
        <w:tc>
          <w:tcPr>
            <w:tcW w:w="3496" w:type="dxa"/>
            <w:shd w:val="clear" w:color="auto" w:fill="auto"/>
          </w:tcPr>
          <w:p w14:paraId="777E9344" w14:textId="77777777" w:rsidR="008146DF" w:rsidRPr="00F00E8B" w:rsidRDefault="008146DF" w:rsidP="00E31452">
            <w:pPr>
              <w:rPr>
                <w:rFonts w:ascii="Arial" w:hAnsi="Arial" w:cs="Arial"/>
                <w:sz w:val="24"/>
                <w:szCs w:val="24"/>
              </w:rPr>
            </w:pPr>
          </w:p>
          <w:p w14:paraId="4DE49D00" w14:textId="77777777" w:rsidR="008146DF" w:rsidRPr="00F00E8B" w:rsidRDefault="008146DF" w:rsidP="00E31452">
            <w:pPr>
              <w:rPr>
                <w:rFonts w:ascii="Arial" w:hAnsi="Arial" w:cs="Arial"/>
                <w:sz w:val="24"/>
                <w:szCs w:val="24"/>
              </w:rPr>
            </w:pPr>
          </w:p>
        </w:tc>
        <w:tc>
          <w:tcPr>
            <w:tcW w:w="1749" w:type="dxa"/>
            <w:gridSpan w:val="2"/>
            <w:shd w:val="clear" w:color="auto" w:fill="auto"/>
          </w:tcPr>
          <w:p w14:paraId="5667E83C" w14:textId="77777777" w:rsidR="008146DF" w:rsidRPr="00F00E8B" w:rsidRDefault="008146DF" w:rsidP="00E31452">
            <w:pPr>
              <w:rPr>
                <w:rFonts w:ascii="Arial" w:hAnsi="Arial" w:cs="Arial"/>
                <w:sz w:val="24"/>
                <w:szCs w:val="24"/>
              </w:rPr>
            </w:pPr>
            <w:r w:rsidRPr="00F00E8B">
              <w:rPr>
                <w:rFonts w:ascii="Arial" w:hAnsi="Arial" w:cs="Arial"/>
                <w:sz w:val="24"/>
                <w:szCs w:val="24"/>
              </w:rPr>
              <w:t>Gluteals</w:t>
            </w:r>
            <w:r>
              <w:rPr>
                <w:rFonts w:ascii="Arial" w:hAnsi="Arial" w:cs="Arial"/>
                <w:sz w:val="24"/>
                <w:szCs w:val="24"/>
              </w:rPr>
              <w:t xml:space="preserve"> </w:t>
            </w:r>
            <w:r w:rsidRPr="00F00E8B">
              <w:rPr>
                <w:rFonts w:ascii="Arial" w:hAnsi="Arial" w:cs="Arial"/>
                <w:sz w:val="24"/>
                <w:szCs w:val="24"/>
              </w:rPr>
              <w:t>*</w:t>
            </w:r>
          </w:p>
        </w:tc>
        <w:tc>
          <w:tcPr>
            <w:tcW w:w="3557" w:type="dxa"/>
            <w:shd w:val="clear" w:color="auto" w:fill="auto"/>
          </w:tcPr>
          <w:p w14:paraId="6B451A77" w14:textId="77777777" w:rsidR="008146DF" w:rsidRPr="00F00E8B" w:rsidRDefault="008146DF" w:rsidP="00E31452">
            <w:pPr>
              <w:rPr>
                <w:rFonts w:ascii="Arial" w:hAnsi="Arial" w:cs="Arial"/>
                <w:sz w:val="24"/>
                <w:szCs w:val="24"/>
              </w:rPr>
            </w:pPr>
          </w:p>
        </w:tc>
      </w:tr>
      <w:tr w:rsidR="008146DF" w:rsidRPr="00F00E8B" w14:paraId="750BB9FC" w14:textId="77777777" w:rsidTr="00E31452">
        <w:tc>
          <w:tcPr>
            <w:tcW w:w="1809" w:type="dxa"/>
            <w:shd w:val="clear" w:color="auto" w:fill="auto"/>
          </w:tcPr>
          <w:p w14:paraId="2818307A" w14:textId="77777777" w:rsidR="008146DF" w:rsidRPr="00F00E8B" w:rsidRDefault="008146DF" w:rsidP="00E31452">
            <w:pPr>
              <w:rPr>
                <w:rFonts w:ascii="Arial" w:hAnsi="Arial" w:cs="Arial"/>
                <w:sz w:val="24"/>
                <w:szCs w:val="24"/>
              </w:rPr>
            </w:pPr>
            <w:r w:rsidRPr="00F00E8B">
              <w:rPr>
                <w:rFonts w:ascii="Arial" w:hAnsi="Arial" w:cs="Arial"/>
                <w:sz w:val="24"/>
                <w:szCs w:val="24"/>
              </w:rPr>
              <w:t>Triceps</w:t>
            </w:r>
          </w:p>
        </w:tc>
        <w:tc>
          <w:tcPr>
            <w:tcW w:w="3496" w:type="dxa"/>
            <w:shd w:val="clear" w:color="auto" w:fill="auto"/>
          </w:tcPr>
          <w:p w14:paraId="430873AA" w14:textId="77777777" w:rsidR="008146DF" w:rsidRPr="00F00E8B" w:rsidRDefault="008146DF" w:rsidP="00E31452">
            <w:pPr>
              <w:rPr>
                <w:rFonts w:ascii="Arial" w:hAnsi="Arial" w:cs="Arial"/>
                <w:sz w:val="24"/>
                <w:szCs w:val="24"/>
              </w:rPr>
            </w:pPr>
          </w:p>
          <w:p w14:paraId="364A1534" w14:textId="77777777" w:rsidR="008146DF" w:rsidRPr="00F00E8B" w:rsidRDefault="008146DF" w:rsidP="00E31452">
            <w:pPr>
              <w:rPr>
                <w:rFonts w:ascii="Arial" w:hAnsi="Arial" w:cs="Arial"/>
                <w:sz w:val="24"/>
                <w:szCs w:val="24"/>
              </w:rPr>
            </w:pPr>
          </w:p>
        </w:tc>
        <w:tc>
          <w:tcPr>
            <w:tcW w:w="1749" w:type="dxa"/>
            <w:gridSpan w:val="2"/>
            <w:shd w:val="clear" w:color="auto" w:fill="auto"/>
          </w:tcPr>
          <w:p w14:paraId="531C3A91" w14:textId="77777777" w:rsidR="008146DF" w:rsidRPr="00F00E8B" w:rsidRDefault="008146DF" w:rsidP="00E31452">
            <w:pPr>
              <w:rPr>
                <w:rFonts w:ascii="Arial" w:hAnsi="Arial" w:cs="Arial"/>
                <w:sz w:val="24"/>
                <w:szCs w:val="24"/>
              </w:rPr>
            </w:pPr>
            <w:r w:rsidRPr="00F00E8B">
              <w:rPr>
                <w:rFonts w:ascii="Arial" w:hAnsi="Arial" w:cs="Arial"/>
                <w:sz w:val="24"/>
                <w:szCs w:val="24"/>
              </w:rPr>
              <w:t>Inner Thigh</w:t>
            </w:r>
          </w:p>
        </w:tc>
        <w:tc>
          <w:tcPr>
            <w:tcW w:w="3557" w:type="dxa"/>
            <w:shd w:val="clear" w:color="auto" w:fill="auto"/>
          </w:tcPr>
          <w:p w14:paraId="7CFF9BDF" w14:textId="77777777" w:rsidR="008146DF" w:rsidRPr="00F00E8B" w:rsidRDefault="008146DF" w:rsidP="00E31452">
            <w:pPr>
              <w:rPr>
                <w:rFonts w:ascii="Arial" w:hAnsi="Arial" w:cs="Arial"/>
                <w:sz w:val="24"/>
                <w:szCs w:val="24"/>
              </w:rPr>
            </w:pPr>
          </w:p>
        </w:tc>
      </w:tr>
      <w:tr w:rsidR="008146DF" w:rsidRPr="00F00E8B" w14:paraId="493A7E86" w14:textId="77777777" w:rsidTr="00E31452">
        <w:tc>
          <w:tcPr>
            <w:tcW w:w="1809" w:type="dxa"/>
            <w:shd w:val="clear" w:color="auto" w:fill="auto"/>
          </w:tcPr>
          <w:p w14:paraId="5DEB020A" w14:textId="77777777" w:rsidR="008146DF" w:rsidRPr="00F00E8B" w:rsidRDefault="008146DF" w:rsidP="00E31452">
            <w:pPr>
              <w:rPr>
                <w:rFonts w:ascii="Arial" w:hAnsi="Arial" w:cs="Arial"/>
                <w:sz w:val="24"/>
                <w:szCs w:val="24"/>
              </w:rPr>
            </w:pPr>
          </w:p>
        </w:tc>
        <w:tc>
          <w:tcPr>
            <w:tcW w:w="3496" w:type="dxa"/>
            <w:shd w:val="clear" w:color="auto" w:fill="auto"/>
          </w:tcPr>
          <w:p w14:paraId="1BBA1F77" w14:textId="77777777" w:rsidR="008146DF" w:rsidRPr="00F00E8B" w:rsidRDefault="008146DF" w:rsidP="00E31452">
            <w:pPr>
              <w:rPr>
                <w:rFonts w:ascii="Arial" w:hAnsi="Arial" w:cs="Arial"/>
                <w:sz w:val="24"/>
                <w:szCs w:val="24"/>
              </w:rPr>
            </w:pPr>
          </w:p>
        </w:tc>
        <w:tc>
          <w:tcPr>
            <w:tcW w:w="1749" w:type="dxa"/>
            <w:gridSpan w:val="2"/>
            <w:shd w:val="clear" w:color="auto" w:fill="auto"/>
          </w:tcPr>
          <w:p w14:paraId="4E55C5F0" w14:textId="77777777" w:rsidR="008146DF" w:rsidRPr="00F00E8B" w:rsidRDefault="008146DF" w:rsidP="00E31452">
            <w:pPr>
              <w:rPr>
                <w:rFonts w:ascii="Arial" w:hAnsi="Arial" w:cs="Arial"/>
                <w:sz w:val="24"/>
                <w:szCs w:val="24"/>
              </w:rPr>
            </w:pPr>
            <w:r w:rsidRPr="00F00E8B">
              <w:rPr>
                <w:rFonts w:ascii="Arial" w:hAnsi="Arial" w:cs="Arial"/>
                <w:sz w:val="24"/>
                <w:szCs w:val="24"/>
              </w:rPr>
              <w:t>Outer Thigh</w:t>
            </w:r>
          </w:p>
        </w:tc>
        <w:tc>
          <w:tcPr>
            <w:tcW w:w="3557" w:type="dxa"/>
            <w:shd w:val="clear" w:color="auto" w:fill="auto"/>
          </w:tcPr>
          <w:p w14:paraId="4B975A62" w14:textId="77777777" w:rsidR="008146DF" w:rsidRPr="00F00E8B" w:rsidRDefault="008146DF" w:rsidP="00E31452">
            <w:pPr>
              <w:rPr>
                <w:rFonts w:ascii="Arial" w:hAnsi="Arial" w:cs="Arial"/>
                <w:sz w:val="24"/>
                <w:szCs w:val="24"/>
              </w:rPr>
            </w:pPr>
          </w:p>
          <w:p w14:paraId="08734569" w14:textId="77777777" w:rsidR="008146DF" w:rsidRPr="00F00E8B" w:rsidRDefault="008146DF" w:rsidP="00E31452">
            <w:pPr>
              <w:rPr>
                <w:rFonts w:ascii="Arial" w:hAnsi="Arial" w:cs="Arial"/>
                <w:sz w:val="24"/>
                <w:szCs w:val="24"/>
              </w:rPr>
            </w:pPr>
          </w:p>
        </w:tc>
      </w:tr>
      <w:tr w:rsidR="008146DF" w:rsidRPr="00F00E8B" w14:paraId="6B60C372" w14:textId="77777777" w:rsidTr="00E31452">
        <w:tc>
          <w:tcPr>
            <w:tcW w:w="1809" w:type="dxa"/>
            <w:shd w:val="clear" w:color="auto" w:fill="auto"/>
          </w:tcPr>
          <w:p w14:paraId="6414A90E" w14:textId="77777777" w:rsidR="008146DF" w:rsidRPr="00F00E8B" w:rsidRDefault="008146DF" w:rsidP="00E31452">
            <w:pPr>
              <w:rPr>
                <w:rFonts w:ascii="Arial" w:hAnsi="Arial" w:cs="Arial"/>
                <w:sz w:val="24"/>
                <w:szCs w:val="24"/>
              </w:rPr>
            </w:pPr>
          </w:p>
        </w:tc>
        <w:tc>
          <w:tcPr>
            <w:tcW w:w="3496" w:type="dxa"/>
            <w:shd w:val="clear" w:color="auto" w:fill="auto"/>
          </w:tcPr>
          <w:p w14:paraId="07A657C7" w14:textId="77777777" w:rsidR="008146DF" w:rsidRPr="00F00E8B" w:rsidRDefault="008146DF" w:rsidP="00E31452">
            <w:pPr>
              <w:rPr>
                <w:rFonts w:ascii="Arial" w:hAnsi="Arial" w:cs="Arial"/>
                <w:sz w:val="24"/>
                <w:szCs w:val="24"/>
              </w:rPr>
            </w:pPr>
          </w:p>
        </w:tc>
        <w:tc>
          <w:tcPr>
            <w:tcW w:w="1749" w:type="dxa"/>
            <w:gridSpan w:val="2"/>
            <w:shd w:val="clear" w:color="auto" w:fill="auto"/>
          </w:tcPr>
          <w:p w14:paraId="13823108" w14:textId="77777777" w:rsidR="008146DF" w:rsidRPr="00F00E8B" w:rsidRDefault="008146DF" w:rsidP="00E31452">
            <w:pPr>
              <w:rPr>
                <w:rFonts w:ascii="Arial" w:hAnsi="Arial" w:cs="Arial"/>
                <w:sz w:val="24"/>
                <w:szCs w:val="24"/>
              </w:rPr>
            </w:pPr>
            <w:r w:rsidRPr="00F00E8B">
              <w:rPr>
                <w:rFonts w:ascii="Arial" w:hAnsi="Arial" w:cs="Arial"/>
                <w:sz w:val="24"/>
                <w:szCs w:val="24"/>
              </w:rPr>
              <w:t>Calves</w:t>
            </w:r>
          </w:p>
        </w:tc>
        <w:tc>
          <w:tcPr>
            <w:tcW w:w="3557" w:type="dxa"/>
            <w:shd w:val="clear" w:color="auto" w:fill="auto"/>
          </w:tcPr>
          <w:p w14:paraId="049FBB2E" w14:textId="77777777" w:rsidR="008146DF" w:rsidRPr="00F00E8B" w:rsidRDefault="008146DF" w:rsidP="00E31452">
            <w:pPr>
              <w:rPr>
                <w:rFonts w:ascii="Arial" w:hAnsi="Arial" w:cs="Arial"/>
                <w:sz w:val="24"/>
                <w:szCs w:val="24"/>
              </w:rPr>
            </w:pPr>
          </w:p>
          <w:p w14:paraId="7EDC7AD2" w14:textId="77777777" w:rsidR="008146DF" w:rsidRPr="00F00E8B" w:rsidRDefault="008146DF" w:rsidP="00E31452">
            <w:pPr>
              <w:rPr>
                <w:rFonts w:ascii="Arial" w:hAnsi="Arial" w:cs="Arial"/>
                <w:sz w:val="24"/>
                <w:szCs w:val="24"/>
              </w:rPr>
            </w:pPr>
          </w:p>
        </w:tc>
      </w:tr>
      <w:tr w:rsidR="008146DF" w:rsidRPr="00F00E8B" w14:paraId="267C8E07" w14:textId="77777777" w:rsidTr="00E31452">
        <w:tc>
          <w:tcPr>
            <w:tcW w:w="10611" w:type="dxa"/>
            <w:gridSpan w:val="5"/>
            <w:shd w:val="clear" w:color="auto" w:fill="auto"/>
          </w:tcPr>
          <w:p w14:paraId="7A36E1AC" w14:textId="77777777" w:rsidR="008146DF" w:rsidRPr="00F00E8B" w:rsidRDefault="008146DF" w:rsidP="00E31452">
            <w:pPr>
              <w:jc w:val="center"/>
              <w:rPr>
                <w:rFonts w:ascii="Arial" w:hAnsi="Arial" w:cs="Arial"/>
                <w:sz w:val="24"/>
                <w:szCs w:val="24"/>
              </w:rPr>
            </w:pPr>
            <w:r w:rsidRPr="00F00E8B">
              <w:rPr>
                <w:rFonts w:ascii="Arial" w:hAnsi="Arial" w:cs="Arial"/>
                <w:sz w:val="24"/>
                <w:szCs w:val="24"/>
              </w:rPr>
              <w:t>TRUNK</w:t>
            </w:r>
          </w:p>
        </w:tc>
      </w:tr>
      <w:tr w:rsidR="008146DF" w:rsidRPr="00F00E8B" w14:paraId="6500BCA7" w14:textId="77777777" w:rsidTr="00E31452">
        <w:tc>
          <w:tcPr>
            <w:tcW w:w="1809" w:type="dxa"/>
            <w:shd w:val="clear" w:color="auto" w:fill="auto"/>
          </w:tcPr>
          <w:p w14:paraId="136176D7" w14:textId="77777777" w:rsidR="008146DF" w:rsidRPr="00F00E8B" w:rsidRDefault="008146DF" w:rsidP="00E31452">
            <w:pPr>
              <w:rPr>
                <w:rFonts w:ascii="Arial" w:hAnsi="Arial" w:cs="Arial"/>
                <w:sz w:val="24"/>
                <w:szCs w:val="24"/>
              </w:rPr>
            </w:pPr>
            <w:r w:rsidRPr="00F00E8B">
              <w:rPr>
                <w:rFonts w:ascii="Arial" w:hAnsi="Arial" w:cs="Arial"/>
                <w:sz w:val="24"/>
                <w:szCs w:val="24"/>
              </w:rPr>
              <w:t>Abdominals *</w:t>
            </w:r>
          </w:p>
        </w:tc>
        <w:tc>
          <w:tcPr>
            <w:tcW w:w="3544" w:type="dxa"/>
            <w:gridSpan w:val="2"/>
            <w:shd w:val="clear" w:color="auto" w:fill="auto"/>
          </w:tcPr>
          <w:p w14:paraId="1D18D6D9" w14:textId="77777777" w:rsidR="008146DF" w:rsidRPr="00F00E8B" w:rsidRDefault="008146DF" w:rsidP="00E31452">
            <w:pPr>
              <w:rPr>
                <w:rFonts w:ascii="Arial" w:hAnsi="Arial" w:cs="Arial"/>
                <w:sz w:val="24"/>
                <w:szCs w:val="24"/>
              </w:rPr>
            </w:pPr>
          </w:p>
        </w:tc>
        <w:tc>
          <w:tcPr>
            <w:tcW w:w="1701" w:type="dxa"/>
            <w:shd w:val="clear" w:color="auto" w:fill="auto"/>
          </w:tcPr>
          <w:p w14:paraId="5CF6F3E9" w14:textId="77777777" w:rsidR="008146DF" w:rsidRPr="00F00E8B" w:rsidRDefault="008146DF" w:rsidP="00E31452">
            <w:pPr>
              <w:rPr>
                <w:rFonts w:ascii="Arial" w:hAnsi="Arial" w:cs="Arial"/>
                <w:sz w:val="24"/>
                <w:szCs w:val="24"/>
              </w:rPr>
            </w:pPr>
            <w:r w:rsidRPr="00F00E8B">
              <w:rPr>
                <w:rFonts w:ascii="Arial" w:hAnsi="Arial" w:cs="Arial"/>
                <w:sz w:val="24"/>
                <w:szCs w:val="24"/>
              </w:rPr>
              <w:t>Obliques *</w:t>
            </w:r>
          </w:p>
        </w:tc>
        <w:tc>
          <w:tcPr>
            <w:tcW w:w="3557" w:type="dxa"/>
            <w:shd w:val="clear" w:color="auto" w:fill="auto"/>
          </w:tcPr>
          <w:p w14:paraId="08F80A83" w14:textId="77777777" w:rsidR="008146DF" w:rsidRPr="00F00E8B" w:rsidRDefault="008146DF" w:rsidP="00E31452">
            <w:pPr>
              <w:rPr>
                <w:rFonts w:ascii="Arial" w:hAnsi="Arial" w:cs="Arial"/>
                <w:sz w:val="24"/>
                <w:szCs w:val="24"/>
              </w:rPr>
            </w:pPr>
          </w:p>
          <w:p w14:paraId="2EB80767" w14:textId="77777777" w:rsidR="008146DF" w:rsidRPr="00F00E8B" w:rsidRDefault="008146DF" w:rsidP="00E31452">
            <w:pPr>
              <w:rPr>
                <w:rFonts w:ascii="Arial" w:hAnsi="Arial" w:cs="Arial"/>
                <w:sz w:val="24"/>
                <w:szCs w:val="24"/>
              </w:rPr>
            </w:pPr>
          </w:p>
        </w:tc>
      </w:tr>
      <w:tr w:rsidR="008146DF" w:rsidRPr="00F00E8B" w14:paraId="3B382E31" w14:textId="77777777" w:rsidTr="00E31452">
        <w:tc>
          <w:tcPr>
            <w:tcW w:w="1809" w:type="dxa"/>
            <w:shd w:val="clear" w:color="auto" w:fill="auto"/>
          </w:tcPr>
          <w:p w14:paraId="68524262" w14:textId="77777777" w:rsidR="008146DF" w:rsidRPr="00F00E8B" w:rsidRDefault="008146DF" w:rsidP="00E31452">
            <w:pPr>
              <w:rPr>
                <w:rFonts w:ascii="Arial" w:hAnsi="Arial" w:cs="Arial"/>
                <w:sz w:val="24"/>
                <w:szCs w:val="24"/>
              </w:rPr>
            </w:pPr>
            <w:r w:rsidRPr="00F00E8B">
              <w:rPr>
                <w:rFonts w:ascii="Arial" w:hAnsi="Arial" w:cs="Arial"/>
                <w:sz w:val="24"/>
                <w:szCs w:val="24"/>
              </w:rPr>
              <w:t>Lower Back *</w:t>
            </w:r>
          </w:p>
        </w:tc>
        <w:tc>
          <w:tcPr>
            <w:tcW w:w="3544" w:type="dxa"/>
            <w:gridSpan w:val="2"/>
            <w:shd w:val="clear" w:color="auto" w:fill="auto"/>
          </w:tcPr>
          <w:p w14:paraId="36C9A323" w14:textId="77777777" w:rsidR="008146DF" w:rsidRPr="00F00E8B" w:rsidRDefault="008146DF" w:rsidP="00E31452">
            <w:pPr>
              <w:rPr>
                <w:rFonts w:ascii="Arial" w:hAnsi="Arial" w:cs="Arial"/>
                <w:sz w:val="24"/>
                <w:szCs w:val="24"/>
              </w:rPr>
            </w:pPr>
          </w:p>
        </w:tc>
        <w:tc>
          <w:tcPr>
            <w:tcW w:w="1701" w:type="dxa"/>
            <w:shd w:val="clear" w:color="auto" w:fill="auto"/>
          </w:tcPr>
          <w:p w14:paraId="70844104" w14:textId="77777777" w:rsidR="008146DF" w:rsidRDefault="008146DF" w:rsidP="00E31452">
            <w:pPr>
              <w:rPr>
                <w:rFonts w:ascii="Arial" w:hAnsi="Arial" w:cs="Arial"/>
                <w:sz w:val="24"/>
                <w:szCs w:val="24"/>
              </w:rPr>
            </w:pPr>
            <w:r w:rsidRPr="00F00E8B">
              <w:rPr>
                <w:rFonts w:ascii="Arial" w:hAnsi="Arial" w:cs="Arial"/>
                <w:sz w:val="24"/>
                <w:szCs w:val="24"/>
              </w:rPr>
              <w:t>Posture</w:t>
            </w:r>
            <w:r>
              <w:rPr>
                <w:rFonts w:ascii="Arial" w:hAnsi="Arial" w:cs="Arial"/>
                <w:sz w:val="24"/>
                <w:szCs w:val="24"/>
              </w:rPr>
              <w:t xml:space="preserve"> </w:t>
            </w:r>
          </w:p>
          <w:p w14:paraId="1CBF2559" w14:textId="77777777" w:rsidR="008146DF" w:rsidRPr="00F00E8B" w:rsidRDefault="008146DF" w:rsidP="00E31452">
            <w:pPr>
              <w:rPr>
                <w:rFonts w:ascii="Arial" w:hAnsi="Arial" w:cs="Arial"/>
                <w:sz w:val="24"/>
                <w:szCs w:val="24"/>
              </w:rPr>
            </w:pPr>
            <w:r>
              <w:rPr>
                <w:rFonts w:ascii="Arial" w:hAnsi="Arial" w:cs="Arial"/>
                <w:sz w:val="24"/>
                <w:szCs w:val="24"/>
              </w:rPr>
              <w:t xml:space="preserve">Exercises </w:t>
            </w:r>
            <w:r w:rsidRPr="00F00E8B">
              <w:rPr>
                <w:rFonts w:ascii="Arial" w:hAnsi="Arial" w:cs="Arial"/>
                <w:sz w:val="24"/>
                <w:szCs w:val="24"/>
              </w:rPr>
              <w:t>*</w:t>
            </w:r>
          </w:p>
        </w:tc>
        <w:tc>
          <w:tcPr>
            <w:tcW w:w="3557" w:type="dxa"/>
            <w:shd w:val="clear" w:color="auto" w:fill="auto"/>
          </w:tcPr>
          <w:p w14:paraId="6C089A93" w14:textId="77777777" w:rsidR="008146DF" w:rsidRPr="00F00E8B" w:rsidRDefault="008146DF" w:rsidP="00E31452">
            <w:pPr>
              <w:rPr>
                <w:rFonts w:ascii="Arial" w:hAnsi="Arial" w:cs="Arial"/>
                <w:sz w:val="24"/>
                <w:szCs w:val="24"/>
              </w:rPr>
            </w:pPr>
          </w:p>
          <w:p w14:paraId="211EF20A" w14:textId="77777777" w:rsidR="008146DF" w:rsidRPr="00F00E8B" w:rsidRDefault="008146DF" w:rsidP="00E31452">
            <w:pPr>
              <w:rPr>
                <w:rFonts w:ascii="Arial" w:hAnsi="Arial" w:cs="Arial"/>
                <w:sz w:val="24"/>
                <w:szCs w:val="24"/>
              </w:rPr>
            </w:pPr>
          </w:p>
        </w:tc>
      </w:tr>
    </w:tbl>
    <w:p w14:paraId="7550EF5B" w14:textId="77777777" w:rsidR="008146DF" w:rsidRPr="00B07DDA" w:rsidRDefault="008146DF" w:rsidP="008146DF">
      <w:pPr>
        <w:jc w:val="center"/>
        <w:rPr>
          <w:rFonts w:ascii="Copperplate Gothic Bold" w:hAnsi="Copperplate Gothic Bold"/>
          <w:b/>
          <w:sz w:val="40"/>
        </w:rPr>
      </w:pPr>
      <w:r>
        <w:rPr>
          <w:rFonts w:ascii="Tahoma" w:hAnsi="Tahoma" w:cs="Tahoma"/>
          <w:b/>
          <w:sz w:val="28"/>
          <w:szCs w:val="28"/>
          <w:u w:val="single"/>
        </w:rPr>
        <w:br w:type="page"/>
      </w:r>
      <w:bookmarkStart w:id="8" w:name="Chapter5"/>
      <w:r w:rsidRPr="00B07DDA">
        <w:rPr>
          <w:rFonts w:ascii="Copperplate Gothic Bold" w:hAnsi="Copperplate Gothic Bold"/>
          <w:b/>
          <w:sz w:val="40"/>
        </w:rPr>
        <w:lastRenderedPageBreak/>
        <w:t xml:space="preserve">CHAPTER </w:t>
      </w:r>
      <w:r>
        <w:rPr>
          <w:rFonts w:ascii="Copperplate Gothic Bold" w:hAnsi="Copperplate Gothic Bold"/>
          <w:b/>
          <w:sz w:val="40"/>
        </w:rPr>
        <w:t>5</w:t>
      </w:r>
      <w:bookmarkEnd w:id="8"/>
    </w:p>
    <w:p w14:paraId="3CFB62EE" w14:textId="77777777" w:rsidR="008146DF" w:rsidRDefault="008146DF" w:rsidP="008146DF">
      <w:pPr>
        <w:jc w:val="center"/>
        <w:rPr>
          <w:rFonts w:ascii="Copperplate Gothic Bold" w:hAnsi="Copperplate Gothic Bold"/>
          <w:b/>
          <w:sz w:val="40"/>
        </w:rPr>
      </w:pPr>
      <w:r>
        <w:rPr>
          <w:rFonts w:ascii="Copperplate Gothic Bold" w:hAnsi="Copperplate Gothic Bold"/>
          <w:b/>
          <w:sz w:val="40"/>
        </w:rPr>
        <w:t xml:space="preserve">WARMING UP - MOBILITY, RANGE OF MOTION </w:t>
      </w:r>
      <w:r w:rsidRPr="00B07DDA">
        <w:rPr>
          <w:rFonts w:ascii="Copperplate Gothic Bold" w:hAnsi="Copperplate Gothic Bold"/>
          <w:b/>
          <w:sz w:val="40"/>
        </w:rPr>
        <w:t>FLEXIBILI</w:t>
      </w:r>
      <w:r>
        <w:rPr>
          <w:rFonts w:ascii="Copperplate Gothic Bold" w:hAnsi="Copperplate Gothic Bold"/>
          <w:b/>
          <w:sz w:val="40"/>
        </w:rPr>
        <w:t>TY TRAINING FITT</w:t>
      </w:r>
    </w:p>
    <w:p w14:paraId="130F1B75" w14:textId="77777777" w:rsidR="008146DF" w:rsidRDefault="008146DF" w:rsidP="008146DF">
      <w:pPr>
        <w:jc w:val="center"/>
        <w:rPr>
          <w:rFonts w:ascii="Copperplate Gothic Bold" w:hAnsi="Copperplate Gothic Bold"/>
          <w:b/>
          <w:sz w:val="40"/>
        </w:rPr>
      </w:pPr>
      <w:r>
        <w:rPr>
          <w:rFonts w:ascii="Copperplate Gothic Bold" w:hAnsi="Copperplate Gothic Bold"/>
          <w:b/>
          <w:sz w:val="40"/>
        </w:rPr>
        <w:t>POSTURE</w:t>
      </w:r>
    </w:p>
    <w:p w14:paraId="459D068F" w14:textId="77777777" w:rsidR="008146DF" w:rsidRDefault="008146DF" w:rsidP="008146DF">
      <w:pPr>
        <w:rPr>
          <w:rFonts w:ascii="Tahoma" w:hAnsi="Tahoma" w:cs="Tahoma"/>
          <w:b/>
          <w:sz w:val="24"/>
        </w:rPr>
      </w:pPr>
    </w:p>
    <w:p w14:paraId="3411787D" w14:textId="77777777" w:rsidR="008146DF" w:rsidRDefault="008146DF" w:rsidP="008146DF">
      <w:pPr>
        <w:rPr>
          <w:rFonts w:ascii="Tahoma" w:hAnsi="Tahoma" w:cs="Tahoma"/>
          <w:b/>
          <w:sz w:val="24"/>
        </w:rPr>
      </w:pPr>
      <w:r>
        <w:rPr>
          <w:rFonts w:ascii="Tahoma" w:hAnsi="Tahoma" w:cs="Tahoma"/>
          <w:b/>
          <w:sz w:val="24"/>
        </w:rPr>
        <w:t>RELATED TERMINOLOGY:</w:t>
      </w:r>
    </w:p>
    <w:p w14:paraId="1D481367" w14:textId="77777777" w:rsidR="008146DF" w:rsidRPr="000B5C30" w:rsidRDefault="008146DF" w:rsidP="008146DF">
      <w:pPr>
        <w:rPr>
          <w:rFonts w:ascii="Tahoma" w:hAnsi="Tahoma" w:cs="Tahoma"/>
          <w:b/>
          <w:sz w:val="10"/>
        </w:rPr>
      </w:pPr>
    </w:p>
    <w:p w14:paraId="711D0E89" w14:textId="77777777" w:rsidR="008146DF" w:rsidRPr="000F5DC6" w:rsidRDefault="008146DF" w:rsidP="008146DF">
      <w:pPr>
        <w:rPr>
          <w:rFonts w:ascii="Tahoma" w:hAnsi="Tahoma" w:cs="Tahoma"/>
          <w:b/>
          <w:sz w:val="18"/>
          <w:szCs w:val="18"/>
        </w:rPr>
      </w:pPr>
      <w:r w:rsidRPr="000F5DC6">
        <w:rPr>
          <w:rFonts w:ascii="Tahoma" w:hAnsi="Tahoma" w:cs="Tahoma"/>
          <w:b/>
          <w:sz w:val="22"/>
          <w:szCs w:val="18"/>
        </w:rPr>
        <w:t>Flexibility:</w:t>
      </w:r>
    </w:p>
    <w:p w14:paraId="02C39FD9" w14:textId="77777777" w:rsidR="008146DF" w:rsidRPr="000B5C30" w:rsidRDefault="008146DF" w:rsidP="008146DF">
      <w:pPr>
        <w:widowControl w:val="0"/>
        <w:rPr>
          <w:rFonts w:ascii="Arial" w:hAnsi="Arial" w:cs="Arial"/>
        </w:rPr>
      </w:pPr>
      <w:r w:rsidRPr="00380263">
        <w:rPr>
          <w:rFonts w:ascii="Arial" w:hAnsi="Arial" w:cs="Arial"/>
        </w:rPr>
        <w:t xml:space="preserve">Flexibility refers to the passive range of motion (movement without external assistance) about a joint. Flexibility is the ability to stretch and is determined by the length and elasticity of the muscles, tendons and ligaments that cross a joint. It is possible to have good flexibility in one area, but poor flexibility in another. As a result, it is important to assess various movement patterns to determine which areas require more flexibility and range of motion training. </w:t>
      </w:r>
      <w:r w:rsidRPr="000B5C30">
        <w:rPr>
          <w:rFonts w:ascii="Arial" w:hAnsi="Arial" w:cs="Arial"/>
        </w:rPr>
        <w:t xml:space="preserve">Poor flexibility has been associated with acute injury from strenuous activity, injury in daily life activities, poor posture and body alignment, immobility and soreness during and after exercise. </w:t>
      </w:r>
    </w:p>
    <w:p w14:paraId="25D807E6" w14:textId="77777777" w:rsidR="008146DF" w:rsidRPr="000B5C30" w:rsidRDefault="008146DF" w:rsidP="008146DF">
      <w:pPr>
        <w:rPr>
          <w:rFonts w:ascii="Tahoma" w:hAnsi="Tahoma" w:cs="Tahoma"/>
          <w:b/>
          <w:sz w:val="10"/>
        </w:rPr>
      </w:pPr>
    </w:p>
    <w:p w14:paraId="6BB3C1A5" w14:textId="77777777" w:rsidR="008146DF" w:rsidRPr="000F5DC6" w:rsidRDefault="008146DF" w:rsidP="008146DF">
      <w:pPr>
        <w:rPr>
          <w:rFonts w:ascii="Tahoma" w:hAnsi="Tahoma" w:cs="Tahoma"/>
          <w:b/>
          <w:sz w:val="22"/>
          <w:szCs w:val="22"/>
        </w:rPr>
      </w:pPr>
      <w:r w:rsidRPr="000F5DC6">
        <w:rPr>
          <w:rFonts w:ascii="Tahoma" w:hAnsi="Tahoma" w:cs="Tahoma"/>
          <w:b/>
          <w:sz w:val="22"/>
          <w:szCs w:val="22"/>
        </w:rPr>
        <w:t>Static Stretching:</w:t>
      </w:r>
    </w:p>
    <w:p w14:paraId="6A18C589" w14:textId="77777777" w:rsidR="008146DF" w:rsidRPr="00380263" w:rsidRDefault="008146DF" w:rsidP="008146DF">
      <w:pPr>
        <w:rPr>
          <w:rFonts w:ascii="Arial" w:hAnsi="Arial" w:cs="Arial"/>
        </w:rPr>
      </w:pPr>
      <w:r w:rsidRPr="00380263">
        <w:rPr>
          <w:rFonts w:ascii="Arial" w:hAnsi="Arial" w:cs="Arial"/>
        </w:rPr>
        <w:t>Flexibility exercises are typically static which involves holding a stretch position with the aim of elongated the surrounded muscles. For example, seated toe touch is a static hamstring stretch. Flexibility stretches are usually performed at the end of a workout session or as part of a flexibility and mobility workout</w:t>
      </w:r>
      <w:r>
        <w:rPr>
          <w:rFonts w:ascii="Arial" w:hAnsi="Arial" w:cs="Arial"/>
        </w:rPr>
        <w:t xml:space="preserve"> when muscles are appropriately warmed up</w:t>
      </w:r>
      <w:r w:rsidRPr="00380263">
        <w:rPr>
          <w:rFonts w:ascii="Arial" w:hAnsi="Arial" w:cs="Arial"/>
        </w:rPr>
        <w:t>.</w:t>
      </w:r>
    </w:p>
    <w:p w14:paraId="535EF681" w14:textId="77777777" w:rsidR="008146DF" w:rsidRDefault="008146DF" w:rsidP="008146DF">
      <w:pPr>
        <w:rPr>
          <w:rFonts w:ascii="Tahoma" w:hAnsi="Tahoma" w:cs="Tahoma"/>
          <w:b/>
        </w:rPr>
      </w:pPr>
    </w:p>
    <w:p w14:paraId="7D23959E" w14:textId="77777777" w:rsidR="008146DF" w:rsidRPr="000F5DC6" w:rsidRDefault="008146DF" w:rsidP="008146DF">
      <w:pPr>
        <w:rPr>
          <w:rFonts w:ascii="Tahoma" w:hAnsi="Tahoma" w:cs="Tahoma"/>
          <w:b/>
          <w:sz w:val="22"/>
          <w:szCs w:val="22"/>
        </w:rPr>
      </w:pPr>
      <w:r w:rsidRPr="000F5DC6">
        <w:rPr>
          <w:rFonts w:ascii="Tahoma" w:hAnsi="Tahoma" w:cs="Tahoma"/>
          <w:b/>
          <w:sz w:val="22"/>
          <w:szCs w:val="22"/>
        </w:rPr>
        <w:t>Warm-Up:</w:t>
      </w:r>
    </w:p>
    <w:p w14:paraId="592FB7AC" w14:textId="77777777" w:rsidR="008146DF" w:rsidRDefault="008146DF" w:rsidP="008146DF">
      <w:pPr>
        <w:rPr>
          <w:rFonts w:ascii="Arial Narrow" w:hAnsi="Arial Narrow"/>
          <w:sz w:val="24"/>
        </w:rPr>
      </w:pPr>
      <w:r w:rsidRPr="008D5E85">
        <w:rPr>
          <w:rFonts w:ascii="Arial Narrow" w:hAnsi="Arial Narrow"/>
          <w:sz w:val="24"/>
        </w:rPr>
        <w:t>Before engaging in any form of physical activity, it is important to warm-up</w:t>
      </w:r>
      <w:r>
        <w:rPr>
          <w:rFonts w:ascii="Arial Narrow" w:hAnsi="Arial Narrow"/>
          <w:sz w:val="24"/>
        </w:rPr>
        <w:t xml:space="preserve"> to prevent injury</w:t>
      </w:r>
      <w:r w:rsidRPr="008D5E85">
        <w:rPr>
          <w:rFonts w:ascii="Arial Narrow" w:hAnsi="Arial Narrow"/>
          <w:sz w:val="24"/>
        </w:rPr>
        <w:t>.</w:t>
      </w:r>
      <w:r>
        <w:rPr>
          <w:rFonts w:ascii="Arial Narrow" w:hAnsi="Arial Narrow"/>
          <w:sz w:val="24"/>
        </w:rPr>
        <w:t xml:space="preserve"> An effective warm-up will increase blood flow to the muscles and joints, improve elasticity of the muscles, improve joint range of motion and mobility and will psychologically prepare the exerciser for the activity to follow.</w:t>
      </w:r>
      <w:r w:rsidRPr="008D5E85">
        <w:rPr>
          <w:rFonts w:ascii="Arial Narrow" w:hAnsi="Arial Narrow"/>
          <w:sz w:val="24"/>
        </w:rPr>
        <w:t xml:space="preserve"> </w:t>
      </w:r>
    </w:p>
    <w:p w14:paraId="16A62345" w14:textId="77777777" w:rsidR="008146DF" w:rsidRDefault="008146DF" w:rsidP="008146DF">
      <w:pPr>
        <w:rPr>
          <w:rFonts w:ascii="Arial" w:hAnsi="Arial" w:cs="Arial"/>
        </w:rPr>
      </w:pPr>
      <w:r w:rsidRPr="00380263">
        <w:rPr>
          <w:rFonts w:ascii="Arial" w:hAnsi="Arial" w:cs="Arial"/>
        </w:rPr>
        <w:t xml:space="preserve">. </w:t>
      </w:r>
    </w:p>
    <w:p w14:paraId="7EA3C31D" w14:textId="77777777" w:rsidR="008146DF" w:rsidRPr="000F5DC6" w:rsidRDefault="008146DF" w:rsidP="008146DF">
      <w:pPr>
        <w:rPr>
          <w:rFonts w:ascii="Tahoma" w:hAnsi="Tahoma" w:cs="Tahoma"/>
          <w:b/>
          <w:sz w:val="22"/>
          <w:szCs w:val="22"/>
        </w:rPr>
      </w:pPr>
      <w:r w:rsidRPr="000F5DC6">
        <w:rPr>
          <w:rFonts w:ascii="Tahoma" w:hAnsi="Tahoma" w:cs="Tahoma"/>
          <w:b/>
          <w:sz w:val="22"/>
          <w:szCs w:val="22"/>
        </w:rPr>
        <w:t>Dynamic / Range of Motion Stretching:</w:t>
      </w:r>
    </w:p>
    <w:p w14:paraId="6B812073" w14:textId="77777777" w:rsidR="008146DF" w:rsidRPr="00D42EE5" w:rsidRDefault="008146DF" w:rsidP="008146DF">
      <w:pPr>
        <w:rPr>
          <w:rFonts w:ascii="Arial" w:hAnsi="Arial" w:cs="Arial"/>
        </w:rPr>
      </w:pPr>
      <w:r w:rsidRPr="00D42EE5">
        <w:rPr>
          <w:rFonts w:ascii="Arial" w:hAnsi="Arial" w:cs="Arial"/>
        </w:rPr>
        <w:t>Range of motion refers to the degree of movement at a joint.</w:t>
      </w:r>
    </w:p>
    <w:p w14:paraId="53C6D1CA" w14:textId="77777777" w:rsidR="008146DF" w:rsidRPr="00D42EE5" w:rsidRDefault="008146DF" w:rsidP="008146DF">
      <w:pPr>
        <w:rPr>
          <w:rFonts w:ascii="Arial" w:hAnsi="Arial" w:cs="Arial"/>
        </w:rPr>
      </w:pPr>
      <w:r w:rsidRPr="00D42EE5">
        <w:rPr>
          <w:rFonts w:ascii="Arial" w:hAnsi="Arial" w:cs="Arial"/>
        </w:rPr>
        <w:t xml:space="preserve">Dynamic / range of motion stretches are movement-based types of stretching where the stretch is not held. In dynamic stretching, the muscles are used to actively stretch the desired muscle. For example, straight leg kicks are dynamic hamstring stretches. Dynamic stretches are usually performed at the beginning of the workout as part of the warm-up. </w:t>
      </w:r>
    </w:p>
    <w:p w14:paraId="0D6B0F86" w14:textId="77777777" w:rsidR="008146DF" w:rsidRDefault="008146DF" w:rsidP="008146DF">
      <w:pPr>
        <w:rPr>
          <w:rFonts w:ascii="Tahoma" w:hAnsi="Tahoma" w:cs="Tahoma"/>
          <w:b/>
        </w:rPr>
      </w:pPr>
    </w:p>
    <w:p w14:paraId="5F3F32B0" w14:textId="77777777" w:rsidR="008146DF" w:rsidRPr="000F5DC6" w:rsidRDefault="008146DF" w:rsidP="008146DF">
      <w:pPr>
        <w:rPr>
          <w:rFonts w:ascii="Tahoma" w:hAnsi="Tahoma" w:cs="Tahoma"/>
          <w:b/>
          <w:sz w:val="22"/>
          <w:szCs w:val="22"/>
        </w:rPr>
      </w:pPr>
      <w:r w:rsidRPr="000F5DC6">
        <w:rPr>
          <w:rFonts w:ascii="Tahoma" w:hAnsi="Tahoma" w:cs="Tahoma"/>
          <w:b/>
          <w:sz w:val="22"/>
          <w:szCs w:val="22"/>
        </w:rPr>
        <w:t>Mobility: Movement Preparation Exercises</w:t>
      </w:r>
    </w:p>
    <w:p w14:paraId="16886DD2" w14:textId="77777777" w:rsidR="008146DF" w:rsidRDefault="008146DF" w:rsidP="008146DF">
      <w:pPr>
        <w:rPr>
          <w:rFonts w:ascii="Tahoma" w:hAnsi="Tahoma" w:cs="Tahoma"/>
          <w:b/>
        </w:rPr>
      </w:pPr>
      <w:r w:rsidRPr="00380263">
        <w:rPr>
          <w:rFonts w:ascii="Arial" w:hAnsi="Arial" w:cs="Arial"/>
        </w:rPr>
        <w:t>Mobility refers to the range of movement about a joint. Mobility exercises are dynamic movements</w:t>
      </w:r>
      <w:r>
        <w:rPr>
          <w:rFonts w:ascii="Arial" w:hAnsi="Arial" w:cs="Arial"/>
        </w:rPr>
        <w:t xml:space="preserve"> and be defined as the </w:t>
      </w:r>
      <w:r w:rsidRPr="00380263">
        <w:rPr>
          <w:rFonts w:ascii="Arial" w:hAnsi="Arial" w:cs="Arial"/>
        </w:rPr>
        <w:t xml:space="preserve">ability to move freely and actively through a joints full range of motion. Mobility for a specific movement pattern requires flexibility, range of motion, strength, balance and coordination. For example, the ability to perform a proper squat requires mobility in the ankles, knees, hips and spine.  Poor mobility can lead to </w:t>
      </w:r>
      <w:r>
        <w:rPr>
          <w:rFonts w:ascii="Arial" w:hAnsi="Arial" w:cs="Arial"/>
        </w:rPr>
        <w:t xml:space="preserve">stiffness and </w:t>
      </w:r>
      <w:r w:rsidRPr="00380263">
        <w:rPr>
          <w:rFonts w:ascii="Arial" w:hAnsi="Arial" w:cs="Arial"/>
        </w:rPr>
        <w:t>injury while moving</w:t>
      </w:r>
    </w:p>
    <w:p w14:paraId="0AE9C9A4" w14:textId="77777777" w:rsidR="008146DF" w:rsidRDefault="008146DF" w:rsidP="008146DF">
      <w:pPr>
        <w:rPr>
          <w:rFonts w:ascii="Tahoma" w:hAnsi="Tahoma" w:cs="Tahoma"/>
          <w:b/>
        </w:rPr>
      </w:pPr>
    </w:p>
    <w:p w14:paraId="45E93C78" w14:textId="77777777" w:rsidR="008146DF" w:rsidRPr="000F5DC6" w:rsidRDefault="008146DF" w:rsidP="008146DF">
      <w:pPr>
        <w:rPr>
          <w:rFonts w:ascii="Tahoma" w:hAnsi="Tahoma" w:cs="Tahoma"/>
          <w:b/>
          <w:sz w:val="22"/>
          <w:szCs w:val="22"/>
        </w:rPr>
      </w:pPr>
      <w:r w:rsidRPr="000F5DC6">
        <w:rPr>
          <w:rFonts w:ascii="Tahoma" w:hAnsi="Tahoma" w:cs="Tahoma"/>
          <w:b/>
          <w:sz w:val="22"/>
          <w:szCs w:val="22"/>
        </w:rPr>
        <w:t>Cool-down:</w:t>
      </w:r>
    </w:p>
    <w:p w14:paraId="1FC1A1A9" w14:textId="77777777" w:rsidR="008146DF" w:rsidRPr="00D42EE5" w:rsidRDefault="008146DF" w:rsidP="008146DF">
      <w:pPr>
        <w:rPr>
          <w:rFonts w:ascii="Tahoma" w:hAnsi="Tahoma" w:cs="Tahoma"/>
          <w:b/>
          <w:sz w:val="22"/>
        </w:rPr>
      </w:pPr>
      <w:r w:rsidRPr="00D42EE5">
        <w:rPr>
          <w:rFonts w:ascii="Arial Narrow" w:hAnsi="Arial Narrow" w:cs="Tahoma"/>
          <w:b/>
          <w:sz w:val="22"/>
        </w:rPr>
        <w:t>After engaging in physical activity, it is important to cool-down and gradually bring the body back to its pre-exercise state</w:t>
      </w:r>
      <w:r w:rsidRPr="00D42EE5">
        <w:rPr>
          <w:rFonts w:ascii="Tahoma" w:hAnsi="Tahoma" w:cs="Tahoma"/>
          <w:b/>
          <w:sz w:val="22"/>
        </w:rPr>
        <w:t>.</w:t>
      </w:r>
    </w:p>
    <w:p w14:paraId="6263909B" w14:textId="77777777" w:rsidR="008146DF" w:rsidRPr="008C4EA6" w:rsidRDefault="008146DF" w:rsidP="008146DF">
      <w:pPr>
        <w:rPr>
          <w:rFonts w:ascii="Arial Narrow" w:hAnsi="Arial Narrow" w:cs="Tahoma"/>
          <w:b/>
          <w:sz w:val="24"/>
        </w:rPr>
      </w:pPr>
      <w:r w:rsidRPr="008C4EA6">
        <w:rPr>
          <w:rFonts w:ascii="Arial Narrow" w:hAnsi="Arial Narrow" w:cs="Tahoma"/>
          <w:b/>
          <w:sz w:val="24"/>
        </w:rPr>
        <w:t>After Cardio workouts (cardio cool-down):</w:t>
      </w:r>
    </w:p>
    <w:p w14:paraId="20AF7DB3" w14:textId="77777777" w:rsidR="008146DF" w:rsidRPr="00D42EE5" w:rsidRDefault="008146DF" w:rsidP="008146DF">
      <w:pPr>
        <w:rPr>
          <w:rFonts w:ascii="Arial Narrow" w:hAnsi="Arial Narrow"/>
          <w:sz w:val="22"/>
        </w:rPr>
      </w:pPr>
      <w:r w:rsidRPr="00D42EE5">
        <w:rPr>
          <w:rFonts w:ascii="Arial Narrow" w:hAnsi="Arial Narrow"/>
          <w:sz w:val="22"/>
        </w:rPr>
        <w:t>It is recommended to take gradually (2-3 minutes) decrease the intensity to below 60 % of training range. This will prevent blood pooling in your lower limbs which can leave you feeling light headed and nauseated. The fitter you are, usually the faster your body will recover. Keep moving until your heart rate and body temperature have decreased.</w:t>
      </w:r>
    </w:p>
    <w:p w14:paraId="07760B61" w14:textId="77777777" w:rsidR="008146DF" w:rsidRPr="0077442D" w:rsidRDefault="008146DF" w:rsidP="008146DF">
      <w:pPr>
        <w:rPr>
          <w:rFonts w:ascii="Arial Narrow" w:hAnsi="Arial Narrow"/>
          <w:sz w:val="24"/>
        </w:rPr>
      </w:pPr>
      <w:r w:rsidRPr="0077442D">
        <w:rPr>
          <w:rFonts w:ascii="Arial Narrow" w:hAnsi="Arial Narrow" w:cs="Tahoma"/>
          <w:b/>
          <w:sz w:val="24"/>
        </w:rPr>
        <w:t>Stretching in the cool-down</w:t>
      </w:r>
      <w:r w:rsidRPr="0077442D">
        <w:rPr>
          <w:rFonts w:ascii="Arial Narrow" w:hAnsi="Arial Narrow"/>
          <w:sz w:val="24"/>
        </w:rPr>
        <w:t>:</w:t>
      </w:r>
      <w:r>
        <w:rPr>
          <w:rFonts w:ascii="Arial Narrow" w:hAnsi="Arial Narrow"/>
          <w:sz w:val="24"/>
        </w:rPr>
        <w:t xml:space="preserve"> </w:t>
      </w:r>
    </w:p>
    <w:p w14:paraId="569F496D" w14:textId="02CA4068" w:rsidR="008146DF" w:rsidRPr="00D42EE5" w:rsidRDefault="008146DF" w:rsidP="008146DF">
      <w:pPr>
        <w:rPr>
          <w:rFonts w:ascii="Arial Narrow" w:hAnsi="Arial Narrow"/>
          <w:sz w:val="22"/>
        </w:rPr>
      </w:pPr>
      <w:r w:rsidRPr="00D42EE5">
        <w:rPr>
          <w:rFonts w:ascii="Arial Narrow" w:hAnsi="Arial Narrow"/>
          <w:sz w:val="22"/>
        </w:rPr>
        <w:t>It is very important to stretch after each and every workout. Stretching after workouts will allow your muscles to return to their original length, will prevent post exercise soreness and stiffness and help you to maintain or improve your flexibility level. Static stretching is recommended in the cool-down. For each muscle worked perform at least one static stretch. Hold each stretch for</w:t>
      </w:r>
      <w:r w:rsidR="00D7481E">
        <w:rPr>
          <w:rFonts w:ascii="Arial Narrow" w:hAnsi="Arial Narrow"/>
          <w:sz w:val="22"/>
        </w:rPr>
        <w:t xml:space="preserve"> 20-30</w:t>
      </w:r>
      <w:r w:rsidRPr="00D42EE5">
        <w:rPr>
          <w:rFonts w:ascii="Arial Narrow" w:hAnsi="Arial Narrow"/>
          <w:sz w:val="22"/>
        </w:rPr>
        <w:t xml:space="preserve"> seconds. To improve flexibility, repeat each stretch 2-3 times.</w:t>
      </w:r>
    </w:p>
    <w:p w14:paraId="37D0B57D" w14:textId="77777777" w:rsidR="008146DF" w:rsidRDefault="008146DF" w:rsidP="008146DF">
      <w:pPr>
        <w:rPr>
          <w:rFonts w:ascii="Tahoma" w:hAnsi="Tahoma" w:cs="Tahoma"/>
          <w:b/>
          <w:sz w:val="24"/>
        </w:rPr>
      </w:pPr>
    </w:p>
    <w:p w14:paraId="5CCF3C8C" w14:textId="77777777" w:rsidR="008146DF" w:rsidRPr="00D42EE5" w:rsidRDefault="008146DF" w:rsidP="008146DF">
      <w:pPr>
        <w:rPr>
          <w:sz w:val="22"/>
        </w:rPr>
      </w:pPr>
      <w:r w:rsidRPr="00D42EE5">
        <w:rPr>
          <w:rFonts w:ascii="Arial" w:hAnsi="Arial" w:cs="Arial"/>
          <w:sz w:val="22"/>
        </w:rPr>
        <w:t>Flexibility and mobility are both important components in a fitness plan. Both are important for effective movement and injury prevention. A combination of flexibility exercises (static and dynamic stretching) as well as mobility exercises are an important part of workouts</w:t>
      </w:r>
      <w:r w:rsidRPr="00D42EE5">
        <w:rPr>
          <w:sz w:val="22"/>
        </w:rPr>
        <w:t xml:space="preserve">.  </w:t>
      </w:r>
    </w:p>
    <w:p w14:paraId="1552B349" w14:textId="77777777" w:rsidR="008146DF" w:rsidRDefault="008146DF" w:rsidP="008146DF">
      <w:r>
        <w:t xml:space="preserve"> </w:t>
      </w:r>
    </w:p>
    <w:p w14:paraId="20B4A4A1" w14:textId="77777777" w:rsidR="008146DF" w:rsidRPr="008D5E85" w:rsidRDefault="008146DF" w:rsidP="008146DF">
      <w:pPr>
        <w:rPr>
          <w:rFonts w:ascii="Tahoma" w:hAnsi="Tahoma" w:cs="Tahoma"/>
          <w:b/>
          <w:sz w:val="24"/>
        </w:rPr>
      </w:pPr>
      <w:r>
        <w:rPr>
          <w:rFonts w:ascii="Tahoma" w:hAnsi="Tahoma" w:cs="Tahoma"/>
          <w:b/>
          <w:sz w:val="24"/>
        </w:rPr>
        <w:br w:type="page"/>
      </w:r>
      <w:r w:rsidRPr="008D5E85">
        <w:rPr>
          <w:rFonts w:ascii="Tahoma" w:hAnsi="Tahoma" w:cs="Tahoma"/>
          <w:b/>
          <w:sz w:val="24"/>
        </w:rPr>
        <w:lastRenderedPageBreak/>
        <w:t>The Warm-Up:</w:t>
      </w:r>
    </w:p>
    <w:p w14:paraId="4D1C754D" w14:textId="77777777" w:rsidR="008146DF" w:rsidRDefault="008146DF" w:rsidP="008146DF">
      <w:pPr>
        <w:rPr>
          <w:rFonts w:ascii="Arial Narrow" w:hAnsi="Arial Narrow"/>
          <w:sz w:val="24"/>
        </w:rPr>
      </w:pPr>
      <w:r w:rsidRPr="008D5E85">
        <w:rPr>
          <w:rFonts w:ascii="Arial Narrow" w:hAnsi="Arial Narrow"/>
          <w:sz w:val="24"/>
        </w:rPr>
        <w:t xml:space="preserve">Before engaging in any form of physical activity, it is important to warm-up. </w:t>
      </w:r>
    </w:p>
    <w:p w14:paraId="57CCE962" w14:textId="77777777" w:rsidR="008146DF" w:rsidRDefault="008146DF" w:rsidP="008146DF">
      <w:pPr>
        <w:rPr>
          <w:rFonts w:ascii="Arial Narrow" w:hAnsi="Arial Narrow"/>
          <w:sz w:val="24"/>
        </w:rPr>
      </w:pPr>
    </w:p>
    <w:p w14:paraId="6B222958" w14:textId="77777777" w:rsidR="008146DF" w:rsidRPr="008D5E85" w:rsidRDefault="008146DF" w:rsidP="008146DF">
      <w:pPr>
        <w:rPr>
          <w:rFonts w:ascii="Tahoma" w:hAnsi="Tahoma" w:cs="Tahoma"/>
          <w:b/>
          <w:sz w:val="24"/>
        </w:rPr>
      </w:pPr>
      <w:r w:rsidRPr="008D5E85">
        <w:rPr>
          <w:rFonts w:ascii="Tahoma" w:hAnsi="Tahoma" w:cs="Tahoma"/>
          <w:b/>
          <w:sz w:val="24"/>
        </w:rPr>
        <w:t>Purpose of the warm-up:</w:t>
      </w:r>
    </w:p>
    <w:p w14:paraId="1898FF85" w14:textId="77777777" w:rsidR="008146DF" w:rsidRPr="008D5E85" w:rsidRDefault="008146DF" w:rsidP="008146DF">
      <w:pPr>
        <w:numPr>
          <w:ilvl w:val="0"/>
          <w:numId w:val="12"/>
        </w:numPr>
        <w:rPr>
          <w:rFonts w:ascii="Arial Narrow" w:hAnsi="Arial Narrow"/>
          <w:sz w:val="24"/>
        </w:rPr>
      </w:pPr>
      <w:r w:rsidRPr="008D5E85">
        <w:rPr>
          <w:rFonts w:ascii="Arial Narrow" w:hAnsi="Arial Narrow"/>
          <w:sz w:val="24"/>
        </w:rPr>
        <w:t>To prevent muscle and joint injury.</w:t>
      </w:r>
    </w:p>
    <w:p w14:paraId="408F502E" w14:textId="77777777" w:rsidR="008146DF" w:rsidRDefault="008146DF" w:rsidP="008146DF">
      <w:pPr>
        <w:numPr>
          <w:ilvl w:val="0"/>
          <w:numId w:val="12"/>
        </w:numPr>
        <w:rPr>
          <w:rFonts w:ascii="Arial Narrow" w:hAnsi="Arial Narrow"/>
          <w:sz w:val="24"/>
        </w:rPr>
      </w:pPr>
      <w:r w:rsidRPr="008D5E85">
        <w:rPr>
          <w:rFonts w:ascii="Arial Narrow" w:hAnsi="Arial Narrow"/>
          <w:sz w:val="24"/>
        </w:rPr>
        <w:t>To increase body temperature muscle elasticity and joint mobility.</w:t>
      </w:r>
      <w:r w:rsidRPr="00826722">
        <w:rPr>
          <w:rFonts w:ascii="Arial Narrow" w:hAnsi="Arial Narrow"/>
          <w:sz w:val="24"/>
        </w:rPr>
        <w:t xml:space="preserve"> </w:t>
      </w:r>
    </w:p>
    <w:p w14:paraId="5503DDC2" w14:textId="77777777" w:rsidR="008146DF" w:rsidRDefault="008146DF" w:rsidP="008146DF">
      <w:pPr>
        <w:numPr>
          <w:ilvl w:val="0"/>
          <w:numId w:val="12"/>
        </w:numPr>
        <w:rPr>
          <w:rFonts w:ascii="Arial Narrow" w:hAnsi="Arial Narrow"/>
          <w:sz w:val="24"/>
        </w:rPr>
      </w:pPr>
      <w:r w:rsidRPr="008D5E85">
        <w:rPr>
          <w:rFonts w:ascii="Arial Narrow" w:hAnsi="Arial Narrow"/>
          <w:sz w:val="24"/>
        </w:rPr>
        <w:t>To increase oxygen supply to the muscles.</w:t>
      </w:r>
    </w:p>
    <w:p w14:paraId="105F4EA5" w14:textId="77777777" w:rsidR="008146DF" w:rsidRDefault="008146DF" w:rsidP="008146DF">
      <w:pPr>
        <w:numPr>
          <w:ilvl w:val="0"/>
          <w:numId w:val="12"/>
        </w:numPr>
        <w:rPr>
          <w:rFonts w:ascii="Arial Narrow" w:hAnsi="Arial Narrow"/>
          <w:sz w:val="24"/>
        </w:rPr>
      </w:pPr>
      <w:r w:rsidRPr="000472CD">
        <w:rPr>
          <w:rFonts w:ascii="Arial Narrow" w:hAnsi="Arial Narrow"/>
          <w:sz w:val="24"/>
        </w:rPr>
        <w:t>To prepare the body for the workout and improve athletic performance</w:t>
      </w:r>
    </w:p>
    <w:p w14:paraId="3358CA63" w14:textId="77777777" w:rsidR="008146DF" w:rsidRDefault="008146DF" w:rsidP="008146DF">
      <w:pPr>
        <w:rPr>
          <w:rFonts w:ascii="Arial Narrow" w:hAnsi="Arial Narrow"/>
          <w:sz w:val="24"/>
        </w:rPr>
      </w:pPr>
    </w:p>
    <w:tbl>
      <w:tblPr>
        <w:tblStyle w:val="TableGrid"/>
        <w:tblW w:w="0" w:type="auto"/>
        <w:tblLook w:val="04A0" w:firstRow="1" w:lastRow="0" w:firstColumn="1" w:lastColumn="0" w:noHBand="0" w:noVBand="1"/>
      </w:tblPr>
      <w:tblGrid>
        <w:gridCol w:w="3509"/>
        <w:gridCol w:w="3509"/>
        <w:gridCol w:w="3510"/>
      </w:tblGrid>
      <w:tr w:rsidR="008146DF" w14:paraId="777EC7B2" w14:textId="77777777" w:rsidTr="00E31452">
        <w:tc>
          <w:tcPr>
            <w:tcW w:w="10528" w:type="dxa"/>
            <w:gridSpan w:val="3"/>
          </w:tcPr>
          <w:p w14:paraId="70590583" w14:textId="77777777" w:rsidR="008146DF" w:rsidRPr="00B20B9D" w:rsidRDefault="008146DF" w:rsidP="00E31452">
            <w:pPr>
              <w:jc w:val="center"/>
              <w:rPr>
                <w:rFonts w:ascii="Tahoma" w:hAnsi="Tahoma" w:cs="Tahoma"/>
                <w:b/>
                <w:sz w:val="24"/>
              </w:rPr>
            </w:pPr>
            <w:r w:rsidRPr="00B20B9D">
              <w:rPr>
                <w:rFonts w:ascii="Tahoma" w:hAnsi="Tahoma" w:cs="Tahoma"/>
                <w:b/>
                <w:sz w:val="24"/>
              </w:rPr>
              <w:t>Warm-Up Components</w:t>
            </w:r>
          </w:p>
          <w:p w14:paraId="223572B8" w14:textId="77777777" w:rsidR="008146DF" w:rsidRDefault="008146DF" w:rsidP="00E31452">
            <w:pPr>
              <w:jc w:val="center"/>
              <w:rPr>
                <w:rFonts w:ascii="Arial Narrow" w:hAnsi="Arial Narrow"/>
                <w:sz w:val="24"/>
              </w:rPr>
            </w:pPr>
            <w:r>
              <w:rPr>
                <w:rFonts w:ascii="Arial Narrow" w:hAnsi="Arial Narrow"/>
                <w:sz w:val="24"/>
              </w:rPr>
              <w:t>The focus, time and exercise selection for a warm-up are dependent on the activity. (Activity Specific)</w:t>
            </w:r>
          </w:p>
        </w:tc>
      </w:tr>
      <w:tr w:rsidR="008146DF" w14:paraId="5B634918" w14:textId="77777777" w:rsidTr="00E31452">
        <w:tc>
          <w:tcPr>
            <w:tcW w:w="3509" w:type="dxa"/>
          </w:tcPr>
          <w:p w14:paraId="55BFE31C" w14:textId="77777777" w:rsidR="008146DF" w:rsidRPr="00B20B9D" w:rsidRDefault="008146DF" w:rsidP="00E31452">
            <w:pPr>
              <w:jc w:val="center"/>
              <w:rPr>
                <w:rFonts w:ascii="Arial Narrow" w:hAnsi="Arial Narrow"/>
                <w:b/>
                <w:color w:val="FF0000"/>
                <w:sz w:val="24"/>
              </w:rPr>
            </w:pPr>
            <w:r w:rsidRPr="00B20B9D">
              <w:rPr>
                <w:rFonts w:ascii="Arial Narrow" w:hAnsi="Arial Narrow"/>
                <w:b/>
                <w:color w:val="FF0000"/>
                <w:sz w:val="24"/>
              </w:rPr>
              <w:t>Thermal Warm-Up</w:t>
            </w:r>
          </w:p>
          <w:p w14:paraId="3D78954B" w14:textId="77777777" w:rsidR="008146DF" w:rsidRDefault="008146DF" w:rsidP="00E31452">
            <w:pPr>
              <w:jc w:val="center"/>
              <w:rPr>
                <w:rFonts w:ascii="Arial Narrow" w:hAnsi="Arial Narrow"/>
                <w:sz w:val="24"/>
              </w:rPr>
            </w:pPr>
          </w:p>
        </w:tc>
        <w:tc>
          <w:tcPr>
            <w:tcW w:w="3509" w:type="dxa"/>
          </w:tcPr>
          <w:p w14:paraId="56043C35" w14:textId="77777777" w:rsidR="008146DF" w:rsidRPr="00B20B9D" w:rsidRDefault="008146DF" w:rsidP="00E31452">
            <w:pPr>
              <w:jc w:val="center"/>
              <w:rPr>
                <w:rFonts w:ascii="Arial Narrow" w:hAnsi="Arial Narrow"/>
                <w:b/>
                <w:color w:val="2F5496" w:themeColor="accent1" w:themeShade="BF"/>
                <w:sz w:val="24"/>
              </w:rPr>
            </w:pPr>
            <w:r w:rsidRPr="00B20B9D">
              <w:rPr>
                <w:rFonts w:ascii="Arial Narrow" w:hAnsi="Arial Narrow"/>
                <w:b/>
                <w:color w:val="2F5496" w:themeColor="accent1" w:themeShade="BF"/>
                <w:sz w:val="24"/>
              </w:rPr>
              <w:t xml:space="preserve">Joint Range of Motion / </w:t>
            </w:r>
          </w:p>
          <w:p w14:paraId="7B868E8C" w14:textId="77777777" w:rsidR="008146DF" w:rsidRPr="00B20B9D" w:rsidRDefault="008146DF" w:rsidP="00E31452">
            <w:pPr>
              <w:jc w:val="center"/>
              <w:rPr>
                <w:rFonts w:ascii="Arial Narrow" w:hAnsi="Arial Narrow"/>
                <w:b/>
                <w:color w:val="2F5496" w:themeColor="accent1" w:themeShade="BF"/>
                <w:sz w:val="24"/>
              </w:rPr>
            </w:pPr>
            <w:r w:rsidRPr="00B20B9D">
              <w:rPr>
                <w:rFonts w:ascii="Arial Narrow" w:hAnsi="Arial Narrow"/>
                <w:b/>
                <w:color w:val="2F5496" w:themeColor="accent1" w:themeShade="BF"/>
                <w:sz w:val="24"/>
              </w:rPr>
              <w:t>Dynamic Stretching</w:t>
            </w:r>
          </w:p>
          <w:p w14:paraId="74179422" w14:textId="77777777" w:rsidR="008146DF" w:rsidRDefault="008146DF" w:rsidP="00E31452">
            <w:pPr>
              <w:jc w:val="center"/>
              <w:rPr>
                <w:rFonts w:ascii="Arial Narrow" w:hAnsi="Arial Narrow"/>
                <w:sz w:val="24"/>
              </w:rPr>
            </w:pPr>
          </w:p>
        </w:tc>
        <w:tc>
          <w:tcPr>
            <w:tcW w:w="3510" w:type="dxa"/>
          </w:tcPr>
          <w:p w14:paraId="479ABF2F" w14:textId="77777777" w:rsidR="008146DF" w:rsidRPr="00B20B9D" w:rsidRDefault="008146DF" w:rsidP="00E31452">
            <w:pPr>
              <w:jc w:val="center"/>
              <w:rPr>
                <w:rFonts w:ascii="Arial Narrow" w:hAnsi="Arial Narrow"/>
                <w:b/>
                <w:color w:val="00B050"/>
                <w:sz w:val="24"/>
              </w:rPr>
            </w:pPr>
            <w:r w:rsidRPr="00B20B9D">
              <w:rPr>
                <w:rFonts w:ascii="Arial Narrow" w:hAnsi="Arial Narrow"/>
                <w:b/>
                <w:color w:val="00B050"/>
                <w:sz w:val="24"/>
              </w:rPr>
              <w:t xml:space="preserve">Movement Preparation and </w:t>
            </w:r>
          </w:p>
          <w:p w14:paraId="16A53808" w14:textId="77777777" w:rsidR="008146DF" w:rsidRDefault="008146DF" w:rsidP="00E31452">
            <w:pPr>
              <w:jc w:val="center"/>
              <w:rPr>
                <w:rFonts w:ascii="Arial Narrow" w:hAnsi="Arial Narrow"/>
                <w:sz w:val="24"/>
              </w:rPr>
            </w:pPr>
            <w:r w:rsidRPr="00B20B9D">
              <w:rPr>
                <w:rFonts w:ascii="Arial Narrow" w:hAnsi="Arial Narrow"/>
                <w:b/>
                <w:color w:val="00B050"/>
                <w:sz w:val="24"/>
              </w:rPr>
              <w:t>Mobility Exercises</w:t>
            </w:r>
          </w:p>
        </w:tc>
      </w:tr>
      <w:tr w:rsidR="008146DF" w14:paraId="7EB69870" w14:textId="77777777" w:rsidTr="00E31452">
        <w:tc>
          <w:tcPr>
            <w:tcW w:w="3509" w:type="dxa"/>
          </w:tcPr>
          <w:p w14:paraId="0AF814C9" w14:textId="77777777" w:rsidR="008146DF" w:rsidRDefault="008146DF" w:rsidP="00E31452">
            <w:pPr>
              <w:rPr>
                <w:rFonts w:ascii="Arial Narrow" w:hAnsi="Arial Narrow"/>
                <w:sz w:val="24"/>
              </w:rPr>
            </w:pPr>
            <w:r>
              <w:rPr>
                <w:rFonts w:ascii="Arial Narrow" w:hAnsi="Arial Narrow"/>
                <w:sz w:val="24"/>
              </w:rPr>
              <w:t>L</w:t>
            </w:r>
            <w:r w:rsidRPr="00826722">
              <w:rPr>
                <w:rFonts w:ascii="Arial Narrow" w:hAnsi="Arial Narrow"/>
                <w:sz w:val="24"/>
              </w:rPr>
              <w:t>ow intensity cardiovascular activity such as walking, light jogging, biking or rowing to increase body temperature and muscle elasticity</w:t>
            </w:r>
            <w:r>
              <w:rPr>
                <w:rFonts w:ascii="Arial Narrow" w:hAnsi="Arial Narrow"/>
                <w:sz w:val="24"/>
              </w:rPr>
              <w:t>.</w:t>
            </w:r>
          </w:p>
          <w:p w14:paraId="6A42082F" w14:textId="77777777" w:rsidR="008146DF" w:rsidRDefault="008146DF" w:rsidP="00E31452">
            <w:pPr>
              <w:rPr>
                <w:rFonts w:ascii="Arial Narrow" w:hAnsi="Arial Narrow"/>
                <w:sz w:val="24"/>
              </w:rPr>
            </w:pPr>
          </w:p>
        </w:tc>
        <w:tc>
          <w:tcPr>
            <w:tcW w:w="3509" w:type="dxa"/>
          </w:tcPr>
          <w:p w14:paraId="0240D084" w14:textId="77777777" w:rsidR="008146DF" w:rsidRDefault="008146DF" w:rsidP="00E31452">
            <w:pPr>
              <w:rPr>
                <w:rFonts w:ascii="Arial Narrow" w:hAnsi="Arial Narrow"/>
                <w:sz w:val="24"/>
              </w:rPr>
            </w:pPr>
            <w:r>
              <w:rPr>
                <w:rFonts w:ascii="Arial Narrow" w:hAnsi="Arial Narrow"/>
                <w:sz w:val="24"/>
              </w:rPr>
              <w:t>D</w:t>
            </w:r>
            <w:r w:rsidRPr="006F2A79">
              <w:rPr>
                <w:rFonts w:ascii="Arial Narrow" w:hAnsi="Arial Narrow"/>
                <w:sz w:val="24"/>
              </w:rPr>
              <w:t>ynamic</w:t>
            </w:r>
            <w:r>
              <w:rPr>
                <w:rFonts w:ascii="Arial Narrow" w:hAnsi="Arial Narrow"/>
                <w:sz w:val="24"/>
              </w:rPr>
              <w:t xml:space="preserve"> movement to improve </w:t>
            </w:r>
            <w:r w:rsidRPr="006F2A79">
              <w:rPr>
                <w:rFonts w:ascii="Arial Narrow" w:hAnsi="Arial Narrow"/>
                <w:sz w:val="24"/>
              </w:rPr>
              <w:t>range of motion and to prepare the joints</w:t>
            </w:r>
            <w:r>
              <w:rPr>
                <w:rFonts w:ascii="Arial Narrow" w:hAnsi="Arial Narrow"/>
                <w:sz w:val="24"/>
              </w:rPr>
              <w:t xml:space="preserve">, muscles, tendons and ligaments </w:t>
            </w:r>
            <w:r w:rsidRPr="006F2A79">
              <w:rPr>
                <w:rFonts w:ascii="Arial Narrow" w:hAnsi="Arial Narrow"/>
                <w:sz w:val="24"/>
              </w:rPr>
              <w:t>for the workout (arm circles, knee lifts, shoulder rolls, butt kicks...).</w:t>
            </w:r>
          </w:p>
          <w:p w14:paraId="0B8BF87A" w14:textId="77777777" w:rsidR="008146DF" w:rsidRDefault="008146DF" w:rsidP="00E31452">
            <w:pPr>
              <w:rPr>
                <w:rFonts w:ascii="Arial Narrow" w:hAnsi="Arial Narrow"/>
                <w:sz w:val="24"/>
              </w:rPr>
            </w:pPr>
          </w:p>
        </w:tc>
        <w:tc>
          <w:tcPr>
            <w:tcW w:w="3510" w:type="dxa"/>
          </w:tcPr>
          <w:p w14:paraId="13C80D5C" w14:textId="77777777" w:rsidR="008146DF" w:rsidRDefault="008146DF" w:rsidP="00E31452">
            <w:pPr>
              <w:rPr>
                <w:rFonts w:ascii="Arial Narrow" w:hAnsi="Arial Narrow"/>
                <w:sz w:val="24"/>
              </w:rPr>
            </w:pPr>
            <w:r>
              <w:rPr>
                <w:rFonts w:ascii="Arial Narrow" w:hAnsi="Arial Narrow"/>
                <w:sz w:val="24"/>
              </w:rPr>
              <w:t>W</w:t>
            </w:r>
            <w:r w:rsidRPr="006F2A79">
              <w:rPr>
                <w:rFonts w:ascii="Arial Narrow" w:hAnsi="Arial Narrow"/>
                <w:sz w:val="24"/>
              </w:rPr>
              <w:t>orkout</w:t>
            </w:r>
            <w:r>
              <w:rPr>
                <w:rFonts w:ascii="Arial Narrow" w:hAnsi="Arial Narrow"/>
                <w:sz w:val="24"/>
              </w:rPr>
              <w:t>/activity</w:t>
            </w:r>
            <w:r w:rsidRPr="006F2A79">
              <w:rPr>
                <w:rFonts w:ascii="Arial Narrow" w:hAnsi="Arial Narrow"/>
                <w:sz w:val="24"/>
              </w:rPr>
              <w:t xml:space="preserve"> specific movements and mobility exercises</w:t>
            </w:r>
            <w:r>
              <w:rPr>
                <w:rFonts w:ascii="Arial Narrow" w:hAnsi="Arial Narrow"/>
                <w:sz w:val="24"/>
              </w:rPr>
              <w:t xml:space="preserve"> to ensure preparation and proper movement patterns. </w:t>
            </w:r>
            <w:r w:rsidRPr="006F2A79">
              <w:rPr>
                <w:rFonts w:ascii="Arial Narrow" w:hAnsi="Arial Narrow"/>
                <w:sz w:val="24"/>
              </w:rPr>
              <w:t>(warm-up sets</w:t>
            </w:r>
            <w:r>
              <w:rPr>
                <w:rFonts w:ascii="Arial Narrow" w:hAnsi="Arial Narrow"/>
                <w:sz w:val="24"/>
              </w:rPr>
              <w:t xml:space="preserve">, </w:t>
            </w:r>
          </w:p>
          <w:p w14:paraId="7CB52CE5" w14:textId="77777777" w:rsidR="008146DF" w:rsidRPr="008D5E85" w:rsidRDefault="008146DF" w:rsidP="00E31452">
            <w:pPr>
              <w:rPr>
                <w:rFonts w:ascii="Arial Narrow" w:hAnsi="Arial Narrow"/>
                <w:sz w:val="24"/>
              </w:rPr>
            </w:pPr>
            <w:r w:rsidRPr="006F2A79">
              <w:rPr>
                <w:rFonts w:ascii="Arial Narrow" w:hAnsi="Arial Narrow"/>
                <w:sz w:val="24"/>
              </w:rPr>
              <w:t>squats, push-ups, plank, inchworm</w:t>
            </w:r>
            <w:r>
              <w:rPr>
                <w:rFonts w:ascii="Arial Narrow" w:hAnsi="Arial Narrow"/>
                <w:sz w:val="24"/>
              </w:rPr>
              <w:t xml:space="preserve">) </w:t>
            </w:r>
            <w:r w:rsidRPr="006F2A79">
              <w:rPr>
                <w:rFonts w:ascii="Arial Narrow" w:hAnsi="Arial Narrow"/>
                <w:sz w:val="24"/>
              </w:rPr>
              <w:t>Sport</w:t>
            </w:r>
            <w:r>
              <w:rPr>
                <w:rFonts w:ascii="Arial Narrow" w:hAnsi="Arial Narrow"/>
                <w:sz w:val="24"/>
              </w:rPr>
              <w:t xml:space="preserve"> Specific movement</w:t>
            </w:r>
            <w:r w:rsidRPr="006F2A79">
              <w:rPr>
                <w:rFonts w:ascii="Arial Narrow" w:hAnsi="Arial Narrow"/>
                <w:sz w:val="24"/>
              </w:rPr>
              <w:t xml:space="preserve">s: serves, passes, shots, </w:t>
            </w:r>
            <w:r>
              <w:rPr>
                <w:rFonts w:ascii="Arial Narrow" w:hAnsi="Arial Narrow"/>
                <w:sz w:val="24"/>
              </w:rPr>
              <w:t>s</w:t>
            </w:r>
            <w:r w:rsidRPr="006F2A79">
              <w:rPr>
                <w:rFonts w:ascii="Arial Narrow" w:hAnsi="Arial Narrow"/>
                <w:sz w:val="24"/>
              </w:rPr>
              <w:t>wings</w:t>
            </w:r>
            <w:r>
              <w:rPr>
                <w:rFonts w:ascii="Arial Narrow" w:hAnsi="Arial Narrow"/>
                <w:sz w:val="24"/>
              </w:rPr>
              <w:t>, kicks.</w:t>
            </w:r>
          </w:p>
          <w:p w14:paraId="4D883DC5" w14:textId="77777777" w:rsidR="008146DF" w:rsidRDefault="008146DF" w:rsidP="00E31452">
            <w:pPr>
              <w:rPr>
                <w:rFonts w:ascii="Arial Narrow" w:hAnsi="Arial Narrow"/>
                <w:sz w:val="24"/>
              </w:rPr>
            </w:pPr>
          </w:p>
        </w:tc>
      </w:tr>
    </w:tbl>
    <w:p w14:paraId="3E02F3C7" w14:textId="77777777" w:rsidR="008146DF" w:rsidRDefault="008146DF" w:rsidP="008146DF">
      <w:pPr>
        <w:rPr>
          <w:rFonts w:ascii="Arial Narrow" w:hAnsi="Arial Narrow"/>
          <w:sz w:val="24"/>
        </w:rPr>
      </w:pPr>
    </w:p>
    <w:p w14:paraId="124EF323" w14:textId="77777777" w:rsidR="008146DF" w:rsidRDefault="008146DF" w:rsidP="008146DF">
      <w:pPr>
        <w:rPr>
          <w:rFonts w:ascii="Arial Narrow" w:hAnsi="Arial Narrow"/>
          <w:sz w:val="24"/>
        </w:rPr>
      </w:pPr>
      <w:r>
        <w:rPr>
          <w:rFonts w:ascii="Arial Narrow" w:hAnsi="Arial Narrow"/>
          <w:sz w:val="24"/>
        </w:rPr>
        <w:t xml:space="preserve">The following chart identifies exercise options for each component of the warm-up. When designing a warm-up, select exercises and movements specific to the activity to follow. The exercises and stretches used should be selected to warm-up the muscles and joints that will be challenged in the workout and to emulate the movements that will be performed. </w:t>
      </w:r>
    </w:p>
    <w:p w14:paraId="79D23105" w14:textId="77777777" w:rsidR="008146DF" w:rsidRDefault="008146DF" w:rsidP="008146DF"/>
    <w:tbl>
      <w:tblPr>
        <w:tblStyle w:val="TableGrid"/>
        <w:tblW w:w="0" w:type="auto"/>
        <w:tblLook w:val="04A0" w:firstRow="1" w:lastRow="0" w:firstColumn="1" w:lastColumn="0" w:noHBand="0" w:noVBand="1"/>
      </w:tblPr>
      <w:tblGrid>
        <w:gridCol w:w="3746"/>
        <w:gridCol w:w="1753"/>
        <w:gridCol w:w="1670"/>
        <w:gridCol w:w="3359"/>
      </w:tblGrid>
      <w:tr w:rsidR="008146DF" w14:paraId="5CB08B56" w14:textId="77777777" w:rsidTr="00E31452">
        <w:tc>
          <w:tcPr>
            <w:tcW w:w="10528" w:type="dxa"/>
            <w:gridSpan w:val="4"/>
          </w:tcPr>
          <w:p w14:paraId="0FAF8C93" w14:textId="77777777" w:rsidR="008146DF" w:rsidRPr="000472CD" w:rsidRDefault="008146DF" w:rsidP="00E31452">
            <w:pPr>
              <w:jc w:val="center"/>
              <w:rPr>
                <w:rFonts w:ascii="Arial Narrow" w:hAnsi="Arial Narrow" w:cs="Tahoma"/>
                <w:sz w:val="24"/>
              </w:rPr>
            </w:pPr>
            <w:r w:rsidRPr="00B20B9D">
              <w:rPr>
                <w:rFonts w:ascii="Tahoma" w:hAnsi="Tahoma" w:cs="Tahoma"/>
                <w:b/>
                <w:color w:val="FF0000"/>
                <w:sz w:val="24"/>
              </w:rPr>
              <w:t xml:space="preserve">Thermal Warm-Up Options (2-5 Minutes) </w:t>
            </w:r>
          </w:p>
        </w:tc>
      </w:tr>
      <w:tr w:rsidR="008146DF" w14:paraId="4115546F" w14:textId="77777777" w:rsidTr="00E31452">
        <w:tc>
          <w:tcPr>
            <w:tcW w:w="10528" w:type="dxa"/>
            <w:gridSpan w:val="4"/>
          </w:tcPr>
          <w:p w14:paraId="7BDE5B53" w14:textId="77777777" w:rsidR="008146DF" w:rsidRDefault="008146DF" w:rsidP="00E31452">
            <w:pPr>
              <w:jc w:val="center"/>
              <w:rPr>
                <w:rFonts w:ascii="Arial Narrow" w:hAnsi="Arial Narrow" w:cs="Tahoma"/>
                <w:sz w:val="24"/>
              </w:rPr>
            </w:pPr>
            <w:r w:rsidRPr="000472CD">
              <w:rPr>
                <w:rFonts w:ascii="Arial Narrow" w:hAnsi="Arial Narrow" w:cs="Tahoma"/>
                <w:sz w:val="24"/>
              </w:rPr>
              <w:t>Walking, Jogging</w:t>
            </w:r>
            <w:r>
              <w:rPr>
                <w:rFonts w:ascii="Arial Narrow" w:hAnsi="Arial Narrow" w:cs="Tahoma"/>
                <w:sz w:val="24"/>
              </w:rPr>
              <w:t xml:space="preserve">, Skipping, Stairs </w:t>
            </w:r>
          </w:p>
          <w:p w14:paraId="1C626D60" w14:textId="77777777" w:rsidR="008146DF" w:rsidRDefault="008146DF" w:rsidP="00E31452">
            <w:pPr>
              <w:jc w:val="center"/>
              <w:rPr>
                <w:rFonts w:ascii="Arial Narrow" w:hAnsi="Arial Narrow" w:cs="Tahoma"/>
                <w:sz w:val="24"/>
              </w:rPr>
            </w:pPr>
            <w:r>
              <w:rPr>
                <w:rFonts w:ascii="Arial Narrow" w:hAnsi="Arial Narrow" w:cs="Tahoma"/>
                <w:sz w:val="24"/>
              </w:rPr>
              <w:t xml:space="preserve">Rowing, Elliptical, Stair Master, Biking, swimming   </w:t>
            </w:r>
          </w:p>
          <w:p w14:paraId="070AB6D9" w14:textId="77777777" w:rsidR="008146DF" w:rsidRPr="000472CD" w:rsidRDefault="008146DF" w:rsidP="00E31452">
            <w:pPr>
              <w:jc w:val="center"/>
              <w:rPr>
                <w:rFonts w:ascii="Arial Narrow" w:hAnsi="Arial Narrow" w:cs="Tahoma"/>
                <w:sz w:val="24"/>
              </w:rPr>
            </w:pPr>
            <w:r>
              <w:rPr>
                <w:rFonts w:ascii="Arial Narrow" w:hAnsi="Arial Narrow" w:cs="Tahoma"/>
                <w:sz w:val="24"/>
              </w:rPr>
              <w:t xml:space="preserve">Side Shuffles, Butt Kicks, Knee Lifts, Front Kicks </w:t>
            </w:r>
          </w:p>
        </w:tc>
      </w:tr>
      <w:tr w:rsidR="008146DF" w14:paraId="4BAECE13" w14:textId="77777777" w:rsidTr="00E31452">
        <w:tc>
          <w:tcPr>
            <w:tcW w:w="10528" w:type="dxa"/>
            <w:gridSpan w:val="4"/>
          </w:tcPr>
          <w:p w14:paraId="6A55099A" w14:textId="77777777" w:rsidR="008146DF" w:rsidRPr="00B20B9D" w:rsidRDefault="008146DF" w:rsidP="00E31452">
            <w:pPr>
              <w:jc w:val="center"/>
              <w:rPr>
                <w:rFonts w:ascii="Tahoma" w:hAnsi="Tahoma" w:cs="Tahoma"/>
                <w:b/>
                <w:color w:val="0070C0"/>
                <w:sz w:val="24"/>
              </w:rPr>
            </w:pPr>
            <w:r w:rsidRPr="00B20B9D">
              <w:rPr>
                <w:rFonts w:ascii="Tahoma" w:hAnsi="Tahoma" w:cs="Tahoma"/>
                <w:b/>
                <w:color w:val="0070C0"/>
                <w:sz w:val="24"/>
              </w:rPr>
              <w:t xml:space="preserve">Range of Motion Movements / General Joint Preparation (2-5 minutes) </w:t>
            </w:r>
          </w:p>
          <w:p w14:paraId="5B5E4CA2" w14:textId="77777777" w:rsidR="008146DF" w:rsidRPr="00B20B9D" w:rsidRDefault="008146DF" w:rsidP="00E31452">
            <w:pPr>
              <w:jc w:val="center"/>
              <w:rPr>
                <w:rFonts w:ascii="Tahoma" w:hAnsi="Tahoma" w:cs="Tahoma"/>
                <w:b/>
                <w:color w:val="0070C0"/>
                <w:sz w:val="24"/>
              </w:rPr>
            </w:pPr>
            <w:r w:rsidRPr="00B20B9D">
              <w:rPr>
                <w:rFonts w:ascii="Tahoma" w:hAnsi="Tahoma" w:cs="Tahoma"/>
                <w:b/>
                <w:color w:val="0070C0"/>
                <w:sz w:val="24"/>
              </w:rPr>
              <w:t xml:space="preserve">3-5 reps / exercise - Focus on joints that will be used in the workout </w:t>
            </w:r>
          </w:p>
        </w:tc>
      </w:tr>
      <w:tr w:rsidR="008146DF" w14:paraId="7034577A" w14:textId="77777777" w:rsidTr="00E31452">
        <w:tc>
          <w:tcPr>
            <w:tcW w:w="10528" w:type="dxa"/>
            <w:gridSpan w:val="4"/>
          </w:tcPr>
          <w:p w14:paraId="0C2485F9" w14:textId="77777777" w:rsidR="008146DF" w:rsidRDefault="008146DF" w:rsidP="00E31452">
            <w:pPr>
              <w:jc w:val="center"/>
              <w:rPr>
                <w:rFonts w:ascii="Tahoma" w:hAnsi="Tahoma" w:cs="Tahoma"/>
                <w:b/>
                <w:sz w:val="24"/>
              </w:rPr>
            </w:pPr>
            <w:r>
              <w:rPr>
                <w:rFonts w:ascii="Tahoma" w:hAnsi="Tahoma" w:cs="Tahoma"/>
                <w:b/>
                <w:sz w:val="24"/>
              </w:rPr>
              <w:t>Neck</w:t>
            </w:r>
          </w:p>
        </w:tc>
      </w:tr>
      <w:tr w:rsidR="008146DF" w14:paraId="6B05DD65" w14:textId="77777777" w:rsidTr="00E31452">
        <w:tc>
          <w:tcPr>
            <w:tcW w:w="3746" w:type="dxa"/>
          </w:tcPr>
          <w:p w14:paraId="230CE21A" w14:textId="77777777" w:rsidR="008146DF" w:rsidRDefault="008146DF" w:rsidP="00E31452">
            <w:pPr>
              <w:jc w:val="center"/>
              <w:rPr>
                <w:rFonts w:ascii="Tahoma" w:hAnsi="Tahoma" w:cs="Tahoma"/>
                <w:b/>
                <w:sz w:val="24"/>
              </w:rPr>
            </w:pPr>
            <w:r>
              <w:rPr>
                <w:rFonts w:ascii="Tahoma" w:hAnsi="Tahoma" w:cs="Tahoma"/>
                <w:b/>
                <w:sz w:val="24"/>
              </w:rPr>
              <w:t>Flexion / Extension</w:t>
            </w:r>
          </w:p>
          <w:p w14:paraId="404ABFCF" w14:textId="77777777" w:rsidR="008146DF" w:rsidRDefault="008146DF" w:rsidP="00E31452">
            <w:pPr>
              <w:jc w:val="center"/>
              <w:rPr>
                <w:rFonts w:ascii="Tahoma" w:hAnsi="Tahoma" w:cs="Tahoma"/>
                <w:b/>
                <w:sz w:val="24"/>
              </w:rPr>
            </w:pPr>
            <w:r>
              <w:rPr>
                <w:noProof/>
              </w:rPr>
              <w:drawing>
                <wp:inline distT="0" distB="0" distL="0" distR="0" wp14:anchorId="3C386F20" wp14:editId="5C0BE25C">
                  <wp:extent cx="1225724" cy="821055"/>
                  <wp:effectExtent l="0" t="0" r="0" b="0"/>
                  <wp:docPr id="490" name="Picture 490" descr="Neck-Flexion-Extension-272x182.png (272×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eck-Flexion-Extension-272x182.png (272×182)"/>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1239597" cy="830348"/>
                          </a:xfrm>
                          <a:prstGeom prst="rect">
                            <a:avLst/>
                          </a:prstGeom>
                          <a:noFill/>
                          <a:ln>
                            <a:noFill/>
                          </a:ln>
                        </pic:spPr>
                      </pic:pic>
                    </a:graphicData>
                  </a:graphic>
                </wp:inline>
              </w:drawing>
            </w:r>
          </w:p>
        </w:tc>
        <w:tc>
          <w:tcPr>
            <w:tcW w:w="3423" w:type="dxa"/>
            <w:gridSpan w:val="2"/>
          </w:tcPr>
          <w:p w14:paraId="0EAD432A" w14:textId="77777777" w:rsidR="008146DF" w:rsidRDefault="008146DF" w:rsidP="00E31452">
            <w:pPr>
              <w:jc w:val="center"/>
              <w:rPr>
                <w:rFonts w:ascii="Tahoma" w:hAnsi="Tahoma" w:cs="Tahoma"/>
                <w:b/>
                <w:sz w:val="24"/>
              </w:rPr>
            </w:pPr>
            <w:r>
              <w:rPr>
                <w:rFonts w:ascii="Tahoma" w:hAnsi="Tahoma" w:cs="Tahoma"/>
                <w:b/>
                <w:sz w:val="24"/>
              </w:rPr>
              <w:t>Lateral Flexion</w:t>
            </w:r>
          </w:p>
          <w:p w14:paraId="27F6695E" w14:textId="77777777" w:rsidR="008146DF" w:rsidRDefault="008146DF" w:rsidP="00E31452">
            <w:pPr>
              <w:jc w:val="center"/>
              <w:rPr>
                <w:rFonts w:ascii="Tahoma" w:hAnsi="Tahoma" w:cs="Tahoma"/>
                <w:b/>
                <w:sz w:val="24"/>
              </w:rPr>
            </w:pPr>
            <w:r>
              <w:rPr>
                <w:noProof/>
              </w:rPr>
              <w:drawing>
                <wp:inline distT="0" distB="0" distL="0" distR="0" wp14:anchorId="4EF7C50E" wp14:editId="124F7791">
                  <wp:extent cx="547193" cy="660188"/>
                  <wp:effectExtent l="0" t="0" r="5715"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5" cstate="print">
                            <a:extLst>
                              <a:ext uri="{28A0092B-C50C-407E-A947-70E740481C1C}">
                                <a14:useLocalDpi xmlns:a14="http://schemas.microsoft.com/office/drawing/2010/main" val="0"/>
                              </a:ext>
                            </a:extLst>
                          </a:blip>
                          <a:srcRect/>
                          <a:stretch>
                            <a:fillRect/>
                          </a:stretch>
                        </pic:blipFill>
                        <pic:spPr bwMode="auto">
                          <a:xfrm>
                            <a:off x="0" y="0"/>
                            <a:ext cx="552372" cy="666437"/>
                          </a:xfrm>
                          <a:prstGeom prst="rect">
                            <a:avLst/>
                          </a:prstGeom>
                          <a:noFill/>
                          <a:ln>
                            <a:noFill/>
                          </a:ln>
                        </pic:spPr>
                      </pic:pic>
                    </a:graphicData>
                  </a:graphic>
                </wp:inline>
              </w:drawing>
            </w:r>
          </w:p>
        </w:tc>
        <w:tc>
          <w:tcPr>
            <w:tcW w:w="3359" w:type="dxa"/>
          </w:tcPr>
          <w:p w14:paraId="3334FD16" w14:textId="77777777" w:rsidR="008146DF" w:rsidRDefault="008146DF" w:rsidP="00E31452">
            <w:pPr>
              <w:jc w:val="center"/>
              <w:rPr>
                <w:rFonts w:ascii="Tahoma" w:hAnsi="Tahoma" w:cs="Tahoma"/>
                <w:b/>
                <w:sz w:val="24"/>
              </w:rPr>
            </w:pPr>
            <w:r>
              <w:rPr>
                <w:rFonts w:ascii="Tahoma" w:hAnsi="Tahoma" w:cs="Tahoma"/>
                <w:b/>
                <w:sz w:val="24"/>
              </w:rPr>
              <w:t>Lateral Rotation</w:t>
            </w:r>
          </w:p>
          <w:p w14:paraId="12DE08D7" w14:textId="77777777" w:rsidR="008146DF" w:rsidRDefault="008146DF" w:rsidP="00E31452">
            <w:pPr>
              <w:jc w:val="center"/>
              <w:rPr>
                <w:rFonts w:ascii="Tahoma" w:hAnsi="Tahoma" w:cs="Tahoma"/>
                <w:b/>
                <w:sz w:val="24"/>
              </w:rPr>
            </w:pPr>
            <w:r>
              <w:rPr>
                <w:noProof/>
              </w:rPr>
              <w:drawing>
                <wp:inline distT="0" distB="0" distL="0" distR="0" wp14:anchorId="0DAAA21D" wp14:editId="6619DAFF">
                  <wp:extent cx="551180" cy="643132"/>
                  <wp:effectExtent l="0" t="0" r="127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6" cstate="print">
                            <a:extLst>
                              <a:ext uri="{28A0092B-C50C-407E-A947-70E740481C1C}">
                                <a14:useLocalDpi xmlns:a14="http://schemas.microsoft.com/office/drawing/2010/main" val="0"/>
                              </a:ext>
                            </a:extLst>
                          </a:blip>
                          <a:srcRect/>
                          <a:stretch>
                            <a:fillRect/>
                          </a:stretch>
                        </pic:blipFill>
                        <pic:spPr bwMode="auto">
                          <a:xfrm>
                            <a:off x="0" y="0"/>
                            <a:ext cx="563785" cy="657840"/>
                          </a:xfrm>
                          <a:prstGeom prst="rect">
                            <a:avLst/>
                          </a:prstGeom>
                          <a:noFill/>
                          <a:ln>
                            <a:noFill/>
                          </a:ln>
                        </pic:spPr>
                      </pic:pic>
                    </a:graphicData>
                  </a:graphic>
                </wp:inline>
              </w:drawing>
            </w:r>
          </w:p>
        </w:tc>
      </w:tr>
      <w:tr w:rsidR="008146DF" w14:paraId="5DCFDD9D" w14:textId="77777777" w:rsidTr="00E31452">
        <w:tc>
          <w:tcPr>
            <w:tcW w:w="10528" w:type="dxa"/>
            <w:gridSpan w:val="4"/>
          </w:tcPr>
          <w:p w14:paraId="5B0B5BDC" w14:textId="77777777" w:rsidR="008146DF" w:rsidRDefault="008146DF" w:rsidP="00E31452">
            <w:pPr>
              <w:jc w:val="center"/>
              <w:rPr>
                <w:rFonts w:ascii="Tahoma" w:hAnsi="Tahoma" w:cs="Tahoma"/>
                <w:b/>
                <w:sz w:val="24"/>
              </w:rPr>
            </w:pPr>
            <w:r>
              <w:rPr>
                <w:rFonts w:ascii="Tahoma" w:hAnsi="Tahoma" w:cs="Tahoma"/>
                <w:b/>
                <w:sz w:val="24"/>
              </w:rPr>
              <w:t>Scapula (shoulder blades)</w:t>
            </w:r>
          </w:p>
        </w:tc>
      </w:tr>
      <w:tr w:rsidR="008146DF" w14:paraId="46A14389" w14:textId="77777777" w:rsidTr="00E31452">
        <w:tc>
          <w:tcPr>
            <w:tcW w:w="5499" w:type="dxa"/>
            <w:gridSpan w:val="2"/>
          </w:tcPr>
          <w:p w14:paraId="0A75AFF2" w14:textId="77777777" w:rsidR="008146DF" w:rsidRDefault="008146DF" w:rsidP="00E31452">
            <w:pPr>
              <w:jc w:val="center"/>
              <w:rPr>
                <w:rFonts w:ascii="Tahoma" w:hAnsi="Tahoma" w:cs="Tahoma"/>
                <w:b/>
                <w:sz w:val="24"/>
              </w:rPr>
            </w:pPr>
            <w:r>
              <w:rPr>
                <w:rFonts w:ascii="Tahoma" w:hAnsi="Tahoma" w:cs="Tahoma"/>
                <w:b/>
                <w:sz w:val="24"/>
              </w:rPr>
              <w:t>Elevation (shrug) / Depression (lower)</w:t>
            </w:r>
          </w:p>
          <w:p w14:paraId="5FEB9D92" w14:textId="77777777" w:rsidR="008146DF" w:rsidRDefault="008146DF" w:rsidP="00E31452">
            <w:pPr>
              <w:jc w:val="center"/>
              <w:rPr>
                <w:rFonts w:ascii="Tahoma" w:hAnsi="Tahoma" w:cs="Tahoma"/>
                <w:b/>
                <w:sz w:val="24"/>
              </w:rPr>
            </w:pPr>
            <w:r>
              <w:rPr>
                <w:rFonts w:ascii="Tahoma" w:hAnsi="Tahoma" w:cs="Tahoma"/>
                <w:b/>
                <w:sz w:val="24"/>
              </w:rPr>
              <w:t xml:space="preserve">Both directions </w:t>
            </w:r>
          </w:p>
        </w:tc>
        <w:tc>
          <w:tcPr>
            <w:tcW w:w="5029" w:type="dxa"/>
            <w:gridSpan w:val="2"/>
          </w:tcPr>
          <w:p w14:paraId="6D08CEE4" w14:textId="77777777" w:rsidR="008146DF" w:rsidRDefault="008146DF" w:rsidP="00E31452">
            <w:pPr>
              <w:jc w:val="center"/>
              <w:rPr>
                <w:rFonts w:ascii="Tahoma" w:hAnsi="Tahoma" w:cs="Tahoma"/>
                <w:b/>
                <w:sz w:val="24"/>
              </w:rPr>
            </w:pPr>
            <w:r>
              <w:rPr>
                <w:rFonts w:ascii="Tahoma" w:hAnsi="Tahoma" w:cs="Tahoma"/>
                <w:b/>
                <w:sz w:val="24"/>
              </w:rPr>
              <w:t>Protraction (Open)</w:t>
            </w:r>
          </w:p>
          <w:p w14:paraId="05F5ED67" w14:textId="77777777" w:rsidR="008146DF" w:rsidRDefault="008146DF" w:rsidP="00E31452">
            <w:pPr>
              <w:jc w:val="center"/>
              <w:rPr>
                <w:rFonts w:ascii="Tahoma" w:hAnsi="Tahoma" w:cs="Tahoma"/>
                <w:b/>
                <w:sz w:val="24"/>
              </w:rPr>
            </w:pPr>
            <w:r>
              <w:rPr>
                <w:rFonts w:ascii="Tahoma" w:hAnsi="Tahoma" w:cs="Tahoma"/>
                <w:b/>
                <w:sz w:val="24"/>
              </w:rPr>
              <w:t>Retraction (Close – squeeze together)</w:t>
            </w:r>
          </w:p>
        </w:tc>
      </w:tr>
      <w:tr w:rsidR="008146DF" w14:paraId="184543C2" w14:textId="77777777" w:rsidTr="00E31452">
        <w:tc>
          <w:tcPr>
            <w:tcW w:w="5499" w:type="dxa"/>
            <w:gridSpan w:val="2"/>
          </w:tcPr>
          <w:p w14:paraId="33A8C4AC" w14:textId="77777777" w:rsidR="008146DF" w:rsidRDefault="008146DF" w:rsidP="00E31452">
            <w:pPr>
              <w:jc w:val="center"/>
              <w:rPr>
                <w:rFonts w:ascii="Tahoma" w:hAnsi="Tahoma" w:cs="Tahoma"/>
                <w:b/>
                <w:sz w:val="24"/>
              </w:rPr>
            </w:pPr>
            <w:r>
              <w:rPr>
                <w:noProof/>
              </w:rPr>
              <w:drawing>
                <wp:inline distT="0" distB="0" distL="0" distR="0" wp14:anchorId="08F345C7" wp14:editId="77C88E4C">
                  <wp:extent cx="803086" cy="880745"/>
                  <wp:effectExtent l="0" t="0" r="0" b="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7" cstate="print">
                            <a:extLst>
                              <a:ext uri="{28A0092B-C50C-407E-A947-70E740481C1C}">
                                <a14:useLocalDpi xmlns:a14="http://schemas.microsoft.com/office/drawing/2010/main" val="0"/>
                              </a:ext>
                            </a:extLst>
                          </a:blip>
                          <a:srcRect/>
                          <a:stretch>
                            <a:fillRect/>
                          </a:stretch>
                        </pic:blipFill>
                        <pic:spPr bwMode="auto">
                          <a:xfrm>
                            <a:off x="0" y="0"/>
                            <a:ext cx="808020" cy="886156"/>
                          </a:xfrm>
                          <a:prstGeom prst="rect">
                            <a:avLst/>
                          </a:prstGeom>
                          <a:noFill/>
                          <a:ln>
                            <a:noFill/>
                          </a:ln>
                        </pic:spPr>
                      </pic:pic>
                    </a:graphicData>
                  </a:graphic>
                </wp:inline>
              </w:drawing>
            </w:r>
          </w:p>
        </w:tc>
        <w:tc>
          <w:tcPr>
            <w:tcW w:w="5029" w:type="dxa"/>
            <w:gridSpan w:val="2"/>
          </w:tcPr>
          <w:p w14:paraId="6C8DD585" w14:textId="77777777" w:rsidR="008146DF" w:rsidRDefault="008146DF" w:rsidP="00E31452">
            <w:pPr>
              <w:jc w:val="center"/>
              <w:rPr>
                <w:rFonts w:ascii="Tahoma" w:hAnsi="Tahoma" w:cs="Tahoma"/>
                <w:b/>
                <w:sz w:val="24"/>
              </w:rPr>
            </w:pPr>
            <w:r>
              <w:rPr>
                <w:noProof/>
              </w:rPr>
              <w:drawing>
                <wp:inline distT="0" distB="0" distL="0" distR="0" wp14:anchorId="640803DA" wp14:editId="2288A0FB">
                  <wp:extent cx="1515745" cy="846455"/>
                  <wp:effectExtent l="0" t="0" r="8255" b="0"/>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bwMode="auto">
                          <a:xfrm>
                            <a:off x="0" y="0"/>
                            <a:ext cx="1515745" cy="846455"/>
                          </a:xfrm>
                          <a:prstGeom prst="rect">
                            <a:avLst/>
                          </a:prstGeom>
                          <a:noFill/>
                          <a:ln>
                            <a:noFill/>
                          </a:ln>
                        </pic:spPr>
                      </pic:pic>
                    </a:graphicData>
                  </a:graphic>
                </wp:inline>
              </w:drawing>
            </w:r>
          </w:p>
        </w:tc>
      </w:tr>
    </w:tbl>
    <w:p w14:paraId="34452771" w14:textId="77777777" w:rsidR="008146DF" w:rsidRDefault="008146DF" w:rsidP="008146DF">
      <w:r>
        <w:br w:type="page"/>
      </w:r>
    </w:p>
    <w:tbl>
      <w:tblPr>
        <w:tblStyle w:val="TableGrid"/>
        <w:tblW w:w="0" w:type="auto"/>
        <w:tblLook w:val="04A0" w:firstRow="1" w:lastRow="0" w:firstColumn="1" w:lastColumn="0" w:noHBand="0" w:noVBand="1"/>
      </w:tblPr>
      <w:tblGrid>
        <w:gridCol w:w="2331"/>
        <w:gridCol w:w="301"/>
        <w:gridCol w:w="608"/>
        <w:gridCol w:w="575"/>
        <w:gridCol w:w="659"/>
        <w:gridCol w:w="790"/>
        <w:gridCol w:w="799"/>
        <w:gridCol w:w="109"/>
        <w:gridCol w:w="466"/>
        <w:gridCol w:w="707"/>
        <w:gridCol w:w="551"/>
        <w:gridCol w:w="466"/>
        <w:gridCol w:w="216"/>
        <w:gridCol w:w="1950"/>
      </w:tblGrid>
      <w:tr w:rsidR="008146DF" w14:paraId="13065526" w14:textId="77777777" w:rsidTr="00E31452">
        <w:tc>
          <w:tcPr>
            <w:tcW w:w="10528" w:type="dxa"/>
            <w:gridSpan w:val="14"/>
          </w:tcPr>
          <w:p w14:paraId="5C06FC35" w14:textId="77777777" w:rsidR="008146DF" w:rsidRDefault="008146DF" w:rsidP="00E31452">
            <w:pPr>
              <w:jc w:val="center"/>
              <w:rPr>
                <w:rFonts w:ascii="Tahoma" w:hAnsi="Tahoma" w:cs="Tahoma"/>
                <w:b/>
                <w:sz w:val="24"/>
              </w:rPr>
            </w:pPr>
            <w:r>
              <w:rPr>
                <w:rFonts w:ascii="Tahoma" w:hAnsi="Tahoma" w:cs="Tahoma"/>
                <w:b/>
                <w:sz w:val="24"/>
              </w:rPr>
              <w:lastRenderedPageBreak/>
              <w:t>Shoulders and Elbows</w:t>
            </w:r>
          </w:p>
        </w:tc>
      </w:tr>
      <w:tr w:rsidR="008146DF" w14:paraId="763FF6F1" w14:textId="77777777" w:rsidTr="00E31452">
        <w:trPr>
          <w:trHeight w:val="2397"/>
        </w:trPr>
        <w:tc>
          <w:tcPr>
            <w:tcW w:w="3815" w:type="dxa"/>
            <w:gridSpan w:val="4"/>
          </w:tcPr>
          <w:p w14:paraId="74FD48C0" w14:textId="77777777" w:rsidR="008146DF" w:rsidRPr="001B785E" w:rsidRDefault="008146DF" w:rsidP="00E31452">
            <w:pPr>
              <w:jc w:val="center"/>
              <w:rPr>
                <w:rFonts w:ascii="Arial Narrow" w:hAnsi="Arial Narrow" w:cs="Tahoma"/>
                <w:b/>
                <w:sz w:val="24"/>
              </w:rPr>
            </w:pPr>
            <w:r w:rsidRPr="001B785E">
              <w:rPr>
                <w:rFonts w:ascii="Arial Narrow" w:hAnsi="Arial Narrow" w:cs="Tahoma"/>
                <w:b/>
                <w:sz w:val="24"/>
              </w:rPr>
              <w:t>Flexion / Extension</w:t>
            </w:r>
          </w:p>
          <w:p w14:paraId="33DCE590" w14:textId="77777777" w:rsidR="008146DF" w:rsidRPr="001B785E" w:rsidRDefault="008146DF" w:rsidP="00E31452">
            <w:pPr>
              <w:jc w:val="center"/>
              <w:rPr>
                <w:rFonts w:ascii="Arial Narrow" w:hAnsi="Arial Narrow" w:cs="Tahoma"/>
                <w:b/>
                <w:sz w:val="24"/>
              </w:rPr>
            </w:pPr>
            <w:r w:rsidRPr="001B785E">
              <w:rPr>
                <w:rFonts w:ascii="Arial Narrow" w:hAnsi="Arial Narrow"/>
                <w:noProof/>
              </w:rPr>
              <w:drawing>
                <wp:inline distT="0" distB="0" distL="0" distR="0" wp14:anchorId="6E948E67" wp14:editId="542801B9">
                  <wp:extent cx="1849552" cy="1154257"/>
                  <wp:effectExtent l="0" t="0" r="0" b="8255"/>
                  <wp:docPr id="491" name="Picture 491" descr="shouldermov.jpg (369×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houldermov.jpg (369×230)"/>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bwMode="auto">
                          <a:xfrm>
                            <a:off x="0" y="0"/>
                            <a:ext cx="1927645" cy="1202993"/>
                          </a:xfrm>
                          <a:prstGeom prst="rect">
                            <a:avLst/>
                          </a:prstGeom>
                          <a:noFill/>
                          <a:ln>
                            <a:noFill/>
                          </a:ln>
                        </pic:spPr>
                      </pic:pic>
                    </a:graphicData>
                  </a:graphic>
                </wp:inline>
              </w:drawing>
            </w:r>
          </w:p>
        </w:tc>
        <w:tc>
          <w:tcPr>
            <w:tcW w:w="2357" w:type="dxa"/>
            <w:gridSpan w:val="4"/>
          </w:tcPr>
          <w:p w14:paraId="3C5F89DF" w14:textId="77777777" w:rsidR="008146DF" w:rsidRPr="001B785E" w:rsidRDefault="008146DF" w:rsidP="00E31452">
            <w:pPr>
              <w:jc w:val="center"/>
              <w:rPr>
                <w:rFonts w:ascii="Arial Narrow" w:hAnsi="Arial Narrow" w:cs="Tahoma"/>
                <w:b/>
                <w:sz w:val="24"/>
              </w:rPr>
            </w:pPr>
            <w:r w:rsidRPr="001B785E">
              <w:rPr>
                <w:rFonts w:ascii="Arial Narrow" w:hAnsi="Arial Narrow" w:cs="Tahoma"/>
                <w:b/>
                <w:sz w:val="24"/>
              </w:rPr>
              <w:t>Internal / External Rotation</w:t>
            </w:r>
          </w:p>
          <w:p w14:paraId="38391192" w14:textId="77777777" w:rsidR="008146DF" w:rsidRPr="001B785E" w:rsidRDefault="008146DF" w:rsidP="00E31452">
            <w:pPr>
              <w:jc w:val="center"/>
              <w:rPr>
                <w:rFonts w:ascii="Arial Narrow" w:hAnsi="Arial Narrow" w:cs="Tahoma"/>
                <w:b/>
                <w:sz w:val="24"/>
              </w:rPr>
            </w:pPr>
            <w:r w:rsidRPr="001B785E">
              <w:rPr>
                <w:rFonts w:ascii="Arial Narrow" w:hAnsi="Arial Narrow"/>
                <w:noProof/>
              </w:rPr>
              <w:drawing>
                <wp:inline distT="0" distB="0" distL="0" distR="0" wp14:anchorId="1DD6FD3C" wp14:editId="5BBDB745">
                  <wp:extent cx="566472" cy="883546"/>
                  <wp:effectExtent l="0" t="0" r="5080" b="0"/>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0" cstate="print">
                            <a:extLst>
                              <a:ext uri="{28A0092B-C50C-407E-A947-70E740481C1C}">
                                <a14:useLocalDpi xmlns:a14="http://schemas.microsoft.com/office/drawing/2010/main" val="0"/>
                              </a:ext>
                            </a:extLst>
                          </a:blip>
                          <a:srcRect/>
                          <a:stretch>
                            <a:fillRect/>
                          </a:stretch>
                        </pic:blipFill>
                        <pic:spPr bwMode="auto">
                          <a:xfrm>
                            <a:off x="0" y="0"/>
                            <a:ext cx="578070" cy="901636"/>
                          </a:xfrm>
                          <a:prstGeom prst="rect">
                            <a:avLst/>
                          </a:prstGeom>
                          <a:noFill/>
                          <a:ln>
                            <a:noFill/>
                          </a:ln>
                        </pic:spPr>
                      </pic:pic>
                    </a:graphicData>
                  </a:graphic>
                </wp:inline>
              </w:drawing>
            </w:r>
          </w:p>
        </w:tc>
        <w:tc>
          <w:tcPr>
            <w:tcW w:w="2190" w:type="dxa"/>
            <w:gridSpan w:val="4"/>
          </w:tcPr>
          <w:p w14:paraId="0063D48D" w14:textId="77777777" w:rsidR="008146DF" w:rsidRPr="001B785E" w:rsidRDefault="008146DF" w:rsidP="00E31452">
            <w:pPr>
              <w:jc w:val="center"/>
              <w:rPr>
                <w:rFonts w:ascii="Arial Narrow" w:hAnsi="Arial Narrow" w:cs="Tahoma"/>
                <w:b/>
                <w:sz w:val="24"/>
              </w:rPr>
            </w:pPr>
            <w:r w:rsidRPr="001B785E">
              <w:rPr>
                <w:rFonts w:ascii="Arial Narrow" w:hAnsi="Arial Narrow" w:cs="Tahoma"/>
                <w:b/>
                <w:sz w:val="24"/>
              </w:rPr>
              <w:t>Horizontal</w:t>
            </w:r>
          </w:p>
          <w:p w14:paraId="10DDD5C8" w14:textId="77777777" w:rsidR="008146DF" w:rsidRDefault="008146DF" w:rsidP="00E31452">
            <w:pPr>
              <w:jc w:val="center"/>
              <w:rPr>
                <w:rFonts w:ascii="Arial Narrow" w:hAnsi="Arial Narrow" w:cs="Tahoma"/>
                <w:b/>
                <w:sz w:val="24"/>
              </w:rPr>
            </w:pPr>
            <w:r w:rsidRPr="001B785E">
              <w:rPr>
                <w:rFonts w:ascii="Arial Narrow" w:hAnsi="Arial Narrow" w:cs="Tahoma"/>
                <w:b/>
                <w:sz w:val="24"/>
              </w:rPr>
              <w:t>Flexion / Extension</w:t>
            </w:r>
          </w:p>
          <w:p w14:paraId="295F01BF" w14:textId="77777777" w:rsidR="008146DF" w:rsidRPr="001B785E" w:rsidRDefault="008146DF" w:rsidP="00E31452">
            <w:pPr>
              <w:jc w:val="center"/>
              <w:rPr>
                <w:rFonts w:ascii="Arial Narrow" w:hAnsi="Arial Narrow" w:cs="Tahoma"/>
                <w:b/>
                <w:sz w:val="24"/>
              </w:rPr>
            </w:pPr>
            <w:r>
              <w:rPr>
                <w:noProof/>
              </w:rPr>
              <w:drawing>
                <wp:inline distT="0" distB="0" distL="0" distR="0" wp14:anchorId="182CAF0E" wp14:editId="05446F86">
                  <wp:extent cx="1026448" cy="1109345"/>
                  <wp:effectExtent l="0" t="0" r="2540" b="0"/>
                  <wp:docPr id="493" name="Picture 493" descr="1-armswings.jpg (23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1-armswings.jpg (231×250)"/>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1043650" cy="1127936"/>
                          </a:xfrm>
                          <a:prstGeom prst="rect">
                            <a:avLst/>
                          </a:prstGeom>
                          <a:noFill/>
                          <a:ln>
                            <a:noFill/>
                          </a:ln>
                        </pic:spPr>
                      </pic:pic>
                    </a:graphicData>
                  </a:graphic>
                </wp:inline>
              </w:drawing>
            </w:r>
          </w:p>
        </w:tc>
        <w:tc>
          <w:tcPr>
            <w:tcW w:w="2166" w:type="dxa"/>
            <w:gridSpan w:val="2"/>
          </w:tcPr>
          <w:p w14:paraId="3CD2C50D" w14:textId="77777777" w:rsidR="008146DF" w:rsidRDefault="008146DF" w:rsidP="00E31452">
            <w:pPr>
              <w:jc w:val="center"/>
              <w:rPr>
                <w:rFonts w:ascii="Arial Narrow" w:hAnsi="Arial Narrow" w:cs="Tahoma"/>
                <w:b/>
                <w:sz w:val="24"/>
              </w:rPr>
            </w:pPr>
            <w:r>
              <w:rPr>
                <w:rFonts w:ascii="Arial Narrow" w:hAnsi="Arial Narrow" w:cs="Tahoma"/>
                <w:b/>
                <w:sz w:val="24"/>
              </w:rPr>
              <w:t>Circumduction</w:t>
            </w:r>
          </w:p>
          <w:p w14:paraId="7CDE4668" w14:textId="77777777" w:rsidR="008146DF" w:rsidRPr="001B785E" w:rsidRDefault="008146DF" w:rsidP="00E31452">
            <w:pPr>
              <w:jc w:val="center"/>
              <w:rPr>
                <w:rFonts w:ascii="Arial Narrow" w:hAnsi="Arial Narrow" w:cs="Tahoma"/>
                <w:b/>
                <w:sz w:val="24"/>
              </w:rPr>
            </w:pPr>
            <w:r>
              <w:rPr>
                <w:noProof/>
              </w:rPr>
              <w:drawing>
                <wp:inline distT="0" distB="0" distL="0" distR="0" wp14:anchorId="2D772D70" wp14:editId="5016FFA6">
                  <wp:extent cx="1066635" cy="804333"/>
                  <wp:effectExtent l="0" t="0" r="635" b="0"/>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2" cstate="print">
                            <a:extLst>
                              <a:ext uri="{28A0092B-C50C-407E-A947-70E740481C1C}">
                                <a14:useLocalDpi xmlns:a14="http://schemas.microsoft.com/office/drawing/2010/main" val="0"/>
                              </a:ext>
                            </a:extLst>
                          </a:blip>
                          <a:srcRect/>
                          <a:stretch>
                            <a:fillRect/>
                          </a:stretch>
                        </pic:blipFill>
                        <pic:spPr bwMode="auto">
                          <a:xfrm>
                            <a:off x="0" y="0"/>
                            <a:ext cx="1069941" cy="806826"/>
                          </a:xfrm>
                          <a:prstGeom prst="rect">
                            <a:avLst/>
                          </a:prstGeom>
                          <a:noFill/>
                          <a:ln>
                            <a:noFill/>
                          </a:ln>
                        </pic:spPr>
                      </pic:pic>
                    </a:graphicData>
                  </a:graphic>
                </wp:inline>
              </w:drawing>
            </w:r>
          </w:p>
        </w:tc>
      </w:tr>
      <w:tr w:rsidR="008146DF" w14:paraId="6233A0B4" w14:textId="77777777" w:rsidTr="00E31452">
        <w:tc>
          <w:tcPr>
            <w:tcW w:w="10528" w:type="dxa"/>
            <w:gridSpan w:val="14"/>
          </w:tcPr>
          <w:p w14:paraId="0EF182CD" w14:textId="77777777" w:rsidR="008146DF" w:rsidRDefault="008146DF" w:rsidP="00E31452">
            <w:pPr>
              <w:jc w:val="center"/>
              <w:rPr>
                <w:rFonts w:ascii="Tahoma" w:hAnsi="Tahoma" w:cs="Tahoma"/>
                <w:b/>
                <w:sz w:val="24"/>
              </w:rPr>
            </w:pPr>
            <w:r>
              <w:rPr>
                <w:rFonts w:ascii="Tahoma" w:hAnsi="Tahoma" w:cs="Tahoma"/>
                <w:b/>
                <w:sz w:val="24"/>
              </w:rPr>
              <w:t xml:space="preserve">Spine </w:t>
            </w:r>
          </w:p>
        </w:tc>
      </w:tr>
      <w:tr w:rsidR="008146DF" w14:paraId="7FB07F0E" w14:textId="77777777" w:rsidTr="00E31452">
        <w:tc>
          <w:tcPr>
            <w:tcW w:w="3240" w:type="dxa"/>
            <w:gridSpan w:val="3"/>
          </w:tcPr>
          <w:p w14:paraId="71A8F600" w14:textId="77777777" w:rsidR="008146DF" w:rsidRPr="00EE4F52" w:rsidRDefault="008146DF" w:rsidP="00E31452">
            <w:pPr>
              <w:jc w:val="center"/>
              <w:rPr>
                <w:rFonts w:ascii="Tahoma" w:hAnsi="Tahoma" w:cs="Tahoma"/>
                <w:b/>
                <w:sz w:val="24"/>
              </w:rPr>
            </w:pPr>
            <w:r w:rsidRPr="00EE4F52">
              <w:rPr>
                <w:rFonts w:ascii="Tahoma" w:hAnsi="Tahoma" w:cs="Tahoma"/>
                <w:b/>
                <w:sz w:val="24"/>
              </w:rPr>
              <w:t>Flexion / Extension</w:t>
            </w:r>
          </w:p>
          <w:p w14:paraId="79F24B51" w14:textId="77777777" w:rsidR="008146DF" w:rsidRDefault="008146DF" w:rsidP="00E31452">
            <w:pPr>
              <w:jc w:val="center"/>
              <w:rPr>
                <w:rFonts w:ascii="Arial Narrow" w:hAnsi="Arial Narrow" w:cs="Tahoma"/>
                <w:b/>
                <w:sz w:val="24"/>
              </w:rPr>
            </w:pPr>
            <w:r>
              <w:rPr>
                <w:rFonts w:ascii="Arial Narrow" w:hAnsi="Arial Narrow" w:cs="Tahoma"/>
                <w:b/>
                <w:sz w:val="24"/>
              </w:rPr>
              <w:t xml:space="preserve">Cobra to Child </w:t>
            </w:r>
          </w:p>
          <w:p w14:paraId="5F40633A" w14:textId="77777777" w:rsidR="008146DF" w:rsidRPr="001B785E" w:rsidRDefault="008146DF" w:rsidP="00E31452">
            <w:pPr>
              <w:jc w:val="center"/>
              <w:rPr>
                <w:rFonts w:ascii="Arial Narrow" w:hAnsi="Arial Narrow" w:cs="Tahoma"/>
                <w:b/>
                <w:sz w:val="24"/>
              </w:rPr>
            </w:pPr>
            <w:r>
              <w:rPr>
                <w:noProof/>
              </w:rPr>
              <w:drawing>
                <wp:inline distT="0" distB="0" distL="0" distR="0" wp14:anchorId="1D5A549B" wp14:editId="2D6C74DC">
                  <wp:extent cx="798172" cy="826366"/>
                  <wp:effectExtent l="0" t="0" r="2540" b="0"/>
                  <wp:docPr id="501" name="Picture 501" descr="8d1e88617522330c6c7d58009d9a23c0.jpg (628×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8d1e88617522330c6c7d58009d9a23c0.jpg (628×651)"/>
                          <pic:cNvPicPr>
                            <a:picLocks noChangeAspect="1" noChangeArrowheads="1"/>
                          </pic:cNvPicPr>
                        </pic:nvPicPr>
                        <pic:blipFill>
                          <a:blip r:embed="rId313" cstate="print">
                            <a:extLst>
                              <a:ext uri="{28A0092B-C50C-407E-A947-70E740481C1C}">
                                <a14:useLocalDpi xmlns:a14="http://schemas.microsoft.com/office/drawing/2010/main" val="0"/>
                              </a:ext>
                            </a:extLst>
                          </a:blip>
                          <a:srcRect/>
                          <a:stretch>
                            <a:fillRect/>
                          </a:stretch>
                        </pic:blipFill>
                        <pic:spPr bwMode="auto">
                          <a:xfrm>
                            <a:off x="0" y="0"/>
                            <a:ext cx="808738" cy="837305"/>
                          </a:xfrm>
                          <a:prstGeom prst="rect">
                            <a:avLst/>
                          </a:prstGeom>
                          <a:noFill/>
                          <a:ln>
                            <a:noFill/>
                          </a:ln>
                        </pic:spPr>
                      </pic:pic>
                    </a:graphicData>
                  </a:graphic>
                </wp:inline>
              </w:drawing>
            </w:r>
          </w:p>
          <w:p w14:paraId="442B8B33" w14:textId="77777777" w:rsidR="008146DF" w:rsidRDefault="008146DF" w:rsidP="00E31452">
            <w:pPr>
              <w:jc w:val="center"/>
              <w:rPr>
                <w:rFonts w:ascii="Tahoma" w:hAnsi="Tahoma" w:cs="Tahoma"/>
                <w:b/>
                <w:sz w:val="24"/>
              </w:rPr>
            </w:pPr>
          </w:p>
        </w:tc>
        <w:tc>
          <w:tcPr>
            <w:tcW w:w="2823" w:type="dxa"/>
            <w:gridSpan w:val="4"/>
          </w:tcPr>
          <w:p w14:paraId="55880947" w14:textId="77777777" w:rsidR="008146DF" w:rsidRDefault="008146DF" w:rsidP="00E31452">
            <w:pPr>
              <w:jc w:val="center"/>
              <w:rPr>
                <w:rFonts w:ascii="Tahoma" w:hAnsi="Tahoma" w:cs="Tahoma"/>
                <w:b/>
                <w:sz w:val="24"/>
              </w:rPr>
            </w:pPr>
            <w:r>
              <w:rPr>
                <w:rFonts w:ascii="Tahoma" w:hAnsi="Tahoma" w:cs="Tahoma"/>
                <w:b/>
                <w:sz w:val="24"/>
              </w:rPr>
              <w:t>Lateral Flexion</w:t>
            </w:r>
          </w:p>
          <w:p w14:paraId="5ED8DC42" w14:textId="77777777" w:rsidR="008146DF" w:rsidRDefault="008146DF" w:rsidP="00E31452">
            <w:pPr>
              <w:jc w:val="center"/>
              <w:rPr>
                <w:rFonts w:ascii="Tahoma" w:hAnsi="Tahoma" w:cs="Tahoma"/>
                <w:b/>
                <w:sz w:val="24"/>
              </w:rPr>
            </w:pPr>
            <w:r>
              <w:rPr>
                <w:noProof/>
              </w:rPr>
              <w:drawing>
                <wp:inline distT="0" distB="0" distL="0" distR="0" wp14:anchorId="34CBD864" wp14:editId="0B393E36">
                  <wp:extent cx="610062" cy="915093"/>
                  <wp:effectExtent l="0" t="0" r="0" b="0"/>
                  <wp:docPr id="552311882" name="Picture 55231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4" cstate="print">
                            <a:extLst>
                              <a:ext uri="{28A0092B-C50C-407E-A947-70E740481C1C}">
                                <a14:useLocalDpi xmlns:a14="http://schemas.microsoft.com/office/drawing/2010/main" val="0"/>
                              </a:ext>
                            </a:extLst>
                          </a:blip>
                          <a:srcRect/>
                          <a:stretch>
                            <a:fillRect/>
                          </a:stretch>
                        </pic:blipFill>
                        <pic:spPr bwMode="auto">
                          <a:xfrm>
                            <a:off x="0" y="0"/>
                            <a:ext cx="616211" cy="924316"/>
                          </a:xfrm>
                          <a:prstGeom prst="rect">
                            <a:avLst/>
                          </a:prstGeom>
                          <a:noFill/>
                          <a:ln>
                            <a:noFill/>
                          </a:ln>
                        </pic:spPr>
                      </pic:pic>
                    </a:graphicData>
                  </a:graphic>
                </wp:inline>
              </w:drawing>
            </w:r>
          </w:p>
        </w:tc>
        <w:tc>
          <w:tcPr>
            <w:tcW w:w="4465" w:type="dxa"/>
            <w:gridSpan w:val="7"/>
          </w:tcPr>
          <w:p w14:paraId="4086A64B" w14:textId="77777777" w:rsidR="008146DF" w:rsidRDefault="008146DF" w:rsidP="00E31452">
            <w:pPr>
              <w:jc w:val="center"/>
              <w:rPr>
                <w:rFonts w:ascii="Tahoma" w:hAnsi="Tahoma" w:cs="Tahoma"/>
                <w:b/>
                <w:sz w:val="24"/>
              </w:rPr>
            </w:pPr>
            <w:r>
              <w:rPr>
                <w:rFonts w:ascii="Tahoma" w:hAnsi="Tahoma" w:cs="Tahoma"/>
                <w:b/>
                <w:sz w:val="24"/>
              </w:rPr>
              <w:t>Lateral rotation</w:t>
            </w:r>
          </w:p>
          <w:p w14:paraId="08A66EAE" w14:textId="77777777" w:rsidR="008146DF" w:rsidRDefault="008146DF" w:rsidP="00E31452">
            <w:pPr>
              <w:jc w:val="center"/>
              <w:rPr>
                <w:rFonts w:ascii="Tahoma" w:hAnsi="Tahoma" w:cs="Tahoma"/>
                <w:b/>
                <w:sz w:val="24"/>
              </w:rPr>
            </w:pPr>
            <w:r>
              <w:rPr>
                <w:noProof/>
              </w:rPr>
              <w:drawing>
                <wp:inline distT="0" distB="0" distL="0" distR="0" wp14:anchorId="2E1454D7" wp14:editId="5D0790EC">
                  <wp:extent cx="641465" cy="678951"/>
                  <wp:effectExtent l="0" t="0" r="6350" b="6985"/>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5" cstate="print">
                            <a:extLst>
                              <a:ext uri="{28A0092B-C50C-407E-A947-70E740481C1C}">
                                <a14:useLocalDpi xmlns:a14="http://schemas.microsoft.com/office/drawing/2010/main" val="0"/>
                              </a:ext>
                            </a:extLst>
                          </a:blip>
                          <a:srcRect/>
                          <a:stretch>
                            <a:fillRect/>
                          </a:stretch>
                        </pic:blipFill>
                        <pic:spPr bwMode="auto">
                          <a:xfrm>
                            <a:off x="0" y="0"/>
                            <a:ext cx="654852" cy="693121"/>
                          </a:xfrm>
                          <a:prstGeom prst="rect">
                            <a:avLst/>
                          </a:prstGeom>
                          <a:noFill/>
                          <a:ln>
                            <a:noFill/>
                          </a:ln>
                        </pic:spPr>
                      </pic:pic>
                    </a:graphicData>
                  </a:graphic>
                </wp:inline>
              </w:drawing>
            </w:r>
            <w:r>
              <w:rPr>
                <w:rFonts w:ascii="Tahoma" w:hAnsi="Tahoma" w:cs="Tahoma"/>
                <w:b/>
                <w:sz w:val="24"/>
              </w:rPr>
              <w:t xml:space="preserve">      </w:t>
            </w:r>
            <w:r>
              <w:rPr>
                <w:noProof/>
              </w:rPr>
              <w:drawing>
                <wp:inline distT="0" distB="0" distL="0" distR="0" wp14:anchorId="064F9F41" wp14:editId="379D3B35">
                  <wp:extent cx="800789" cy="680316"/>
                  <wp:effectExtent l="0" t="0" r="0" b="5715"/>
                  <wp:docPr id="552311872" name="Picture 552311872" descr="Screen-Shot-2012-04-10-at-12.37.14-PM.png (284×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2012-04-10-at-12.37.14-PM.png (284×271)"/>
                          <pic:cNvPicPr>
                            <a:picLocks noChangeAspect="1" noChangeArrowheads="1"/>
                          </pic:cNvPicPr>
                        </pic:nvPicPr>
                        <pic:blipFill>
                          <a:blip r:embed="rId316" cstate="print">
                            <a:extLst>
                              <a:ext uri="{28A0092B-C50C-407E-A947-70E740481C1C}">
                                <a14:useLocalDpi xmlns:a14="http://schemas.microsoft.com/office/drawing/2010/main" val="0"/>
                              </a:ext>
                            </a:extLst>
                          </a:blip>
                          <a:srcRect/>
                          <a:stretch>
                            <a:fillRect/>
                          </a:stretch>
                        </pic:blipFill>
                        <pic:spPr bwMode="auto">
                          <a:xfrm>
                            <a:off x="0" y="0"/>
                            <a:ext cx="855183" cy="726527"/>
                          </a:xfrm>
                          <a:prstGeom prst="rect">
                            <a:avLst/>
                          </a:prstGeom>
                          <a:noFill/>
                          <a:ln>
                            <a:noFill/>
                          </a:ln>
                        </pic:spPr>
                      </pic:pic>
                    </a:graphicData>
                  </a:graphic>
                </wp:inline>
              </w:drawing>
            </w:r>
          </w:p>
          <w:p w14:paraId="73F0BE1C" w14:textId="77777777" w:rsidR="008146DF" w:rsidRDefault="008146DF" w:rsidP="00E31452">
            <w:pPr>
              <w:jc w:val="center"/>
              <w:rPr>
                <w:rFonts w:ascii="Tahoma" w:hAnsi="Tahoma" w:cs="Tahoma"/>
                <w:b/>
                <w:sz w:val="24"/>
              </w:rPr>
            </w:pPr>
          </w:p>
          <w:p w14:paraId="75BA1B26" w14:textId="77777777" w:rsidR="008146DF" w:rsidRDefault="008146DF" w:rsidP="00E31452">
            <w:pPr>
              <w:jc w:val="center"/>
              <w:rPr>
                <w:rFonts w:ascii="Tahoma" w:hAnsi="Tahoma" w:cs="Tahoma"/>
                <w:b/>
                <w:sz w:val="24"/>
              </w:rPr>
            </w:pPr>
          </w:p>
        </w:tc>
      </w:tr>
      <w:tr w:rsidR="008146DF" w14:paraId="7E02703B" w14:textId="77777777" w:rsidTr="00E31452">
        <w:tc>
          <w:tcPr>
            <w:tcW w:w="10528" w:type="dxa"/>
            <w:gridSpan w:val="14"/>
          </w:tcPr>
          <w:p w14:paraId="31073ED6" w14:textId="77777777" w:rsidR="008146DF" w:rsidRDefault="008146DF" w:rsidP="00E31452">
            <w:pPr>
              <w:jc w:val="center"/>
              <w:rPr>
                <w:rFonts w:ascii="Tahoma" w:hAnsi="Tahoma" w:cs="Tahoma"/>
                <w:b/>
                <w:sz w:val="24"/>
              </w:rPr>
            </w:pPr>
            <w:r>
              <w:rPr>
                <w:rFonts w:ascii="Tahoma" w:hAnsi="Tahoma" w:cs="Tahoma"/>
                <w:b/>
                <w:sz w:val="24"/>
              </w:rPr>
              <w:t xml:space="preserve">Hips </w:t>
            </w:r>
          </w:p>
        </w:tc>
      </w:tr>
      <w:tr w:rsidR="008146DF" w14:paraId="5834B129" w14:textId="77777777" w:rsidTr="00E31452">
        <w:tc>
          <w:tcPr>
            <w:tcW w:w="3240" w:type="dxa"/>
            <w:gridSpan w:val="3"/>
          </w:tcPr>
          <w:p w14:paraId="3E987521" w14:textId="77777777" w:rsidR="008146DF" w:rsidRPr="001B785E" w:rsidRDefault="008146DF" w:rsidP="00E31452">
            <w:pPr>
              <w:jc w:val="center"/>
              <w:rPr>
                <w:rFonts w:ascii="Arial Narrow" w:hAnsi="Arial Narrow" w:cs="Tahoma"/>
                <w:b/>
                <w:sz w:val="24"/>
              </w:rPr>
            </w:pPr>
            <w:r w:rsidRPr="001B785E">
              <w:rPr>
                <w:rFonts w:ascii="Arial Narrow" w:hAnsi="Arial Narrow" w:cs="Tahoma"/>
                <w:b/>
                <w:sz w:val="24"/>
              </w:rPr>
              <w:t>Flexion / Extension</w:t>
            </w:r>
          </w:p>
          <w:p w14:paraId="79D249D4" w14:textId="77777777" w:rsidR="008146DF" w:rsidRPr="001B785E" w:rsidRDefault="008146DF" w:rsidP="00E31452">
            <w:pPr>
              <w:jc w:val="center"/>
              <w:rPr>
                <w:rFonts w:ascii="Arial Narrow" w:hAnsi="Arial Narrow" w:cs="Tahoma"/>
                <w:b/>
                <w:sz w:val="24"/>
              </w:rPr>
            </w:pPr>
            <w:r>
              <w:rPr>
                <w:noProof/>
              </w:rPr>
              <w:drawing>
                <wp:inline distT="0" distB="0" distL="0" distR="0" wp14:anchorId="25F53BBE" wp14:editId="4C01B98C">
                  <wp:extent cx="1322049" cy="905337"/>
                  <wp:effectExtent l="0" t="0" r="0" b="9525"/>
                  <wp:docPr id="498" name="Picture 498" descr="LegSwings.png (1097×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egSwings.png (1097×751)"/>
                          <pic:cNvPicPr>
                            <a:picLocks noChangeAspect="1" noChangeArrowheads="1"/>
                          </pic:cNvPicPr>
                        </pic:nvPicPr>
                        <pic:blipFill>
                          <a:blip r:embed="rId317" cstate="print">
                            <a:extLst>
                              <a:ext uri="{28A0092B-C50C-407E-A947-70E740481C1C}">
                                <a14:useLocalDpi xmlns:a14="http://schemas.microsoft.com/office/drawing/2010/main" val="0"/>
                              </a:ext>
                            </a:extLst>
                          </a:blip>
                          <a:srcRect/>
                          <a:stretch>
                            <a:fillRect/>
                          </a:stretch>
                        </pic:blipFill>
                        <pic:spPr bwMode="auto">
                          <a:xfrm>
                            <a:off x="0" y="0"/>
                            <a:ext cx="1358886" cy="930563"/>
                          </a:xfrm>
                          <a:prstGeom prst="rect">
                            <a:avLst/>
                          </a:prstGeom>
                          <a:noFill/>
                          <a:ln>
                            <a:noFill/>
                          </a:ln>
                        </pic:spPr>
                      </pic:pic>
                    </a:graphicData>
                  </a:graphic>
                </wp:inline>
              </w:drawing>
            </w:r>
          </w:p>
        </w:tc>
        <w:tc>
          <w:tcPr>
            <w:tcW w:w="4105" w:type="dxa"/>
            <w:gridSpan w:val="7"/>
          </w:tcPr>
          <w:p w14:paraId="136737DD" w14:textId="77777777" w:rsidR="008146DF" w:rsidRPr="001B785E" w:rsidRDefault="008146DF" w:rsidP="00E31452">
            <w:pPr>
              <w:jc w:val="center"/>
              <w:rPr>
                <w:rFonts w:ascii="Arial Narrow" w:hAnsi="Arial Narrow" w:cs="Tahoma"/>
                <w:b/>
                <w:sz w:val="24"/>
              </w:rPr>
            </w:pPr>
            <w:r w:rsidRPr="001B785E">
              <w:rPr>
                <w:rFonts w:ascii="Arial Narrow" w:hAnsi="Arial Narrow" w:cs="Tahoma"/>
                <w:b/>
                <w:sz w:val="24"/>
              </w:rPr>
              <w:t>Internal / External Rotation</w:t>
            </w:r>
          </w:p>
          <w:p w14:paraId="79D6D7D9" w14:textId="77777777" w:rsidR="008146DF" w:rsidRPr="001B785E" w:rsidRDefault="008146DF" w:rsidP="00E31452">
            <w:pPr>
              <w:jc w:val="center"/>
              <w:rPr>
                <w:rFonts w:ascii="Arial Narrow" w:hAnsi="Arial Narrow" w:cs="Tahoma"/>
                <w:b/>
                <w:sz w:val="24"/>
              </w:rPr>
            </w:pPr>
            <w:r>
              <w:rPr>
                <w:noProof/>
              </w:rPr>
              <w:drawing>
                <wp:inline distT="0" distB="0" distL="0" distR="0" wp14:anchorId="7937FB4F" wp14:editId="73B10287">
                  <wp:extent cx="866731" cy="957215"/>
                  <wp:effectExtent l="0" t="0" r="0" b="0"/>
                  <wp:docPr id="552311883" name="Picture 55231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881004" cy="972978"/>
                          </a:xfrm>
                          <a:prstGeom prst="rect">
                            <a:avLst/>
                          </a:prstGeom>
                          <a:noFill/>
                          <a:ln>
                            <a:noFill/>
                          </a:ln>
                        </pic:spPr>
                      </pic:pic>
                    </a:graphicData>
                  </a:graphic>
                </wp:inline>
              </w:drawing>
            </w:r>
            <w:r>
              <w:rPr>
                <w:rFonts w:ascii="Arial Narrow" w:hAnsi="Arial Narrow" w:cs="Tahoma"/>
                <w:b/>
                <w:sz w:val="24"/>
              </w:rPr>
              <w:t xml:space="preserve">  </w:t>
            </w:r>
            <w:r>
              <w:rPr>
                <w:noProof/>
              </w:rPr>
              <w:drawing>
                <wp:inline distT="0" distB="0" distL="0" distR="0" wp14:anchorId="68BAE68F" wp14:editId="652BDCFB">
                  <wp:extent cx="520167" cy="898236"/>
                  <wp:effectExtent l="0" t="0" r="0" b="0"/>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9" cstate="print">
                            <a:extLst>
                              <a:ext uri="{28A0092B-C50C-407E-A947-70E740481C1C}">
                                <a14:useLocalDpi xmlns:a14="http://schemas.microsoft.com/office/drawing/2010/main" val="0"/>
                              </a:ext>
                            </a:extLst>
                          </a:blip>
                          <a:srcRect/>
                          <a:stretch>
                            <a:fillRect/>
                          </a:stretch>
                        </pic:blipFill>
                        <pic:spPr bwMode="auto">
                          <a:xfrm>
                            <a:off x="0" y="0"/>
                            <a:ext cx="523430" cy="903870"/>
                          </a:xfrm>
                          <a:prstGeom prst="rect">
                            <a:avLst/>
                          </a:prstGeom>
                          <a:noFill/>
                          <a:ln>
                            <a:noFill/>
                          </a:ln>
                        </pic:spPr>
                      </pic:pic>
                    </a:graphicData>
                  </a:graphic>
                </wp:inline>
              </w:drawing>
            </w:r>
          </w:p>
        </w:tc>
        <w:tc>
          <w:tcPr>
            <w:tcW w:w="3183" w:type="dxa"/>
            <w:gridSpan w:val="4"/>
          </w:tcPr>
          <w:p w14:paraId="4223935F" w14:textId="77777777" w:rsidR="008146DF" w:rsidRDefault="008146DF" w:rsidP="00E31452">
            <w:pPr>
              <w:jc w:val="center"/>
              <w:rPr>
                <w:rFonts w:ascii="Tahoma" w:hAnsi="Tahoma" w:cs="Tahoma"/>
                <w:b/>
                <w:sz w:val="24"/>
              </w:rPr>
            </w:pPr>
            <w:r>
              <w:rPr>
                <w:rFonts w:ascii="Tahoma" w:hAnsi="Tahoma" w:cs="Tahoma"/>
                <w:b/>
                <w:sz w:val="24"/>
              </w:rPr>
              <w:t>Abduction / Adduction</w:t>
            </w:r>
          </w:p>
          <w:p w14:paraId="69D980F2" w14:textId="77777777" w:rsidR="008146DF" w:rsidRDefault="008146DF" w:rsidP="00E31452">
            <w:pPr>
              <w:jc w:val="center"/>
              <w:rPr>
                <w:rFonts w:ascii="Tahoma" w:hAnsi="Tahoma" w:cs="Tahoma"/>
                <w:b/>
                <w:sz w:val="24"/>
              </w:rPr>
            </w:pPr>
            <w:r>
              <w:rPr>
                <w:noProof/>
              </w:rPr>
              <w:drawing>
                <wp:inline distT="0" distB="0" distL="0" distR="0" wp14:anchorId="5EC96BA3" wp14:editId="70333FFA">
                  <wp:extent cx="774238" cy="774238"/>
                  <wp:effectExtent l="0" t="0" r="6985" b="6985"/>
                  <wp:docPr id="499" name="Picture 499" descr="image_full.jpg (400×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_full.jpg (400×400)"/>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bwMode="auto">
                          <a:xfrm>
                            <a:off x="0" y="0"/>
                            <a:ext cx="783969" cy="783969"/>
                          </a:xfrm>
                          <a:prstGeom prst="rect">
                            <a:avLst/>
                          </a:prstGeom>
                          <a:noFill/>
                          <a:ln>
                            <a:noFill/>
                          </a:ln>
                        </pic:spPr>
                      </pic:pic>
                    </a:graphicData>
                  </a:graphic>
                </wp:inline>
              </w:drawing>
            </w:r>
            <w:r>
              <w:rPr>
                <w:rFonts w:ascii="Tahoma" w:hAnsi="Tahoma" w:cs="Tahoma"/>
                <w:b/>
                <w:sz w:val="24"/>
              </w:rPr>
              <w:t xml:space="preserve"> </w:t>
            </w:r>
            <w:r>
              <w:rPr>
                <w:noProof/>
              </w:rPr>
              <w:drawing>
                <wp:inline distT="0" distB="0" distL="0" distR="0" wp14:anchorId="792A4C02" wp14:editId="66B2E209">
                  <wp:extent cx="711635" cy="775545"/>
                  <wp:effectExtent l="0" t="0" r="0" b="5715"/>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724033" cy="789056"/>
                          </a:xfrm>
                          <a:prstGeom prst="rect">
                            <a:avLst/>
                          </a:prstGeom>
                          <a:noFill/>
                          <a:ln>
                            <a:noFill/>
                          </a:ln>
                        </pic:spPr>
                      </pic:pic>
                    </a:graphicData>
                  </a:graphic>
                </wp:inline>
              </w:drawing>
            </w:r>
          </w:p>
        </w:tc>
      </w:tr>
      <w:tr w:rsidR="008146DF" w14:paraId="12BB3CE4" w14:textId="77777777" w:rsidTr="00E31452">
        <w:tc>
          <w:tcPr>
            <w:tcW w:w="6638" w:type="dxa"/>
            <w:gridSpan w:val="9"/>
          </w:tcPr>
          <w:p w14:paraId="787D4549" w14:textId="77777777" w:rsidR="008146DF" w:rsidRDefault="008146DF" w:rsidP="00E31452">
            <w:pPr>
              <w:jc w:val="center"/>
              <w:rPr>
                <w:rFonts w:ascii="Tahoma" w:hAnsi="Tahoma" w:cs="Tahoma"/>
                <w:b/>
                <w:sz w:val="24"/>
              </w:rPr>
            </w:pPr>
            <w:r>
              <w:rPr>
                <w:rFonts w:ascii="Tahoma" w:hAnsi="Tahoma" w:cs="Tahoma"/>
                <w:b/>
                <w:sz w:val="24"/>
              </w:rPr>
              <w:t>Ankles</w:t>
            </w:r>
          </w:p>
        </w:tc>
        <w:tc>
          <w:tcPr>
            <w:tcW w:w="3890" w:type="dxa"/>
            <w:gridSpan w:val="5"/>
          </w:tcPr>
          <w:p w14:paraId="78D80816" w14:textId="77777777" w:rsidR="008146DF" w:rsidRDefault="008146DF" w:rsidP="00E31452">
            <w:pPr>
              <w:jc w:val="center"/>
              <w:rPr>
                <w:rFonts w:ascii="Tahoma" w:hAnsi="Tahoma" w:cs="Tahoma"/>
                <w:b/>
                <w:sz w:val="24"/>
              </w:rPr>
            </w:pPr>
            <w:r>
              <w:rPr>
                <w:rFonts w:ascii="Tahoma" w:hAnsi="Tahoma" w:cs="Tahoma"/>
                <w:b/>
                <w:sz w:val="24"/>
              </w:rPr>
              <w:t>Wrist</w:t>
            </w:r>
          </w:p>
        </w:tc>
      </w:tr>
      <w:tr w:rsidR="008146DF" w14:paraId="58200E09" w14:textId="77777777" w:rsidTr="00E31452">
        <w:tc>
          <w:tcPr>
            <w:tcW w:w="2331" w:type="dxa"/>
          </w:tcPr>
          <w:p w14:paraId="341BA4E9" w14:textId="77777777" w:rsidR="008146DF" w:rsidRDefault="008146DF" w:rsidP="00E31452">
            <w:pPr>
              <w:jc w:val="center"/>
              <w:rPr>
                <w:rFonts w:ascii="Tahoma" w:hAnsi="Tahoma" w:cs="Tahoma"/>
                <w:b/>
                <w:sz w:val="24"/>
              </w:rPr>
            </w:pPr>
            <w:r>
              <w:rPr>
                <w:rFonts w:ascii="Tahoma" w:hAnsi="Tahoma" w:cs="Tahoma"/>
                <w:b/>
                <w:sz w:val="24"/>
              </w:rPr>
              <w:t>Plantar Flexion</w:t>
            </w:r>
          </w:p>
          <w:p w14:paraId="23924D52" w14:textId="77777777" w:rsidR="008146DF" w:rsidRDefault="008146DF" w:rsidP="00E31452">
            <w:pPr>
              <w:jc w:val="center"/>
              <w:rPr>
                <w:rFonts w:ascii="Tahoma" w:hAnsi="Tahoma" w:cs="Tahoma"/>
                <w:b/>
                <w:sz w:val="24"/>
              </w:rPr>
            </w:pPr>
            <w:r>
              <w:rPr>
                <w:noProof/>
              </w:rPr>
              <w:drawing>
                <wp:inline distT="0" distB="0" distL="0" distR="0" wp14:anchorId="7796501A" wp14:editId="5C8BF7AB">
                  <wp:extent cx="1343485" cy="855133"/>
                  <wp:effectExtent l="0" t="0" r="0" b="2540"/>
                  <wp:docPr id="503" name="Picture 503" descr="e1d4798562c2665867f2ff9c4f5ea486--calf-raises-braces.jpg (736×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1d4798562c2665867f2ff9c4f5ea486--calf-raises-braces.jpg (736×468)"/>
                          <pic:cNvPicPr>
                            <a:picLocks noChangeAspect="1" noChangeArrowheads="1"/>
                          </pic:cNvPicPr>
                        </pic:nvPicPr>
                        <pic:blipFill>
                          <a:blip r:embed="rId322" cstate="print">
                            <a:extLst>
                              <a:ext uri="{28A0092B-C50C-407E-A947-70E740481C1C}">
                                <a14:useLocalDpi xmlns:a14="http://schemas.microsoft.com/office/drawing/2010/main" val="0"/>
                              </a:ext>
                            </a:extLst>
                          </a:blip>
                          <a:srcRect/>
                          <a:stretch>
                            <a:fillRect/>
                          </a:stretch>
                        </pic:blipFill>
                        <pic:spPr bwMode="auto">
                          <a:xfrm>
                            <a:off x="0" y="0"/>
                            <a:ext cx="1362778" cy="867413"/>
                          </a:xfrm>
                          <a:prstGeom prst="rect">
                            <a:avLst/>
                          </a:prstGeom>
                          <a:noFill/>
                          <a:ln>
                            <a:noFill/>
                          </a:ln>
                        </pic:spPr>
                      </pic:pic>
                    </a:graphicData>
                  </a:graphic>
                </wp:inline>
              </w:drawing>
            </w:r>
          </w:p>
        </w:tc>
        <w:tc>
          <w:tcPr>
            <w:tcW w:w="2143" w:type="dxa"/>
            <w:gridSpan w:val="4"/>
          </w:tcPr>
          <w:p w14:paraId="3EAD11FD" w14:textId="77777777" w:rsidR="008146DF" w:rsidRDefault="008146DF" w:rsidP="00E31452">
            <w:pPr>
              <w:jc w:val="center"/>
              <w:rPr>
                <w:rFonts w:ascii="Tahoma" w:hAnsi="Tahoma" w:cs="Tahoma"/>
                <w:b/>
                <w:sz w:val="24"/>
              </w:rPr>
            </w:pPr>
            <w:r>
              <w:rPr>
                <w:rFonts w:ascii="Tahoma" w:hAnsi="Tahoma" w:cs="Tahoma"/>
                <w:b/>
                <w:sz w:val="24"/>
              </w:rPr>
              <w:t>Dorsi Flexion</w:t>
            </w:r>
          </w:p>
          <w:p w14:paraId="1097F087" w14:textId="77777777" w:rsidR="008146DF" w:rsidRDefault="008146DF" w:rsidP="00E31452">
            <w:pPr>
              <w:jc w:val="center"/>
              <w:rPr>
                <w:rFonts w:ascii="Tahoma" w:hAnsi="Tahoma" w:cs="Tahoma"/>
                <w:b/>
                <w:sz w:val="24"/>
              </w:rPr>
            </w:pPr>
            <w:r>
              <w:rPr>
                <w:noProof/>
              </w:rPr>
              <w:drawing>
                <wp:inline distT="0" distB="0" distL="0" distR="0" wp14:anchorId="00A94FA4" wp14:editId="7A60E4FF">
                  <wp:extent cx="978919" cy="787400"/>
                  <wp:effectExtent l="0" t="0" r="0"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3" cstate="print">
                            <a:extLst>
                              <a:ext uri="{28A0092B-C50C-407E-A947-70E740481C1C}">
                                <a14:useLocalDpi xmlns:a14="http://schemas.microsoft.com/office/drawing/2010/main" val="0"/>
                              </a:ext>
                            </a:extLst>
                          </a:blip>
                          <a:srcRect/>
                          <a:stretch>
                            <a:fillRect/>
                          </a:stretch>
                        </pic:blipFill>
                        <pic:spPr bwMode="auto">
                          <a:xfrm>
                            <a:off x="0" y="0"/>
                            <a:ext cx="985535" cy="792721"/>
                          </a:xfrm>
                          <a:prstGeom prst="rect">
                            <a:avLst/>
                          </a:prstGeom>
                          <a:noFill/>
                          <a:ln>
                            <a:noFill/>
                          </a:ln>
                        </pic:spPr>
                      </pic:pic>
                    </a:graphicData>
                  </a:graphic>
                </wp:inline>
              </w:drawing>
            </w:r>
          </w:p>
        </w:tc>
        <w:tc>
          <w:tcPr>
            <w:tcW w:w="2164" w:type="dxa"/>
            <w:gridSpan w:val="4"/>
          </w:tcPr>
          <w:p w14:paraId="2FF327D0" w14:textId="77777777" w:rsidR="008146DF" w:rsidRDefault="008146DF" w:rsidP="00E31452">
            <w:pPr>
              <w:jc w:val="center"/>
              <w:rPr>
                <w:rFonts w:ascii="Tahoma" w:hAnsi="Tahoma" w:cs="Tahoma"/>
                <w:b/>
                <w:sz w:val="24"/>
              </w:rPr>
            </w:pPr>
            <w:r>
              <w:rPr>
                <w:rFonts w:ascii="Tahoma" w:hAnsi="Tahoma" w:cs="Tahoma"/>
                <w:b/>
                <w:sz w:val="24"/>
              </w:rPr>
              <w:t>Rotation</w:t>
            </w:r>
          </w:p>
          <w:p w14:paraId="1E4B15F4" w14:textId="77777777" w:rsidR="008146DF" w:rsidRDefault="008146DF" w:rsidP="00E31452">
            <w:pPr>
              <w:jc w:val="center"/>
              <w:rPr>
                <w:rFonts w:ascii="Tahoma" w:hAnsi="Tahoma" w:cs="Tahoma"/>
                <w:b/>
                <w:sz w:val="24"/>
              </w:rPr>
            </w:pPr>
            <w:r>
              <w:rPr>
                <w:noProof/>
              </w:rPr>
              <w:drawing>
                <wp:inline distT="0" distB="0" distL="0" distR="0" wp14:anchorId="723E0119" wp14:editId="4FBD0834">
                  <wp:extent cx="887327" cy="923079"/>
                  <wp:effectExtent l="0" t="0" r="8255"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4" cstate="print">
                            <a:extLst>
                              <a:ext uri="{28A0092B-C50C-407E-A947-70E740481C1C}">
                                <a14:useLocalDpi xmlns:a14="http://schemas.microsoft.com/office/drawing/2010/main" val="0"/>
                              </a:ext>
                            </a:extLst>
                          </a:blip>
                          <a:srcRect/>
                          <a:stretch>
                            <a:fillRect/>
                          </a:stretch>
                        </pic:blipFill>
                        <pic:spPr bwMode="auto">
                          <a:xfrm>
                            <a:off x="0" y="0"/>
                            <a:ext cx="895450" cy="931529"/>
                          </a:xfrm>
                          <a:prstGeom prst="rect">
                            <a:avLst/>
                          </a:prstGeom>
                          <a:noFill/>
                          <a:ln>
                            <a:noFill/>
                          </a:ln>
                        </pic:spPr>
                      </pic:pic>
                    </a:graphicData>
                  </a:graphic>
                </wp:inline>
              </w:drawing>
            </w:r>
          </w:p>
        </w:tc>
        <w:tc>
          <w:tcPr>
            <w:tcW w:w="1940" w:type="dxa"/>
            <w:gridSpan w:val="4"/>
          </w:tcPr>
          <w:p w14:paraId="4195FEBE" w14:textId="77777777" w:rsidR="008146DF" w:rsidRDefault="008146DF" w:rsidP="00E31452">
            <w:pPr>
              <w:jc w:val="center"/>
              <w:rPr>
                <w:rFonts w:ascii="Tahoma" w:hAnsi="Tahoma" w:cs="Tahoma"/>
                <w:b/>
                <w:sz w:val="24"/>
              </w:rPr>
            </w:pPr>
            <w:r>
              <w:rPr>
                <w:noProof/>
              </w:rPr>
              <w:drawing>
                <wp:inline distT="0" distB="0" distL="0" distR="0" wp14:anchorId="21F090EE" wp14:editId="24F4AC5D">
                  <wp:extent cx="534816" cy="627380"/>
                  <wp:effectExtent l="0" t="0" r="0" b="1270"/>
                  <wp:docPr id="552311884" name="Picture 55231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5" cstate="print">
                            <a:extLst>
                              <a:ext uri="{28A0092B-C50C-407E-A947-70E740481C1C}">
                                <a14:useLocalDpi xmlns:a14="http://schemas.microsoft.com/office/drawing/2010/main" val="0"/>
                              </a:ext>
                            </a:extLst>
                          </a:blip>
                          <a:srcRect/>
                          <a:stretch>
                            <a:fillRect/>
                          </a:stretch>
                        </pic:blipFill>
                        <pic:spPr bwMode="auto">
                          <a:xfrm>
                            <a:off x="0" y="0"/>
                            <a:ext cx="538497" cy="631698"/>
                          </a:xfrm>
                          <a:prstGeom prst="rect">
                            <a:avLst/>
                          </a:prstGeom>
                          <a:noFill/>
                          <a:ln>
                            <a:noFill/>
                          </a:ln>
                        </pic:spPr>
                      </pic:pic>
                    </a:graphicData>
                  </a:graphic>
                </wp:inline>
              </w:drawing>
            </w:r>
          </w:p>
        </w:tc>
        <w:tc>
          <w:tcPr>
            <w:tcW w:w="1950" w:type="dxa"/>
          </w:tcPr>
          <w:p w14:paraId="325A9558" w14:textId="77777777" w:rsidR="008146DF" w:rsidRDefault="008146DF" w:rsidP="00E31452">
            <w:pPr>
              <w:jc w:val="center"/>
              <w:rPr>
                <w:rFonts w:ascii="Tahoma" w:hAnsi="Tahoma" w:cs="Tahoma"/>
                <w:b/>
                <w:sz w:val="24"/>
              </w:rPr>
            </w:pPr>
            <w:r>
              <w:rPr>
                <w:noProof/>
              </w:rPr>
              <w:drawing>
                <wp:inline distT="0" distB="0" distL="0" distR="0" wp14:anchorId="59854493" wp14:editId="68A49E9B">
                  <wp:extent cx="565785" cy="627874"/>
                  <wp:effectExtent l="0" t="0" r="5715" b="1270"/>
                  <wp:docPr id="552311885" name="Picture 55231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6" cstate="print">
                            <a:extLst>
                              <a:ext uri="{28A0092B-C50C-407E-A947-70E740481C1C}">
                                <a14:useLocalDpi xmlns:a14="http://schemas.microsoft.com/office/drawing/2010/main" val="0"/>
                              </a:ext>
                            </a:extLst>
                          </a:blip>
                          <a:srcRect/>
                          <a:stretch>
                            <a:fillRect/>
                          </a:stretch>
                        </pic:blipFill>
                        <pic:spPr bwMode="auto">
                          <a:xfrm>
                            <a:off x="0" y="0"/>
                            <a:ext cx="574557" cy="637609"/>
                          </a:xfrm>
                          <a:prstGeom prst="rect">
                            <a:avLst/>
                          </a:prstGeom>
                          <a:noFill/>
                          <a:ln>
                            <a:noFill/>
                          </a:ln>
                        </pic:spPr>
                      </pic:pic>
                    </a:graphicData>
                  </a:graphic>
                </wp:inline>
              </w:drawing>
            </w:r>
          </w:p>
        </w:tc>
      </w:tr>
      <w:tr w:rsidR="008146DF" w14:paraId="3A647BC8" w14:textId="77777777" w:rsidTr="00E31452">
        <w:tc>
          <w:tcPr>
            <w:tcW w:w="10528" w:type="dxa"/>
            <w:gridSpan w:val="14"/>
          </w:tcPr>
          <w:p w14:paraId="60C74A88" w14:textId="77777777" w:rsidR="008146DF" w:rsidRPr="00B20B9D" w:rsidRDefault="008146DF" w:rsidP="00E31452">
            <w:pPr>
              <w:jc w:val="center"/>
              <w:rPr>
                <w:rFonts w:ascii="Tahoma" w:hAnsi="Tahoma" w:cs="Tahoma"/>
                <w:b/>
                <w:color w:val="00B050"/>
                <w:sz w:val="24"/>
              </w:rPr>
            </w:pPr>
            <w:r w:rsidRPr="00B20B9D">
              <w:rPr>
                <w:rFonts w:ascii="Tahoma" w:hAnsi="Tahoma" w:cs="Tahoma"/>
                <w:b/>
                <w:color w:val="00B050"/>
                <w:sz w:val="24"/>
              </w:rPr>
              <w:t xml:space="preserve">Movement Preparation and Mobility Exercises (2-10 minutes) </w:t>
            </w:r>
          </w:p>
          <w:p w14:paraId="58832663" w14:textId="77777777" w:rsidR="008146DF" w:rsidRPr="00B20B9D" w:rsidRDefault="008146DF" w:rsidP="00E31452">
            <w:pPr>
              <w:jc w:val="center"/>
              <w:rPr>
                <w:rFonts w:ascii="Tahoma" w:hAnsi="Tahoma" w:cs="Tahoma"/>
                <w:b/>
                <w:color w:val="00B050"/>
                <w:sz w:val="24"/>
              </w:rPr>
            </w:pPr>
            <w:r w:rsidRPr="00B20B9D">
              <w:rPr>
                <w:rFonts w:ascii="Tahoma" w:hAnsi="Tahoma" w:cs="Tahoma"/>
                <w:b/>
                <w:color w:val="00B050"/>
                <w:sz w:val="24"/>
              </w:rPr>
              <w:t>3-5 reps / exercise</w:t>
            </w:r>
          </w:p>
        </w:tc>
      </w:tr>
      <w:tr w:rsidR="008146DF" w14:paraId="3759D1A1" w14:textId="77777777" w:rsidTr="00E31452">
        <w:tc>
          <w:tcPr>
            <w:tcW w:w="2632" w:type="dxa"/>
            <w:gridSpan w:val="2"/>
          </w:tcPr>
          <w:p w14:paraId="3BED7D00" w14:textId="77777777" w:rsidR="008146DF" w:rsidRPr="004826C6" w:rsidRDefault="008146DF" w:rsidP="00E31452">
            <w:pPr>
              <w:jc w:val="center"/>
              <w:rPr>
                <w:rFonts w:ascii="Tahoma" w:hAnsi="Tahoma" w:cs="Tahoma"/>
                <w:b/>
                <w:sz w:val="24"/>
                <w:szCs w:val="24"/>
              </w:rPr>
            </w:pPr>
            <w:r>
              <w:t xml:space="preserve"> </w:t>
            </w:r>
            <w:r w:rsidRPr="004826C6">
              <w:rPr>
                <w:rFonts w:ascii="Tahoma" w:hAnsi="Tahoma" w:cs="Tahoma"/>
                <w:b/>
                <w:sz w:val="24"/>
                <w:szCs w:val="24"/>
              </w:rPr>
              <w:t>Air Squats</w:t>
            </w:r>
          </w:p>
          <w:p w14:paraId="20E13E92" w14:textId="77777777" w:rsidR="008146DF" w:rsidRDefault="008146DF" w:rsidP="00E31452">
            <w:pPr>
              <w:jc w:val="center"/>
              <w:rPr>
                <w:rFonts w:ascii="Tahoma" w:hAnsi="Tahoma" w:cs="Tahoma"/>
                <w:b/>
                <w:sz w:val="24"/>
              </w:rPr>
            </w:pPr>
            <w:r>
              <w:rPr>
                <w:noProof/>
              </w:rPr>
              <w:t>\</w:t>
            </w:r>
            <w:r>
              <w:rPr>
                <w:noProof/>
              </w:rPr>
              <w:drawing>
                <wp:inline distT="0" distB="0" distL="0" distR="0" wp14:anchorId="0E658D08" wp14:editId="68E034E2">
                  <wp:extent cx="624840" cy="624840"/>
                  <wp:effectExtent l="0" t="0" r="3810" b="3810"/>
                  <wp:docPr id="552311891" name="Picture 552311891" descr="how-to-Bodyweight-Squat-chart-768x768.jpg (76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ow-to-Bodyweight-Squat-chart-768x768.jpg (768×768)"/>
                          <pic:cNvPicPr>
                            <a:picLocks noChangeAspect="1" noChangeArrowheads="1"/>
                          </pic:cNvPicPr>
                        </pic:nvPicPr>
                        <pic:blipFill>
                          <a:blip r:embed="rId327" cstate="print">
                            <a:extLst>
                              <a:ext uri="{28A0092B-C50C-407E-A947-70E740481C1C}">
                                <a14:useLocalDpi xmlns:a14="http://schemas.microsoft.com/office/drawing/2010/main" val="0"/>
                              </a:ext>
                            </a:extLst>
                          </a:blip>
                          <a:srcRect/>
                          <a:stretch>
                            <a:fillRect/>
                          </a:stretch>
                        </pic:blipFill>
                        <pic:spPr bwMode="auto">
                          <a:xfrm>
                            <a:off x="0" y="0"/>
                            <a:ext cx="624840" cy="624840"/>
                          </a:xfrm>
                          <a:prstGeom prst="rect">
                            <a:avLst/>
                          </a:prstGeom>
                          <a:noFill/>
                          <a:ln>
                            <a:noFill/>
                          </a:ln>
                        </pic:spPr>
                      </pic:pic>
                    </a:graphicData>
                  </a:graphic>
                </wp:inline>
              </w:drawing>
            </w:r>
          </w:p>
        </w:tc>
        <w:tc>
          <w:tcPr>
            <w:tcW w:w="2632" w:type="dxa"/>
            <w:gridSpan w:val="4"/>
          </w:tcPr>
          <w:p w14:paraId="7C2A2B25" w14:textId="77777777" w:rsidR="008146DF" w:rsidRDefault="008146DF" w:rsidP="00E31452">
            <w:pPr>
              <w:jc w:val="center"/>
              <w:rPr>
                <w:rFonts w:ascii="Tahoma" w:hAnsi="Tahoma" w:cs="Tahoma"/>
                <w:b/>
                <w:sz w:val="24"/>
              </w:rPr>
            </w:pPr>
            <w:r>
              <w:rPr>
                <w:rFonts w:ascii="Tahoma" w:hAnsi="Tahoma" w:cs="Tahoma"/>
                <w:b/>
                <w:sz w:val="24"/>
              </w:rPr>
              <w:t xml:space="preserve">Snatch Squat </w:t>
            </w:r>
          </w:p>
          <w:p w14:paraId="78C62EE9" w14:textId="77777777" w:rsidR="008146DF" w:rsidRDefault="008146DF" w:rsidP="00E31452">
            <w:pPr>
              <w:jc w:val="center"/>
              <w:rPr>
                <w:rFonts w:ascii="Tahoma" w:hAnsi="Tahoma" w:cs="Tahoma"/>
                <w:b/>
                <w:sz w:val="24"/>
              </w:rPr>
            </w:pPr>
            <w:r>
              <w:rPr>
                <w:noProof/>
              </w:rPr>
              <w:drawing>
                <wp:inline distT="0" distB="0" distL="0" distR="0" wp14:anchorId="7C59BF27" wp14:editId="1A074171">
                  <wp:extent cx="744394" cy="558296"/>
                  <wp:effectExtent l="0" t="0" r="0" b="0"/>
                  <wp:docPr id="552311877" name="Picture 552311877" descr="deep-squat-to-hamstring-stretch.jpg (800×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ep-squat-to-hamstring-stretch.jpg (800×600)"/>
                          <pic:cNvPicPr>
                            <a:picLocks noChangeAspect="1" noChangeArrowheads="1"/>
                          </pic:cNvPicPr>
                        </pic:nvPicPr>
                        <pic:blipFill>
                          <a:blip r:embed="rId328" cstate="print">
                            <a:extLst>
                              <a:ext uri="{28A0092B-C50C-407E-A947-70E740481C1C}">
                                <a14:useLocalDpi xmlns:a14="http://schemas.microsoft.com/office/drawing/2010/main" val="0"/>
                              </a:ext>
                            </a:extLst>
                          </a:blip>
                          <a:srcRect/>
                          <a:stretch>
                            <a:fillRect/>
                          </a:stretch>
                        </pic:blipFill>
                        <pic:spPr bwMode="auto">
                          <a:xfrm>
                            <a:off x="0" y="0"/>
                            <a:ext cx="753577" cy="565184"/>
                          </a:xfrm>
                          <a:prstGeom prst="rect">
                            <a:avLst/>
                          </a:prstGeom>
                          <a:noFill/>
                          <a:ln>
                            <a:noFill/>
                          </a:ln>
                        </pic:spPr>
                      </pic:pic>
                    </a:graphicData>
                  </a:graphic>
                </wp:inline>
              </w:drawing>
            </w:r>
          </w:p>
        </w:tc>
        <w:tc>
          <w:tcPr>
            <w:tcW w:w="2632" w:type="dxa"/>
            <w:gridSpan w:val="5"/>
          </w:tcPr>
          <w:p w14:paraId="6602A63D" w14:textId="77777777" w:rsidR="008146DF" w:rsidRDefault="008146DF" w:rsidP="00E31452">
            <w:pPr>
              <w:jc w:val="center"/>
              <w:rPr>
                <w:rFonts w:ascii="Tahoma" w:hAnsi="Tahoma" w:cs="Tahoma"/>
                <w:b/>
                <w:sz w:val="24"/>
              </w:rPr>
            </w:pPr>
            <w:r>
              <w:rPr>
                <w:rFonts w:ascii="Tahoma" w:hAnsi="Tahoma" w:cs="Tahoma"/>
                <w:b/>
                <w:sz w:val="24"/>
              </w:rPr>
              <w:t xml:space="preserve">Squat to Stand </w:t>
            </w:r>
          </w:p>
          <w:p w14:paraId="0EB06D45" w14:textId="77777777" w:rsidR="008146DF" w:rsidRDefault="008146DF" w:rsidP="00E31452">
            <w:pPr>
              <w:jc w:val="center"/>
              <w:rPr>
                <w:rFonts w:ascii="Tahoma" w:hAnsi="Tahoma" w:cs="Tahoma"/>
                <w:b/>
                <w:sz w:val="24"/>
              </w:rPr>
            </w:pPr>
            <w:r>
              <w:rPr>
                <w:noProof/>
              </w:rPr>
              <w:drawing>
                <wp:inline distT="0" distB="0" distL="0" distR="0" wp14:anchorId="236652B6" wp14:editId="277FCE9C">
                  <wp:extent cx="670560" cy="670560"/>
                  <wp:effectExtent l="0" t="0" r="0" b="0"/>
                  <wp:docPr id="552311897" name="Picture 552311897" descr="wind_releasing_pose_flow__.png (278×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wind_releasing_pose_flow__.png (278×278)"/>
                          <pic:cNvPicPr>
                            <a:picLocks noChangeAspect="1" noChangeArrowheads="1"/>
                          </pic:cNvPicPr>
                        </pic:nvPicPr>
                        <pic:blipFill>
                          <a:blip r:embed="rId329" cstate="print">
                            <a:extLst>
                              <a:ext uri="{28A0092B-C50C-407E-A947-70E740481C1C}">
                                <a14:useLocalDpi xmlns:a14="http://schemas.microsoft.com/office/drawing/2010/main" val="0"/>
                              </a:ext>
                            </a:extLst>
                          </a:blip>
                          <a:srcRect/>
                          <a:stretch>
                            <a:fillRect/>
                          </a:stretch>
                        </pic:blipFill>
                        <pic:spPr bwMode="auto">
                          <a:xfrm>
                            <a:off x="0" y="0"/>
                            <a:ext cx="670560" cy="670560"/>
                          </a:xfrm>
                          <a:prstGeom prst="rect">
                            <a:avLst/>
                          </a:prstGeom>
                          <a:noFill/>
                          <a:ln>
                            <a:noFill/>
                          </a:ln>
                        </pic:spPr>
                      </pic:pic>
                    </a:graphicData>
                  </a:graphic>
                </wp:inline>
              </w:drawing>
            </w:r>
          </w:p>
        </w:tc>
        <w:tc>
          <w:tcPr>
            <w:tcW w:w="2632" w:type="dxa"/>
            <w:gridSpan w:val="3"/>
          </w:tcPr>
          <w:p w14:paraId="215CB441" w14:textId="77777777" w:rsidR="008146DF" w:rsidRDefault="008146DF" w:rsidP="00E31452">
            <w:pPr>
              <w:jc w:val="center"/>
              <w:rPr>
                <w:rFonts w:ascii="Tahoma" w:hAnsi="Tahoma" w:cs="Tahoma"/>
                <w:b/>
                <w:sz w:val="24"/>
              </w:rPr>
            </w:pPr>
            <w:r>
              <w:rPr>
                <w:rFonts w:ascii="Tahoma" w:hAnsi="Tahoma" w:cs="Tahoma"/>
                <w:b/>
                <w:sz w:val="24"/>
              </w:rPr>
              <w:t>Lunge to Stand</w:t>
            </w:r>
          </w:p>
          <w:p w14:paraId="7C7BE053" w14:textId="77777777" w:rsidR="008146DF" w:rsidRDefault="008146DF" w:rsidP="00E31452">
            <w:pPr>
              <w:jc w:val="center"/>
              <w:rPr>
                <w:rFonts w:ascii="Tahoma" w:hAnsi="Tahoma" w:cs="Tahoma"/>
                <w:b/>
                <w:sz w:val="24"/>
              </w:rPr>
            </w:pPr>
            <w:r>
              <w:rPr>
                <w:noProof/>
              </w:rPr>
              <w:drawing>
                <wp:inline distT="0" distB="0" distL="0" distR="0" wp14:anchorId="6D25FCE1" wp14:editId="65632525">
                  <wp:extent cx="877023" cy="730134"/>
                  <wp:effectExtent l="0" t="0" r="0" b="0"/>
                  <wp:docPr id="552311886" name="Picture 552311886" descr="mobility-standing-low-to-high-lunge-3-e1426723980873.jpeg (50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obility-standing-low-to-high-lunge-3-e1426723980873.jpeg (500×375)"/>
                          <pic:cNvPicPr>
                            <a:picLocks noChangeAspect="1" noChangeArrowheads="1"/>
                          </pic:cNvPicPr>
                        </pic:nvPicPr>
                        <pic:blipFill>
                          <a:blip r:embed="rId330" cstate="print">
                            <a:extLst>
                              <a:ext uri="{28A0092B-C50C-407E-A947-70E740481C1C}">
                                <a14:useLocalDpi xmlns:a14="http://schemas.microsoft.com/office/drawing/2010/main" val="0"/>
                              </a:ext>
                            </a:extLst>
                          </a:blip>
                          <a:srcRect/>
                          <a:stretch>
                            <a:fillRect/>
                          </a:stretch>
                        </pic:blipFill>
                        <pic:spPr bwMode="auto">
                          <a:xfrm>
                            <a:off x="0" y="0"/>
                            <a:ext cx="921782" cy="767396"/>
                          </a:xfrm>
                          <a:prstGeom prst="rect">
                            <a:avLst/>
                          </a:prstGeom>
                          <a:noFill/>
                          <a:ln>
                            <a:noFill/>
                          </a:ln>
                        </pic:spPr>
                      </pic:pic>
                    </a:graphicData>
                  </a:graphic>
                </wp:inline>
              </w:drawing>
            </w:r>
          </w:p>
        </w:tc>
      </w:tr>
      <w:tr w:rsidR="008146DF" w14:paraId="1CF77429" w14:textId="77777777" w:rsidTr="00E31452">
        <w:tc>
          <w:tcPr>
            <w:tcW w:w="2632" w:type="dxa"/>
            <w:gridSpan w:val="2"/>
          </w:tcPr>
          <w:p w14:paraId="0BCBE289" w14:textId="77777777" w:rsidR="008146DF" w:rsidRPr="004826C6" w:rsidRDefault="008146DF" w:rsidP="00E31452">
            <w:pPr>
              <w:jc w:val="center"/>
              <w:rPr>
                <w:rFonts w:ascii="Tahoma" w:hAnsi="Tahoma" w:cs="Tahoma"/>
                <w:b/>
                <w:sz w:val="24"/>
              </w:rPr>
            </w:pPr>
            <w:r w:rsidRPr="004826C6">
              <w:rPr>
                <w:rFonts w:ascii="Tahoma" w:hAnsi="Tahoma" w:cs="Tahoma"/>
                <w:b/>
                <w:sz w:val="24"/>
              </w:rPr>
              <w:t>Lunge and Rotate (Goat)</w:t>
            </w:r>
          </w:p>
          <w:p w14:paraId="27BE5B77" w14:textId="77777777" w:rsidR="008146DF" w:rsidRDefault="008146DF" w:rsidP="00E31452">
            <w:pPr>
              <w:jc w:val="center"/>
            </w:pPr>
            <w:r>
              <w:rPr>
                <w:noProof/>
              </w:rPr>
              <w:drawing>
                <wp:inline distT="0" distB="0" distL="0" distR="0" wp14:anchorId="2794DB61" wp14:editId="14B0D109">
                  <wp:extent cx="652431" cy="551040"/>
                  <wp:effectExtent l="0" t="0" r="0" b="1905"/>
                  <wp:docPr id="552311874" name="Picture 552311874" descr="Lunge-Twist.jpg (1024×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Lunge-Twist.jpg (1024×865)"/>
                          <pic:cNvPicPr>
                            <a:picLocks noChangeAspect="1" noChangeArrowheads="1"/>
                          </pic:cNvPicPr>
                        </pic:nvPicPr>
                        <pic:blipFill>
                          <a:blip r:embed="rId331" cstate="print">
                            <a:extLst>
                              <a:ext uri="{28A0092B-C50C-407E-A947-70E740481C1C}">
                                <a14:useLocalDpi xmlns:a14="http://schemas.microsoft.com/office/drawing/2010/main" val="0"/>
                              </a:ext>
                            </a:extLst>
                          </a:blip>
                          <a:srcRect/>
                          <a:stretch>
                            <a:fillRect/>
                          </a:stretch>
                        </pic:blipFill>
                        <pic:spPr bwMode="auto">
                          <a:xfrm>
                            <a:off x="0" y="0"/>
                            <a:ext cx="685420" cy="578902"/>
                          </a:xfrm>
                          <a:prstGeom prst="rect">
                            <a:avLst/>
                          </a:prstGeom>
                          <a:noFill/>
                          <a:ln>
                            <a:noFill/>
                          </a:ln>
                        </pic:spPr>
                      </pic:pic>
                    </a:graphicData>
                  </a:graphic>
                </wp:inline>
              </w:drawing>
            </w:r>
          </w:p>
        </w:tc>
        <w:tc>
          <w:tcPr>
            <w:tcW w:w="2632" w:type="dxa"/>
            <w:gridSpan w:val="4"/>
          </w:tcPr>
          <w:p w14:paraId="4CC7B8D3" w14:textId="77777777" w:rsidR="008146DF" w:rsidRDefault="008146DF" w:rsidP="00E31452">
            <w:pPr>
              <w:jc w:val="center"/>
              <w:rPr>
                <w:rFonts w:ascii="Tahoma" w:hAnsi="Tahoma" w:cs="Tahoma"/>
                <w:b/>
                <w:sz w:val="24"/>
              </w:rPr>
            </w:pPr>
            <w:r>
              <w:rPr>
                <w:rFonts w:ascii="Tahoma" w:hAnsi="Tahoma" w:cs="Tahoma"/>
                <w:b/>
                <w:sz w:val="24"/>
              </w:rPr>
              <w:t>Inch Worm</w:t>
            </w:r>
          </w:p>
          <w:p w14:paraId="250A5344" w14:textId="77777777" w:rsidR="008146DF" w:rsidRDefault="008146DF" w:rsidP="00E31452">
            <w:pPr>
              <w:jc w:val="center"/>
              <w:rPr>
                <w:rFonts w:ascii="Tahoma" w:hAnsi="Tahoma" w:cs="Tahoma"/>
                <w:b/>
                <w:sz w:val="24"/>
              </w:rPr>
            </w:pPr>
            <w:r>
              <w:rPr>
                <w:noProof/>
              </w:rPr>
              <w:drawing>
                <wp:inline distT="0" distB="0" distL="0" distR="0" wp14:anchorId="5E5013F8" wp14:editId="411AF8CB">
                  <wp:extent cx="647962" cy="571745"/>
                  <wp:effectExtent l="0" t="0" r="0" b="0"/>
                  <wp:docPr id="552311873" name="Picture 552311873" descr="f49c777710180fe26ee1b7e57685560e.jpg (60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49c777710180fe26ee1b7e57685560e.jpg (600×450)"/>
                          <pic:cNvPicPr>
                            <a:picLocks noChangeAspect="1" noChangeArrowheads="1"/>
                          </pic:cNvPicPr>
                        </pic:nvPicPr>
                        <pic:blipFill>
                          <a:blip r:embed="rId332" cstate="print">
                            <a:extLst>
                              <a:ext uri="{28A0092B-C50C-407E-A947-70E740481C1C}">
                                <a14:useLocalDpi xmlns:a14="http://schemas.microsoft.com/office/drawing/2010/main" val="0"/>
                              </a:ext>
                            </a:extLst>
                          </a:blip>
                          <a:srcRect/>
                          <a:stretch>
                            <a:fillRect/>
                          </a:stretch>
                        </pic:blipFill>
                        <pic:spPr bwMode="auto">
                          <a:xfrm>
                            <a:off x="0" y="0"/>
                            <a:ext cx="689500" cy="608397"/>
                          </a:xfrm>
                          <a:prstGeom prst="rect">
                            <a:avLst/>
                          </a:prstGeom>
                          <a:noFill/>
                          <a:ln>
                            <a:noFill/>
                          </a:ln>
                        </pic:spPr>
                      </pic:pic>
                    </a:graphicData>
                  </a:graphic>
                </wp:inline>
              </w:drawing>
            </w:r>
          </w:p>
        </w:tc>
        <w:tc>
          <w:tcPr>
            <w:tcW w:w="2632" w:type="dxa"/>
            <w:gridSpan w:val="5"/>
          </w:tcPr>
          <w:p w14:paraId="18291EAA" w14:textId="77777777" w:rsidR="008146DF" w:rsidRDefault="008146DF" w:rsidP="00E31452">
            <w:pPr>
              <w:jc w:val="center"/>
              <w:rPr>
                <w:rFonts w:ascii="Tahoma" w:hAnsi="Tahoma" w:cs="Tahoma"/>
                <w:b/>
                <w:sz w:val="24"/>
              </w:rPr>
            </w:pPr>
            <w:r>
              <w:rPr>
                <w:rFonts w:ascii="Tahoma" w:hAnsi="Tahoma" w:cs="Tahoma"/>
                <w:b/>
                <w:sz w:val="24"/>
              </w:rPr>
              <w:t>Scorpion</w:t>
            </w:r>
          </w:p>
          <w:p w14:paraId="7C8A13C1" w14:textId="77777777" w:rsidR="008146DF" w:rsidRDefault="008146DF" w:rsidP="00E31452">
            <w:pPr>
              <w:jc w:val="center"/>
              <w:rPr>
                <w:rFonts w:ascii="Tahoma" w:hAnsi="Tahoma" w:cs="Tahoma"/>
                <w:b/>
                <w:sz w:val="24"/>
              </w:rPr>
            </w:pPr>
            <w:r>
              <w:rPr>
                <w:noProof/>
              </w:rPr>
              <w:drawing>
                <wp:inline distT="0" distB="0" distL="0" distR="0" wp14:anchorId="42C76C92" wp14:editId="779CFB4C">
                  <wp:extent cx="786419" cy="786419"/>
                  <wp:effectExtent l="0" t="0" r="0" b="0"/>
                  <wp:docPr id="552311887" name="Picture 552311887" descr="scorpion-twist-1.jpeg (25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orpion-twist-1.jpeg (259×259)"/>
                          <pic:cNvPicPr>
                            <a:picLocks noChangeAspect="1" noChangeArrowheads="1"/>
                          </pic:cNvPicPr>
                        </pic:nvPicPr>
                        <pic:blipFill>
                          <a:blip r:embed="rId333" cstate="print">
                            <a:extLst>
                              <a:ext uri="{28A0092B-C50C-407E-A947-70E740481C1C}">
                                <a14:useLocalDpi xmlns:a14="http://schemas.microsoft.com/office/drawing/2010/main" val="0"/>
                              </a:ext>
                            </a:extLst>
                          </a:blip>
                          <a:srcRect/>
                          <a:stretch>
                            <a:fillRect/>
                          </a:stretch>
                        </pic:blipFill>
                        <pic:spPr bwMode="auto">
                          <a:xfrm>
                            <a:off x="0" y="0"/>
                            <a:ext cx="796459" cy="796459"/>
                          </a:xfrm>
                          <a:prstGeom prst="rect">
                            <a:avLst/>
                          </a:prstGeom>
                          <a:noFill/>
                          <a:ln>
                            <a:noFill/>
                          </a:ln>
                        </pic:spPr>
                      </pic:pic>
                    </a:graphicData>
                  </a:graphic>
                </wp:inline>
              </w:drawing>
            </w:r>
          </w:p>
        </w:tc>
        <w:tc>
          <w:tcPr>
            <w:tcW w:w="2632" w:type="dxa"/>
            <w:gridSpan w:val="3"/>
          </w:tcPr>
          <w:p w14:paraId="5824D590" w14:textId="77777777" w:rsidR="008146DF" w:rsidRDefault="008146DF" w:rsidP="00E31452">
            <w:pPr>
              <w:jc w:val="center"/>
              <w:rPr>
                <w:rFonts w:ascii="Tahoma" w:hAnsi="Tahoma" w:cs="Tahoma"/>
                <w:b/>
                <w:sz w:val="24"/>
              </w:rPr>
            </w:pPr>
            <w:r>
              <w:rPr>
                <w:rFonts w:ascii="Tahoma" w:hAnsi="Tahoma" w:cs="Tahoma"/>
                <w:b/>
                <w:sz w:val="24"/>
              </w:rPr>
              <w:t>Plank + touch</w:t>
            </w:r>
          </w:p>
          <w:p w14:paraId="1821D84C" w14:textId="77777777" w:rsidR="008146DF" w:rsidRDefault="008146DF" w:rsidP="00E31452">
            <w:pPr>
              <w:jc w:val="center"/>
              <w:rPr>
                <w:rFonts w:ascii="Tahoma" w:hAnsi="Tahoma" w:cs="Tahoma"/>
              </w:rPr>
            </w:pPr>
            <w:r w:rsidRPr="004826C6">
              <w:rPr>
                <w:rFonts w:ascii="Tahoma" w:hAnsi="Tahoma" w:cs="Tahoma"/>
              </w:rPr>
              <w:t>(shoulder/hip/shin)</w:t>
            </w:r>
          </w:p>
          <w:p w14:paraId="65738D0F" w14:textId="77777777" w:rsidR="008146DF" w:rsidRPr="004826C6" w:rsidRDefault="008146DF" w:rsidP="00E31452">
            <w:pPr>
              <w:jc w:val="center"/>
              <w:rPr>
                <w:rFonts w:ascii="Tahoma" w:hAnsi="Tahoma" w:cs="Tahoma"/>
                <w:sz w:val="24"/>
              </w:rPr>
            </w:pPr>
            <w:r>
              <w:rPr>
                <w:noProof/>
              </w:rPr>
              <w:drawing>
                <wp:inline distT="0" distB="0" distL="0" distR="0" wp14:anchorId="5C617FC7" wp14:editId="236FE829">
                  <wp:extent cx="900329" cy="720263"/>
                  <wp:effectExtent l="0" t="0" r="0" b="3810"/>
                  <wp:docPr id="552311888" name="Picture 552311888" descr="plankshin-1522252185.jpg (480×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kshin-1522252185.jpg (480×384)"/>
                          <pic:cNvPicPr>
                            <a:picLocks noChangeAspect="1" noChangeArrowheads="1"/>
                          </pic:cNvPicPr>
                        </pic:nvPicPr>
                        <pic:blipFill>
                          <a:blip r:embed="rId334" cstate="print">
                            <a:extLst>
                              <a:ext uri="{28A0092B-C50C-407E-A947-70E740481C1C}">
                                <a14:useLocalDpi xmlns:a14="http://schemas.microsoft.com/office/drawing/2010/main" val="0"/>
                              </a:ext>
                            </a:extLst>
                          </a:blip>
                          <a:srcRect/>
                          <a:stretch>
                            <a:fillRect/>
                          </a:stretch>
                        </pic:blipFill>
                        <pic:spPr bwMode="auto">
                          <a:xfrm>
                            <a:off x="0" y="0"/>
                            <a:ext cx="914985" cy="731988"/>
                          </a:xfrm>
                          <a:prstGeom prst="rect">
                            <a:avLst/>
                          </a:prstGeom>
                          <a:noFill/>
                          <a:ln>
                            <a:noFill/>
                          </a:ln>
                        </pic:spPr>
                      </pic:pic>
                    </a:graphicData>
                  </a:graphic>
                </wp:inline>
              </w:drawing>
            </w:r>
          </w:p>
        </w:tc>
      </w:tr>
    </w:tbl>
    <w:p w14:paraId="5C2FF819" w14:textId="77777777" w:rsidR="008146DF" w:rsidRDefault="008146DF" w:rsidP="008146DF">
      <w:pPr>
        <w:rPr>
          <w:rFonts w:ascii="Tahoma" w:hAnsi="Tahoma" w:cs="Tahoma"/>
          <w:b/>
          <w:sz w:val="24"/>
        </w:rPr>
      </w:pPr>
    </w:p>
    <w:p w14:paraId="374DC18E" w14:textId="77777777" w:rsidR="008146DF" w:rsidRDefault="008146DF" w:rsidP="008146DF">
      <w:pPr>
        <w:rPr>
          <w:rFonts w:ascii="Tahoma" w:hAnsi="Tahoma" w:cs="Tahoma"/>
          <w:b/>
          <w:sz w:val="24"/>
        </w:rPr>
      </w:pPr>
    </w:p>
    <w:p w14:paraId="3D0742B2" w14:textId="77777777" w:rsidR="008146DF" w:rsidRDefault="008146DF" w:rsidP="008146DF">
      <w:pPr>
        <w:rPr>
          <w:rFonts w:ascii="Tahoma" w:hAnsi="Tahoma" w:cs="Tahoma"/>
          <w:b/>
          <w:sz w:val="24"/>
        </w:rPr>
      </w:pPr>
    </w:p>
    <w:p w14:paraId="5A9685E6" w14:textId="77777777" w:rsidR="008146DF" w:rsidRDefault="008146DF" w:rsidP="008146DF">
      <w:pPr>
        <w:jc w:val="center"/>
        <w:rPr>
          <w:rFonts w:ascii="Tahoma" w:hAnsi="Tahoma" w:cs="Tahoma"/>
          <w:b/>
          <w:sz w:val="28"/>
          <w:szCs w:val="28"/>
        </w:rPr>
      </w:pPr>
      <w:r w:rsidRPr="001D3314">
        <w:rPr>
          <w:rFonts w:ascii="Tahoma" w:hAnsi="Tahoma" w:cs="Tahoma"/>
          <w:b/>
          <w:sz w:val="28"/>
          <w:szCs w:val="28"/>
        </w:rPr>
        <w:lastRenderedPageBreak/>
        <w:t xml:space="preserve">Sample </w:t>
      </w:r>
      <w:r>
        <w:rPr>
          <w:rFonts w:ascii="Tahoma" w:hAnsi="Tahoma" w:cs="Tahoma"/>
          <w:b/>
          <w:sz w:val="28"/>
          <w:szCs w:val="28"/>
        </w:rPr>
        <w:t>Workout Preps</w:t>
      </w:r>
    </w:p>
    <w:p w14:paraId="5B9B9D39" w14:textId="77777777" w:rsidR="008146DF" w:rsidRDefault="008146DF" w:rsidP="008146DF">
      <w:pPr>
        <w:rPr>
          <w:sz w:val="24"/>
        </w:rPr>
      </w:pPr>
    </w:p>
    <w:tbl>
      <w:tblPr>
        <w:tblStyle w:val="TableGrid"/>
        <w:tblW w:w="0" w:type="auto"/>
        <w:tblLook w:val="04A0" w:firstRow="1" w:lastRow="0" w:firstColumn="1" w:lastColumn="0" w:noHBand="0" w:noVBand="1"/>
      </w:tblPr>
      <w:tblGrid>
        <w:gridCol w:w="2632"/>
        <w:gridCol w:w="2632"/>
        <w:gridCol w:w="2632"/>
        <w:gridCol w:w="2632"/>
      </w:tblGrid>
      <w:tr w:rsidR="008146DF" w14:paraId="7B042DE4" w14:textId="77777777" w:rsidTr="00E31452">
        <w:tc>
          <w:tcPr>
            <w:tcW w:w="2632" w:type="dxa"/>
          </w:tcPr>
          <w:p w14:paraId="7BEB7749" w14:textId="77777777" w:rsidR="008146DF" w:rsidRPr="00C23EDE" w:rsidRDefault="008146DF" w:rsidP="00E31452">
            <w:pPr>
              <w:jc w:val="center"/>
              <w:rPr>
                <w:rFonts w:ascii="Arial Narrow" w:hAnsi="Arial Narrow"/>
                <w:sz w:val="28"/>
              </w:rPr>
            </w:pPr>
            <w:r w:rsidRPr="00C23EDE">
              <w:rPr>
                <w:rFonts w:ascii="Arial Narrow" w:hAnsi="Arial Narrow"/>
                <w:sz w:val="28"/>
              </w:rPr>
              <w:t>Elliptical Workout</w:t>
            </w:r>
          </w:p>
          <w:p w14:paraId="134C14B9" w14:textId="77777777" w:rsidR="008146DF" w:rsidRPr="00C23EDE" w:rsidRDefault="008146DF" w:rsidP="00E31452">
            <w:pPr>
              <w:jc w:val="center"/>
              <w:rPr>
                <w:rFonts w:ascii="Arial Narrow" w:hAnsi="Arial Narrow"/>
                <w:sz w:val="28"/>
              </w:rPr>
            </w:pPr>
            <w:r w:rsidRPr="00C23EDE">
              <w:rPr>
                <w:rFonts w:ascii="Arial Narrow" w:hAnsi="Arial Narrow"/>
                <w:sz w:val="28"/>
              </w:rPr>
              <w:t>Cardio</w:t>
            </w:r>
          </w:p>
        </w:tc>
        <w:tc>
          <w:tcPr>
            <w:tcW w:w="2632" w:type="dxa"/>
          </w:tcPr>
          <w:p w14:paraId="68C3B194" w14:textId="77777777" w:rsidR="008146DF" w:rsidRPr="00C23EDE" w:rsidRDefault="008146DF" w:rsidP="00E31452">
            <w:pPr>
              <w:jc w:val="center"/>
              <w:rPr>
                <w:rFonts w:ascii="Arial Narrow" w:hAnsi="Arial Narrow"/>
                <w:sz w:val="28"/>
              </w:rPr>
            </w:pPr>
            <w:r w:rsidRPr="00C23EDE">
              <w:rPr>
                <w:rFonts w:ascii="Arial Narrow" w:hAnsi="Arial Narrow"/>
                <w:sz w:val="28"/>
              </w:rPr>
              <w:t>Bootcamp Workout</w:t>
            </w:r>
          </w:p>
          <w:p w14:paraId="368079B2" w14:textId="77777777" w:rsidR="008146DF" w:rsidRPr="00C23EDE" w:rsidRDefault="008146DF" w:rsidP="00E31452">
            <w:pPr>
              <w:jc w:val="center"/>
              <w:rPr>
                <w:rFonts w:ascii="Arial Narrow" w:hAnsi="Arial Narrow"/>
                <w:sz w:val="28"/>
              </w:rPr>
            </w:pPr>
            <w:r w:rsidRPr="00C23EDE">
              <w:rPr>
                <w:rFonts w:ascii="Arial Narrow" w:hAnsi="Arial Narrow"/>
                <w:sz w:val="28"/>
              </w:rPr>
              <w:t>Cardio / Muscle</w:t>
            </w:r>
          </w:p>
        </w:tc>
        <w:tc>
          <w:tcPr>
            <w:tcW w:w="2632" w:type="dxa"/>
          </w:tcPr>
          <w:p w14:paraId="79C96FF6" w14:textId="77777777" w:rsidR="008146DF" w:rsidRPr="00C23EDE" w:rsidRDefault="008146DF" w:rsidP="00E31452">
            <w:pPr>
              <w:jc w:val="center"/>
              <w:rPr>
                <w:rFonts w:ascii="Arial Narrow" w:hAnsi="Arial Narrow"/>
                <w:sz w:val="28"/>
              </w:rPr>
            </w:pPr>
            <w:r w:rsidRPr="00C23EDE">
              <w:rPr>
                <w:rFonts w:ascii="Arial Narrow" w:hAnsi="Arial Narrow"/>
                <w:sz w:val="28"/>
              </w:rPr>
              <w:t>Weight Training –</w:t>
            </w:r>
          </w:p>
          <w:p w14:paraId="3FD92974" w14:textId="77777777" w:rsidR="008146DF" w:rsidRPr="00C23EDE" w:rsidRDefault="008146DF" w:rsidP="00E31452">
            <w:pPr>
              <w:jc w:val="center"/>
              <w:rPr>
                <w:rFonts w:ascii="Arial Narrow" w:hAnsi="Arial Narrow"/>
                <w:sz w:val="28"/>
              </w:rPr>
            </w:pPr>
            <w:r w:rsidRPr="00C23EDE">
              <w:rPr>
                <w:rFonts w:ascii="Arial Narrow" w:hAnsi="Arial Narrow"/>
                <w:sz w:val="28"/>
              </w:rPr>
              <w:t>Legs and Chest Day</w:t>
            </w:r>
          </w:p>
        </w:tc>
        <w:tc>
          <w:tcPr>
            <w:tcW w:w="2632" w:type="dxa"/>
          </w:tcPr>
          <w:p w14:paraId="09180F00" w14:textId="77777777" w:rsidR="008146DF" w:rsidRPr="00C23EDE" w:rsidRDefault="008146DF" w:rsidP="00E31452">
            <w:pPr>
              <w:jc w:val="center"/>
              <w:rPr>
                <w:rFonts w:ascii="Arial Narrow" w:hAnsi="Arial Narrow"/>
                <w:sz w:val="28"/>
              </w:rPr>
            </w:pPr>
            <w:r w:rsidRPr="00C23EDE">
              <w:rPr>
                <w:rFonts w:ascii="Arial Narrow" w:hAnsi="Arial Narrow"/>
                <w:sz w:val="28"/>
              </w:rPr>
              <w:t>Soccer Game</w:t>
            </w:r>
          </w:p>
        </w:tc>
      </w:tr>
      <w:tr w:rsidR="008146DF" w14:paraId="38BFC7EA" w14:textId="77777777" w:rsidTr="00E31452">
        <w:tc>
          <w:tcPr>
            <w:tcW w:w="10528" w:type="dxa"/>
            <w:gridSpan w:val="4"/>
          </w:tcPr>
          <w:p w14:paraId="6A617B30" w14:textId="77777777" w:rsidR="008146DF" w:rsidRPr="00C23EDE" w:rsidRDefault="008146DF" w:rsidP="00E31452">
            <w:pPr>
              <w:jc w:val="center"/>
              <w:rPr>
                <w:rFonts w:ascii="Arial Narrow" w:hAnsi="Arial Narrow" w:cs="Arial"/>
                <w:b/>
                <w:sz w:val="28"/>
              </w:rPr>
            </w:pPr>
            <w:r w:rsidRPr="00C23EDE">
              <w:rPr>
                <w:rFonts w:ascii="Arial Narrow" w:hAnsi="Arial Narrow" w:cs="Arial"/>
                <w:b/>
                <w:sz w:val="28"/>
              </w:rPr>
              <w:t>Warm-Up</w:t>
            </w:r>
          </w:p>
        </w:tc>
      </w:tr>
      <w:tr w:rsidR="008146DF" w14:paraId="35315775" w14:textId="77777777" w:rsidTr="00E31452">
        <w:tc>
          <w:tcPr>
            <w:tcW w:w="2632" w:type="dxa"/>
          </w:tcPr>
          <w:p w14:paraId="30652FEE" w14:textId="77777777" w:rsidR="008146DF" w:rsidRPr="00C23EDE" w:rsidRDefault="008146DF" w:rsidP="00E31452">
            <w:pPr>
              <w:rPr>
                <w:rFonts w:ascii="Arial Narrow" w:hAnsi="Arial Narrow"/>
                <w:sz w:val="28"/>
              </w:rPr>
            </w:pPr>
            <w:r w:rsidRPr="00C23EDE">
              <w:rPr>
                <w:rFonts w:ascii="Arial Narrow" w:hAnsi="Arial Narrow"/>
                <w:sz w:val="28"/>
              </w:rPr>
              <w:t>3 min Thermal:</w:t>
            </w:r>
          </w:p>
          <w:p w14:paraId="34EC81B9" w14:textId="77777777" w:rsidR="008146DF" w:rsidRPr="00C23EDE" w:rsidRDefault="008146DF" w:rsidP="00E31452">
            <w:pPr>
              <w:rPr>
                <w:rFonts w:ascii="Arial Narrow" w:hAnsi="Arial Narrow"/>
                <w:sz w:val="28"/>
              </w:rPr>
            </w:pPr>
            <w:r w:rsidRPr="00C23EDE">
              <w:rPr>
                <w:rFonts w:ascii="Arial Narrow" w:hAnsi="Arial Narrow"/>
                <w:sz w:val="28"/>
              </w:rPr>
              <w:t xml:space="preserve">Elliptical </w:t>
            </w:r>
          </w:p>
          <w:p w14:paraId="70395BE3" w14:textId="77777777" w:rsidR="008146DF" w:rsidRPr="00C23EDE" w:rsidRDefault="008146DF" w:rsidP="00E31452">
            <w:pPr>
              <w:rPr>
                <w:rFonts w:ascii="Arial Narrow" w:hAnsi="Arial Narrow"/>
                <w:sz w:val="28"/>
              </w:rPr>
            </w:pPr>
            <w:r w:rsidRPr="00C23EDE">
              <w:rPr>
                <w:rFonts w:ascii="Arial Narrow" w:hAnsi="Arial Narrow"/>
                <w:sz w:val="28"/>
              </w:rPr>
              <w:t xml:space="preserve">2 min. ROM: </w:t>
            </w:r>
          </w:p>
          <w:p w14:paraId="638710D1" w14:textId="77777777" w:rsidR="008146DF" w:rsidRPr="00C23EDE" w:rsidRDefault="008146DF" w:rsidP="00E31452">
            <w:pPr>
              <w:rPr>
                <w:rFonts w:ascii="Arial Narrow" w:hAnsi="Arial Narrow"/>
                <w:sz w:val="28"/>
              </w:rPr>
            </w:pPr>
            <w:r w:rsidRPr="00C23EDE">
              <w:rPr>
                <w:rFonts w:ascii="Arial Narrow" w:hAnsi="Arial Narrow"/>
                <w:sz w:val="28"/>
              </w:rPr>
              <w:t>ankles, knees, hips, lower back</w:t>
            </w:r>
          </w:p>
          <w:p w14:paraId="4F9D1DC8" w14:textId="77777777" w:rsidR="008146DF" w:rsidRPr="00C23EDE" w:rsidRDefault="008146DF" w:rsidP="00E31452">
            <w:pPr>
              <w:rPr>
                <w:rFonts w:ascii="Arial Narrow" w:hAnsi="Arial Narrow"/>
                <w:sz w:val="28"/>
              </w:rPr>
            </w:pPr>
            <w:r w:rsidRPr="00C23EDE">
              <w:rPr>
                <w:rFonts w:ascii="Arial Narrow" w:hAnsi="Arial Narrow"/>
                <w:sz w:val="28"/>
              </w:rPr>
              <w:t>2 min Mobility:</w:t>
            </w:r>
          </w:p>
          <w:p w14:paraId="598C6529" w14:textId="77777777" w:rsidR="008146DF" w:rsidRPr="00C23EDE" w:rsidRDefault="008146DF" w:rsidP="00E31452">
            <w:pPr>
              <w:rPr>
                <w:rFonts w:ascii="Arial Narrow" w:hAnsi="Arial Narrow"/>
                <w:sz w:val="28"/>
              </w:rPr>
            </w:pPr>
            <w:r w:rsidRPr="00C23EDE">
              <w:rPr>
                <w:rFonts w:ascii="Arial Narrow" w:hAnsi="Arial Narrow"/>
                <w:sz w:val="28"/>
              </w:rPr>
              <w:t>Lunges, plank, Supermans</w:t>
            </w:r>
          </w:p>
        </w:tc>
        <w:tc>
          <w:tcPr>
            <w:tcW w:w="2632" w:type="dxa"/>
          </w:tcPr>
          <w:p w14:paraId="7A11B81F" w14:textId="77777777" w:rsidR="008146DF" w:rsidRPr="00C23EDE" w:rsidRDefault="008146DF" w:rsidP="00E31452">
            <w:pPr>
              <w:rPr>
                <w:rFonts w:ascii="Arial Narrow" w:hAnsi="Arial Narrow"/>
                <w:sz w:val="28"/>
              </w:rPr>
            </w:pPr>
            <w:r w:rsidRPr="00C23EDE">
              <w:rPr>
                <w:rFonts w:ascii="Arial Narrow" w:hAnsi="Arial Narrow"/>
                <w:sz w:val="28"/>
              </w:rPr>
              <w:t>3 min Thermal:</w:t>
            </w:r>
          </w:p>
          <w:p w14:paraId="14D1827D" w14:textId="77777777" w:rsidR="008146DF" w:rsidRPr="00C23EDE" w:rsidRDefault="008146DF" w:rsidP="00E31452">
            <w:pPr>
              <w:rPr>
                <w:rFonts w:ascii="Arial Narrow" w:hAnsi="Arial Narrow"/>
                <w:sz w:val="28"/>
              </w:rPr>
            </w:pPr>
            <w:r w:rsidRPr="00C23EDE">
              <w:rPr>
                <w:rFonts w:ascii="Arial Narrow" w:hAnsi="Arial Narrow"/>
                <w:sz w:val="28"/>
              </w:rPr>
              <w:t>Skip, Jacks, butt kicks</w:t>
            </w:r>
          </w:p>
          <w:p w14:paraId="4487A763" w14:textId="77777777" w:rsidR="008146DF" w:rsidRPr="00C23EDE" w:rsidRDefault="008146DF" w:rsidP="00E31452">
            <w:pPr>
              <w:rPr>
                <w:rFonts w:ascii="Arial Narrow" w:hAnsi="Arial Narrow"/>
                <w:sz w:val="28"/>
              </w:rPr>
            </w:pPr>
            <w:r w:rsidRPr="00C23EDE">
              <w:rPr>
                <w:rFonts w:ascii="Arial Narrow" w:hAnsi="Arial Narrow"/>
                <w:sz w:val="28"/>
              </w:rPr>
              <w:t xml:space="preserve">2 min ROM: </w:t>
            </w:r>
          </w:p>
          <w:p w14:paraId="232D60BA" w14:textId="77777777" w:rsidR="008146DF" w:rsidRPr="00C23EDE" w:rsidRDefault="008146DF" w:rsidP="00E31452">
            <w:pPr>
              <w:rPr>
                <w:rFonts w:ascii="Arial Narrow" w:hAnsi="Arial Narrow"/>
                <w:sz w:val="28"/>
              </w:rPr>
            </w:pPr>
            <w:r w:rsidRPr="00C23EDE">
              <w:rPr>
                <w:rFonts w:ascii="Arial Narrow" w:hAnsi="Arial Narrow"/>
                <w:sz w:val="28"/>
              </w:rPr>
              <w:t xml:space="preserve">Leg swings, arm swings, </w:t>
            </w:r>
          </w:p>
          <w:p w14:paraId="1EE4784B" w14:textId="77777777" w:rsidR="008146DF" w:rsidRPr="00C23EDE" w:rsidRDefault="008146DF" w:rsidP="00E31452">
            <w:pPr>
              <w:rPr>
                <w:rFonts w:ascii="Arial Narrow" w:hAnsi="Arial Narrow"/>
                <w:sz w:val="28"/>
              </w:rPr>
            </w:pPr>
            <w:r w:rsidRPr="00C23EDE">
              <w:rPr>
                <w:rFonts w:ascii="Arial Narrow" w:hAnsi="Arial Narrow"/>
                <w:sz w:val="28"/>
              </w:rPr>
              <w:t>Spinal rotation</w:t>
            </w:r>
          </w:p>
          <w:p w14:paraId="3DE79BFB" w14:textId="77777777" w:rsidR="008146DF" w:rsidRPr="00C23EDE" w:rsidRDefault="008146DF" w:rsidP="00E31452">
            <w:pPr>
              <w:rPr>
                <w:rFonts w:ascii="Arial Narrow" w:hAnsi="Arial Narrow"/>
                <w:sz w:val="28"/>
              </w:rPr>
            </w:pPr>
            <w:r w:rsidRPr="00C23EDE">
              <w:rPr>
                <w:rFonts w:ascii="Arial Narrow" w:hAnsi="Arial Narrow"/>
                <w:sz w:val="28"/>
              </w:rPr>
              <w:t>3 min Mobility:</w:t>
            </w:r>
          </w:p>
          <w:p w14:paraId="7957B1A4" w14:textId="77777777" w:rsidR="008146DF" w:rsidRPr="00C23EDE" w:rsidRDefault="008146DF" w:rsidP="00E31452">
            <w:pPr>
              <w:rPr>
                <w:rFonts w:ascii="Arial Narrow" w:hAnsi="Arial Narrow"/>
                <w:sz w:val="28"/>
              </w:rPr>
            </w:pPr>
            <w:r w:rsidRPr="00C23EDE">
              <w:rPr>
                <w:rFonts w:ascii="Arial Narrow" w:hAnsi="Arial Narrow"/>
                <w:sz w:val="28"/>
              </w:rPr>
              <w:t>Squats, Lunges, Inchworm, push-ups</w:t>
            </w:r>
          </w:p>
        </w:tc>
        <w:tc>
          <w:tcPr>
            <w:tcW w:w="2632" w:type="dxa"/>
          </w:tcPr>
          <w:p w14:paraId="3446C907" w14:textId="77777777" w:rsidR="008146DF" w:rsidRPr="00C23EDE" w:rsidRDefault="008146DF" w:rsidP="00E31452">
            <w:pPr>
              <w:rPr>
                <w:rFonts w:ascii="Arial Narrow" w:hAnsi="Arial Narrow"/>
                <w:sz w:val="28"/>
              </w:rPr>
            </w:pPr>
            <w:r w:rsidRPr="00C23EDE">
              <w:rPr>
                <w:rFonts w:ascii="Arial Narrow" w:hAnsi="Arial Narrow"/>
                <w:sz w:val="28"/>
              </w:rPr>
              <w:t>2 min. Thermal:</w:t>
            </w:r>
          </w:p>
          <w:p w14:paraId="1A9AF37A" w14:textId="77777777" w:rsidR="008146DF" w:rsidRPr="00C23EDE" w:rsidRDefault="008146DF" w:rsidP="00E31452">
            <w:pPr>
              <w:rPr>
                <w:rFonts w:ascii="Arial Narrow" w:hAnsi="Arial Narrow"/>
                <w:sz w:val="28"/>
              </w:rPr>
            </w:pPr>
            <w:r w:rsidRPr="00C23EDE">
              <w:rPr>
                <w:rFonts w:ascii="Arial Narrow" w:hAnsi="Arial Narrow"/>
                <w:sz w:val="28"/>
              </w:rPr>
              <w:t xml:space="preserve">Rowing Machine </w:t>
            </w:r>
          </w:p>
          <w:p w14:paraId="457B524E" w14:textId="77777777" w:rsidR="008146DF" w:rsidRPr="00C23EDE" w:rsidRDefault="008146DF" w:rsidP="00E31452">
            <w:pPr>
              <w:rPr>
                <w:rFonts w:ascii="Arial Narrow" w:hAnsi="Arial Narrow"/>
                <w:sz w:val="28"/>
              </w:rPr>
            </w:pPr>
            <w:r w:rsidRPr="00C23EDE">
              <w:rPr>
                <w:rFonts w:ascii="Arial Narrow" w:hAnsi="Arial Narrow"/>
                <w:sz w:val="28"/>
              </w:rPr>
              <w:t>2 min ROM:</w:t>
            </w:r>
          </w:p>
          <w:p w14:paraId="27116303" w14:textId="77777777" w:rsidR="008146DF" w:rsidRPr="00C23EDE" w:rsidRDefault="008146DF" w:rsidP="00E31452">
            <w:pPr>
              <w:rPr>
                <w:rFonts w:ascii="Arial Narrow" w:hAnsi="Arial Narrow"/>
                <w:sz w:val="28"/>
              </w:rPr>
            </w:pPr>
            <w:r w:rsidRPr="00C23EDE">
              <w:rPr>
                <w:rFonts w:ascii="Arial Narrow" w:hAnsi="Arial Narrow"/>
                <w:sz w:val="28"/>
              </w:rPr>
              <w:t>Knees, Hips, Shoulders</w:t>
            </w:r>
          </w:p>
          <w:p w14:paraId="61103A69" w14:textId="77777777" w:rsidR="008146DF" w:rsidRPr="00C23EDE" w:rsidRDefault="008146DF" w:rsidP="00E31452">
            <w:pPr>
              <w:rPr>
                <w:rFonts w:ascii="Arial Narrow" w:hAnsi="Arial Narrow"/>
                <w:sz w:val="28"/>
              </w:rPr>
            </w:pPr>
            <w:r w:rsidRPr="00C23EDE">
              <w:rPr>
                <w:rFonts w:ascii="Arial Narrow" w:hAnsi="Arial Narrow"/>
                <w:sz w:val="28"/>
              </w:rPr>
              <w:t>4 min Mobility:</w:t>
            </w:r>
          </w:p>
          <w:p w14:paraId="469DC38F" w14:textId="77777777" w:rsidR="008146DF" w:rsidRPr="00C23EDE" w:rsidRDefault="008146DF" w:rsidP="00E31452">
            <w:pPr>
              <w:rPr>
                <w:rFonts w:ascii="Arial Narrow" w:hAnsi="Arial Narrow"/>
                <w:sz w:val="28"/>
              </w:rPr>
            </w:pPr>
            <w:r w:rsidRPr="00C23EDE">
              <w:rPr>
                <w:rFonts w:ascii="Arial Narrow" w:hAnsi="Arial Narrow"/>
                <w:sz w:val="28"/>
              </w:rPr>
              <w:t>Lunges, Squats, Toe Touches, Lunge and Rotate, Plank</w:t>
            </w:r>
          </w:p>
          <w:p w14:paraId="2D6410A1" w14:textId="77777777" w:rsidR="008146DF" w:rsidRPr="00C23EDE" w:rsidRDefault="008146DF" w:rsidP="00E31452">
            <w:pPr>
              <w:rPr>
                <w:rFonts w:ascii="Arial Narrow" w:hAnsi="Arial Narrow"/>
                <w:sz w:val="28"/>
              </w:rPr>
            </w:pPr>
            <w:r w:rsidRPr="00C23EDE">
              <w:rPr>
                <w:rFonts w:ascii="Arial Narrow" w:hAnsi="Arial Narrow"/>
                <w:sz w:val="28"/>
              </w:rPr>
              <w:t>Light Weight Sets</w:t>
            </w:r>
          </w:p>
        </w:tc>
        <w:tc>
          <w:tcPr>
            <w:tcW w:w="2632" w:type="dxa"/>
          </w:tcPr>
          <w:p w14:paraId="72DEB57F" w14:textId="77777777" w:rsidR="008146DF" w:rsidRPr="00C23EDE" w:rsidRDefault="008146DF" w:rsidP="00E31452">
            <w:pPr>
              <w:rPr>
                <w:rFonts w:ascii="Arial Narrow" w:hAnsi="Arial Narrow"/>
                <w:sz w:val="28"/>
              </w:rPr>
            </w:pPr>
            <w:r w:rsidRPr="00C23EDE">
              <w:rPr>
                <w:rFonts w:ascii="Arial Narrow" w:hAnsi="Arial Narrow"/>
                <w:sz w:val="28"/>
              </w:rPr>
              <w:t>5 min Thermal:</w:t>
            </w:r>
          </w:p>
          <w:p w14:paraId="64E5AE23" w14:textId="77777777" w:rsidR="008146DF" w:rsidRPr="00C23EDE" w:rsidRDefault="008146DF" w:rsidP="00E31452">
            <w:pPr>
              <w:rPr>
                <w:rFonts w:ascii="Arial Narrow" w:hAnsi="Arial Narrow"/>
                <w:sz w:val="28"/>
              </w:rPr>
            </w:pPr>
            <w:r w:rsidRPr="00C23EDE">
              <w:rPr>
                <w:rFonts w:ascii="Arial Narrow" w:hAnsi="Arial Narrow"/>
                <w:sz w:val="28"/>
              </w:rPr>
              <w:t>Shuffle, jog, butt kicks, karaoke, high knees</w:t>
            </w:r>
          </w:p>
          <w:p w14:paraId="5A566F39" w14:textId="77777777" w:rsidR="008146DF" w:rsidRPr="00C23EDE" w:rsidRDefault="008146DF" w:rsidP="00E31452">
            <w:pPr>
              <w:rPr>
                <w:rFonts w:ascii="Arial Narrow" w:hAnsi="Arial Narrow"/>
                <w:sz w:val="28"/>
              </w:rPr>
            </w:pPr>
            <w:r w:rsidRPr="00C23EDE">
              <w:rPr>
                <w:rFonts w:ascii="Arial Narrow" w:hAnsi="Arial Narrow"/>
                <w:sz w:val="28"/>
              </w:rPr>
              <w:t>3 minutes ROM:</w:t>
            </w:r>
          </w:p>
          <w:p w14:paraId="40F5B6DF" w14:textId="77777777" w:rsidR="008146DF" w:rsidRPr="00C23EDE" w:rsidRDefault="008146DF" w:rsidP="00E31452">
            <w:pPr>
              <w:rPr>
                <w:rFonts w:ascii="Arial Narrow" w:hAnsi="Arial Narrow"/>
                <w:sz w:val="28"/>
              </w:rPr>
            </w:pPr>
            <w:r w:rsidRPr="00C23EDE">
              <w:rPr>
                <w:rFonts w:ascii="Arial Narrow" w:hAnsi="Arial Narrow"/>
                <w:sz w:val="28"/>
              </w:rPr>
              <w:t>Ankle, knee, hip, lower back, shoulders</w:t>
            </w:r>
          </w:p>
          <w:p w14:paraId="2D7568B2" w14:textId="77777777" w:rsidR="008146DF" w:rsidRPr="00C23EDE" w:rsidRDefault="008146DF" w:rsidP="00E31452">
            <w:pPr>
              <w:rPr>
                <w:rFonts w:ascii="Arial Narrow" w:hAnsi="Arial Narrow"/>
                <w:sz w:val="28"/>
              </w:rPr>
            </w:pPr>
            <w:r w:rsidRPr="00C23EDE">
              <w:rPr>
                <w:rFonts w:ascii="Arial Narrow" w:hAnsi="Arial Narrow"/>
                <w:sz w:val="28"/>
              </w:rPr>
              <w:t>3 min Mobility:</w:t>
            </w:r>
          </w:p>
          <w:p w14:paraId="0C3E4CC9" w14:textId="77777777" w:rsidR="008146DF" w:rsidRPr="00C23EDE" w:rsidRDefault="008146DF" w:rsidP="00E31452">
            <w:pPr>
              <w:rPr>
                <w:rFonts w:ascii="Arial Narrow" w:hAnsi="Arial Narrow"/>
                <w:sz w:val="28"/>
              </w:rPr>
            </w:pPr>
            <w:r w:rsidRPr="00C23EDE">
              <w:rPr>
                <w:rFonts w:ascii="Arial Narrow" w:hAnsi="Arial Narrow"/>
                <w:sz w:val="28"/>
              </w:rPr>
              <w:t xml:space="preserve">Squats, Fwd Lunges, Lateral Lunges, Plank  </w:t>
            </w:r>
          </w:p>
          <w:p w14:paraId="4D145F82" w14:textId="77777777" w:rsidR="008146DF" w:rsidRPr="00C23EDE" w:rsidRDefault="008146DF" w:rsidP="00E31452">
            <w:pPr>
              <w:rPr>
                <w:rFonts w:ascii="Arial Narrow" w:hAnsi="Arial Narrow"/>
                <w:sz w:val="28"/>
              </w:rPr>
            </w:pPr>
            <w:r w:rsidRPr="00C23EDE">
              <w:rPr>
                <w:rFonts w:ascii="Arial Narrow" w:hAnsi="Arial Narrow"/>
                <w:sz w:val="28"/>
              </w:rPr>
              <w:t>5 min Movement Specific:</w:t>
            </w:r>
          </w:p>
          <w:p w14:paraId="21A0E9AD" w14:textId="77777777" w:rsidR="008146DF" w:rsidRPr="00C23EDE" w:rsidRDefault="008146DF" w:rsidP="00E31452">
            <w:pPr>
              <w:rPr>
                <w:rFonts w:ascii="Arial Narrow" w:hAnsi="Arial Narrow"/>
                <w:sz w:val="28"/>
              </w:rPr>
            </w:pPr>
            <w:r w:rsidRPr="00C23EDE">
              <w:rPr>
                <w:rFonts w:ascii="Arial Narrow" w:hAnsi="Arial Narrow"/>
                <w:sz w:val="28"/>
              </w:rPr>
              <w:t>Passing, game simulation, shooting</w:t>
            </w:r>
          </w:p>
        </w:tc>
      </w:tr>
      <w:tr w:rsidR="008146DF" w14:paraId="102F5B96" w14:textId="77777777" w:rsidTr="00E31452">
        <w:tc>
          <w:tcPr>
            <w:tcW w:w="10528" w:type="dxa"/>
            <w:gridSpan w:val="4"/>
          </w:tcPr>
          <w:p w14:paraId="40F4F387" w14:textId="77777777" w:rsidR="008146DF" w:rsidRPr="00C23EDE" w:rsidRDefault="008146DF" w:rsidP="00E31452">
            <w:pPr>
              <w:jc w:val="center"/>
              <w:rPr>
                <w:rFonts w:ascii="Arial Narrow" w:hAnsi="Arial Narrow" w:cs="Arial"/>
                <w:b/>
                <w:sz w:val="28"/>
              </w:rPr>
            </w:pPr>
            <w:r w:rsidRPr="00C23EDE">
              <w:rPr>
                <w:rFonts w:ascii="Arial Narrow" w:hAnsi="Arial Narrow" w:cs="Arial"/>
                <w:b/>
                <w:sz w:val="28"/>
              </w:rPr>
              <w:t>Workout</w:t>
            </w:r>
          </w:p>
        </w:tc>
      </w:tr>
      <w:tr w:rsidR="008146DF" w14:paraId="16A1C543" w14:textId="77777777" w:rsidTr="00E31452">
        <w:tc>
          <w:tcPr>
            <w:tcW w:w="2632" w:type="dxa"/>
          </w:tcPr>
          <w:p w14:paraId="03D93F4B" w14:textId="77777777" w:rsidR="008146DF" w:rsidRPr="00C23EDE" w:rsidRDefault="008146DF" w:rsidP="00E31452">
            <w:pPr>
              <w:rPr>
                <w:rFonts w:ascii="Arial Narrow" w:hAnsi="Arial Narrow"/>
                <w:sz w:val="28"/>
              </w:rPr>
            </w:pPr>
            <w:r w:rsidRPr="00C23EDE">
              <w:rPr>
                <w:rFonts w:ascii="Arial Narrow" w:hAnsi="Arial Narrow"/>
                <w:sz w:val="28"/>
              </w:rPr>
              <w:t>20 minutes Elliptical</w:t>
            </w:r>
          </w:p>
          <w:p w14:paraId="405DE3C2" w14:textId="77777777" w:rsidR="008146DF" w:rsidRPr="00C23EDE" w:rsidRDefault="008146DF" w:rsidP="00E31452">
            <w:pPr>
              <w:rPr>
                <w:rFonts w:ascii="Arial Narrow" w:hAnsi="Arial Narrow"/>
                <w:sz w:val="28"/>
              </w:rPr>
            </w:pPr>
            <w:r w:rsidRPr="00C23EDE">
              <w:rPr>
                <w:rFonts w:ascii="Arial Narrow" w:hAnsi="Arial Narrow"/>
                <w:sz w:val="28"/>
              </w:rPr>
              <w:t xml:space="preserve">Interval Workout </w:t>
            </w:r>
          </w:p>
          <w:p w14:paraId="6CF75633" w14:textId="77777777" w:rsidR="008146DF" w:rsidRPr="00C23EDE" w:rsidRDefault="008146DF" w:rsidP="00E31452">
            <w:pPr>
              <w:rPr>
                <w:rFonts w:ascii="Arial Narrow" w:hAnsi="Arial Narrow"/>
                <w:sz w:val="28"/>
              </w:rPr>
            </w:pPr>
            <w:r w:rsidRPr="00C23EDE">
              <w:rPr>
                <w:rFonts w:ascii="Arial Narrow" w:hAnsi="Arial Narrow"/>
                <w:sz w:val="28"/>
              </w:rPr>
              <w:t>60-85% HR Range</w:t>
            </w:r>
          </w:p>
        </w:tc>
        <w:tc>
          <w:tcPr>
            <w:tcW w:w="2632" w:type="dxa"/>
          </w:tcPr>
          <w:p w14:paraId="67B2E2BA" w14:textId="77777777" w:rsidR="008146DF" w:rsidRPr="00C23EDE" w:rsidRDefault="008146DF" w:rsidP="00E31452">
            <w:pPr>
              <w:rPr>
                <w:rFonts w:ascii="Arial Narrow" w:hAnsi="Arial Narrow"/>
                <w:sz w:val="28"/>
              </w:rPr>
            </w:pPr>
            <w:r w:rsidRPr="00C23EDE">
              <w:rPr>
                <w:rFonts w:ascii="Arial Narrow" w:hAnsi="Arial Narrow"/>
                <w:sz w:val="28"/>
              </w:rPr>
              <w:t xml:space="preserve">Round 1: Lunges – </w:t>
            </w:r>
          </w:p>
          <w:p w14:paraId="54B0F1AE" w14:textId="77777777" w:rsidR="008146DF" w:rsidRPr="00C23EDE" w:rsidRDefault="008146DF" w:rsidP="00E31452">
            <w:pPr>
              <w:rPr>
                <w:rFonts w:ascii="Arial Narrow" w:hAnsi="Arial Narrow"/>
                <w:sz w:val="28"/>
              </w:rPr>
            </w:pPr>
            <w:r w:rsidRPr="00C23EDE">
              <w:rPr>
                <w:rFonts w:ascii="Arial Narrow" w:hAnsi="Arial Narrow"/>
                <w:sz w:val="28"/>
              </w:rPr>
              <w:t xml:space="preserve">Push-Ups – Ball Slams – Skipping   </w:t>
            </w:r>
          </w:p>
          <w:p w14:paraId="23348092" w14:textId="77777777" w:rsidR="008146DF" w:rsidRPr="00C23EDE" w:rsidRDefault="008146DF" w:rsidP="00E31452">
            <w:pPr>
              <w:rPr>
                <w:rFonts w:ascii="Arial Narrow" w:hAnsi="Arial Narrow"/>
                <w:sz w:val="28"/>
              </w:rPr>
            </w:pPr>
            <w:r w:rsidRPr="00C23EDE">
              <w:rPr>
                <w:rFonts w:ascii="Arial Narrow" w:hAnsi="Arial Narrow"/>
                <w:sz w:val="28"/>
              </w:rPr>
              <w:t>Round 2:</w:t>
            </w:r>
          </w:p>
          <w:p w14:paraId="30352B25" w14:textId="77777777" w:rsidR="008146DF" w:rsidRPr="00C23EDE" w:rsidRDefault="008146DF" w:rsidP="00E31452">
            <w:pPr>
              <w:rPr>
                <w:rFonts w:ascii="Arial Narrow" w:hAnsi="Arial Narrow"/>
                <w:sz w:val="28"/>
              </w:rPr>
            </w:pPr>
            <w:r w:rsidRPr="00C23EDE">
              <w:rPr>
                <w:rFonts w:ascii="Arial Narrow" w:hAnsi="Arial Narrow"/>
                <w:sz w:val="28"/>
              </w:rPr>
              <w:t>Pull-Ups – Box Jumps – Strict Press - Plank</w:t>
            </w:r>
          </w:p>
        </w:tc>
        <w:tc>
          <w:tcPr>
            <w:tcW w:w="2632" w:type="dxa"/>
          </w:tcPr>
          <w:p w14:paraId="02C4F693" w14:textId="77777777" w:rsidR="008146DF" w:rsidRPr="00C23EDE" w:rsidRDefault="008146DF" w:rsidP="00E31452">
            <w:pPr>
              <w:rPr>
                <w:rFonts w:ascii="Arial Narrow" w:hAnsi="Arial Narrow"/>
                <w:sz w:val="28"/>
              </w:rPr>
            </w:pPr>
            <w:r w:rsidRPr="00C23EDE">
              <w:rPr>
                <w:rFonts w:ascii="Arial Narrow" w:hAnsi="Arial Narrow"/>
                <w:sz w:val="28"/>
              </w:rPr>
              <w:t xml:space="preserve">4 x 10-12 RM </w:t>
            </w:r>
          </w:p>
          <w:p w14:paraId="5934077E" w14:textId="77777777" w:rsidR="008146DF" w:rsidRPr="00C23EDE" w:rsidRDefault="008146DF" w:rsidP="00E31452">
            <w:pPr>
              <w:rPr>
                <w:rFonts w:ascii="Arial Narrow" w:hAnsi="Arial Narrow"/>
                <w:sz w:val="28"/>
              </w:rPr>
            </w:pPr>
            <w:r w:rsidRPr="00C23EDE">
              <w:rPr>
                <w:rFonts w:ascii="Arial Narrow" w:hAnsi="Arial Narrow"/>
                <w:sz w:val="28"/>
              </w:rPr>
              <w:t>Legs: Lunges, Squats, Deadlifts, 1 legged Bridge</w:t>
            </w:r>
          </w:p>
          <w:p w14:paraId="3C105F6B" w14:textId="77777777" w:rsidR="008146DF" w:rsidRPr="00C23EDE" w:rsidRDefault="008146DF" w:rsidP="00E31452">
            <w:pPr>
              <w:rPr>
                <w:rFonts w:ascii="Arial Narrow" w:hAnsi="Arial Narrow"/>
                <w:sz w:val="28"/>
              </w:rPr>
            </w:pPr>
            <w:r w:rsidRPr="00C23EDE">
              <w:rPr>
                <w:rFonts w:ascii="Arial Narrow" w:hAnsi="Arial Narrow"/>
                <w:sz w:val="28"/>
              </w:rPr>
              <w:t xml:space="preserve">Pectorals: Bench Press, Incline Dbell Press, Dbell Flyes, </w:t>
            </w:r>
          </w:p>
        </w:tc>
        <w:tc>
          <w:tcPr>
            <w:tcW w:w="2632" w:type="dxa"/>
          </w:tcPr>
          <w:p w14:paraId="5B2952E7" w14:textId="77777777" w:rsidR="008146DF" w:rsidRPr="00C23EDE" w:rsidRDefault="008146DF" w:rsidP="00E31452">
            <w:pPr>
              <w:rPr>
                <w:rFonts w:ascii="Arial Narrow" w:hAnsi="Arial Narrow"/>
                <w:sz w:val="28"/>
              </w:rPr>
            </w:pPr>
            <w:r w:rsidRPr="00C23EDE">
              <w:rPr>
                <w:rFonts w:ascii="Arial Narrow" w:hAnsi="Arial Narrow"/>
                <w:sz w:val="28"/>
              </w:rPr>
              <w:t xml:space="preserve">Play </w:t>
            </w:r>
          </w:p>
          <w:p w14:paraId="5B5E4940" w14:textId="77777777" w:rsidR="008146DF" w:rsidRPr="00C23EDE" w:rsidRDefault="008146DF" w:rsidP="00E31452">
            <w:pPr>
              <w:rPr>
                <w:rFonts w:ascii="Arial Narrow" w:hAnsi="Arial Narrow"/>
                <w:sz w:val="28"/>
              </w:rPr>
            </w:pPr>
          </w:p>
          <w:p w14:paraId="4B2CF437" w14:textId="77777777" w:rsidR="008146DF" w:rsidRPr="00C23EDE" w:rsidRDefault="008146DF" w:rsidP="00E31452">
            <w:pPr>
              <w:rPr>
                <w:rFonts w:ascii="Arial Narrow" w:hAnsi="Arial Narrow"/>
                <w:sz w:val="28"/>
              </w:rPr>
            </w:pPr>
            <w:r w:rsidRPr="00C23EDE">
              <w:rPr>
                <w:rFonts w:ascii="Arial Narrow" w:hAnsi="Arial Narrow"/>
                <w:sz w:val="28"/>
              </w:rPr>
              <w:t xml:space="preserve">5 min mini warm-up if coming from bench </w:t>
            </w:r>
          </w:p>
        </w:tc>
      </w:tr>
      <w:tr w:rsidR="008146DF" w14:paraId="04D12CFC" w14:textId="77777777" w:rsidTr="00E31452">
        <w:tc>
          <w:tcPr>
            <w:tcW w:w="10528" w:type="dxa"/>
            <w:gridSpan w:val="4"/>
          </w:tcPr>
          <w:p w14:paraId="571968AA" w14:textId="77777777" w:rsidR="008146DF" w:rsidRPr="00C23EDE" w:rsidRDefault="008146DF" w:rsidP="00E31452">
            <w:pPr>
              <w:jc w:val="center"/>
              <w:rPr>
                <w:rFonts w:ascii="Arial Narrow" w:hAnsi="Arial Narrow" w:cs="Arial"/>
                <w:b/>
                <w:sz w:val="28"/>
              </w:rPr>
            </w:pPr>
            <w:r w:rsidRPr="00C23EDE">
              <w:rPr>
                <w:rFonts w:ascii="Arial Narrow" w:hAnsi="Arial Narrow" w:cs="Arial"/>
                <w:b/>
                <w:sz w:val="28"/>
              </w:rPr>
              <w:t>Cool-Down</w:t>
            </w:r>
          </w:p>
        </w:tc>
      </w:tr>
      <w:tr w:rsidR="008146DF" w14:paraId="1AE17FF2" w14:textId="77777777" w:rsidTr="00E31452">
        <w:tc>
          <w:tcPr>
            <w:tcW w:w="2632" w:type="dxa"/>
          </w:tcPr>
          <w:p w14:paraId="67B77040" w14:textId="77777777" w:rsidR="008146DF" w:rsidRPr="00C23EDE" w:rsidRDefault="008146DF" w:rsidP="00E31452">
            <w:pPr>
              <w:rPr>
                <w:rFonts w:ascii="Arial Narrow" w:hAnsi="Arial Narrow"/>
                <w:sz w:val="28"/>
              </w:rPr>
            </w:pPr>
            <w:r w:rsidRPr="00C23EDE">
              <w:rPr>
                <w:rFonts w:ascii="Arial Narrow" w:hAnsi="Arial Narrow"/>
                <w:sz w:val="28"/>
              </w:rPr>
              <w:t xml:space="preserve">2 Minute low intensity Elliptical ↓ HR </w:t>
            </w:r>
          </w:p>
        </w:tc>
        <w:tc>
          <w:tcPr>
            <w:tcW w:w="2632" w:type="dxa"/>
          </w:tcPr>
          <w:p w14:paraId="035A23A4" w14:textId="77777777" w:rsidR="008146DF" w:rsidRPr="00C23EDE" w:rsidRDefault="008146DF" w:rsidP="00E31452">
            <w:pPr>
              <w:rPr>
                <w:rFonts w:ascii="Arial Narrow" w:hAnsi="Arial Narrow"/>
                <w:sz w:val="28"/>
              </w:rPr>
            </w:pPr>
            <w:r w:rsidRPr="00C23EDE">
              <w:rPr>
                <w:rFonts w:ascii="Arial Narrow" w:hAnsi="Arial Narrow"/>
                <w:sz w:val="28"/>
              </w:rPr>
              <w:t>2 Minute walk around Cardio Cool-down ↓ HR</w:t>
            </w:r>
          </w:p>
        </w:tc>
        <w:tc>
          <w:tcPr>
            <w:tcW w:w="2632" w:type="dxa"/>
          </w:tcPr>
          <w:p w14:paraId="3415FCA2" w14:textId="77777777" w:rsidR="008146DF" w:rsidRPr="00C23EDE" w:rsidRDefault="008146DF" w:rsidP="00E31452">
            <w:pPr>
              <w:rPr>
                <w:rFonts w:ascii="Arial Narrow" w:hAnsi="Arial Narrow"/>
                <w:sz w:val="28"/>
              </w:rPr>
            </w:pPr>
          </w:p>
        </w:tc>
        <w:tc>
          <w:tcPr>
            <w:tcW w:w="2632" w:type="dxa"/>
          </w:tcPr>
          <w:p w14:paraId="4A899337" w14:textId="77777777" w:rsidR="008146DF" w:rsidRPr="00C23EDE" w:rsidRDefault="008146DF" w:rsidP="00E31452">
            <w:pPr>
              <w:rPr>
                <w:rFonts w:ascii="Arial Narrow" w:hAnsi="Arial Narrow"/>
                <w:sz w:val="28"/>
              </w:rPr>
            </w:pPr>
            <w:r w:rsidRPr="00C23EDE">
              <w:rPr>
                <w:rFonts w:ascii="Arial Narrow" w:hAnsi="Arial Narrow"/>
                <w:sz w:val="28"/>
              </w:rPr>
              <w:t>2 Minute light jog across field ↓ HR</w:t>
            </w:r>
          </w:p>
        </w:tc>
      </w:tr>
      <w:tr w:rsidR="008146DF" w14:paraId="1DEFCC38" w14:textId="77777777" w:rsidTr="00E31452">
        <w:tc>
          <w:tcPr>
            <w:tcW w:w="2632" w:type="dxa"/>
          </w:tcPr>
          <w:p w14:paraId="57F62E05" w14:textId="77777777" w:rsidR="008146DF" w:rsidRPr="00C23EDE" w:rsidRDefault="008146DF" w:rsidP="00E31452">
            <w:pPr>
              <w:rPr>
                <w:rFonts w:ascii="Arial Narrow" w:hAnsi="Arial Narrow"/>
                <w:sz w:val="28"/>
              </w:rPr>
            </w:pPr>
            <w:r w:rsidRPr="00C23EDE">
              <w:rPr>
                <w:rFonts w:ascii="Arial Narrow" w:hAnsi="Arial Narrow"/>
                <w:sz w:val="28"/>
              </w:rPr>
              <w:t>5 Minutes Static Stretching: 2x30 sec</w:t>
            </w:r>
          </w:p>
          <w:p w14:paraId="1A505E1F" w14:textId="77777777" w:rsidR="008146DF" w:rsidRPr="00C23EDE" w:rsidRDefault="008146DF" w:rsidP="00E31452">
            <w:pPr>
              <w:rPr>
                <w:rFonts w:ascii="Arial Narrow" w:hAnsi="Arial Narrow"/>
                <w:sz w:val="28"/>
              </w:rPr>
            </w:pPr>
            <w:r w:rsidRPr="00C23EDE">
              <w:rPr>
                <w:rFonts w:ascii="Arial Narrow" w:hAnsi="Arial Narrow"/>
                <w:sz w:val="28"/>
              </w:rPr>
              <w:t>Calves, Quads, Hamstrings, Glutes, Hip Flexors</w:t>
            </w:r>
          </w:p>
        </w:tc>
        <w:tc>
          <w:tcPr>
            <w:tcW w:w="2632" w:type="dxa"/>
          </w:tcPr>
          <w:p w14:paraId="183778BF" w14:textId="77777777" w:rsidR="008146DF" w:rsidRPr="00C23EDE" w:rsidRDefault="008146DF" w:rsidP="00E31452">
            <w:pPr>
              <w:rPr>
                <w:rFonts w:ascii="Arial Narrow" w:hAnsi="Arial Narrow"/>
                <w:sz w:val="28"/>
              </w:rPr>
            </w:pPr>
            <w:r w:rsidRPr="00C23EDE">
              <w:rPr>
                <w:rFonts w:ascii="Arial Narrow" w:hAnsi="Arial Narrow"/>
                <w:sz w:val="28"/>
              </w:rPr>
              <w:t>5 Minutes Static Stretching: 2x30 sec</w:t>
            </w:r>
          </w:p>
          <w:p w14:paraId="231FF4AE" w14:textId="77777777" w:rsidR="008146DF" w:rsidRPr="00C23EDE" w:rsidRDefault="008146DF" w:rsidP="00E31452">
            <w:pPr>
              <w:rPr>
                <w:rFonts w:ascii="Arial Narrow" w:hAnsi="Arial Narrow"/>
                <w:sz w:val="28"/>
              </w:rPr>
            </w:pPr>
            <w:r w:rsidRPr="00C23EDE">
              <w:rPr>
                <w:rFonts w:ascii="Arial Narrow" w:hAnsi="Arial Narrow"/>
                <w:sz w:val="28"/>
              </w:rPr>
              <w:t>Quads, Hamstrings, Glutes, Pectorals, Abs, Obliques, Lower Back</w:t>
            </w:r>
          </w:p>
        </w:tc>
        <w:tc>
          <w:tcPr>
            <w:tcW w:w="2632" w:type="dxa"/>
          </w:tcPr>
          <w:p w14:paraId="1BFA8105" w14:textId="77777777" w:rsidR="008146DF" w:rsidRPr="00C23EDE" w:rsidRDefault="008146DF" w:rsidP="00E31452">
            <w:pPr>
              <w:rPr>
                <w:rFonts w:ascii="Arial Narrow" w:hAnsi="Arial Narrow"/>
                <w:sz w:val="28"/>
              </w:rPr>
            </w:pPr>
            <w:r w:rsidRPr="00C23EDE">
              <w:rPr>
                <w:rFonts w:ascii="Arial Narrow" w:hAnsi="Arial Narrow"/>
                <w:sz w:val="28"/>
              </w:rPr>
              <w:t>5 Minutes Static Stretching: 2x30 sec</w:t>
            </w:r>
          </w:p>
          <w:p w14:paraId="74344D11" w14:textId="77777777" w:rsidR="008146DF" w:rsidRPr="00C23EDE" w:rsidRDefault="008146DF" w:rsidP="00E31452">
            <w:pPr>
              <w:rPr>
                <w:rFonts w:ascii="Arial Narrow" w:hAnsi="Arial Narrow"/>
                <w:sz w:val="28"/>
              </w:rPr>
            </w:pPr>
            <w:r w:rsidRPr="00C23EDE">
              <w:rPr>
                <w:rFonts w:ascii="Arial Narrow" w:hAnsi="Arial Narrow"/>
                <w:sz w:val="28"/>
              </w:rPr>
              <w:t>Quads, Hamstrings, Glutes, Pectorals, Triceps</w:t>
            </w:r>
          </w:p>
        </w:tc>
        <w:tc>
          <w:tcPr>
            <w:tcW w:w="2632" w:type="dxa"/>
          </w:tcPr>
          <w:p w14:paraId="157D847B" w14:textId="77777777" w:rsidR="008146DF" w:rsidRPr="00C23EDE" w:rsidRDefault="008146DF" w:rsidP="00E31452">
            <w:pPr>
              <w:rPr>
                <w:rFonts w:ascii="Arial Narrow" w:hAnsi="Arial Narrow"/>
                <w:sz w:val="28"/>
              </w:rPr>
            </w:pPr>
            <w:r w:rsidRPr="00C23EDE">
              <w:rPr>
                <w:rFonts w:ascii="Arial Narrow" w:hAnsi="Arial Narrow"/>
                <w:sz w:val="28"/>
              </w:rPr>
              <w:t>5 Minutes Static Stretching: 2x30 sec</w:t>
            </w:r>
          </w:p>
          <w:p w14:paraId="0B502D8A" w14:textId="77777777" w:rsidR="008146DF" w:rsidRPr="00C23EDE" w:rsidRDefault="008146DF" w:rsidP="00E31452">
            <w:pPr>
              <w:rPr>
                <w:rFonts w:ascii="Arial Narrow" w:hAnsi="Arial Narrow"/>
                <w:sz w:val="28"/>
              </w:rPr>
            </w:pPr>
            <w:r w:rsidRPr="00C23EDE">
              <w:rPr>
                <w:rFonts w:ascii="Arial Narrow" w:hAnsi="Arial Narrow"/>
                <w:sz w:val="28"/>
              </w:rPr>
              <w:t>Quads, Hamstrings, Glutes, Inner Thigh, Calves, Lower Back, Abdominals</w:t>
            </w:r>
          </w:p>
        </w:tc>
      </w:tr>
    </w:tbl>
    <w:p w14:paraId="137A45F5" w14:textId="77777777" w:rsidR="008146DF" w:rsidRDefault="008146DF" w:rsidP="008146DF">
      <w:pPr>
        <w:rPr>
          <w:sz w:val="24"/>
        </w:rPr>
      </w:pPr>
    </w:p>
    <w:p w14:paraId="54DA71AA" w14:textId="77777777" w:rsidR="008146DF" w:rsidRPr="002A190D" w:rsidRDefault="008146DF" w:rsidP="008146DF">
      <w:pPr>
        <w:jc w:val="center"/>
        <w:rPr>
          <w:rFonts w:ascii="Tahoma" w:hAnsi="Tahoma"/>
          <w:b/>
          <w:sz w:val="28"/>
        </w:rPr>
      </w:pPr>
    </w:p>
    <w:p w14:paraId="5B47604C" w14:textId="77777777" w:rsidR="008146DF" w:rsidRDefault="008146DF" w:rsidP="008146DF">
      <w:pPr>
        <w:widowControl w:val="0"/>
        <w:rPr>
          <w:rFonts w:ascii="Tahoma" w:hAnsi="Tahoma"/>
          <w:b/>
          <w:sz w:val="28"/>
        </w:rPr>
      </w:pPr>
    </w:p>
    <w:p w14:paraId="5C461FC5" w14:textId="77777777" w:rsidR="008146DF" w:rsidRDefault="008146DF" w:rsidP="008146DF">
      <w:pPr>
        <w:widowControl w:val="0"/>
        <w:rPr>
          <w:rFonts w:ascii="Tahoma" w:hAnsi="Tahoma"/>
          <w:b/>
          <w:sz w:val="28"/>
        </w:rPr>
      </w:pPr>
    </w:p>
    <w:p w14:paraId="093DB272" w14:textId="77777777" w:rsidR="008146DF" w:rsidRDefault="008146DF" w:rsidP="008146DF">
      <w:pPr>
        <w:rPr>
          <w:rFonts w:ascii="Tahoma" w:hAnsi="Tahoma"/>
          <w:b/>
          <w:sz w:val="28"/>
        </w:rPr>
      </w:pPr>
      <w:r>
        <w:rPr>
          <w:rFonts w:ascii="Tahoma" w:hAnsi="Tahoma"/>
          <w:b/>
          <w:sz w:val="28"/>
        </w:rPr>
        <w:br w:type="page"/>
      </w:r>
    </w:p>
    <w:p w14:paraId="1EF365C8" w14:textId="77777777" w:rsidR="008146DF" w:rsidRDefault="008146DF" w:rsidP="008146DF">
      <w:pPr>
        <w:widowControl w:val="0"/>
        <w:jc w:val="center"/>
        <w:rPr>
          <w:rFonts w:ascii="Tahoma" w:hAnsi="Tahoma"/>
          <w:b/>
          <w:sz w:val="28"/>
        </w:rPr>
      </w:pPr>
      <w:r>
        <w:rPr>
          <w:rFonts w:ascii="Tahoma" w:hAnsi="Tahoma"/>
          <w:b/>
          <w:sz w:val="28"/>
        </w:rPr>
        <w:lastRenderedPageBreak/>
        <w:t>FITT PRINCIPLE FOR FLEXIBILITY</w:t>
      </w:r>
    </w:p>
    <w:p w14:paraId="7A945D21" w14:textId="77777777" w:rsidR="008146DF" w:rsidRDefault="008146DF" w:rsidP="008146DF">
      <w:pPr>
        <w:widowControl w:val="0"/>
        <w:jc w:val="center"/>
        <w:rPr>
          <w:rFonts w:ascii="Tahoma" w:hAnsi="Tahoma"/>
          <w:b/>
          <w:sz w:val="28"/>
        </w:rPr>
      </w:pPr>
      <w:r>
        <w:rPr>
          <w:rFonts w:ascii="Arial Narrow" w:hAnsi="Arial Narrow"/>
          <w:sz w:val="24"/>
        </w:rPr>
        <w:t>Flexibility may be defined as the ability of the muscles, tendons and ligaments to move freely through the full range of motion at a specific joint. It is a very important component of physical fitness that can have a positive or negative affect on injury risk, mobility, strength and posture. Unfortunately, flexibility and stretching exercises are often neglected.</w:t>
      </w:r>
    </w:p>
    <w:p w14:paraId="28C5B306" w14:textId="77777777" w:rsidR="008146DF" w:rsidRDefault="008146DF" w:rsidP="008146DF">
      <w:pPr>
        <w:widowControl w:val="0"/>
        <w:tabs>
          <w:tab w:val="center" w:pos="4680"/>
        </w:tabs>
        <w:rPr>
          <w:sz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507"/>
        <w:gridCol w:w="2279"/>
        <w:gridCol w:w="2977"/>
        <w:gridCol w:w="2268"/>
      </w:tblGrid>
      <w:tr w:rsidR="008146DF" w14:paraId="37EA4F2D" w14:textId="77777777" w:rsidTr="00E31452">
        <w:tc>
          <w:tcPr>
            <w:tcW w:w="2507" w:type="dxa"/>
            <w:shd w:val="clear" w:color="auto" w:fill="D9D9D9" w:themeFill="background1" w:themeFillShade="D9"/>
          </w:tcPr>
          <w:p w14:paraId="4371C6B8" w14:textId="77777777" w:rsidR="008146DF" w:rsidRDefault="008146DF" w:rsidP="00E31452">
            <w:pPr>
              <w:widowControl w:val="0"/>
              <w:jc w:val="center"/>
              <w:rPr>
                <w:rFonts w:ascii="Tahoma" w:hAnsi="Tahoma"/>
                <w:b/>
                <w:sz w:val="28"/>
              </w:rPr>
            </w:pPr>
            <w:r>
              <w:rPr>
                <w:rFonts w:ascii="Tahoma" w:hAnsi="Tahoma"/>
                <w:b/>
                <w:sz w:val="28"/>
              </w:rPr>
              <w:t>F</w:t>
            </w:r>
          </w:p>
        </w:tc>
        <w:tc>
          <w:tcPr>
            <w:tcW w:w="2279" w:type="dxa"/>
            <w:shd w:val="clear" w:color="auto" w:fill="D9D9D9" w:themeFill="background1" w:themeFillShade="D9"/>
          </w:tcPr>
          <w:p w14:paraId="7EE15D01" w14:textId="77777777" w:rsidR="008146DF" w:rsidRDefault="008146DF" w:rsidP="00E31452">
            <w:pPr>
              <w:widowControl w:val="0"/>
              <w:jc w:val="center"/>
              <w:rPr>
                <w:rFonts w:ascii="Tahoma" w:hAnsi="Tahoma"/>
                <w:b/>
                <w:sz w:val="28"/>
              </w:rPr>
            </w:pPr>
            <w:r>
              <w:rPr>
                <w:rFonts w:ascii="Tahoma" w:hAnsi="Tahoma"/>
                <w:b/>
                <w:sz w:val="28"/>
              </w:rPr>
              <w:t>I</w:t>
            </w:r>
          </w:p>
        </w:tc>
        <w:tc>
          <w:tcPr>
            <w:tcW w:w="2977" w:type="dxa"/>
            <w:shd w:val="clear" w:color="auto" w:fill="D9D9D9" w:themeFill="background1" w:themeFillShade="D9"/>
          </w:tcPr>
          <w:p w14:paraId="26B9D93D" w14:textId="77777777" w:rsidR="008146DF" w:rsidRDefault="008146DF" w:rsidP="00E31452">
            <w:pPr>
              <w:widowControl w:val="0"/>
              <w:jc w:val="center"/>
              <w:rPr>
                <w:rFonts w:ascii="Tahoma" w:hAnsi="Tahoma"/>
                <w:b/>
                <w:sz w:val="28"/>
              </w:rPr>
            </w:pPr>
            <w:r>
              <w:rPr>
                <w:rFonts w:ascii="Tahoma" w:hAnsi="Tahoma"/>
                <w:b/>
                <w:sz w:val="28"/>
              </w:rPr>
              <w:t>T</w:t>
            </w:r>
          </w:p>
        </w:tc>
        <w:tc>
          <w:tcPr>
            <w:tcW w:w="2268" w:type="dxa"/>
            <w:shd w:val="clear" w:color="auto" w:fill="D9D9D9" w:themeFill="background1" w:themeFillShade="D9"/>
          </w:tcPr>
          <w:p w14:paraId="42CFC5F6" w14:textId="77777777" w:rsidR="008146DF" w:rsidRDefault="008146DF" w:rsidP="00E31452">
            <w:pPr>
              <w:widowControl w:val="0"/>
              <w:jc w:val="center"/>
              <w:rPr>
                <w:rFonts w:ascii="Tahoma" w:hAnsi="Tahoma"/>
                <w:b/>
                <w:sz w:val="28"/>
              </w:rPr>
            </w:pPr>
            <w:r>
              <w:rPr>
                <w:rFonts w:ascii="Tahoma" w:hAnsi="Tahoma"/>
                <w:b/>
                <w:sz w:val="28"/>
              </w:rPr>
              <w:t>T</w:t>
            </w:r>
          </w:p>
        </w:tc>
      </w:tr>
      <w:tr w:rsidR="008146DF" w14:paraId="04740860" w14:textId="77777777" w:rsidTr="00E31452">
        <w:tc>
          <w:tcPr>
            <w:tcW w:w="2507" w:type="dxa"/>
            <w:shd w:val="clear" w:color="auto" w:fill="D9D9D9" w:themeFill="background1" w:themeFillShade="D9"/>
          </w:tcPr>
          <w:p w14:paraId="32EC3EE6" w14:textId="77777777" w:rsidR="008146DF" w:rsidRDefault="008146DF" w:rsidP="00E31452">
            <w:pPr>
              <w:widowControl w:val="0"/>
              <w:jc w:val="center"/>
              <w:rPr>
                <w:rFonts w:ascii="Arial Narrow" w:hAnsi="Arial Narrow"/>
                <w:b/>
                <w:sz w:val="24"/>
              </w:rPr>
            </w:pPr>
            <w:r>
              <w:rPr>
                <w:rFonts w:ascii="Arial Narrow" w:hAnsi="Arial Narrow"/>
                <w:b/>
                <w:sz w:val="24"/>
              </w:rPr>
              <w:t>Frequency</w:t>
            </w:r>
          </w:p>
        </w:tc>
        <w:tc>
          <w:tcPr>
            <w:tcW w:w="2279" w:type="dxa"/>
            <w:shd w:val="clear" w:color="auto" w:fill="D9D9D9" w:themeFill="background1" w:themeFillShade="D9"/>
          </w:tcPr>
          <w:p w14:paraId="2C35D752" w14:textId="77777777" w:rsidR="008146DF" w:rsidRDefault="008146DF" w:rsidP="00E31452">
            <w:pPr>
              <w:widowControl w:val="0"/>
              <w:jc w:val="center"/>
              <w:rPr>
                <w:rFonts w:ascii="Arial Narrow" w:hAnsi="Arial Narrow"/>
                <w:b/>
                <w:sz w:val="24"/>
              </w:rPr>
            </w:pPr>
            <w:r>
              <w:rPr>
                <w:rFonts w:ascii="Arial Narrow" w:hAnsi="Arial Narrow"/>
                <w:b/>
                <w:sz w:val="24"/>
              </w:rPr>
              <w:t>Intensity</w:t>
            </w:r>
          </w:p>
        </w:tc>
        <w:tc>
          <w:tcPr>
            <w:tcW w:w="2977" w:type="dxa"/>
            <w:shd w:val="clear" w:color="auto" w:fill="D9D9D9" w:themeFill="background1" w:themeFillShade="D9"/>
          </w:tcPr>
          <w:p w14:paraId="28922F7F" w14:textId="77777777" w:rsidR="008146DF" w:rsidRDefault="008146DF" w:rsidP="00E31452">
            <w:pPr>
              <w:widowControl w:val="0"/>
              <w:jc w:val="center"/>
              <w:rPr>
                <w:rFonts w:ascii="Arial Narrow" w:hAnsi="Arial Narrow"/>
                <w:b/>
                <w:sz w:val="24"/>
              </w:rPr>
            </w:pPr>
            <w:r>
              <w:rPr>
                <w:rFonts w:ascii="Arial Narrow" w:hAnsi="Arial Narrow"/>
                <w:b/>
                <w:sz w:val="24"/>
              </w:rPr>
              <w:t>Time</w:t>
            </w:r>
          </w:p>
        </w:tc>
        <w:tc>
          <w:tcPr>
            <w:tcW w:w="2268" w:type="dxa"/>
            <w:shd w:val="clear" w:color="auto" w:fill="D9D9D9" w:themeFill="background1" w:themeFillShade="D9"/>
          </w:tcPr>
          <w:p w14:paraId="0B34D24A" w14:textId="77777777" w:rsidR="008146DF" w:rsidRDefault="008146DF" w:rsidP="00E31452">
            <w:pPr>
              <w:widowControl w:val="0"/>
              <w:jc w:val="center"/>
              <w:rPr>
                <w:rFonts w:ascii="Arial Narrow" w:hAnsi="Arial Narrow"/>
                <w:b/>
                <w:sz w:val="24"/>
              </w:rPr>
            </w:pPr>
            <w:r>
              <w:rPr>
                <w:rFonts w:ascii="Arial Narrow" w:hAnsi="Arial Narrow"/>
                <w:b/>
                <w:sz w:val="24"/>
              </w:rPr>
              <w:t>Type</w:t>
            </w:r>
          </w:p>
        </w:tc>
      </w:tr>
      <w:tr w:rsidR="008146DF" w14:paraId="1CAAF70A" w14:textId="77777777" w:rsidTr="00E31452">
        <w:tc>
          <w:tcPr>
            <w:tcW w:w="2507" w:type="dxa"/>
            <w:shd w:val="clear" w:color="auto" w:fill="D9D9D9" w:themeFill="background1" w:themeFillShade="D9"/>
          </w:tcPr>
          <w:p w14:paraId="7271F3C8" w14:textId="77777777" w:rsidR="008146DF" w:rsidRDefault="008146DF" w:rsidP="00E31452">
            <w:pPr>
              <w:widowControl w:val="0"/>
              <w:jc w:val="center"/>
              <w:rPr>
                <w:rFonts w:ascii="Arial Narrow" w:hAnsi="Arial Narrow"/>
                <w:sz w:val="24"/>
              </w:rPr>
            </w:pPr>
            <w:r>
              <w:rPr>
                <w:rFonts w:ascii="Arial Narrow" w:hAnsi="Arial Narrow"/>
                <w:sz w:val="24"/>
              </w:rPr>
              <w:t>days / week</w:t>
            </w:r>
          </w:p>
        </w:tc>
        <w:tc>
          <w:tcPr>
            <w:tcW w:w="2279" w:type="dxa"/>
            <w:shd w:val="clear" w:color="auto" w:fill="D9D9D9" w:themeFill="background1" w:themeFillShade="D9"/>
          </w:tcPr>
          <w:p w14:paraId="18A2469B" w14:textId="77777777" w:rsidR="008146DF" w:rsidRDefault="008146DF" w:rsidP="00E31452">
            <w:pPr>
              <w:widowControl w:val="0"/>
              <w:jc w:val="center"/>
              <w:rPr>
                <w:rFonts w:ascii="Arial Narrow" w:hAnsi="Arial Narrow"/>
                <w:sz w:val="24"/>
              </w:rPr>
            </w:pPr>
            <w:r>
              <w:rPr>
                <w:rFonts w:ascii="Arial Narrow" w:hAnsi="Arial Narrow"/>
                <w:sz w:val="24"/>
              </w:rPr>
              <w:t xml:space="preserve">how hard </w:t>
            </w:r>
          </w:p>
        </w:tc>
        <w:tc>
          <w:tcPr>
            <w:tcW w:w="2977" w:type="dxa"/>
            <w:shd w:val="clear" w:color="auto" w:fill="D9D9D9" w:themeFill="background1" w:themeFillShade="D9"/>
          </w:tcPr>
          <w:p w14:paraId="247B6108" w14:textId="77777777" w:rsidR="008146DF" w:rsidRDefault="008146DF" w:rsidP="00E31452">
            <w:pPr>
              <w:widowControl w:val="0"/>
              <w:jc w:val="center"/>
              <w:rPr>
                <w:rFonts w:ascii="Arial Narrow" w:hAnsi="Arial Narrow"/>
                <w:sz w:val="24"/>
              </w:rPr>
            </w:pPr>
            <w:r>
              <w:rPr>
                <w:rFonts w:ascii="Arial Narrow" w:hAnsi="Arial Narrow"/>
                <w:sz w:val="24"/>
              </w:rPr>
              <w:t>how long</w:t>
            </w:r>
          </w:p>
        </w:tc>
        <w:tc>
          <w:tcPr>
            <w:tcW w:w="2268" w:type="dxa"/>
            <w:shd w:val="clear" w:color="auto" w:fill="D9D9D9" w:themeFill="background1" w:themeFillShade="D9"/>
          </w:tcPr>
          <w:p w14:paraId="2C4636A4" w14:textId="77777777" w:rsidR="008146DF" w:rsidRDefault="008146DF" w:rsidP="00E31452">
            <w:pPr>
              <w:widowControl w:val="0"/>
              <w:jc w:val="center"/>
              <w:rPr>
                <w:rFonts w:ascii="Arial Narrow" w:hAnsi="Arial Narrow"/>
                <w:sz w:val="24"/>
              </w:rPr>
            </w:pPr>
            <w:r>
              <w:rPr>
                <w:rFonts w:ascii="Arial Narrow" w:hAnsi="Arial Narrow"/>
                <w:sz w:val="24"/>
              </w:rPr>
              <w:t>mode of activity</w:t>
            </w:r>
          </w:p>
        </w:tc>
      </w:tr>
      <w:tr w:rsidR="008146DF" w14:paraId="2BB9ABC7" w14:textId="77777777" w:rsidTr="00E31452">
        <w:tc>
          <w:tcPr>
            <w:tcW w:w="2507" w:type="dxa"/>
          </w:tcPr>
          <w:p w14:paraId="65D3FCB8" w14:textId="77777777" w:rsidR="008146DF" w:rsidRDefault="008146DF" w:rsidP="00E31452">
            <w:pPr>
              <w:jc w:val="center"/>
              <w:rPr>
                <w:rFonts w:ascii="Arial Narrow" w:hAnsi="Arial Narrow"/>
                <w:sz w:val="24"/>
              </w:rPr>
            </w:pPr>
            <w:r>
              <w:rPr>
                <w:rFonts w:ascii="Arial Narrow" w:hAnsi="Arial Narrow"/>
                <w:sz w:val="24"/>
              </w:rPr>
              <w:t>3-5 days / weeks</w:t>
            </w:r>
          </w:p>
          <w:p w14:paraId="109300A1" w14:textId="77777777" w:rsidR="008146DF" w:rsidRDefault="008146DF" w:rsidP="00E31452">
            <w:pPr>
              <w:jc w:val="center"/>
              <w:rPr>
                <w:rFonts w:ascii="Arial Narrow" w:hAnsi="Arial Narrow"/>
                <w:sz w:val="24"/>
              </w:rPr>
            </w:pPr>
            <w:r>
              <w:rPr>
                <w:rFonts w:ascii="Arial Narrow" w:hAnsi="Arial Narrow"/>
                <w:sz w:val="24"/>
              </w:rPr>
              <w:t xml:space="preserve">and/or </w:t>
            </w:r>
          </w:p>
          <w:p w14:paraId="728BD589" w14:textId="77777777" w:rsidR="008146DF" w:rsidRDefault="008146DF" w:rsidP="00E31452">
            <w:pPr>
              <w:jc w:val="center"/>
              <w:rPr>
                <w:rFonts w:ascii="Arial Narrow" w:hAnsi="Arial Narrow"/>
                <w:sz w:val="24"/>
              </w:rPr>
            </w:pPr>
            <w:r>
              <w:rPr>
                <w:rFonts w:ascii="Arial Narrow" w:hAnsi="Arial Narrow"/>
                <w:sz w:val="24"/>
              </w:rPr>
              <w:t>after each workout</w:t>
            </w:r>
          </w:p>
        </w:tc>
        <w:tc>
          <w:tcPr>
            <w:tcW w:w="2279" w:type="dxa"/>
          </w:tcPr>
          <w:p w14:paraId="798BD9AF" w14:textId="77777777" w:rsidR="008146DF" w:rsidRDefault="008146DF" w:rsidP="00E31452">
            <w:pPr>
              <w:jc w:val="center"/>
              <w:rPr>
                <w:rFonts w:ascii="Arial Narrow" w:hAnsi="Arial Narrow"/>
                <w:sz w:val="24"/>
              </w:rPr>
            </w:pPr>
            <w:r>
              <w:rPr>
                <w:rFonts w:ascii="Arial Narrow" w:hAnsi="Arial Narrow"/>
                <w:sz w:val="24"/>
              </w:rPr>
              <w:t>hold the stretch</w:t>
            </w:r>
          </w:p>
          <w:p w14:paraId="052B0497" w14:textId="77777777" w:rsidR="008146DF" w:rsidRDefault="008146DF" w:rsidP="00E31452">
            <w:pPr>
              <w:jc w:val="center"/>
              <w:rPr>
                <w:rFonts w:ascii="Arial Narrow" w:hAnsi="Arial Narrow"/>
                <w:sz w:val="24"/>
              </w:rPr>
            </w:pPr>
            <w:r>
              <w:rPr>
                <w:rFonts w:ascii="Arial Narrow" w:hAnsi="Arial Narrow"/>
                <w:sz w:val="24"/>
              </w:rPr>
              <w:t>at the point of tension</w:t>
            </w:r>
          </w:p>
          <w:p w14:paraId="5E5BCBA0" w14:textId="77777777" w:rsidR="008146DF" w:rsidRDefault="008146DF" w:rsidP="00E31452">
            <w:pPr>
              <w:jc w:val="center"/>
              <w:rPr>
                <w:rFonts w:ascii="Arial Narrow" w:hAnsi="Arial Narrow"/>
                <w:sz w:val="24"/>
              </w:rPr>
            </w:pPr>
          </w:p>
        </w:tc>
        <w:tc>
          <w:tcPr>
            <w:tcW w:w="2977" w:type="dxa"/>
          </w:tcPr>
          <w:p w14:paraId="029FB0DD" w14:textId="77777777" w:rsidR="008146DF" w:rsidRDefault="008146DF" w:rsidP="00E31452">
            <w:pPr>
              <w:jc w:val="center"/>
              <w:rPr>
                <w:rFonts w:ascii="Arial Narrow" w:hAnsi="Arial Narrow"/>
                <w:sz w:val="24"/>
              </w:rPr>
            </w:pPr>
            <w:r>
              <w:rPr>
                <w:rFonts w:ascii="Arial Narrow" w:hAnsi="Arial Narrow"/>
                <w:sz w:val="24"/>
              </w:rPr>
              <w:t xml:space="preserve">Hold for 20 - 30 sec. </w:t>
            </w:r>
          </w:p>
          <w:p w14:paraId="4350CBCD" w14:textId="77777777" w:rsidR="008146DF" w:rsidRDefault="008146DF" w:rsidP="00E31452">
            <w:pPr>
              <w:jc w:val="center"/>
              <w:rPr>
                <w:rFonts w:ascii="Arial Narrow" w:hAnsi="Arial Narrow"/>
                <w:sz w:val="24"/>
              </w:rPr>
            </w:pPr>
            <w:r>
              <w:rPr>
                <w:rFonts w:ascii="Arial Narrow" w:hAnsi="Arial Narrow"/>
                <w:sz w:val="24"/>
              </w:rPr>
              <w:t>Repeat each stretch 2-3 times</w:t>
            </w:r>
          </w:p>
        </w:tc>
        <w:tc>
          <w:tcPr>
            <w:tcW w:w="2268" w:type="dxa"/>
          </w:tcPr>
          <w:p w14:paraId="0DA75630" w14:textId="77777777" w:rsidR="008146DF" w:rsidRDefault="008146DF" w:rsidP="00E31452">
            <w:pPr>
              <w:jc w:val="center"/>
              <w:rPr>
                <w:rFonts w:ascii="Arial Narrow" w:hAnsi="Arial Narrow"/>
                <w:sz w:val="24"/>
              </w:rPr>
            </w:pPr>
            <w:r>
              <w:rPr>
                <w:rFonts w:ascii="Arial Narrow" w:hAnsi="Arial Narrow"/>
                <w:sz w:val="24"/>
              </w:rPr>
              <w:t xml:space="preserve">Static stretches </w:t>
            </w:r>
          </w:p>
          <w:p w14:paraId="67A22A54" w14:textId="77777777" w:rsidR="008146DF" w:rsidRDefault="008146DF" w:rsidP="00E31452">
            <w:pPr>
              <w:jc w:val="center"/>
              <w:rPr>
                <w:rFonts w:ascii="Arial Narrow" w:hAnsi="Arial Narrow"/>
                <w:sz w:val="24"/>
              </w:rPr>
            </w:pPr>
            <w:r>
              <w:rPr>
                <w:rFonts w:ascii="Arial Narrow" w:hAnsi="Arial Narrow"/>
                <w:sz w:val="24"/>
              </w:rPr>
              <w:t>after workouts.</w:t>
            </w:r>
          </w:p>
          <w:p w14:paraId="533ECFE0" w14:textId="77777777" w:rsidR="008146DF" w:rsidRDefault="008146DF" w:rsidP="00E31452">
            <w:pPr>
              <w:rPr>
                <w:rFonts w:ascii="Arial Narrow" w:hAnsi="Arial Narrow"/>
                <w:sz w:val="24"/>
              </w:rPr>
            </w:pPr>
          </w:p>
        </w:tc>
      </w:tr>
      <w:tr w:rsidR="008146DF" w14:paraId="3B9EE064" w14:textId="77777777" w:rsidTr="00E31452">
        <w:tc>
          <w:tcPr>
            <w:tcW w:w="10031" w:type="dxa"/>
            <w:gridSpan w:val="4"/>
          </w:tcPr>
          <w:p w14:paraId="0CFFBE3F" w14:textId="77777777" w:rsidR="008146DF" w:rsidRDefault="008146DF" w:rsidP="00E31452">
            <w:pPr>
              <w:pStyle w:val="Heading1"/>
              <w:rPr>
                <w:u w:val="single"/>
              </w:rPr>
            </w:pPr>
            <w:r>
              <w:rPr>
                <w:u w:val="single"/>
              </w:rPr>
              <w:t>Rules of Thumb</w:t>
            </w:r>
          </w:p>
          <w:p w14:paraId="4A323F44" w14:textId="77777777" w:rsidR="008146DF" w:rsidRDefault="008146DF" w:rsidP="00E31452">
            <w:pPr>
              <w:widowControl w:val="0"/>
              <w:jc w:val="center"/>
              <w:rPr>
                <w:rFonts w:ascii="Arial Narrow" w:hAnsi="Arial Narrow"/>
                <w:sz w:val="24"/>
              </w:rPr>
            </w:pPr>
            <w:r>
              <w:rPr>
                <w:rFonts w:ascii="Arial Narrow" w:hAnsi="Arial Narrow"/>
                <w:sz w:val="24"/>
              </w:rPr>
              <w:t>Muscles respond better to stretches when they are warm - so warm up before stretching.</w:t>
            </w:r>
          </w:p>
          <w:p w14:paraId="04B1FF61" w14:textId="77777777" w:rsidR="008146DF" w:rsidRDefault="008146DF" w:rsidP="00E31452">
            <w:pPr>
              <w:widowControl w:val="0"/>
              <w:jc w:val="center"/>
              <w:rPr>
                <w:rFonts w:ascii="Arial Narrow" w:hAnsi="Arial Narrow"/>
                <w:sz w:val="24"/>
              </w:rPr>
            </w:pPr>
            <w:r>
              <w:rPr>
                <w:rFonts w:ascii="Arial Narrow" w:hAnsi="Arial Narrow"/>
                <w:sz w:val="24"/>
              </w:rPr>
              <w:t>Always stretch at the end of your workout.</w:t>
            </w:r>
          </w:p>
        </w:tc>
      </w:tr>
    </w:tbl>
    <w:p w14:paraId="59131FFD" w14:textId="77777777" w:rsidR="008146DF" w:rsidRDefault="008146DF" w:rsidP="008146DF">
      <w:pPr>
        <w:widowControl w:val="0"/>
        <w:tabs>
          <w:tab w:val="center" w:pos="4680"/>
        </w:tabs>
        <w:rPr>
          <w:rFonts w:ascii="Tahoma" w:hAnsi="Tahoma"/>
          <w:sz w:val="24"/>
        </w:rPr>
      </w:pPr>
    </w:p>
    <w:p w14:paraId="4DBF0793" w14:textId="77777777" w:rsidR="008146DF" w:rsidRDefault="008146DF" w:rsidP="008146DF">
      <w:pPr>
        <w:widowControl w:val="0"/>
        <w:tabs>
          <w:tab w:val="center" w:pos="4680"/>
        </w:tabs>
        <w:rPr>
          <w:rFonts w:ascii="Tahoma" w:hAnsi="Tahoma"/>
          <w:b/>
          <w:sz w:val="24"/>
        </w:rPr>
      </w:pPr>
      <w:r>
        <w:rPr>
          <w:rFonts w:ascii="Tahoma" w:hAnsi="Tahoma"/>
          <w:b/>
          <w:sz w:val="24"/>
        </w:rPr>
        <w:t>FREQUENCY</w:t>
      </w:r>
    </w:p>
    <w:p w14:paraId="34926400" w14:textId="77777777" w:rsidR="008146DF" w:rsidRDefault="008146DF" w:rsidP="008146DF">
      <w:pPr>
        <w:widowControl w:val="0"/>
        <w:numPr>
          <w:ilvl w:val="0"/>
          <w:numId w:val="54"/>
        </w:numPr>
        <w:tabs>
          <w:tab w:val="left" w:pos="-1440"/>
        </w:tabs>
        <w:rPr>
          <w:rFonts w:ascii="Arial Narrow" w:hAnsi="Arial Narrow"/>
          <w:sz w:val="24"/>
        </w:rPr>
      </w:pPr>
      <w:r>
        <w:rPr>
          <w:rFonts w:ascii="Arial Narrow" w:hAnsi="Arial Narrow"/>
          <w:sz w:val="24"/>
        </w:rPr>
        <w:t>Stretching exercises can be performed everyday but it is important to remember that stretching is most effective when performed after the body has been warmed up through aerobic exercise.</w:t>
      </w:r>
    </w:p>
    <w:p w14:paraId="6F13266B" w14:textId="77777777" w:rsidR="008146DF" w:rsidRDefault="008146DF" w:rsidP="008146DF">
      <w:pPr>
        <w:widowControl w:val="0"/>
        <w:numPr>
          <w:ilvl w:val="0"/>
          <w:numId w:val="54"/>
        </w:numPr>
        <w:tabs>
          <w:tab w:val="left" w:pos="-1440"/>
        </w:tabs>
        <w:rPr>
          <w:rFonts w:ascii="Arial Narrow" w:hAnsi="Arial Narrow"/>
          <w:sz w:val="24"/>
        </w:rPr>
      </w:pPr>
      <w:r>
        <w:rPr>
          <w:rFonts w:ascii="Arial Narrow" w:hAnsi="Arial Narrow"/>
          <w:sz w:val="24"/>
        </w:rPr>
        <w:t xml:space="preserve">Stretching exercises should be performed at the of each workout. Select static stretches for each of the muscles that was used in the activity. This will help to prevent post-exercise soreness and loss of flexibility. </w:t>
      </w:r>
    </w:p>
    <w:p w14:paraId="4CB5CF95" w14:textId="77777777" w:rsidR="008146DF" w:rsidRDefault="008146DF" w:rsidP="008146DF">
      <w:pPr>
        <w:widowControl w:val="0"/>
        <w:tabs>
          <w:tab w:val="left" w:pos="-1440"/>
        </w:tabs>
        <w:rPr>
          <w:rFonts w:ascii="Arial Narrow" w:hAnsi="Arial Narrow"/>
          <w:sz w:val="24"/>
        </w:rPr>
      </w:pPr>
    </w:p>
    <w:p w14:paraId="75E95294" w14:textId="77777777" w:rsidR="008146DF" w:rsidRPr="000B5C30" w:rsidRDefault="008146DF" w:rsidP="008146DF">
      <w:pPr>
        <w:widowControl w:val="0"/>
        <w:tabs>
          <w:tab w:val="left" w:pos="-1440"/>
        </w:tabs>
        <w:rPr>
          <w:rFonts w:ascii="Arial Narrow" w:hAnsi="Arial Narrow"/>
          <w:sz w:val="24"/>
        </w:rPr>
      </w:pPr>
      <w:r w:rsidRPr="000B5C30">
        <w:rPr>
          <w:rFonts w:ascii="Tahoma" w:hAnsi="Tahoma"/>
          <w:b/>
          <w:sz w:val="24"/>
        </w:rPr>
        <w:t>INTENSITY</w:t>
      </w:r>
    </w:p>
    <w:p w14:paraId="1311F499" w14:textId="77777777" w:rsidR="008146DF" w:rsidRDefault="008146DF" w:rsidP="008146DF">
      <w:pPr>
        <w:widowControl w:val="0"/>
        <w:numPr>
          <w:ilvl w:val="0"/>
          <w:numId w:val="54"/>
        </w:numPr>
        <w:tabs>
          <w:tab w:val="left" w:pos="-1440"/>
        </w:tabs>
        <w:rPr>
          <w:rFonts w:ascii="Arial Narrow" w:hAnsi="Arial Narrow"/>
          <w:sz w:val="24"/>
        </w:rPr>
      </w:pPr>
      <w:r>
        <w:rPr>
          <w:rFonts w:ascii="Arial Narrow" w:hAnsi="Arial Narrow"/>
          <w:sz w:val="24"/>
        </w:rPr>
        <w:t>Stretches should be held without any bouncy jerky movements. Excessive bouncing movements especially of momentum or an external force is applied can increase the risk of injury (muscle strain, sprain).</w:t>
      </w:r>
    </w:p>
    <w:p w14:paraId="32E15CBC" w14:textId="77777777" w:rsidR="008146DF" w:rsidRDefault="008146DF" w:rsidP="008146DF">
      <w:pPr>
        <w:widowControl w:val="0"/>
        <w:numPr>
          <w:ilvl w:val="0"/>
          <w:numId w:val="54"/>
        </w:numPr>
        <w:tabs>
          <w:tab w:val="left" w:pos="-1440"/>
        </w:tabs>
        <w:rPr>
          <w:rFonts w:ascii="Arial Narrow" w:hAnsi="Arial Narrow"/>
          <w:sz w:val="24"/>
        </w:rPr>
      </w:pPr>
      <w:r>
        <w:rPr>
          <w:rFonts w:ascii="Arial Narrow" w:hAnsi="Arial Narrow"/>
          <w:sz w:val="24"/>
        </w:rPr>
        <w:t xml:space="preserve">Static stretches should be held at the point of tension do not force the stretch. Breathe through the stretch and try to relax the muscle. Once you feel the muscles and tissues relax and lengthen, try stretching a little further. </w:t>
      </w:r>
    </w:p>
    <w:p w14:paraId="0AAF7942" w14:textId="77777777" w:rsidR="008146DF" w:rsidRDefault="008146DF" w:rsidP="008146DF">
      <w:pPr>
        <w:widowControl w:val="0"/>
        <w:tabs>
          <w:tab w:val="center" w:pos="4680"/>
        </w:tabs>
        <w:rPr>
          <w:sz w:val="24"/>
        </w:rPr>
      </w:pPr>
    </w:p>
    <w:p w14:paraId="08CB8E1B" w14:textId="77777777" w:rsidR="008146DF" w:rsidRDefault="008146DF" w:rsidP="008146DF">
      <w:pPr>
        <w:widowControl w:val="0"/>
        <w:tabs>
          <w:tab w:val="center" w:pos="4680"/>
        </w:tabs>
        <w:rPr>
          <w:rFonts w:ascii="Tahoma" w:hAnsi="Tahoma"/>
          <w:vanish/>
          <w:sz w:val="24"/>
        </w:rPr>
      </w:pPr>
    </w:p>
    <w:p w14:paraId="04174CF9" w14:textId="77777777" w:rsidR="008146DF" w:rsidRDefault="008146DF" w:rsidP="008146DF">
      <w:pPr>
        <w:widowControl w:val="0"/>
        <w:rPr>
          <w:rFonts w:ascii="Tahoma" w:hAnsi="Tahoma"/>
          <w:b/>
          <w:sz w:val="24"/>
        </w:rPr>
      </w:pPr>
      <w:r>
        <w:rPr>
          <w:rFonts w:ascii="Tahoma" w:hAnsi="Tahoma"/>
          <w:b/>
          <w:sz w:val="24"/>
        </w:rPr>
        <w:t>TIME</w:t>
      </w:r>
    </w:p>
    <w:p w14:paraId="0CF0918D" w14:textId="77777777" w:rsidR="008146DF" w:rsidRDefault="008146DF" w:rsidP="008146DF">
      <w:pPr>
        <w:widowControl w:val="0"/>
        <w:numPr>
          <w:ilvl w:val="0"/>
          <w:numId w:val="54"/>
        </w:numPr>
        <w:tabs>
          <w:tab w:val="left" w:pos="-1440"/>
        </w:tabs>
        <w:rPr>
          <w:rFonts w:ascii="Arial Narrow" w:hAnsi="Arial Narrow"/>
          <w:sz w:val="24"/>
        </w:rPr>
      </w:pPr>
      <w:r>
        <w:rPr>
          <w:rFonts w:ascii="Arial Narrow" w:hAnsi="Arial Narrow"/>
          <w:sz w:val="24"/>
        </w:rPr>
        <w:t>In order to improve flexibility, stretches should be held for at least 20 - 30 seconds / 2- 3 sets.</w:t>
      </w:r>
    </w:p>
    <w:p w14:paraId="040C7E55" w14:textId="77777777" w:rsidR="008146DF" w:rsidRDefault="008146DF" w:rsidP="008146DF">
      <w:pPr>
        <w:widowControl w:val="0"/>
        <w:numPr>
          <w:ilvl w:val="0"/>
          <w:numId w:val="54"/>
        </w:numPr>
        <w:tabs>
          <w:tab w:val="left" w:pos="-1440"/>
        </w:tabs>
        <w:rPr>
          <w:rFonts w:ascii="Arial Narrow" w:hAnsi="Arial Narrow"/>
          <w:sz w:val="24"/>
        </w:rPr>
      </w:pPr>
      <w:r>
        <w:rPr>
          <w:rFonts w:ascii="Arial Narrow" w:hAnsi="Arial Narrow"/>
          <w:sz w:val="24"/>
        </w:rPr>
        <w:t>Stretches for all muscle groups should be included in the routine, but especially those that were stressed in the exercise session.</w:t>
      </w:r>
    </w:p>
    <w:p w14:paraId="6E572784" w14:textId="77777777" w:rsidR="008146DF" w:rsidRDefault="008146DF" w:rsidP="008146DF">
      <w:pPr>
        <w:widowControl w:val="0"/>
        <w:rPr>
          <w:b/>
          <w:sz w:val="24"/>
        </w:rPr>
      </w:pPr>
      <w:r>
        <w:rPr>
          <w:b/>
          <w:sz w:val="24"/>
        </w:rPr>
        <w:t xml:space="preserve"> </w:t>
      </w:r>
    </w:p>
    <w:p w14:paraId="2093EC57" w14:textId="77777777" w:rsidR="008146DF" w:rsidRDefault="008146DF" w:rsidP="008146DF">
      <w:pPr>
        <w:widowControl w:val="0"/>
        <w:rPr>
          <w:rFonts w:ascii="Tahoma" w:hAnsi="Tahoma"/>
          <w:b/>
          <w:sz w:val="24"/>
        </w:rPr>
      </w:pPr>
      <w:r>
        <w:rPr>
          <w:rFonts w:ascii="Tahoma" w:hAnsi="Tahoma"/>
          <w:b/>
          <w:sz w:val="24"/>
        </w:rPr>
        <w:t>TYPE</w:t>
      </w:r>
    </w:p>
    <w:p w14:paraId="65DE82F8" w14:textId="77777777" w:rsidR="008146DF" w:rsidRDefault="008146DF" w:rsidP="008146DF">
      <w:pPr>
        <w:widowControl w:val="0"/>
        <w:numPr>
          <w:ilvl w:val="0"/>
          <w:numId w:val="54"/>
        </w:numPr>
        <w:tabs>
          <w:tab w:val="left" w:pos="-1440"/>
        </w:tabs>
        <w:rPr>
          <w:rFonts w:ascii="Arial Narrow" w:hAnsi="Arial Narrow"/>
          <w:sz w:val="24"/>
        </w:rPr>
      </w:pPr>
      <w:r w:rsidRPr="00B31A9E">
        <w:rPr>
          <w:rFonts w:ascii="Arial Narrow" w:hAnsi="Arial Narrow"/>
          <w:b/>
          <w:sz w:val="24"/>
        </w:rPr>
        <w:t>Static</w:t>
      </w:r>
      <w:r>
        <w:rPr>
          <w:rFonts w:ascii="Arial Narrow" w:hAnsi="Arial Narrow"/>
          <w:sz w:val="24"/>
        </w:rPr>
        <w:t xml:space="preserve">, non-moving stretches held for 20-30 seconds are the safest and most effective stretches and should be done after any physical activity. </w:t>
      </w:r>
    </w:p>
    <w:p w14:paraId="24535B3B" w14:textId="77777777" w:rsidR="008146DF" w:rsidRDefault="008146DF" w:rsidP="008146DF">
      <w:pPr>
        <w:widowControl w:val="0"/>
        <w:numPr>
          <w:ilvl w:val="0"/>
          <w:numId w:val="54"/>
        </w:numPr>
        <w:tabs>
          <w:tab w:val="left" w:pos="-1440"/>
        </w:tabs>
        <w:rPr>
          <w:rFonts w:ascii="Arial Narrow" w:hAnsi="Arial Narrow"/>
          <w:sz w:val="24"/>
        </w:rPr>
      </w:pPr>
      <w:r>
        <w:rPr>
          <w:rFonts w:ascii="Arial Narrow" w:hAnsi="Arial Narrow"/>
          <w:b/>
          <w:sz w:val="24"/>
        </w:rPr>
        <w:t xml:space="preserve">Assisted </w:t>
      </w:r>
      <w:r w:rsidRPr="00B31A9E">
        <w:rPr>
          <w:rFonts w:ascii="Arial Narrow" w:hAnsi="Arial Narrow"/>
          <w:sz w:val="24"/>
        </w:rPr>
        <w:t xml:space="preserve">static stretches are also very </w:t>
      </w:r>
      <w:r>
        <w:rPr>
          <w:rFonts w:ascii="Arial Narrow" w:hAnsi="Arial Narrow"/>
          <w:sz w:val="24"/>
        </w:rPr>
        <w:t>effective</w:t>
      </w:r>
      <w:r w:rsidRPr="00B31A9E">
        <w:rPr>
          <w:rFonts w:ascii="Arial Narrow" w:hAnsi="Arial Narrow"/>
          <w:sz w:val="24"/>
        </w:rPr>
        <w:t xml:space="preserve">. </w:t>
      </w:r>
      <w:r>
        <w:rPr>
          <w:rFonts w:ascii="Arial Narrow" w:hAnsi="Arial Narrow"/>
          <w:sz w:val="24"/>
        </w:rPr>
        <w:t xml:space="preserve">Have a partner gently apply pressure while in a stretch position or use a towel or strap to help you isolate the position. </w:t>
      </w:r>
    </w:p>
    <w:p w14:paraId="2CDFB8EE" w14:textId="77777777" w:rsidR="008146DF" w:rsidRDefault="008146DF" w:rsidP="008146DF">
      <w:pPr>
        <w:widowControl w:val="0"/>
        <w:numPr>
          <w:ilvl w:val="0"/>
          <w:numId w:val="54"/>
        </w:numPr>
        <w:tabs>
          <w:tab w:val="left" w:pos="-1440"/>
        </w:tabs>
        <w:rPr>
          <w:rFonts w:ascii="Arial Narrow" w:hAnsi="Arial Narrow"/>
          <w:sz w:val="24"/>
        </w:rPr>
      </w:pPr>
      <w:r>
        <w:rPr>
          <w:rFonts w:ascii="Arial Narrow" w:hAnsi="Arial Narrow"/>
          <w:sz w:val="24"/>
        </w:rPr>
        <w:t>Controlled range of motion exercises (</w:t>
      </w:r>
      <w:r w:rsidRPr="00B31A9E">
        <w:rPr>
          <w:rFonts w:ascii="Arial Narrow" w:hAnsi="Arial Narrow"/>
          <w:b/>
          <w:sz w:val="24"/>
        </w:rPr>
        <w:t>Dynamic</w:t>
      </w:r>
      <w:r>
        <w:rPr>
          <w:rFonts w:ascii="Arial Narrow" w:hAnsi="Arial Narrow"/>
          <w:sz w:val="24"/>
        </w:rPr>
        <w:t xml:space="preserve"> Stretches) are very effective for warming up muscles and joints and to prepare for any physical activity.    </w:t>
      </w:r>
    </w:p>
    <w:p w14:paraId="1DC65BC7" w14:textId="77777777" w:rsidR="008146DF" w:rsidRDefault="008146DF" w:rsidP="008146DF">
      <w:pPr>
        <w:widowControl w:val="0"/>
        <w:numPr>
          <w:ilvl w:val="0"/>
          <w:numId w:val="54"/>
        </w:numPr>
        <w:tabs>
          <w:tab w:val="left" w:pos="-1440"/>
        </w:tabs>
        <w:rPr>
          <w:rFonts w:ascii="Arial Narrow" w:hAnsi="Arial Narrow"/>
          <w:sz w:val="24"/>
        </w:rPr>
      </w:pPr>
      <w:r>
        <w:rPr>
          <w:rFonts w:ascii="Arial Narrow" w:hAnsi="Arial Narrow"/>
          <w:b/>
          <w:sz w:val="24"/>
        </w:rPr>
        <w:t xml:space="preserve">Ballistic stretches – </w:t>
      </w:r>
      <w:r w:rsidRPr="00B31A9E">
        <w:rPr>
          <w:rFonts w:ascii="Arial Narrow" w:hAnsi="Arial Narrow"/>
          <w:sz w:val="24"/>
        </w:rPr>
        <w:t>bouncing while stretching</w:t>
      </w:r>
      <w:r>
        <w:rPr>
          <w:rFonts w:ascii="Arial Narrow" w:hAnsi="Arial Narrow"/>
          <w:sz w:val="24"/>
        </w:rPr>
        <w:t xml:space="preserve">, </w:t>
      </w:r>
      <w:r w:rsidRPr="000F5DC6">
        <w:rPr>
          <w:rFonts w:ascii="Arial Narrow" w:hAnsi="Arial Narrow"/>
          <w:sz w:val="24"/>
          <w:u w:val="single"/>
        </w:rPr>
        <w:t>is not recommended</w:t>
      </w:r>
      <w:r>
        <w:rPr>
          <w:rFonts w:ascii="Arial Narrow" w:hAnsi="Arial Narrow"/>
          <w:sz w:val="24"/>
        </w:rPr>
        <w:t xml:space="preserve"> as they can overstretch the muscle, tendons and ligaments.</w:t>
      </w:r>
    </w:p>
    <w:p w14:paraId="5DBBA88C" w14:textId="77777777" w:rsidR="008146DF" w:rsidRPr="0082589A" w:rsidRDefault="008146DF" w:rsidP="008146DF">
      <w:pPr>
        <w:widowControl w:val="0"/>
        <w:jc w:val="center"/>
        <w:rPr>
          <w:rFonts w:ascii="Tahoma" w:hAnsi="Tahoma" w:cs="Tahoma"/>
          <w:b/>
          <w:sz w:val="32"/>
          <w:szCs w:val="32"/>
        </w:rPr>
      </w:pPr>
      <w:r>
        <w:rPr>
          <w:rFonts w:ascii="Tahoma" w:hAnsi="Tahoma"/>
          <w:b/>
          <w:sz w:val="28"/>
        </w:rPr>
        <w:br w:type="page"/>
      </w:r>
    </w:p>
    <w:p w14:paraId="033DF91A" w14:textId="77777777" w:rsidR="008146DF" w:rsidRDefault="008146DF" w:rsidP="008146DF">
      <w:pPr>
        <w:jc w:val="center"/>
        <w:rPr>
          <w:rFonts w:ascii="Tahoma" w:hAnsi="Tahoma" w:cs="Tahoma"/>
          <w:b/>
          <w:sz w:val="32"/>
          <w:szCs w:val="32"/>
        </w:rPr>
      </w:pPr>
      <w:r w:rsidRPr="0082589A">
        <w:rPr>
          <w:rFonts w:ascii="Tahoma" w:hAnsi="Tahoma" w:cs="Tahoma"/>
          <w:b/>
          <w:sz w:val="32"/>
          <w:szCs w:val="32"/>
        </w:rPr>
        <w:lastRenderedPageBreak/>
        <w:t xml:space="preserve">Flexibility </w:t>
      </w:r>
      <w:r>
        <w:rPr>
          <w:rFonts w:ascii="Tahoma" w:hAnsi="Tahoma" w:cs="Tahoma"/>
          <w:b/>
          <w:sz w:val="32"/>
          <w:szCs w:val="32"/>
        </w:rPr>
        <w:t xml:space="preserve">- Static Stretching </w:t>
      </w:r>
      <w:r w:rsidRPr="0082589A">
        <w:rPr>
          <w:rFonts w:ascii="Tahoma" w:hAnsi="Tahoma" w:cs="Tahoma"/>
          <w:b/>
          <w:sz w:val="32"/>
          <w:szCs w:val="32"/>
        </w:rPr>
        <w:t>Exercise</w:t>
      </w:r>
      <w:r>
        <w:rPr>
          <w:rFonts w:ascii="Tahoma" w:hAnsi="Tahoma" w:cs="Tahoma"/>
          <w:b/>
          <w:sz w:val="32"/>
          <w:szCs w:val="32"/>
        </w:rPr>
        <w:t xml:space="preserve"> Options</w:t>
      </w:r>
    </w:p>
    <w:p w14:paraId="7B89FFAE" w14:textId="77777777" w:rsidR="008146DF" w:rsidRPr="0082589A" w:rsidRDefault="008146DF" w:rsidP="008146DF">
      <w:pPr>
        <w:jc w:val="center"/>
        <w:rPr>
          <w:rFonts w:ascii="Tahoma" w:hAnsi="Tahoma" w:cs="Tahoma"/>
          <w:b/>
          <w:sz w:val="32"/>
          <w:szCs w:val="32"/>
        </w:rPr>
      </w:pPr>
      <w:r w:rsidRPr="0082589A">
        <w:rPr>
          <w:rFonts w:ascii="Tahoma" w:hAnsi="Tahoma" w:cs="Tahoma"/>
          <w:b/>
          <w:sz w:val="32"/>
          <w:szCs w:val="32"/>
        </w:rPr>
        <w:t xml:space="preserve"> </w:t>
      </w:r>
    </w:p>
    <w:tbl>
      <w:tblPr>
        <w:tblW w:w="10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84"/>
        <w:gridCol w:w="48"/>
        <w:gridCol w:w="212"/>
        <w:gridCol w:w="218"/>
        <w:gridCol w:w="44"/>
        <w:gridCol w:w="1194"/>
        <w:gridCol w:w="385"/>
        <w:gridCol w:w="755"/>
        <w:gridCol w:w="47"/>
        <w:gridCol w:w="166"/>
        <w:gridCol w:w="942"/>
        <w:gridCol w:w="166"/>
        <w:gridCol w:w="1038"/>
        <w:gridCol w:w="409"/>
        <w:gridCol w:w="15"/>
        <w:gridCol w:w="11"/>
        <w:gridCol w:w="84"/>
        <w:gridCol w:w="2600"/>
      </w:tblGrid>
      <w:tr w:rsidR="008146DF" w:rsidRPr="009B7D55" w14:paraId="68523705" w14:textId="77777777" w:rsidTr="00E31452">
        <w:tc>
          <w:tcPr>
            <w:tcW w:w="10918" w:type="dxa"/>
            <w:gridSpan w:val="18"/>
          </w:tcPr>
          <w:p w14:paraId="7822C0FA" w14:textId="77777777" w:rsidR="008146DF" w:rsidRPr="00140304" w:rsidRDefault="008146DF" w:rsidP="00E31452">
            <w:pPr>
              <w:jc w:val="center"/>
              <w:rPr>
                <w:rFonts w:ascii="Tahoma" w:eastAsia="Calibri" w:hAnsi="Tahoma" w:cs="Tahoma"/>
                <w:b/>
                <w:sz w:val="28"/>
                <w:szCs w:val="28"/>
              </w:rPr>
            </w:pPr>
            <w:r>
              <w:rPr>
                <w:rFonts w:ascii="Tahoma" w:eastAsia="Calibri" w:hAnsi="Tahoma" w:cs="Tahoma"/>
                <w:b/>
                <w:sz w:val="28"/>
                <w:szCs w:val="28"/>
              </w:rPr>
              <w:t>LEGS</w:t>
            </w:r>
          </w:p>
        </w:tc>
      </w:tr>
      <w:tr w:rsidR="008146DF" w:rsidRPr="009B7D55" w14:paraId="1C7E0E75" w14:textId="77777777" w:rsidTr="00E31452">
        <w:tc>
          <w:tcPr>
            <w:tcW w:w="10918" w:type="dxa"/>
            <w:gridSpan w:val="18"/>
          </w:tcPr>
          <w:p w14:paraId="3515B2ED" w14:textId="77777777" w:rsidR="008146DF" w:rsidRPr="00140304" w:rsidRDefault="008146DF" w:rsidP="00E31452">
            <w:pPr>
              <w:jc w:val="center"/>
              <w:rPr>
                <w:rFonts w:ascii="Tahoma" w:eastAsia="Calibri" w:hAnsi="Tahoma" w:cs="Tahoma"/>
                <w:b/>
                <w:sz w:val="28"/>
                <w:szCs w:val="28"/>
              </w:rPr>
            </w:pPr>
            <w:r w:rsidRPr="00140304">
              <w:rPr>
                <w:rFonts w:ascii="Tahoma" w:eastAsia="Calibri" w:hAnsi="Tahoma" w:cs="Tahoma"/>
                <w:b/>
                <w:sz w:val="28"/>
                <w:szCs w:val="28"/>
              </w:rPr>
              <w:t>Hamstrings – Back of Thigh</w:t>
            </w:r>
          </w:p>
        </w:tc>
      </w:tr>
      <w:tr w:rsidR="008146DF" w:rsidRPr="009B7D55" w14:paraId="3BBE4B0E" w14:textId="77777777" w:rsidTr="00E31452">
        <w:tc>
          <w:tcPr>
            <w:tcW w:w="2844" w:type="dxa"/>
            <w:gridSpan w:val="3"/>
          </w:tcPr>
          <w:p w14:paraId="2AFD689C" w14:textId="77777777" w:rsidR="008146DF" w:rsidRPr="0082589A" w:rsidRDefault="008146DF" w:rsidP="00E31452">
            <w:pPr>
              <w:jc w:val="center"/>
              <w:rPr>
                <w:rFonts w:ascii="Arial" w:eastAsia="Calibri" w:hAnsi="Arial" w:cs="Arial"/>
                <w:b/>
              </w:rPr>
            </w:pPr>
            <w:r>
              <w:rPr>
                <w:rFonts w:ascii="Arial" w:eastAsia="Calibri" w:hAnsi="Arial" w:cs="Arial"/>
                <w:noProof/>
              </w:rPr>
              <w:drawing>
                <wp:inline distT="0" distB="0" distL="0" distR="0" wp14:anchorId="172A31D5" wp14:editId="48C6700D">
                  <wp:extent cx="1097280" cy="841375"/>
                  <wp:effectExtent l="0" t="0" r="0" b="0"/>
                  <wp:docPr id="220" name="Picture 220" descr="flexD_leg-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flexD_leg-36"/>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bwMode="auto">
                          <a:xfrm>
                            <a:off x="0" y="0"/>
                            <a:ext cx="1097280" cy="841375"/>
                          </a:xfrm>
                          <a:prstGeom prst="rect">
                            <a:avLst/>
                          </a:prstGeom>
                          <a:noFill/>
                          <a:ln>
                            <a:noFill/>
                          </a:ln>
                        </pic:spPr>
                      </pic:pic>
                    </a:graphicData>
                  </a:graphic>
                </wp:inline>
              </w:drawing>
            </w:r>
          </w:p>
        </w:tc>
        <w:tc>
          <w:tcPr>
            <w:tcW w:w="2596" w:type="dxa"/>
            <w:gridSpan w:val="5"/>
          </w:tcPr>
          <w:p w14:paraId="56A2F4CC" w14:textId="77777777" w:rsidR="008146DF" w:rsidRPr="0082589A" w:rsidRDefault="008146DF" w:rsidP="00E31452">
            <w:pPr>
              <w:jc w:val="center"/>
              <w:rPr>
                <w:rFonts w:ascii="Arial" w:eastAsia="Calibri" w:hAnsi="Arial" w:cs="Arial"/>
                <w:b/>
              </w:rPr>
            </w:pPr>
            <w:r>
              <w:rPr>
                <w:rFonts w:ascii="Arial" w:eastAsia="Calibri" w:hAnsi="Arial" w:cs="Arial"/>
                <w:noProof/>
              </w:rPr>
              <w:drawing>
                <wp:inline distT="0" distB="0" distL="0" distR="0" wp14:anchorId="7FC57AFC" wp14:editId="560C14B3">
                  <wp:extent cx="1134110" cy="780415"/>
                  <wp:effectExtent l="0" t="0" r="0" b="0"/>
                  <wp:docPr id="221" name="Picture 221" descr="flexD_leg-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flexD_leg-28"/>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0" y="0"/>
                            <a:ext cx="1134110" cy="780415"/>
                          </a:xfrm>
                          <a:prstGeom prst="rect">
                            <a:avLst/>
                          </a:prstGeom>
                          <a:noFill/>
                          <a:ln>
                            <a:noFill/>
                          </a:ln>
                        </pic:spPr>
                      </pic:pic>
                    </a:graphicData>
                  </a:graphic>
                </wp:inline>
              </w:drawing>
            </w:r>
          </w:p>
        </w:tc>
        <w:tc>
          <w:tcPr>
            <w:tcW w:w="2783" w:type="dxa"/>
            <w:gridSpan w:val="7"/>
          </w:tcPr>
          <w:p w14:paraId="449624EE" w14:textId="77777777" w:rsidR="008146DF" w:rsidRPr="0082589A" w:rsidRDefault="008146DF" w:rsidP="00E31452">
            <w:pPr>
              <w:jc w:val="center"/>
              <w:rPr>
                <w:rFonts w:ascii="Arial" w:eastAsia="Calibri" w:hAnsi="Arial" w:cs="Arial"/>
                <w:b/>
              </w:rPr>
            </w:pPr>
            <w:r>
              <w:rPr>
                <w:rFonts w:ascii="Arial" w:eastAsia="Calibri" w:hAnsi="Arial" w:cs="Arial"/>
                <w:noProof/>
              </w:rPr>
              <w:drawing>
                <wp:inline distT="0" distB="0" distL="0" distR="0" wp14:anchorId="2882FA4F" wp14:editId="43C97606">
                  <wp:extent cx="1121410" cy="755650"/>
                  <wp:effectExtent l="0" t="0" r="0" b="0"/>
                  <wp:docPr id="222" name="Picture 222" descr="flexD_leg-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flexD_leg-30"/>
                          <pic:cNvPicPr>
                            <a:picLocks noChangeAspect="1" noChangeArrowheads="1"/>
                          </pic:cNvPicPr>
                        </pic:nvPicPr>
                        <pic:blipFill>
                          <a:blip r:embed="rId337" cstate="print">
                            <a:extLst>
                              <a:ext uri="{28A0092B-C50C-407E-A947-70E740481C1C}">
                                <a14:useLocalDpi xmlns:a14="http://schemas.microsoft.com/office/drawing/2010/main" val="0"/>
                              </a:ext>
                            </a:extLst>
                          </a:blip>
                          <a:srcRect/>
                          <a:stretch>
                            <a:fillRect/>
                          </a:stretch>
                        </pic:blipFill>
                        <pic:spPr bwMode="auto">
                          <a:xfrm>
                            <a:off x="0" y="0"/>
                            <a:ext cx="1121410" cy="755650"/>
                          </a:xfrm>
                          <a:prstGeom prst="rect">
                            <a:avLst/>
                          </a:prstGeom>
                          <a:noFill/>
                          <a:ln>
                            <a:noFill/>
                          </a:ln>
                        </pic:spPr>
                      </pic:pic>
                    </a:graphicData>
                  </a:graphic>
                </wp:inline>
              </w:drawing>
            </w:r>
          </w:p>
        </w:tc>
        <w:tc>
          <w:tcPr>
            <w:tcW w:w="2695" w:type="dxa"/>
            <w:gridSpan w:val="3"/>
          </w:tcPr>
          <w:p w14:paraId="4F138ABD" w14:textId="77777777" w:rsidR="008146DF" w:rsidRPr="0082589A" w:rsidRDefault="008146DF" w:rsidP="00E31452">
            <w:pPr>
              <w:jc w:val="center"/>
              <w:rPr>
                <w:rFonts w:ascii="Arial" w:eastAsia="Calibri" w:hAnsi="Arial" w:cs="Arial"/>
                <w:b/>
              </w:rPr>
            </w:pPr>
            <w:r>
              <w:rPr>
                <w:rFonts w:ascii="Calibri" w:eastAsia="Calibri" w:hAnsi="Calibri"/>
                <w:noProof/>
              </w:rPr>
              <w:drawing>
                <wp:inline distT="0" distB="0" distL="0" distR="0" wp14:anchorId="22C1AF67" wp14:editId="7B72D97B">
                  <wp:extent cx="1170305" cy="829310"/>
                  <wp:effectExtent l="0" t="0" r="0" b="0"/>
                  <wp:docPr id="223" name="Picture 223" descr="Yog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Yoga (22)"/>
                          <pic:cNvPicPr>
                            <a:picLocks noChangeAspect="1" noChangeArrowheads="1"/>
                          </pic:cNvPicPr>
                        </pic:nvPicPr>
                        <pic:blipFill>
                          <a:blip r:embed="rId338" cstate="print">
                            <a:extLst>
                              <a:ext uri="{28A0092B-C50C-407E-A947-70E740481C1C}">
                                <a14:useLocalDpi xmlns:a14="http://schemas.microsoft.com/office/drawing/2010/main" val="0"/>
                              </a:ext>
                            </a:extLst>
                          </a:blip>
                          <a:srcRect/>
                          <a:stretch>
                            <a:fillRect/>
                          </a:stretch>
                        </pic:blipFill>
                        <pic:spPr bwMode="auto">
                          <a:xfrm>
                            <a:off x="0" y="0"/>
                            <a:ext cx="1170305" cy="829310"/>
                          </a:xfrm>
                          <a:prstGeom prst="rect">
                            <a:avLst/>
                          </a:prstGeom>
                          <a:noFill/>
                          <a:ln>
                            <a:noFill/>
                          </a:ln>
                        </pic:spPr>
                      </pic:pic>
                    </a:graphicData>
                  </a:graphic>
                </wp:inline>
              </w:drawing>
            </w:r>
          </w:p>
        </w:tc>
      </w:tr>
      <w:tr w:rsidR="008146DF" w:rsidRPr="009B7D55" w14:paraId="7F0DA866" w14:textId="77777777" w:rsidTr="00E31452">
        <w:tc>
          <w:tcPr>
            <w:tcW w:w="10918" w:type="dxa"/>
            <w:gridSpan w:val="18"/>
          </w:tcPr>
          <w:p w14:paraId="0E521C20" w14:textId="77777777" w:rsidR="008146DF" w:rsidRPr="0082589A" w:rsidRDefault="008146DF" w:rsidP="00E31452">
            <w:pPr>
              <w:jc w:val="center"/>
              <w:rPr>
                <w:rFonts w:ascii="Tahoma" w:eastAsia="Calibri" w:hAnsi="Tahoma" w:cs="Tahoma"/>
                <w:b/>
                <w:sz w:val="28"/>
                <w:szCs w:val="28"/>
              </w:rPr>
            </w:pPr>
            <w:r w:rsidRPr="0082589A">
              <w:rPr>
                <w:rFonts w:ascii="Tahoma" w:eastAsia="Calibri" w:hAnsi="Tahoma" w:cs="Tahoma"/>
                <w:b/>
                <w:sz w:val="28"/>
                <w:szCs w:val="28"/>
              </w:rPr>
              <w:t xml:space="preserve">Quadriceps and Hip Flexors – Front of Thigh </w:t>
            </w:r>
          </w:p>
        </w:tc>
      </w:tr>
      <w:tr w:rsidR="008146DF" w:rsidRPr="009B7D55" w14:paraId="3774711F" w14:textId="77777777" w:rsidTr="00E31452">
        <w:tc>
          <w:tcPr>
            <w:tcW w:w="2632" w:type="dxa"/>
            <w:gridSpan w:val="2"/>
          </w:tcPr>
          <w:p w14:paraId="4A025AC6" w14:textId="77777777" w:rsidR="008146DF" w:rsidRPr="005A342E" w:rsidRDefault="008146DF" w:rsidP="00E31452">
            <w:pPr>
              <w:jc w:val="center"/>
              <w:rPr>
                <w:rFonts w:ascii="Tahoma" w:hAnsi="Tahoma" w:cs="Tahoma"/>
                <w:b/>
                <w:sz w:val="28"/>
                <w:szCs w:val="28"/>
                <w:u w:val="single"/>
              </w:rPr>
            </w:pPr>
            <w:r>
              <w:rPr>
                <w:rFonts w:ascii="Arial" w:eastAsia="Calibri" w:hAnsi="Arial" w:cs="Arial"/>
                <w:noProof/>
              </w:rPr>
              <w:drawing>
                <wp:inline distT="0" distB="0" distL="0" distR="0" wp14:anchorId="000E4670" wp14:editId="3EB0E8D1">
                  <wp:extent cx="1511935" cy="792480"/>
                  <wp:effectExtent l="0" t="0" r="0" b="0"/>
                  <wp:docPr id="224" name="Picture 224" descr="flexD_leg-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flexD_leg-44"/>
                          <pic:cNvPicPr>
                            <a:picLocks noChangeAspect="1" noChangeArrowheads="1"/>
                          </pic:cNvPicPr>
                        </pic:nvPicPr>
                        <pic:blipFill>
                          <a:blip r:embed="rId339" cstate="print">
                            <a:extLst>
                              <a:ext uri="{28A0092B-C50C-407E-A947-70E740481C1C}">
                                <a14:useLocalDpi xmlns:a14="http://schemas.microsoft.com/office/drawing/2010/main" val="0"/>
                              </a:ext>
                            </a:extLst>
                          </a:blip>
                          <a:srcRect/>
                          <a:stretch>
                            <a:fillRect/>
                          </a:stretch>
                        </pic:blipFill>
                        <pic:spPr bwMode="auto">
                          <a:xfrm>
                            <a:off x="0" y="0"/>
                            <a:ext cx="1511935" cy="792480"/>
                          </a:xfrm>
                          <a:prstGeom prst="rect">
                            <a:avLst/>
                          </a:prstGeom>
                          <a:noFill/>
                          <a:ln>
                            <a:noFill/>
                          </a:ln>
                        </pic:spPr>
                      </pic:pic>
                    </a:graphicData>
                  </a:graphic>
                </wp:inline>
              </w:drawing>
            </w:r>
          </w:p>
        </w:tc>
        <w:tc>
          <w:tcPr>
            <w:tcW w:w="2053" w:type="dxa"/>
            <w:gridSpan w:val="5"/>
          </w:tcPr>
          <w:p w14:paraId="5761325F" w14:textId="77777777" w:rsidR="008146DF" w:rsidRPr="005A342E" w:rsidRDefault="008146DF" w:rsidP="00E31452">
            <w:pPr>
              <w:jc w:val="center"/>
              <w:rPr>
                <w:rFonts w:ascii="Tahoma" w:hAnsi="Tahoma" w:cs="Tahoma"/>
                <w:b/>
                <w:sz w:val="28"/>
                <w:szCs w:val="28"/>
                <w:u w:val="single"/>
              </w:rPr>
            </w:pPr>
            <w:r>
              <w:rPr>
                <w:rFonts w:ascii="Calibri" w:eastAsia="Calibri" w:hAnsi="Calibri"/>
                <w:noProof/>
              </w:rPr>
              <w:drawing>
                <wp:inline distT="0" distB="0" distL="0" distR="0" wp14:anchorId="23E06143" wp14:editId="72000574">
                  <wp:extent cx="670560" cy="938530"/>
                  <wp:effectExtent l="0" t="0" r="0" b="0"/>
                  <wp:docPr id="225" name="Picture 225" descr="flexD_leg-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flexD_leg-60"/>
                          <pic:cNvPicPr>
                            <a:picLocks noChangeAspect="1" noChangeArrowheads="1"/>
                          </pic:cNvPicPr>
                        </pic:nvPicPr>
                        <pic:blipFill>
                          <a:blip r:embed="rId340" cstate="print">
                            <a:extLst>
                              <a:ext uri="{28A0092B-C50C-407E-A947-70E740481C1C}">
                                <a14:useLocalDpi xmlns:a14="http://schemas.microsoft.com/office/drawing/2010/main" val="0"/>
                              </a:ext>
                            </a:extLst>
                          </a:blip>
                          <a:srcRect/>
                          <a:stretch>
                            <a:fillRect/>
                          </a:stretch>
                        </pic:blipFill>
                        <pic:spPr bwMode="auto">
                          <a:xfrm>
                            <a:off x="0" y="0"/>
                            <a:ext cx="670560" cy="938530"/>
                          </a:xfrm>
                          <a:prstGeom prst="rect">
                            <a:avLst/>
                          </a:prstGeom>
                          <a:noFill/>
                          <a:ln>
                            <a:noFill/>
                          </a:ln>
                        </pic:spPr>
                      </pic:pic>
                    </a:graphicData>
                  </a:graphic>
                </wp:inline>
              </w:drawing>
            </w:r>
          </w:p>
        </w:tc>
        <w:tc>
          <w:tcPr>
            <w:tcW w:w="2076" w:type="dxa"/>
            <w:gridSpan w:val="5"/>
          </w:tcPr>
          <w:p w14:paraId="46D65B8D" w14:textId="77777777" w:rsidR="008146DF" w:rsidRPr="005A342E" w:rsidRDefault="008146DF" w:rsidP="00E31452">
            <w:pPr>
              <w:jc w:val="center"/>
              <w:rPr>
                <w:rFonts w:ascii="Tahoma" w:hAnsi="Tahoma" w:cs="Tahoma"/>
                <w:b/>
                <w:sz w:val="28"/>
                <w:szCs w:val="28"/>
                <w:u w:val="single"/>
              </w:rPr>
            </w:pPr>
            <w:r>
              <w:rPr>
                <w:rFonts w:ascii="Tahoma" w:hAnsi="Tahoma" w:cs="Tahoma"/>
                <w:b/>
                <w:noProof/>
                <w:sz w:val="28"/>
                <w:szCs w:val="28"/>
                <w:u w:val="single"/>
              </w:rPr>
              <w:drawing>
                <wp:inline distT="0" distB="0" distL="0" distR="0" wp14:anchorId="05DE233D" wp14:editId="35FA8472">
                  <wp:extent cx="768350" cy="1048385"/>
                  <wp:effectExtent l="0" t="0" r="0" b="0"/>
                  <wp:docPr id="226" name="Picture 226" descr="flexD_leg-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flexD_leg-67"/>
                          <pic:cNvPicPr>
                            <a:picLocks noChangeAspect="1" noChangeArrowheads="1"/>
                          </pic:cNvPicPr>
                        </pic:nvPicPr>
                        <pic:blipFill>
                          <a:blip r:embed="rId341" cstate="print">
                            <a:extLst>
                              <a:ext uri="{28A0092B-C50C-407E-A947-70E740481C1C}">
                                <a14:useLocalDpi xmlns:a14="http://schemas.microsoft.com/office/drawing/2010/main" val="0"/>
                              </a:ext>
                            </a:extLst>
                          </a:blip>
                          <a:srcRect/>
                          <a:stretch>
                            <a:fillRect/>
                          </a:stretch>
                        </pic:blipFill>
                        <pic:spPr bwMode="auto">
                          <a:xfrm>
                            <a:off x="0" y="0"/>
                            <a:ext cx="768350" cy="1048385"/>
                          </a:xfrm>
                          <a:prstGeom prst="rect">
                            <a:avLst/>
                          </a:prstGeom>
                          <a:noFill/>
                          <a:ln>
                            <a:noFill/>
                          </a:ln>
                        </pic:spPr>
                      </pic:pic>
                    </a:graphicData>
                  </a:graphic>
                </wp:inline>
              </w:drawing>
            </w:r>
          </w:p>
        </w:tc>
        <w:tc>
          <w:tcPr>
            <w:tcW w:w="1557" w:type="dxa"/>
            <w:gridSpan w:val="5"/>
          </w:tcPr>
          <w:p w14:paraId="2882FF6C" w14:textId="77777777" w:rsidR="008146DF" w:rsidRPr="005A342E" w:rsidRDefault="008146DF" w:rsidP="00E31452">
            <w:pPr>
              <w:jc w:val="center"/>
              <w:rPr>
                <w:rFonts w:ascii="Tahoma" w:hAnsi="Tahoma" w:cs="Tahoma"/>
                <w:b/>
                <w:sz w:val="28"/>
                <w:szCs w:val="28"/>
                <w:u w:val="single"/>
              </w:rPr>
            </w:pPr>
            <w:r>
              <w:rPr>
                <w:rFonts w:ascii="Arial" w:eastAsia="Calibri" w:hAnsi="Arial" w:cs="Arial"/>
                <w:noProof/>
              </w:rPr>
              <w:drawing>
                <wp:inline distT="0" distB="0" distL="0" distR="0" wp14:anchorId="66B7E679" wp14:editId="3811A0BA">
                  <wp:extent cx="719455" cy="1036320"/>
                  <wp:effectExtent l="0" t="0" r="0" b="0"/>
                  <wp:docPr id="227" name="Picture 227" descr="flexD_leg-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flexD_leg-65"/>
                          <pic:cNvPicPr>
                            <a:picLocks noChangeAspect="1" noChangeArrowheads="1"/>
                          </pic:cNvPicPr>
                        </pic:nvPicPr>
                        <pic:blipFill>
                          <a:blip r:embed="rId342" cstate="print">
                            <a:extLst>
                              <a:ext uri="{28A0092B-C50C-407E-A947-70E740481C1C}">
                                <a14:useLocalDpi xmlns:a14="http://schemas.microsoft.com/office/drawing/2010/main" val="0"/>
                              </a:ext>
                            </a:extLst>
                          </a:blip>
                          <a:srcRect/>
                          <a:stretch>
                            <a:fillRect/>
                          </a:stretch>
                        </pic:blipFill>
                        <pic:spPr bwMode="auto">
                          <a:xfrm>
                            <a:off x="0" y="0"/>
                            <a:ext cx="719455" cy="1036320"/>
                          </a:xfrm>
                          <a:prstGeom prst="rect">
                            <a:avLst/>
                          </a:prstGeom>
                          <a:noFill/>
                          <a:ln>
                            <a:noFill/>
                          </a:ln>
                        </pic:spPr>
                      </pic:pic>
                    </a:graphicData>
                  </a:graphic>
                </wp:inline>
              </w:drawing>
            </w:r>
          </w:p>
        </w:tc>
        <w:tc>
          <w:tcPr>
            <w:tcW w:w="2600" w:type="dxa"/>
          </w:tcPr>
          <w:p w14:paraId="448DABD9" w14:textId="77777777" w:rsidR="008146DF" w:rsidRDefault="008146DF" w:rsidP="00E31452">
            <w:pPr>
              <w:jc w:val="center"/>
              <w:rPr>
                <w:rFonts w:ascii="Tahoma" w:hAnsi="Tahoma" w:cs="Tahoma"/>
                <w:b/>
                <w:sz w:val="28"/>
                <w:szCs w:val="28"/>
                <w:u w:val="single"/>
              </w:rPr>
            </w:pPr>
            <w:r>
              <w:rPr>
                <w:rFonts w:ascii="Tahoma" w:hAnsi="Tahoma" w:cs="Tahoma"/>
                <w:b/>
                <w:noProof/>
                <w:sz w:val="28"/>
                <w:szCs w:val="28"/>
                <w:u w:val="single"/>
              </w:rPr>
              <w:drawing>
                <wp:inline distT="0" distB="0" distL="0" distR="0" wp14:anchorId="174FC136" wp14:editId="69B3EC96">
                  <wp:extent cx="1256030" cy="487680"/>
                  <wp:effectExtent l="0" t="0" r="0" b="0"/>
                  <wp:docPr id="228" name="Picture 228" descr="flex-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flex-06"/>
                          <pic:cNvPicPr>
                            <a:picLocks noChangeAspect="1" noChangeArrowheads="1"/>
                          </pic:cNvPicPr>
                        </pic:nvPicPr>
                        <pic:blipFill>
                          <a:blip r:embed="rId343" cstate="print">
                            <a:extLst>
                              <a:ext uri="{28A0092B-C50C-407E-A947-70E740481C1C}">
                                <a14:useLocalDpi xmlns:a14="http://schemas.microsoft.com/office/drawing/2010/main" val="0"/>
                              </a:ext>
                            </a:extLst>
                          </a:blip>
                          <a:srcRect/>
                          <a:stretch>
                            <a:fillRect/>
                          </a:stretch>
                        </pic:blipFill>
                        <pic:spPr bwMode="auto">
                          <a:xfrm>
                            <a:off x="0" y="0"/>
                            <a:ext cx="1256030" cy="487680"/>
                          </a:xfrm>
                          <a:prstGeom prst="rect">
                            <a:avLst/>
                          </a:prstGeom>
                          <a:noFill/>
                          <a:ln>
                            <a:noFill/>
                          </a:ln>
                        </pic:spPr>
                      </pic:pic>
                    </a:graphicData>
                  </a:graphic>
                </wp:inline>
              </w:drawing>
            </w:r>
          </w:p>
          <w:p w14:paraId="0A0686F7" w14:textId="77777777" w:rsidR="008146DF" w:rsidRPr="005A342E" w:rsidRDefault="008146DF" w:rsidP="00E31452">
            <w:pPr>
              <w:jc w:val="center"/>
              <w:rPr>
                <w:rFonts w:ascii="Tahoma" w:hAnsi="Tahoma" w:cs="Tahoma"/>
                <w:b/>
                <w:sz w:val="28"/>
                <w:szCs w:val="28"/>
                <w:u w:val="single"/>
              </w:rPr>
            </w:pPr>
            <w:r>
              <w:rPr>
                <w:rFonts w:ascii="Arial" w:eastAsia="Calibri" w:hAnsi="Arial" w:cs="Arial"/>
                <w:noProof/>
              </w:rPr>
              <w:drawing>
                <wp:inline distT="0" distB="0" distL="0" distR="0" wp14:anchorId="36882AA2" wp14:editId="20D85129">
                  <wp:extent cx="1511935" cy="560705"/>
                  <wp:effectExtent l="0" t="0" r="0" b="0"/>
                  <wp:docPr id="229" name="Picture 229" descr="flexD_leg-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flexD_leg-57"/>
                          <pic:cNvPicPr>
                            <a:picLocks noChangeAspect="1" noChangeArrowheads="1"/>
                          </pic:cNvPicPr>
                        </pic:nvPicPr>
                        <pic:blipFill>
                          <a:blip r:embed="rId344" cstate="print">
                            <a:extLst>
                              <a:ext uri="{28A0092B-C50C-407E-A947-70E740481C1C}">
                                <a14:useLocalDpi xmlns:a14="http://schemas.microsoft.com/office/drawing/2010/main" val="0"/>
                              </a:ext>
                            </a:extLst>
                          </a:blip>
                          <a:srcRect/>
                          <a:stretch>
                            <a:fillRect/>
                          </a:stretch>
                        </pic:blipFill>
                        <pic:spPr bwMode="auto">
                          <a:xfrm>
                            <a:off x="0" y="0"/>
                            <a:ext cx="1511935" cy="560705"/>
                          </a:xfrm>
                          <a:prstGeom prst="rect">
                            <a:avLst/>
                          </a:prstGeom>
                          <a:noFill/>
                          <a:ln>
                            <a:noFill/>
                          </a:ln>
                        </pic:spPr>
                      </pic:pic>
                    </a:graphicData>
                  </a:graphic>
                </wp:inline>
              </w:drawing>
            </w:r>
          </w:p>
        </w:tc>
      </w:tr>
      <w:tr w:rsidR="008146DF" w:rsidRPr="009B7D55" w14:paraId="5836E91A" w14:textId="77777777" w:rsidTr="00E31452">
        <w:tc>
          <w:tcPr>
            <w:tcW w:w="10918" w:type="dxa"/>
            <w:gridSpan w:val="18"/>
          </w:tcPr>
          <w:p w14:paraId="09247F5E" w14:textId="77777777" w:rsidR="008146DF" w:rsidRPr="0082589A" w:rsidRDefault="008146DF" w:rsidP="00E31452">
            <w:pPr>
              <w:jc w:val="center"/>
              <w:rPr>
                <w:rFonts w:ascii="Tahoma" w:eastAsia="Calibri" w:hAnsi="Tahoma" w:cs="Tahoma"/>
                <w:b/>
                <w:sz w:val="28"/>
                <w:szCs w:val="28"/>
              </w:rPr>
            </w:pPr>
            <w:r w:rsidRPr="0082589A">
              <w:rPr>
                <w:rFonts w:ascii="Tahoma" w:eastAsia="Calibri" w:hAnsi="Tahoma" w:cs="Tahoma"/>
                <w:b/>
                <w:sz w:val="28"/>
                <w:szCs w:val="28"/>
              </w:rPr>
              <w:t xml:space="preserve">Gluteals (Buttocks) and Outer Thigh (Hip Abductors) </w:t>
            </w:r>
          </w:p>
        </w:tc>
      </w:tr>
      <w:tr w:rsidR="008146DF" w:rsidRPr="009B7D55" w14:paraId="67297B78" w14:textId="77777777" w:rsidTr="00E31452">
        <w:tc>
          <w:tcPr>
            <w:tcW w:w="2584" w:type="dxa"/>
          </w:tcPr>
          <w:p w14:paraId="4D996DE0" w14:textId="77777777" w:rsidR="008146DF" w:rsidRPr="0082589A" w:rsidRDefault="008146DF" w:rsidP="00E31452">
            <w:pPr>
              <w:jc w:val="center"/>
              <w:rPr>
                <w:rFonts w:ascii="Arial" w:eastAsia="Calibri" w:hAnsi="Arial" w:cs="Arial"/>
                <w:noProof/>
                <w:sz w:val="16"/>
                <w:szCs w:val="16"/>
              </w:rPr>
            </w:pPr>
          </w:p>
          <w:p w14:paraId="121905A4" w14:textId="77777777" w:rsidR="008146DF" w:rsidRPr="009B7D55" w:rsidRDefault="008146DF" w:rsidP="00E31452">
            <w:pPr>
              <w:jc w:val="center"/>
              <w:rPr>
                <w:rFonts w:ascii="Calibri" w:eastAsia="Calibri" w:hAnsi="Calibri"/>
              </w:rPr>
            </w:pPr>
            <w:r>
              <w:rPr>
                <w:rFonts w:ascii="Arial" w:eastAsia="Calibri" w:hAnsi="Arial" w:cs="Arial"/>
                <w:noProof/>
              </w:rPr>
              <w:drawing>
                <wp:inline distT="0" distB="0" distL="0" distR="0" wp14:anchorId="25AE503D" wp14:editId="2B48EC6F">
                  <wp:extent cx="1146175" cy="743585"/>
                  <wp:effectExtent l="0" t="0" r="0" b="0"/>
                  <wp:docPr id="230" name="Picture 230" descr="flexD_le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flexD_leg-12"/>
                          <pic:cNvPicPr>
                            <a:picLocks noChangeAspect="1" noChangeArrowheads="1"/>
                          </pic:cNvPicPr>
                        </pic:nvPicPr>
                        <pic:blipFill>
                          <a:blip r:embed="rId345" cstate="print">
                            <a:extLst>
                              <a:ext uri="{28A0092B-C50C-407E-A947-70E740481C1C}">
                                <a14:useLocalDpi xmlns:a14="http://schemas.microsoft.com/office/drawing/2010/main" val="0"/>
                              </a:ext>
                            </a:extLst>
                          </a:blip>
                          <a:srcRect/>
                          <a:stretch>
                            <a:fillRect/>
                          </a:stretch>
                        </pic:blipFill>
                        <pic:spPr bwMode="auto">
                          <a:xfrm>
                            <a:off x="0" y="0"/>
                            <a:ext cx="1146175" cy="743585"/>
                          </a:xfrm>
                          <a:prstGeom prst="rect">
                            <a:avLst/>
                          </a:prstGeom>
                          <a:noFill/>
                          <a:ln>
                            <a:noFill/>
                          </a:ln>
                        </pic:spPr>
                      </pic:pic>
                    </a:graphicData>
                  </a:graphic>
                </wp:inline>
              </w:drawing>
            </w:r>
          </w:p>
        </w:tc>
        <w:tc>
          <w:tcPr>
            <w:tcW w:w="1716" w:type="dxa"/>
            <w:gridSpan w:val="5"/>
          </w:tcPr>
          <w:p w14:paraId="64FA2131" w14:textId="77777777" w:rsidR="008146DF" w:rsidRPr="0082589A" w:rsidRDefault="008146DF" w:rsidP="00E31452">
            <w:pPr>
              <w:jc w:val="center"/>
              <w:rPr>
                <w:rFonts w:ascii="Calibri" w:eastAsia="Calibri" w:hAnsi="Calibri"/>
                <w:sz w:val="16"/>
                <w:szCs w:val="16"/>
              </w:rPr>
            </w:pPr>
          </w:p>
          <w:p w14:paraId="6AD852FA" w14:textId="77777777" w:rsidR="008146DF" w:rsidRPr="009B7D55" w:rsidRDefault="008146DF" w:rsidP="00E31452">
            <w:pPr>
              <w:jc w:val="center"/>
              <w:rPr>
                <w:rFonts w:ascii="Calibri" w:eastAsia="Calibri" w:hAnsi="Calibri"/>
              </w:rPr>
            </w:pPr>
            <w:r>
              <w:rPr>
                <w:rFonts w:ascii="Calibri" w:eastAsia="Calibri" w:hAnsi="Calibri"/>
                <w:noProof/>
              </w:rPr>
              <w:drawing>
                <wp:inline distT="0" distB="0" distL="0" distR="0" wp14:anchorId="27A3219D" wp14:editId="384D3BDC">
                  <wp:extent cx="951230" cy="1219200"/>
                  <wp:effectExtent l="0" t="0" r="0" b="0"/>
                  <wp:docPr id="231" name="Picture 231" descr="flexD_leg-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flexD_leg-01"/>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bwMode="auto">
                          <a:xfrm>
                            <a:off x="0" y="0"/>
                            <a:ext cx="951230" cy="1219200"/>
                          </a:xfrm>
                          <a:prstGeom prst="rect">
                            <a:avLst/>
                          </a:prstGeom>
                          <a:noFill/>
                          <a:ln>
                            <a:noFill/>
                          </a:ln>
                        </pic:spPr>
                      </pic:pic>
                    </a:graphicData>
                  </a:graphic>
                </wp:inline>
              </w:drawing>
            </w:r>
          </w:p>
        </w:tc>
        <w:tc>
          <w:tcPr>
            <w:tcW w:w="2295" w:type="dxa"/>
            <w:gridSpan w:val="5"/>
          </w:tcPr>
          <w:p w14:paraId="07F43C88" w14:textId="77777777" w:rsidR="008146DF" w:rsidRPr="0082589A" w:rsidRDefault="008146DF" w:rsidP="00E31452">
            <w:pPr>
              <w:jc w:val="center"/>
              <w:rPr>
                <w:rFonts w:ascii="Calibri" w:eastAsia="Calibri" w:hAnsi="Calibri"/>
                <w:sz w:val="16"/>
                <w:szCs w:val="16"/>
              </w:rPr>
            </w:pPr>
          </w:p>
          <w:p w14:paraId="3FC2DCB0" w14:textId="77777777" w:rsidR="008146DF" w:rsidRPr="009B7D55" w:rsidRDefault="008146DF" w:rsidP="00E31452">
            <w:pPr>
              <w:jc w:val="center"/>
              <w:rPr>
                <w:rFonts w:ascii="Calibri" w:eastAsia="Calibri" w:hAnsi="Calibri"/>
              </w:rPr>
            </w:pPr>
            <w:r>
              <w:rPr>
                <w:rFonts w:ascii="Calibri" w:eastAsia="Calibri" w:hAnsi="Calibri"/>
                <w:noProof/>
              </w:rPr>
              <w:drawing>
                <wp:inline distT="0" distB="0" distL="0" distR="0" wp14:anchorId="05FE26C4" wp14:editId="0221D764">
                  <wp:extent cx="1292225" cy="804545"/>
                  <wp:effectExtent l="0" t="0" r="0" b="0"/>
                  <wp:docPr id="232" name="Picture 232" descr="flexD_leg-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flexD_leg-07"/>
                          <pic:cNvPicPr>
                            <a:picLocks noChangeAspect="1" noChangeArrowheads="1"/>
                          </pic:cNvPicPr>
                        </pic:nvPicPr>
                        <pic:blipFill>
                          <a:blip r:embed="rId347" cstate="print">
                            <a:extLst>
                              <a:ext uri="{28A0092B-C50C-407E-A947-70E740481C1C}">
                                <a14:useLocalDpi xmlns:a14="http://schemas.microsoft.com/office/drawing/2010/main" val="0"/>
                              </a:ext>
                            </a:extLst>
                          </a:blip>
                          <a:srcRect/>
                          <a:stretch>
                            <a:fillRect/>
                          </a:stretch>
                        </pic:blipFill>
                        <pic:spPr bwMode="auto">
                          <a:xfrm>
                            <a:off x="0" y="0"/>
                            <a:ext cx="1292225" cy="804545"/>
                          </a:xfrm>
                          <a:prstGeom prst="rect">
                            <a:avLst/>
                          </a:prstGeom>
                          <a:noFill/>
                          <a:ln>
                            <a:noFill/>
                          </a:ln>
                        </pic:spPr>
                      </pic:pic>
                    </a:graphicData>
                  </a:graphic>
                </wp:inline>
              </w:drawing>
            </w:r>
          </w:p>
        </w:tc>
        <w:tc>
          <w:tcPr>
            <w:tcW w:w="1639" w:type="dxa"/>
            <w:gridSpan w:val="5"/>
          </w:tcPr>
          <w:p w14:paraId="31991704" w14:textId="77777777" w:rsidR="008146DF" w:rsidRDefault="008146DF" w:rsidP="00E31452">
            <w:pPr>
              <w:rPr>
                <w:rFonts w:ascii="Tahoma" w:hAnsi="Tahoma" w:cs="Tahoma"/>
                <w:b/>
                <w:sz w:val="28"/>
                <w:szCs w:val="28"/>
                <w:u w:val="single"/>
              </w:rPr>
            </w:pPr>
            <w:r>
              <w:rPr>
                <w:rFonts w:ascii="Tahoma" w:hAnsi="Tahoma" w:cs="Tahoma"/>
                <w:b/>
                <w:noProof/>
                <w:sz w:val="28"/>
                <w:szCs w:val="28"/>
                <w:u w:val="single"/>
              </w:rPr>
              <w:drawing>
                <wp:inline distT="0" distB="0" distL="0" distR="0" wp14:anchorId="6750D4EB" wp14:editId="2305210E">
                  <wp:extent cx="902335" cy="1268095"/>
                  <wp:effectExtent l="0" t="0" r="0" b="0"/>
                  <wp:docPr id="233" name="Picture 233" descr="flexD_leg-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flexD_leg-09"/>
                          <pic:cNvPicPr>
                            <a:picLocks noChangeAspect="1" noChangeArrowheads="1"/>
                          </pic:cNvPicPr>
                        </pic:nvPicPr>
                        <pic:blipFill>
                          <a:blip r:embed="rId348" cstate="print">
                            <a:extLst>
                              <a:ext uri="{28A0092B-C50C-407E-A947-70E740481C1C}">
                                <a14:useLocalDpi xmlns:a14="http://schemas.microsoft.com/office/drawing/2010/main" val="0"/>
                              </a:ext>
                            </a:extLst>
                          </a:blip>
                          <a:srcRect/>
                          <a:stretch>
                            <a:fillRect/>
                          </a:stretch>
                        </pic:blipFill>
                        <pic:spPr bwMode="auto">
                          <a:xfrm>
                            <a:off x="0" y="0"/>
                            <a:ext cx="902335" cy="1268095"/>
                          </a:xfrm>
                          <a:prstGeom prst="rect">
                            <a:avLst/>
                          </a:prstGeom>
                          <a:noFill/>
                          <a:ln>
                            <a:noFill/>
                          </a:ln>
                        </pic:spPr>
                      </pic:pic>
                    </a:graphicData>
                  </a:graphic>
                </wp:inline>
              </w:drawing>
            </w:r>
          </w:p>
          <w:p w14:paraId="5914CE71" w14:textId="77777777" w:rsidR="008146DF" w:rsidRPr="0082589A" w:rsidRDefault="008146DF" w:rsidP="00E31452">
            <w:pPr>
              <w:jc w:val="center"/>
              <w:rPr>
                <w:rFonts w:ascii="Calibri" w:eastAsia="Calibri" w:hAnsi="Calibri"/>
                <w:sz w:val="16"/>
                <w:szCs w:val="16"/>
              </w:rPr>
            </w:pPr>
          </w:p>
        </w:tc>
        <w:tc>
          <w:tcPr>
            <w:tcW w:w="2684" w:type="dxa"/>
            <w:gridSpan w:val="2"/>
          </w:tcPr>
          <w:p w14:paraId="0E40A4AA" w14:textId="77777777" w:rsidR="008146DF" w:rsidRDefault="008146DF" w:rsidP="00E31452">
            <w:pPr>
              <w:jc w:val="center"/>
              <w:rPr>
                <w:rFonts w:ascii="Calibri" w:eastAsia="Calibri" w:hAnsi="Calibri"/>
              </w:rPr>
            </w:pPr>
          </w:p>
          <w:p w14:paraId="60F9B88A" w14:textId="77777777" w:rsidR="008146DF" w:rsidRPr="009B7D55" w:rsidRDefault="008146DF" w:rsidP="00E31452">
            <w:pPr>
              <w:jc w:val="center"/>
              <w:rPr>
                <w:rFonts w:ascii="Calibri" w:eastAsia="Calibri" w:hAnsi="Calibri"/>
              </w:rPr>
            </w:pPr>
            <w:r>
              <w:rPr>
                <w:rFonts w:ascii="Calibri" w:eastAsia="Calibri" w:hAnsi="Calibri"/>
                <w:noProof/>
              </w:rPr>
              <w:drawing>
                <wp:inline distT="0" distB="0" distL="0" distR="0" wp14:anchorId="16D1CCDD" wp14:editId="09ACE54C">
                  <wp:extent cx="1511935" cy="694690"/>
                  <wp:effectExtent l="0" t="0" r="0" b="0"/>
                  <wp:docPr id="234" name="Picture 234" descr="flexD_leg-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flexD_leg-05"/>
                          <pic:cNvPicPr>
                            <a:picLocks noChangeAspect="1" noChangeArrowheads="1"/>
                          </pic:cNvPicPr>
                        </pic:nvPicPr>
                        <pic:blipFill>
                          <a:blip r:embed="rId349" cstate="print">
                            <a:extLst>
                              <a:ext uri="{28A0092B-C50C-407E-A947-70E740481C1C}">
                                <a14:useLocalDpi xmlns:a14="http://schemas.microsoft.com/office/drawing/2010/main" val="0"/>
                              </a:ext>
                            </a:extLst>
                          </a:blip>
                          <a:srcRect/>
                          <a:stretch>
                            <a:fillRect/>
                          </a:stretch>
                        </pic:blipFill>
                        <pic:spPr bwMode="auto">
                          <a:xfrm>
                            <a:off x="0" y="0"/>
                            <a:ext cx="1511935" cy="694690"/>
                          </a:xfrm>
                          <a:prstGeom prst="rect">
                            <a:avLst/>
                          </a:prstGeom>
                          <a:noFill/>
                          <a:ln>
                            <a:noFill/>
                          </a:ln>
                        </pic:spPr>
                      </pic:pic>
                    </a:graphicData>
                  </a:graphic>
                </wp:inline>
              </w:drawing>
            </w:r>
          </w:p>
        </w:tc>
      </w:tr>
      <w:tr w:rsidR="008146DF" w:rsidRPr="009B7D55" w14:paraId="6FE48A40" w14:textId="77777777" w:rsidTr="00E31452">
        <w:trPr>
          <w:trHeight w:val="300"/>
        </w:trPr>
        <w:tc>
          <w:tcPr>
            <w:tcW w:w="10918" w:type="dxa"/>
            <w:gridSpan w:val="18"/>
          </w:tcPr>
          <w:p w14:paraId="3D7295AB" w14:textId="77777777" w:rsidR="008146DF" w:rsidRPr="0082589A" w:rsidRDefault="008146DF" w:rsidP="00E31452">
            <w:pPr>
              <w:jc w:val="center"/>
              <w:rPr>
                <w:rFonts w:ascii="Tahoma" w:eastAsia="Calibri" w:hAnsi="Tahoma" w:cs="Tahoma"/>
                <w:b/>
                <w:sz w:val="28"/>
                <w:szCs w:val="28"/>
              </w:rPr>
            </w:pPr>
            <w:r w:rsidRPr="0082589A">
              <w:rPr>
                <w:rFonts w:ascii="Tahoma" w:eastAsia="Calibri" w:hAnsi="Tahoma" w:cs="Tahoma"/>
                <w:b/>
                <w:sz w:val="28"/>
                <w:szCs w:val="28"/>
              </w:rPr>
              <w:t xml:space="preserve">Inner Thigh – Hip Adductors </w:t>
            </w:r>
          </w:p>
        </w:tc>
      </w:tr>
      <w:tr w:rsidR="008146DF" w:rsidRPr="009B7D55" w14:paraId="11381AE4" w14:textId="77777777" w:rsidTr="00E31452">
        <w:trPr>
          <w:trHeight w:val="300"/>
        </w:trPr>
        <w:tc>
          <w:tcPr>
            <w:tcW w:w="3062" w:type="dxa"/>
            <w:gridSpan w:val="4"/>
          </w:tcPr>
          <w:p w14:paraId="2D989DE1" w14:textId="77777777" w:rsidR="008146DF" w:rsidRPr="009B7D55" w:rsidRDefault="008146DF" w:rsidP="00E31452">
            <w:pPr>
              <w:jc w:val="center"/>
              <w:rPr>
                <w:rFonts w:ascii="Arial" w:eastAsia="Calibri" w:hAnsi="Arial" w:cs="Arial"/>
              </w:rPr>
            </w:pPr>
            <w:r>
              <w:rPr>
                <w:rFonts w:ascii="Arial" w:eastAsia="Calibri" w:hAnsi="Arial" w:cs="Arial"/>
                <w:noProof/>
              </w:rPr>
              <w:drawing>
                <wp:inline distT="0" distB="0" distL="0" distR="0" wp14:anchorId="48E55220" wp14:editId="208C7456">
                  <wp:extent cx="1182370" cy="1134110"/>
                  <wp:effectExtent l="0" t="0" r="0" b="0"/>
                  <wp:docPr id="235" name="Picture 235" descr="flexD_le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flexD_leg-16"/>
                          <pic:cNvPicPr>
                            <a:picLocks noChangeAspect="1" noChangeArrowheads="1"/>
                          </pic:cNvPicPr>
                        </pic:nvPicPr>
                        <pic:blipFill>
                          <a:blip r:embed="rId350" cstate="print">
                            <a:extLst>
                              <a:ext uri="{28A0092B-C50C-407E-A947-70E740481C1C}">
                                <a14:useLocalDpi xmlns:a14="http://schemas.microsoft.com/office/drawing/2010/main" val="0"/>
                              </a:ext>
                            </a:extLst>
                          </a:blip>
                          <a:srcRect/>
                          <a:stretch>
                            <a:fillRect/>
                          </a:stretch>
                        </pic:blipFill>
                        <pic:spPr bwMode="auto">
                          <a:xfrm>
                            <a:off x="0" y="0"/>
                            <a:ext cx="1182370" cy="1134110"/>
                          </a:xfrm>
                          <a:prstGeom prst="rect">
                            <a:avLst/>
                          </a:prstGeom>
                          <a:noFill/>
                          <a:ln>
                            <a:noFill/>
                          </a:ln>
                        </pic:spPr>
                      </pic:pic>
                    </a:graphicData>
                  </a:graphic>
                </wp:inline>
              </w:drawing>
            </w:r>
          </w:p>
        </w:tc>
        <w:tc>
          <w:tcPr>
            <w:tcW w:w="2425" w:type="dxa"/>
            <w:gridSpan w:val="5"/>
          </w:tcPr>
          <w:p w14:paraId="52ED987A" w14:textId="77777777" w:rsidR="008146DF" w:rsidRPr="009B7D55" w:rsidRDefault="008146DF" w:rsidP="00E31452">
            <w:pPr>
              <w:jc w:val="center"/>
              <w:rPr>
                <w:rFonts w:ascii="Arial" w:eastAsia="Calibri" w:hAnsi="Arial" w:cs="Arial"/>
              </w:rPr>
            </w:pPr>
            <w:r>
              <w:rPr>
                <w:rFonts w:ascii="Arial" w:eastAsia="Calibri" w:hAnsi="Arial" w:cs="Arial"/>
                <w:noProof/>
              </w:rPr>
              <w:drawing>
                <wp:inline distT="0" distB="0" distL="0" distR="0" wp14:anchorId="4757D17F" wp14:editId="0F0CCF34">
                  <wp:extent cx="926465" cy="1292225"/>
                  <wp:effectExtent l="0" t="0" r="0" b="0"/>
                  <wp:docPr id="236" name="Picture 236" descr="flexD_leg-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flexD_leg-26"/>
                          <pic:cNvPicPr>
                            <a:picLocks noChangeAspect="1" noChangeArrowheads="1"/>
                          </pic:cNvPicPr>
                        </pic:nvPicPr>
                        <pic:blipFill>
                          <a:blip r:embed="rId351" cstate="print">
                            <a:extLst>
                              <a:ext uri="{28A0092B-C50C-407E-A947-70E740481C1C}">
                                <a14:useLocalDpi xmlns:a14="http://schemas.microsoft.com/office/drawing/2010/main" val="0"/>
                              </a:ext>
                            </a:extLst>
                          </a:blip>
                          <a:srcRect/>
                          <a:stretch>
                            <a:fillRect/>
                          </a:stretch>
                        </pic:blipFill>
                        <pic:spPr bwMode="auto">
                          <a:xfrm>
                            <a:off x="0" y="0"/>
                            <a:ext cx="926465" cy="1292225"/>
                          </a:xfrm>
                          <a:prstGeom prst="rect">
                            <a:avLst/>
                          </a:prstGeom>
                          <a:noFill/>
                          <a:ln>
                            <a:noFill/>
                          </a:ln>
                        </pic:spPr>
                      </pic:pic>
                    </a:graphicData>
                  </a:graphic>
                </wp:inline>
              </w:drawing>
            </w:r>
          </w:p>
        </w:tc>
        <w:tc>
          <w:tcPr>
            <w:tcW w:w="2312" w:type="dxa"/>
            <w:gridSpan w:val="4"/>
          </w:tcPr>
          <w:p w14:paraId="7FFF750E" w14:textId="77777777" w:rsidR="008146DF" w:rsidRPr="009B7D55" w:rsidRDefault="008146DF" w:rsidP="00E31452">
            <w:pPr>
              <w:jc w:val="center"/>
              <w:rPr>
                <w:rFonts w:ascii="Arial" w:eastAsia="Calibri" w:hAnsi="Arial" w:cs="Arial"/>
              </w:rPr>
            </w:pPr>
            <w:r>
              <w:rPr>
                <w:rFonts w:ascii="Arial" w:eastAsia="Calibri" w:hAnsi="Arial" w:cs="Arial"/>
                <w:noProof/>
              </w:rPr>
              <w:drawing>
                <wp:inline distT="0" distB="0" distL="0" distR="0" wp14:anchorId="7975BE1A" wp14:editId="350ADED6">
                  <wp:extent cx="1109345" cy="1134110"/>
                  <wp:effectExtent l="0" t="0" r="0" b="0"/>
                  <wp:docPr id="237" name="Picture 237" descr="flexD_leg-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flexD_leg-17"/>
                          <pic:cNvPicPr>
                            <a:picLocks noChangeAspect="1" noChangeArrowheads="1"/>
                          </pic:cNvPicPr>
                        </pic:nvPicPr>
                        <pic:blipFill>
                          <a:blip r:embed="rId352" cstate="print">
                            <a:extLst>
                              <a:ext uri="{28A0092B-C50C-407E-A947-70E740481C1C}">
                                <a14:useLocalDpi xmlns:a14="http://schemas.microsoft.com/office/drawing/2010/main" val="0"/>
                              </a:ext>
                            </a:extLst>
                          </a:blip>
                          <a:srcRect/>
                          <a:stretch>
                            <a:fillRect/>
                          </a:stretch>
                        </pic:blipFill>
                        <pic:spPr bwMode="auto">
                          <a:xfrm>
                            <a:off x="0" y="0"/>
                            <a:ext cx="1109345" cy="1134110"/>
                          </a:xfrm>
                          <a:prstGeom prst="rect">
                            <a:avLst/>
                          </a:prstGeom>
                          <a:noFill/>
                          <a:ln>
                            <a:noFill/>
                          </a:ln>
                        </pic:spPr>
                      </pic:pic>
                    </a:graphicData>
                  </a:graphic>
                </wp:inline>
              </w:drawing>
            </w:r>
          </w:p>
        </w:tc>
        <w:tc>
          <w:tcPr>
            <w:tcW w:w="3119" w:type="dxa"/>
            <w:gridSpan w:val="5"/>
          </w:tcPr>
          <w:p w14:paraId="063A9A24" w14:textId="77777777" w:rsidR="008146DF" w:rsidRPr="009B7D55" w:rsidRDefault="008146DF" w:rsidP="00E31452">
            <w:pPr>
              <w:jc w:val="center"/>
              <w:rPr>
                <w:rFonts w:ascii="Arial" w:eastAsia="Calibri" w:hAnsi="Arial" w:cs="Arial"/>
              </w:rPr>
            </w:pPr>
            <w:r>
              <w:rPr>
                <w:rFonts w:ascii="Tahoma" w:hAnsi="Tahoma" w:cs="Tahoma"/>
                <w:b/>
                <w:noProof/>
                <w:sz w:val="28"/>
                <w:szCs w:val="28"/>
                <w:u w:val="single"/>
              </w:rPr>
              <w:drawing>
                <wp:inline distT="0" distB="0" distL="0" distR="0" wp14:anchorId="7D138716" wp14:editId="713264E7">
                  <wp:extent cx="1121410" cy="902335"/>
                  <wp:effectExtent l="0" t="0" r="0" b="0"/>
                  <wp:docPr id="238" name="Picture 238" descr="flex-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flex-17"/>
                          <pic:cNvPicPr>
                            <a:picLocks noChangeAspect="1" noChangeArrowheads="1"/>
                          </pic:cNvPicPr>
                        </pic:nvPicPr>
                        <pic:blipFill>
                          <a:blip r:embed="rId353" cstate="print">
                            <a:extLst>
                              <a:ext uri="{28A0092B-C50C-407E-A947-70E740481C1C}">
                                <a14:useLocalDpi xmlns:a14="http://schemas.microsoft.com/office/drawing/2010/main" val="0"/>
                              </a:ext>
                            </a:extLst>
                          </a:blip>
                          <a:srcRect/>
                          <a:stretch>
                            <a:fillRect/>
                          </a:stretch>
                        </pic:blipFill>
                        <pic:spPr bwMode="auto">
                          <a:xfrm>
                            <a:off x="0" y="0"/>
                            <a:ext cx="1121410" cy="902335"/>
                          </a:xfrm>
                          <a:prstGeom prst="rect">
                            <a:avLst/>
                          </a:prstGeom>
                          <a:noFill/>
                          <a:ln>
                            <a:noFill/>
                          </a:ln>
                        </pic:spPr>
                      </pic:pic>
                    </a:graphicData>
                  </a:graphic>
                </wp:inline>
              </w:drawing>
            </w:r>
          </w:p>
        </w:tc>
      </w:tr>
      <w:tr w:rsidR="008146DF" w:rsidRPr="006869BF" w14:paraId="4887D888" w14:textId="77777777" w:rsidTr="00E31452">
        <w:trPr>
          <w:trHeight w:val="300"/>
        </w:trPr>
        <w:tc>
          <w:tcPr>
            <w:tcW w:w="10918" w:type="dxa"/>
            <w:gridSpan w:val="18"/>
          </w:tcPr>
          <w:p w14:paraId="306C5F11" w14:textId="77777777" w:rsidR="008146DF" w:rsidRPr="006869BF" w:rsidRDefault="008146DF" w:rsidP="00E31452">
            <w:pPr>
              <w:jc w:val="center"/>
              <w:rPr>
                <w:rFonts w:ascii="Tahoma" w:eastAsia="Calibri" w:hAnsi="Tahoma" w:cs="Tahoma"/>
                <w:b/>
                <w:sz w:val="28"/>
                <w:szCs w:val="28"/>
              </w:rPr>
            </w:pPr>
            <w:r w:rsidRPr="006869BF">
              <w:rPr>
                <w:rFonts w:ascii="Tahoma" w:eastAsia="Calibri" w:hAnsi="Tahoma" w:cs="Tahoma"/>
                <w:b/>
                <w:sz w:val="28"/>
                <w:szCs w:val="28"/>
              </w:rPr>
              <w:t xml:space="preserve">   Calves – Gastrocn</w:t>
            </w:r>
            <w:r>
              <w:rPr>
                <w:rFonts w:ascii="Tahoma" w:eastAsia="Calibri" w:hAnsi="Tahoma" w:cs="Tahoma"/>
                <w:b/>
                <w:sz w:val="28"/>
                <w:szCs w:val="28"/>
              </w:rPr>
              <w:t>e</w:t>
            </w:r>
            <w:r w:rsidRPr="006869BF">
              <w:rPr>
                <w:rFonts w:ascii="Tahoma" w:eastAsia="Calibri" w:hAnsi="Tahoma" w:cs="Tahoma"/>
                <w:b/>
                <w:sz w:val="28"/>
                <w:szCs w:val="28"/>
              </w:rPr>
              <w:t xml:space="preserve">mius / Soleus / Achilles Tendon </w:t>
            </w:r>
            <w:r w:rsidRPr="006869BF">
              <w:rPr>
                <w:rFonts w:ascii="Tahoma" w:hAnsi="Tahoma" w:cs="Tahoma"/>
                <w:b/>
                <w:snapToGrid w:val="0"/>
                <w:color w:val="000000"/>
                <w:w w:val="0"/>
                <w:sz w:val="28"/>
                <w:szCs w:val="28"/>
                <w:u w:color="000000"/>
                <w:bdr w:val="none" w:sz="0" w:space="0" w:color="000000"/>
                <w:shd w:val="clear" w:color="000000" w:fill="000000"/>
                <w:lang w:val="x-none" w:eastAsia="x-none" w:bidi="x-none"/>
              </w:rPr>
              <w:t xml:space="preserve"> </w:t>
            </w:r>
          </w:p>
        </w:tc>
      </w:tr>
      <w:tr w:rsidR="008146DF" w:rsidRPr="009B7D55" w14:paraId="7F241E4A" w14:textId="77777777" w:rsidTr="00E31452">
        <w:trPr>
          <w:trHeight w:val="300"/>
        </w:trPr>
        <w:tc>
          <w:tcPr>
            <w:tcW w:w="3106" w:type="dxa"/>
            <w:gridSpan w:val="5"/>
          </w:tcPr>
          <w:p w14:paraId="1E8AAC94" w14:textId="77777777" w:rsidR="008146DF" w:rsidRPr="009B7D55" w:rsidRDefault="008146DF" w:rsidP="00E31452">
            <w:pPr>
              <w:jc w:val="center"/>
              <w:rPr>
                <w:rFonts w:ascii="Arial" w:eastAsia="Calibri" w:hAnsi="Arial" w:cs="Arial"/>
                <w:noProof/>
              </w:rPr>
            </w:pPr>
            <w:r>
              <w:rPr>
                <w:rFonts w:ascii="Arial" w:eastAsia="Calibri" w:hAnsi="Arial" w:cs="Arial"/>
                <w:noProof/>
              </w:rPr>
              <w:drawing>
                <wp:inline distT="0" distB="0" distL="0" distR="0" wp14:anchorId="3555F352" wp14:editId="3D645EF1">
                  <wp:extent cx="963295" cy="1256030"/>
                  <wp:effectExtent l="0" t="0" r="0" b="0"/>
                  <wp:docPr id="239" name="Picture 239" descr="flexD_leg-56ca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flexD_leg-56calf"/>
                          <pic:cNvPicPr>
                            <a:picLocks noChangeAspect="1" noChangeArrowheads="1"/>
                          </pic:cNvPicPr>
                        </pic:nvPicPr>
                        <pic:blipFill>
                          <a:blip r:embed="rId354" cstate="print">
                            <a:extLst>
                              <a:ext uri="{28A0092B-C50C-407E-A947-70E740481C1C}">
                                <a14:useLocalDpi xmlns:a14="http://schemas.microsoft.com/office/drawing/2010/main" val="0"/>
                              </a:ext>
                            </a:extLst>
                          </a:blip>
                          <a:srcRect/>
                          <a:stretch>
                            <a:fillRect/>
                          </a:stretch>
                        </pic:blipFill>
                        <pic:spPr bwMode="auto">
                          <a:xfrm>
                            <a:off x="0" y="0"/>
                            <a:ext cx="963295" cy="1256030"/>
                          </a:xfrm>
                          <a:prstGeom prst="rect">
                            <a:avLst/>
                          </a:prstGeom>
                          <a:noFill/>
                          <a:ln>
                            <a:noFill/>
                          </a:ln>
                        </pic:spPr>
                      </pic:pic>
                    </a:graphicData>
                  </a:graphic>
                </wp:inline>
              </w:drawing>
            </w:r>
            <w:r>
              <w:rPr>
                <w:rFonts w:ascii="Arial" w:eastAsia="Calibri" w:hAnsi="Arial" w:cs="Arial"/>
                <w:noProof/>
              </w:rPr>
              <w:t xml:space="preserve">  </w:t>
            </w:r>
          </w:p>
        </w:tc>
        <w:tc>
          <w:tcPr>
            <w:tcW w:w="2547" w:type="dxa"/>
            <w:gridSpan w:val="5"/>
          </w:tcPr>
          <w:p w14:paraId="490B7511" w14:textId="77777777" w:rsidR="008146DF" w:rsidRPr="009B7D55" w:rsidRDefault="008146DF" w:rsidP="00E31452">
            <w:pPr>
              <w:jc w:val="center"/>
              <w:rPr>
                <w:rFonts w:ascii="Arial" w:eastAsia="Calibri" w:hAnsi="Arial" w:cs="Arial"/>
                <w:noProof/>
              </w:rPr>
            </w:pPr>
            <w:r>
              <w:rPr>
                <w:rFonts w:ascii="Arial" w:eastAsia="Calibri" w:hAnsi="Arial" w:cs="Arial"/>
                <w:noProof/>
              </w:rPr>
              <w:drawing>
                <wp:inline distT="0" distB="0" distL="0" distR="0" wp14:anchorId="4E9B0856" wp14:editId="2C9B9B58">
                  <wp:extent cx="682625" cy="1231265"/>
                  <wp:effectExtent l="0" t="0" r="0" b="0"/>
                  <wp:docPr id="240" name="Picture 240" descr="flex-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flex-01"/>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bwMode="auto">
                          <a:xfrm>
                            <a:off x="0" y="0"/>
                            <a:ext cx="682625" cy="1231265"/>
                          </a:xfrm>
                          <a:prstGeom prst="rect">
                            <a:avLst/>
                          </a:prstGeom>
                          <a:noFill/>
                          <a:ln>
                            <a:noFill/>
                          </a:ln>
                        </pic:spPr>
                      </pic:pic>
                    </a:graphicData>
                  </a:graphic>
                </wp:inline>
              </w:drawing>
            </w:r>
          </w:p>
        </w:tc>
        <w:tc>
          <w:tcPr>
            <w:tcW w:w="2555" w:type="dxa"/>
            <w:gridSpan w:val="4"/>
          </w:tcPr>
          <w:p w14:paraId="5796FC12" w14:textId="77777777" w:rsidR="008146DF" w:rsidRPr="006869BF" w:rsidRDefault="008146DF" w:rsidP="00E31452">
            <w:pPr>
              <w:jc w:val="center"/>
              <w:rPr>
                <w:rFonts w:ascii="Tahoma" w:hAnsi="Tahoma" w:cs="Tahoma"/>
                <w:b/>
                <w:sz w:val="28"/>
                <w:szCs w:val="28"/>
              </w:rPr>
            </w:pPr>
            <w:r>
              <w:rPr>
                <w:rFonts w:ascii="Tahoma" w:hAnsi="Tahoma" w:cs="Tahoma"/>
                <w:b/>
                <w:noProof/>
                <w:sz w:val="28"/>
                <w:szCs w:val="28"/>
              </w:rPr>
              <w:drawing>
                <wp:inline distT="0" distB="0" distL="0" distR="0" wp14:anchorId="68A3391C" wp14:editId="58D2E593">
                  <wp:extent cx="1024255" cy="1256030"/>
                  <wp:effectExtent l="0" t="0" r="0" b="0"/>
                  <wp:docPr id="241" name="Picture 241" descr="flex-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flex-06"/>
                          <pic:cNvPicPr>
                            <a:picLocks noChangeAspect="1" noChangeArrowheads="1"/>
                          </pic:cNvPicPr>
                        </pic:nvPicPr>
                        <pic:blipFill>
                          <a:blip r:embed="rId356" cstate="print">
                            <a:extLst>
                              <a:ext uri="{28A0092B-C50C-407E-A947-70E740481C1C}">
                                <a14:useLocalDpi xmlns:a14="http://schemas.microsoft.com/office/drawing/2010/main" val="0"/>
                              </a:ext>
                            </a:extLst>
                          </a:blip>
                          <a:srcRect/>
                          <a:stretch>
                            <a:fillRect/>
                          </a:stretch>
                        </pic:blipFill>
                        <pic:spPr bwMode="auto">
                          <a:xfrm>
                            <a:off x="0" y="0"/>
                            <a:ext cx="1024255" cy="1256030"/>
                          </a:xfrm>
                          <a:prstGeom prst="rect">
                            <a:avLst/>
                          </a:prstGeom>
                          <a:noFill/>
                          <a:ln>
                            <a:noFill/>
                          </a:ln>
                        </pic:spPr>
                      </pic:pic>
                    </a:graphicData>
                  </a:graphic>
                </wp:inline>
              </w:drawing>
            </w:r>
          </w:p>
        </w:tc>
        <w:tc>
          <w:tcPr>
            <w:tcW w:w="2710" w:type="dxa"/>
            <w:gridSpan w:val="4"/>
          </w:tcPr>
          <w:p w14:paraId="565111C9" w14:textId="77777777" w:rsidR="008146DF" w:rsidRPr="006869BF" w:rsidRDefault="008146DF" w:rsidP="00E31452">
            <w:pPr>
              <w:jc w:val="center"/>
              <w:rPr>
                <w:rFonts w:ascii="Arial" w:eastAsia="Calibri" w:hAnsi="Arial" w:cs="Arial"/>
              </w:rPr>
            </w:pPr>
            <w:r w:rsidRPr="006869BF">
              <w:rPr>
                <w:rFonts w:ascii="Tahoma" w:hAnsi="Tahoma" w:cs="Tahoma"/>
                <w:b/>
                <w:sz w:val="28"/>
                <w:szCs w:val="28"/>
              </w:rPr>
              <w:t xml:space="preserve">  </w:t>
            </w:r>
            <w:r>
              <w:rPr>
                <w:rFonts w:ascii="Tahoma" w:hAnsi="Tahoma" w:cs="Tahoma"/>
                <w:b/>
                <w:noProof/>
                <w:sz w:val="28"/>
                <w:szCs w:val="28"/>
              </w:rPr>
              <w:drawing>
                <wp:inline distT="0" distB="0" distL="0" distR="0" wp14:anchorId="2DBE22A7" wp14:editId="724429DF">
                  <wp:extent cx="707390" cy="1256030"/>
                  <wp:effectExtent l="0" t="0" r="0" b="0"/>
                  <wp:docPr id="242" name="Picture 242" descr="flex-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flex-02"/>
                          <pic:cNvPicPr>
                            <a:picLocks noChangeAspect="1" noChangeArrowheads="1"/>
                          </pic:cNvPicPr>
                        </pic:nvPicPr>
                        <pic:blipFill>
                          <a:blip r:embed="rId357" cstate="print">
                            <a:extLst>
                              <a:ext uri="{28A0092B-C50C-407E-A947-70E740481C1C}">
                                <a14:useLocalDpi xmlns:a14="http://schemas.microsoft.com/office/drawing/2010/main" val="0"/>
                              </a:ext>
                            </a:extLst>
                          </a:blip>
                          <a:srcRect/>
                          <a:stretch>
                            <a:fillRect/>
                          </a:stretch>
                        </pic:blipFill>
                        <pic:spPr bwMode="auto">
                          <a:xfrm>
                            <a:off x="0" y="0"/>
                            <a:ext cx="707390" cy="1256030"/>
                          </a:xfrm>
                          <a:prstGeom prst="rect">
                            <a:avLst/>
                          </a:prstGeom>
                          <a:noFill/>
                          <a:ln>
                            <a:noFill/>
                          </a:ln>
                        </pic:spPr>
                      </pic:pic>
                    </a:graphicData>
                  </a:graphic>
                </wp:inline>
              </w:drawing>
            </w:r>
          </w:p>
        </w:tc>
      </w:tr>
    </w:tbl>
    <w:p w14:paraId="27AAE7A8" w14:textId="77777777" w:rsidR="008146DF" w:rsidRDefault="008146DF" w:rsidP="008146DF">
      <w:r>
        <w:br w:type="page"/>
      </w:r>
    </w:p>
    <w:tbl>
      <w:tblPr>
        <w:tblW w:w="10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661"/>
        <w:gridCol w:w="1523"/>
        <w:gridCol w:w="1100"/>
        <w:gridCol w:w="1083"/>
        <w:gridCol w:w="1626"/>
        <w:gridCol w:w="558"/>
        <w:gridCol w:w="2184"/>
      </w:tblGrid>
      <w:tr w:rsidR="008146DF" w:rsidRPr="009B7D55" w14:paraId="46B1144A" w14:textId="77777777" w:rsidTr="00E31452">
        <w:tc>
          <w:tcPr>
            <w:tcW w:w="10918" w:type="dxa"/>
            <w:gridSpan w:val="8"/>
          </w:tcPr>
          <w:p w14:paraId="6285EBB9" w14:textId="77777777" w:rsidR="008146DF" w:rsidRPr="00140304" w:rsidRDefault="008146DF" w:rsidP="00E31452">
            <w:pPr>
              <w:jc w:val="center"/>
              <w:rPr>
                <w:rFonts w:ascii="Tahoma" w:eastAsia="Calibri" w:hAnsi="Tahoma" w:cs="Tahoma"/>
                <w:b/>
                <w:sz w:val="24"/>
                <w:szCs w:val="24"/>
              </w:rPr>
            </w:pPr>
            <w:r>
              <w:lastRenderedPageBreak/>
              <w:br w:type="page"/>
            </w:r>
            <w:r>
              <w:rPr>
                <w:rFonts w:ascii="Tahoma" w:hAnsi="Tahoma" w:cs="Tahoma"/>
                <w:b/>
                <w:sz w:val="32"/>
                <w:szCs w:val="32"/>
              </w:rPr>
              <w:t xml:space="preserve"> </w:t>
            </w:r>
            <w:r w:rsidRPr="0082589A">
              <w:rPr>
                <w:rFonts w:ascii="Tahoma" w:hAnsi="Tahoma" w:cs="Tahoma"/>
                <w:b/>
                <w:sz w:val="32"/>
                <w:szCs w:val="32"/>
              </w:rPr>
              <w:t>Options</w:t>
            </w:r>
            <w:r>
              <w:rPr>
                <w:rFonts w:ascii="Tahoma" w:hAnsi="Tahoma" w:cs="Tahoma"/>
                <w:b/>
                <w:sz w:val="32"/>
                <w:szCs w:val="32"/>
              </w:rPr>
              <w:t xml:space="preserve"> for the Upper Body</w:t>
            </w:r>
          </w:p>
        </w:tc>
      </w:tr>
      <w:tr w:rsidR="008146DF" w:rsidRPr="009B7D55" w14:paraId="281C7C55" w14:textId="77777777" w:rsidTr="00E31452">
        <w:tc>
          <w:tcPr>
            <w:tcW w:w="10918" w:type="dxa"/>
            <w:gridSpan w:val="8"/>
          </w:tcPr>
          <w:p w14:paraId="12642CEF" w14:textId="77777777" w:rsidR="008146DF" w:rsidRPr="00140304" w:rsidRDefault="008146DF" w:rsidP="00E31452">
            <w:pPr>
              <w:jc w:val="center"/>
              <w:rPr>
                <w:rFonts w:ascii="Tahoma" w:eastAsia="Calibri" w:hAnsi="Tahoma" w:cs="Tahoma"/>
                <w:b/>
                <w:sz w:val="24"/>
                <w:szCs w:val="24"/>
              </w:rPr>
            </w:pPr>
            <w:r w:rsidRPr="00140304">
              <w:rPr>
                <w:rFonts w:ascii="Tahoma" w:eastAsia="Calibri" w:hAnsi="Tahoma" w:cs="Tahoma"/>
                <w:b/>
                <w:sz w:val="24"/>
                <w:szCs w:val="24"/>
              </w:rPr>
              <w:t>Chest – Anterior Deltoid and Biceps (front of shoulder)</w:t>
            </w:r>
          </w:p>
        </w:tc>
      </w:tr>
      <w:tr w:rsidR="008146DF" w:rsidRPr="009B7D55" w14:paraId="16C1D991" w14:textId="77777777" w:rsidTr="00E31452">
        <w:tc>
          <w:tcPr>
            <w:tcW w:w="2844" w:type="dxa"/>
            <w:gridSpan w:val="2"/>
          </w:tcPr>
          <w:p w14:paraId="67DA827F" w14:textId="77777777" w:rsidR="008146DF" w:rsidRPr="0082589A" w:rsidRDefault="008146DF" w:rsidP="00E31452">
            <w:pPr>
              <w:jc w:val="center"/>
              <w:rPr>
                <w:rFonts w:ascii="Arial" w:eastAsia="Calibri" w:hAnsi="Arial" w:cs="Arial"/>
                <w:b/>
              </w:rPr>
            </w:pPr>
            <w:r>
              <w:rPr>
                <w:rFonts w:ascii="Arial" w:eastAsia="Calibri" w:hAnsi="Arial" w:cs="Arial"/>
                <w:noProof/>
              </w:rPr>
              <w:drawing>
                <wp:inline distT="0" distB="0" distL="0" distR="0" wp14:anchorId="3C073B9C" wp14:editId="7C86A337">
                  <wp:extent cx="914400" cy="1536065"/>
                  <wp:effectExtent l="0" t="0" r="0" b="0"/>
                  <wp:docPr id="243" name="Picture 243" descr="flexB_shld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flexB_shldr-09"/>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bwMode="auto">
                          <a:xfrm>
                            <a:off x="0" y="0"/>
                            <a:ext cx="914400" cy="1536065"/>
                          </a:xfrm>
                          <a:prstGeom prst="rect">
                            <a:avLst/>
                          </a:prstGeom>
                          <a:noFill/>
                          <a:ln>
                            <a:noFill/>
                          </a:ln>
                        </pic:spPr>
                      </pic:pic>
                    </a:graphicData>
                  </a:graphic>
                </wp:inline>
              </w:drawing>
            </w:r>
          </w:p>
        </w:tc>
        <w:tc>
          <w:tcPr>
            <w:tcW w:w="2623" w:type="dxa"/>
            <w:gridSpan w:val="2"/>
          </w:tcPr>
          <w:p w14:paraId="44CD3620" w14:textId="77777777" w:rsidR="008146DF" w:rsidRDefault="008146DF" w:rsidP="00E31452">
            <w:pPr>
              <w:jc w:val="center"/>
              <w:rPr>
                <w:rFonts w:ascii="Tahoma" w:hAnsi="Tahoma" w:cs="Tahoma"/>
                <w:b/>
                <w:sz w:val="28"/>
                <w:szCs w:val="28"/>
              </w:rPr>
            </w:pPr>
          </w:p>
          <w:p w14:paraId="0FA24A5C" w14:textId="77777777" w:rsidR="008146DF" w:rsidRPr="000170DE" w:rsidRDefault="008146DF" w:rsidP="00E31452">
            <w:pPr>
              <w:jc w:val="center"/>
              <w:rPr>
                <w:rFonts w:ascii="Arial" w:eastAsia="Calibri" w:hAnsi="Arial" w:cs="Arial"/>
                <w:b/>
              </w:rPr>
            </w:pPr>
            <w:r>
              <w:rPr>
                <w:rFonts w:ascii="Tahoma" w:hAnsi="Tahoma" w:cs="Tahoma"/>
                <w:b/>
                <w:noProof/>
                <w:sz w:val="28"/>
                <w:szCs w:val="28"/>
              </w:rPr>
              <w:drawing>
                <wp:inline distT="0" distB="0" distL="0" distR="0" wp14:anchorId="54306320" wp14:editId="5F579D10">
                  <wp:extent cx="1024255" cy="1243330"/>
                  <wp:effectExtent l="0" t="0" r="0" b="0"/>
                  <wp:docPr id="244" name="Picture 244" descr="flex-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flex-07"/>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bwMode="auto">
                          <a:xfrm>
                            <a:off x="0" y="0"/>
                            <a:ext cx="1024255" cy="1243330"/>
                          </a:xfrm>
                          <a:prstGeom prst="rect">
                            <a:avLst/>
                          </a:prstGeom>
                          <a:noFill/>
                          <a:ln>
                            <a:noFill/>
                          </a:ln>
                        </pic:spPr>
                      </pic:pic>
                    </a:graphicData>
                  </a:graphic>
                </wp:inline>
              </w:drawing>
            </w:r>
          </w:p>
        </w:tc>
        <w:tc>
          <w:tcPr>
            <w:tcW w:w="2709" w:type="dxa"/>
            <w:gridSpan w:val="2"/>
          </w:tcPr>
          <w:p w14:paraId="600B7201" w14:textId="77777777" w:rsidR="008146DF" w:rsidRDefault="008146DF" w:rsidP="00E31452">
            <w:pPr>
              <w:jc w:val="center"/>
              <w:rPr>
                <w:rFonts w:ascii="Tahoma" w:hAnsi="Tahoma" w:cs="Tahoma"/>
                <w:b/>
                <w:sz w:val="28"/>
                <w:szCs w:val="28"/>
              </w:rPr>
            </w:pPr>
          </w:p>
          <w:p w14:paraId="32216E40" w14:textId="77777777" w:rsidR="008146DF" w:rsidRPr="000170DE" w:rsidRDefault="008146DF" w:rsidP="00E31452">
            <w:pPr>
              <w:jc w:val="center"/>
              <w:rPr>
                <w:rFonts w:ascii="Arial" w:eastAsia="Calibri" w:hAnsi="Arial" w:cs="Arial"/>
                <w:b/>
              </w:rPr>
            </w:pPr>
            <w:r>
              <w:rPr>
                <w:rFonts w:ascii="Tahoma" w:hAnsi="Tahoma" w:cs="Tahoma"/>
                <w:b/>
                <w:noProof/>
                <w:sz w:val="28"/>
                <w:szCs w:val="28"/>
              </w:rPr>
              <w:drawing>
                <wp:inline distT="0" distB="0" distL="0" distR="0" wp14:anchorId="3F3151DE" wp14:editId="621E906E">
                  <wp:extent cx="938530" cy="1256030"/>
                  <wp:effectExtent l="0" t="0" r="0" b="0"/>
                  <wp:docPr id="245" name="Picture 245" descr="flex-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flex-01"/>
                          <pic:cNvPicPr>
                            <a:picLocks noChangeAspect="1" noChangeArrowheads="1"/>
                          </pic:cNvPicPr>
                        </pic:nvPicPr>
                        <pic:blipFill>
                          <a:blip r:embed="rId360" cstate="print">
                            <a:extLst>
                              <a:ext uri="{28A0092B-C50C-407E-A947-70E740481C1C}">
                                <a14:useLocalDpi xmlns:a14="http://schemas.microsoft.com/office/drawing/2010/main" val="0"/>
                              </a:ext>
                            </a:extLst>
                          </a:blip>
                          <a:srcRect/>
                          <a:stretch>
                            <a:fillRect/>
                          </a:stretch>
                        </pic:blipFill>
                        <pic:spPr bwMode="auto">
                          <a:xfrm>
                            <a:off x="0" y="0"/>
                            <a:ext cx="938530" cy="1256030"/>
                          </a:xfrm>
                          <a:prstGeom prst="rect">
                            <a:avLst/>
                          </a:prstGeom>
                          <a:noFill/>
                          <a:ln>
                            <a:noFill/>
                          </a:ln>
                        </pic:spPr>
                      </pic:pic>
                    </a:graphicData>
                  </a:graphic>
                </wp:inline>
              </w:drawing>
            </w:r>
          </w:p>
        </w:tc>
        <w:tc>
          <w:tcPr>
            <w:tcW w:w="2742" w:type="dxa"/>
            <w:gridSpan w:val="2"/>
          </w:tcPr>
          <w:p w14:paraId="478F5794" w14:textId="77777777" w:rsidR="008146DF" w:rsidRDefault="008146DF" w:rsidP="00E31452">
            <w:pPr>
              <w:jc w:val="center"/>
              <w:rPr>
                <w:rFonts w:ascii="Arial" w:eastAsia="Calibri" w:hAnsi="Arial" w:cs="Arial"/>
                <w:b/>
              </w:rPr>
            </w:pPr>
          </w:p>
          <w:p w14:paraId="611FA9CC" w14:textId="77777777" w:rsidR="008146DF" w:rsidRPr="0082589A" w:rsidRDefault="008146DF" w:rsidP="00E31452">
            <w:pPr>
              <w:jc w:val="center"/>
              <w:rPr>
                <w:rFonts w:ascii="Arial" w:eastAsia="Calibri" w:hAnsi="Arial" w:cs="Arial"/>
                <w:b/>
              </w:rPr>
            </w:pPr>
            <w:r>
              <w:rPr>
                <w:rFonts w:ascii="Arial" w:eastAsia="Calibri" w:hAnsi="Arial" w:cs="Arial"/>
                <w:b/>
                <w:noProof/>
              </w:rPr>
              <w:drawing>
                <wp:inline distT="0" distB="0" distL="0" distR="0" wp14:anchorId="4997C38C" wp14:editId="5E35A7CD">
                  <wp:extent cx="1511935" cy="768350"/>
                  <wp:effectExtent l="0" t="0" r="0" b="0"/>
                  <wp:docPr id="246" name="Picture 246" descr="flexB_shld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flexB_shldr-04"/>
                          <pic:cNvPicPr>
                            <a:picLocks noChangeAspect="1" noChangeArrowheads="1"/>
                          </pic:cNvPicPr>
                        </pic:nvPicPr>
                        <pic:blipFill>
                          <a:blip r:embed="rId361" cstate="print">
                            <a:extLst>
                              <a:ext uri="{28A0092B-C50C-407E-A947-70E740481C1C}">
                                <a14:useLocalDpi xmlns:a14="http://schemas.microsoft.com/office/drawing/2010/main" val="0"/>
                              </a:ext>
                            </a:extLst>
                          </a:blip>
                          <a:srcRect/>
                          <a:stretch>
                            <a:fillRect/>
                          </a:stretch>
                        </pic:blipFill>
                        <pic:spPr bwMode="auto">
                          <a:xfrm>
                            <a:off x="0" y="0"/>
                            <a:ext cx="1511935" cy="768350"/>
                          </a:xfrm>
                          <a:prstGeom prst="rect">
                            <a:avLst/>
                          </a:prstGeom>
                          <a:noFill/>
                          <a:ln>
                            <a:noFill/>
                          </a:ln>
                        </pic:spPr>
                      </pic:pic>
                    </a:graphicData>
                  </a:graphic>
                </wp:inline>
              </w:drawing>
            </w:r>
          </w:p>
        </w:tc>
      </w:tr>
      <w:tr w:rsidR="008146DF" w:rsidRPr="009B7D55" w14:paraId="495D9BA1" w14:textId="77777777" w:rsidTr="00E31452">
        <w:tc>
          <w:tcPr>
            <w:tcW w:w="5467" w:type="dxa"/>
            <w:gridSpan w:val="4"/>
          </w:tcPr>
          <w:p w14:paraId="25C45D14" w14:textId="77777777" w:rsidR="008146DF" w:rsidRDefault="008146DF" w:rsidP="00E31452">
            <w:pPr>
              <w:jc w:val="center"/>
              <w:rPr>
                <w:rFonts w:ascii="Tahoma" w:hAnsi="Tahoma" w:cs="Tahoma"/>
                <w:b/>
                <w:sz w:val="28"/>
                <w:szCs w:val="28"/>
              </w:rPr>
            </w:pPr>
          </w:p>
          <w:p w14:paraId="79339417" w14:textId="77777777" w:rsidR="008146DF" w:rsidRDefault="008146DF" w:rsidP="00E31452">
            <w:pPr>
              <w:jc w:val="center"/>
              <w:rPr>
                <w:rFonts w:ascii="Tahoma" w:hAnsi="Tahoma" w:cs="Tahoma"/>
                <w:b/>
                <w:sz w:val="28"/>
                <w:szCs w:val="28"/>
              </w:rPr>
            </w:pPr>
          </w:p>
          <w:p w14:paraId="4AC52FAA" w14:textId="77777777" w:rsidR="008146DF" w:rsidRDefault="008146DF" w:rsidP="00E31452">
            <w:pPr>
              <w:jc w:val="center"/>
              <w:rPr>
                <w:rFonts w:ascii="Tahoma" w:hAnsi="Tahoma" w:cs="Tahoma"/>
                <w:b/>
                <w:sz w:val="28"/>
                <w:szCs w:val="28"/>
              </w:rPr>
            </w:pPr>
            <w:r>
              <w:rPr>
                <w:rFonts w:ascii="Tahoma" w:hAnsi="Tahoma" w:cs="Tahoma"/>
                <w:b/>
                <w:sz w:val="28"/>
                <w:szCs w:val="28"/>
              </w:rPr>
              <w:t>Triceps + Chest →</w:t>
            </w:r>
          </w:p>
        </w:tc>
        <w:tc>
          <w:tcPr>
            <w:tcW w:w="2709" w:type="dxa"/>
            <w:gridSpan w:val="2"/>
          </w:tcPr>
          <w:p w14:paraId="09C26999" w14:textId="77777777" w:rsidR="008146DF" w:rsidRDefault="008146DF" w:rsidP="00E31452">
            <w:pPr>
              <w:jc w:val="center"/>
              <w:rPr>
                <w:rFonts w:ascii="Tahoma" w:hAnsi="Tahoma" w:cs="Tahoma"/>
                <w:b/>
                <w:sz w:val="28"/>
                <w:szCs w:val="28"/>
              </w:rPr>
            </w:pPr>
            <w:r>
              <w:rPr>
                <w:rFonts w:ascii="Arial" w:eastAsia="Calibri" w:hAnsi="Arial" w:cs="Arial"/>
                <w:noProof/>
              </w:rPr>
              <w:drawing>
                <wp:inline distT="0" distB="0" distL="0" distR="0" wp14:anchorId="4B734A6C" wp14:editId="20FB011B">
                  <wp:extent cx="1012190" cy="1158240"/>
                  <wp:effectExtent l="0" t="0" r="0" b="0"/>
                  <wp:docPr id="247" name="Picture 247" descr="flexB_shld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flexB_shldr-10"/>
                          <pic:cNvPicPr>
                            <a:picLocks noChangeAspect="1" noChangeArrowheads="1"/>
                          </pic:cNvPicPr>
                        </pic:nvPicPr>
                        <pic:blipFill>
                          <a:blip r:embed="rId362" cstate="print">
                            <a:extLst>
                              <a:ext uri="{28A0092B-C50C-407E-A947-70E740481C1C}">
                                <a14:useLocalDpi xmlns:a14="http://schemas.microsoft.com/office/drawing/2010/main" val="0"/>
                              </a:ext>
                            </a:extLst>
                          </a:blip>
                          <a:srcRect/>
                          <a:stretch>
                            <a:fillRect/>
                          </a:stretch>
                        </pic:blipFill>
                        <pic:spPr bwMode="auto">
                          <a:xfrm>
                            <a:off x="0" y="0"/>
                            <a:ext cx="1012190" cy="1158240"/>
                          </a:xfrm>
                          <a:prstGeom prst="rect">
                            <a:avLst/>
                          </a:prstGeom>
                          <a:noFill/>
                          <a:ln>
                            <a:noFill/>
                          </a:ln>
                        </pic:spPr>
                      </pic:pic>
                    </a:graphicData>
                  </a:graphic>
                </wp:inline>
              </w:drawing>
            </w:r>
          </w:p>
        </w:tc>
        <w:tc>
          <w:tcPr>
            <w:tcW w:w="2742" w:type="dxa"/>
            <w:gridSpan w:val="2"/>
          </w:tcPr>
          <w:p w14:paraId="0259C816" w14:textId="77777777" w:rsidR="008146DF" w:rsidRDefault="008146DF" w:rsidP="00E31452">
            <w:pPr>
              <w:jc w:val="center"/>
              <w:rPr>
                <w:rFonts w:ascii="Arial" w:eastAsia="Calibri" w:hAnsi="Arial" w:cs="Arial"/>
                <w:b/>
              </w:rPr>
            </w:pPr>
            <w:r>
              <w:rPr>
                <w:rFonts w:ascii="Arial" w:eastAsia="Calibri" w:hAnsi="Arial" w:cs="Arial"/>
                <w:noProof/>
              </w:rPr>
              <w:drawing>
                <wp:inline distT="0" distB="0" distL="0" distR="0" wp14:anchorId="5866238D" wp14:editId="616EC1A5">
                  <wp:extent cx="865505" cy="1341120"/>
                  <wp:effectExtent l="0" t="0" r="0" b="0"/>
                  <wp:docPr id="248" name="Picture 248" descr="flexB_shld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flexB_shldr-12"/>
                          <pic:cNvPicPr>
                            <a:picLocks noChangeAspect="1" noChangeArrowheads="1"/>
                          </pic:cNvPicPr>
                        </pic:nvPicPr>
                        <pic:blipFill>
                          <a:blip r:embed="rId363" cstate="print">
                            <a:extLst>
                              <a:ext uri="{28A0092B-C50C-407E-A947-70E740481C1C}">
                                <a14:useLocalDpi xmlns:a14="http://schemas.microsoft.com/office/drawing/2010/main" val="0"/>
                              </a:ext>
                            </a:extLst>
                          </a:blip>
                          <a:srcRect/>
                          <a:stretch>
                            <a:fillRect/>
                          </a:stretch>
                        </pic:blipFill>
                        <pic:spPr bwMode="auto">
                          <a:xfrm>
                            <a:off x="0" y="0"/>
                            <a:ext cx="865505" cy="1341120"/>
                          </a:xfrm>
                          <a:prstGeom prst="rect">
                            <a:avLst/>
                          </a:prstGeom>
                          <a:noFill/>
                          <a:ln>
                            <a:noFill/>
                          </a:ln>
                        </pic:spPr>
                      </pic:pic>
                    </a:graphicData>
                  </a:graphic>
                </wp:inline>
              </w:drawing>
            </w:r>
          </w:p>
        </w:tc>
      </w:tr>
      <w:tr w:rsidR="008146DF" w:rsidRPr="009B7D55" w14:paraId="50135E5F" w14:textId="77777777" w:rsidTr="00E31452">
        <w:tc>
          <w:tcPr>
            <w:tcW w:w="10918" w:type="dxa"/>
            <w:gridSpan w:val="8"/>
          </w:tcPr>
          <w:p w14:paraId="27284CB4" w14:textId="77777777" w:rsidR="008146DF" w:rsidRPr="00140304" w:rsidRDefault="008146DF" w:rsidP="00E31452">
            <w:pPr>
              <w:jc w:val="center"/>
              <w:rPr>
                <w:rFonts w:ascii="Tahoma" w:eastAsia="Calibri" w:hAnsi="Tahoma" w:cs="Tahoma"/>
                <w:b/>
                <w:sz w:val="24"/>
                <w:szCs w:val="24"/>
              </w:rPr>
            </w:pPr>
            <w:r w:rsidRPr="00140304">
              <w:rPr>
                <w:rFonts w:ascii="Tahoma" w:eastAsia="Calibri" w:hAnsi="Tahoma" w:cs="Tahoma"/>
                <w:b/>
                <w:sz w:val="24"/>
                <w:szCs w:val="24"/>
              </w:rPr>
              <w:t>Upper Back – Posterior Deltoid</w:t>
            </w:r>
            <w:r>
              <w:rPr>
                <w:rFonts w:ascii="Tahoma" w:eastAsia="Calibri" w:hAnsi="Tahoma" w:cs="Tahoma"/>
                <w:b/>
                <w:sz w:val="24"/>
                <w:szCs w:val="24"/>
              </w:rPr>
              <w:t>, Lats</w:t>
            </w:r>
          </w:p>
        </w:tc>
      </w:tr>
      <w:tr w:rsidR="008146DF" w:rsidRPr="009B7D55" w14:paraId="384274AD" w14:textId="77777777" w:rsidTr="00E31452">
        <w:tc>
          <w:tcPr>
            <w:tcW w:w="2844" w:type="dxa"/>
            <w:gridSpan w:val="2"/>
          </w:tcPr>
          <w:p w14:paraId="12183935" w14:textId="77777777" w:rsidR="008146DF" w:rsidRPr="000170DE" w:rsidRDefault="008146DF" w:rsidP="00E31452">
            <w:pPr>
              <w:jc w:val="center"/>
              <w:rPr>
                <w:rFonts w:ascii="Arial" w:eastAsia="Calibri" w:hAnsi="Arial" w:cs="Arial"/>
                <w:b/>
              </w:rPr>
            </w:pPr>
            <w:r>
              <w:rPr>
                <w:rFonts w:ascii="Arial" w:eastAsia="Calibri" w:hAnsi="Arial" w:cs="Arial"/>
                <w:noProof/>
              </w:rPr>
              <w:drawing>
                <wp:inline distT="0" distB="0" distL="0" distR="0" wp14:anchorId="7107C695" wp14:editId="525A34B2">
                  <wp:extent cx="1280160" cy="1536065"/>
                  <wp:effectExtent l="0" t="0" r="0" b="0"/>
                  <wp:docPr id="249" name="Picture 249" descr="flexB_shld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flexB_shldr-08"/>
                          <pic:cNvPicPr>
                            <a:picLocks noChangeAspect="1" noChangeArrowheads="1"/>
                          </pic:cNvPicPr>
                        </pic:nvPicPr>
                        <pic:blipFill>
                          <a:blip r:embed="rId364" cstate="print">
                            <a:extLst>
                              <a:ext uri="{28A0092B-C50C-407E-A947-70E740481C1C}">
                                <a14:useLocalDpi xmlns:a14="http://schemas.microsoft.com/office/drawing/2010/main" val="0"/>
                              </a:ext>
                            </a:extLst>
                          </a:blip>
                          <a:srcRect/>
                          <a:stretch>
                            <a:fillRect/>
                          </a:stretch>
                        </pic:blipFill>
                        <pic:spPr bwMode="auto">
                          <a:xfrm>
                            <a:off x="0" y="0"/>
                            <a:ext cx="1280160" cy="1536065"/>
                          </a:xfrm>
                          <a:prstGeom prst="rect">
                            <a:avLst/>
                          </a:prstGeom>
                          <a:noFill/>
                          <a:ln>
                            <a:noFill/>
                          </a:ln>
                        </pic:spPr>
                      </pic:pic>
                    </a:graphicData>
                  </a:graphic>
                </wp:inline>
              </w:drawing>
            </w:r>
          </w:p>
        </w:tc>
        <w:tc>
          <w:tcPr>
            <w:tcW w:w="2623" w:type="dxa"/>
            <w:gridSpan w:val="2"/>
          </w:tcPr>
          <w:p w14:paraId="46575FCC" w14:textId="77777777" w:rsidR="008146DF" w:rsidRPr="000170DE" w:rsidRDefault="008146DF" w:rsidP="00E31452">
            <w:pPr>
              <w:jc w:val="center"/>
              <w:rPr>
                <w:rFonts w:ascii="Arial" w:eastAsia="Calibri" w:hAnsi="Arial" w:cs="Arial"/>
                <w:b/>
              </w:rPr>
            </w:pPr>
            <w:r>
              <w:rPr>
                <w:rFonts w:ascii="Arial" w:eastAsia="Calibri" w:hAnsi="Arial" w:cs="Arial"/>
                <w:b/>
                <w:noProof/>
              </w:rPr>
              <w:drawing>
                <wp:inline distT="0" distB="0" distL="0" distR="0" wp14:anchorId="69A46029" wp14:editId="6209FA61">
                  <wp:extent cx="1511935" cy="1256030"/>
                  <wp:effectExtent l="0" t="0" r="0" b="0"/>
                  <wp:docPr id="250" name="Picture 250" descr="flexB_shldr-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flexB_shldr-07"/>
                          <pic:cNvPicPr>
                            <a:picLocks noChangeAspect="1" noChangeArrowheads="1"/>
                          </pic:cNvPicPr>
                        </pic:nvPicPr>
                        <pic:blipFill>
                          <a:blip r:embed="rId365" cstate="print">
                            <a:extLst>
                              <a:ext uri="{28A0092B-C50C-407E-A947-70E740481C1C}">
                                <a14:useLocalDpi xmlns:a14="http://schemas.microsoft.com/office/drawing/2010/main" val="0"/>
                              </a:ext>
                            </a:extLst>
                          </a:blip>
                          <a:srcRect/>
                          <a:stretch>
                            <a:fillRect/>
                          </a:stretch>
                        </pic:blipFill>
                        <pic:spPr bwMode="auto">
                          <a:xfrm>
                            <a:off x="0" y="0"/>
                            <a:ext cx="1511935" cy="1256030"/>
                          </a:xfrm>
                          <a:prstGeom prst="rect">
                            <a:avLst/>
                          </a:prstGeom>
                          <a:noFill/>
                          <a:ln>
                            <a:noFill/>
                          </a:ln>
                        </pic:spPr>
                      </pic:pic>
                    </a:graphicData>
                  </a:graphic>
                </wp:inline>
              </w:drawing>
            </w:r>
          </w:p>
        </w:tc>
        <w:tc>
          <w:tcPr>
            <w:tcW w:w="2709" w:type="dxa"/>
            <w:gridSpan w:val="2"/>
          </w:tcPr>
          <w:p w14:paraId="21030222" w14:textId="77777777" w:rsidR="008146DF" w:rsidRPr="000170DE" w:rsidRDefault="008146DF" w:rsidP="00E31452">
            <w:pPr>
              <w:jc w:val="center"/>
              <w:rPr>
                <w:rFonts w:ascii="Arial" w:eastAsia="Calibri" w:hAnsi="Arial" w:cs="Arial"/>
                <w:b/>
              </w:rPr>
            </w:pPr>
            <w:r>
              <w:rPr>
                <w:rFonts w:ascii="Arial" w:eastAsia="Calibri" w:hAnsi="Arial" w:cs="Arial"/>
                <w:b/>
                <w:noProof/>
              </w:rPr>
              <w:drawing>
                <wp:inline distT="0" distB="0" distL="0" distR="0" wp14:anchorId="33D75440" wp14:editId="66C7DC23">
                  <wp:extent cx="1511935" cy="1024255"/>
                  <wp:effectExtent l="0" t="0" r="0" b="0"/>
                  <wp:docPr id="251" name="Picture 251" descr="flexC_back-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flexC_back-05"/>
                          <pic:cNvPicPr>
                            <a:picLocks noChangeAspect="1" noChangeArrowheads="1"/>
                          </pic:cNvPicPr>
                        </pic:nvPicPr>
                        <pic:blipFill>
                          <a:blip r:embed="rId366" cstate="print">
                            <a:extLst>
                              <a:ext uri="{28A0092B-C50C-407E-A947-70E740481C1C}">
                                <a14:useLocalDpi xmlns:a14="http://schemas.microsoft.com/office/drawing/2010/main" val="0"/>
                              </a:ext>
                            </a:extLst>
                          </a:blip>
                          <a:srcRect/>
                          <a:stretch>
                            <a:fillRect/>
                          </a:stretch>
                        </pic:blipFill>
                        <pic:spPr bwMode="auto">
                          <a:xfrm>
                            <a:off x="0" y="0"/>
                            <a:ext cx="1511935" cy="1024255"/>
                          </a:xfrm>
                          <a:prstGeom prst="rect">
                            <a:avLst/>
                          </a:prstGeom>
                          <a:noFill/>
                          <a:ln>
                            <a:noFill/>
                          </a:ln>
                        </pic:spPr>
                      </pic:pic>
                    </a:graphicData>
                  </a:graphic>
                </wp:inline>
              </w:drawing>
            </w:r>
          </w:p>
        </w:tc>
        <w:tc>
          <w:tcPr>
            <w:tcW w:w="2742" w:type="dxa"/>
            <w:gridSpan w:val="2"/>
          </w:tcPr>
          <w:p w14:paraId="0B7590D8" w14:textId="77777777" w:rsidR="008146DF" w:rsidRPr="000170DE" w:rsidRDefault="008146DF" w:rsidP="00E31452">
            <w:pPr>
              <w:jc w:val="center"/>
              <w:rPr>
                <w:rFonts w:ascii="Arial" w:eastAsia="Calibri" w:hAnsi="Arial" w:cs="Arial"/>
                <w:b/>
              </w:rPr>
            </w:pPr>
            <w:r>
              <w:rPr>
                <w:rFonts w:ascii="Tahoma" w:hAnsi="Tahoma" w:cs="Tahoma"/>
                <w:b/>
                <w:noProof/>
                <w:sz w:val="28"/>
                <w:szCs w:val="28"/>
              </w:rPr>
              <w:drawing>
                <wp:inline distT="0" distB="0" distL="0" distR="0" wp14:anchorId="1C551018" wp14:editId="06573958">
                  <wp:extent cx="1511935" cy="914400"/>
                  <wp:effectExtent l="0" t="0" r="0" b="0"/>
                  <wp:docPr id="252" name="Picture 252" descr="flexB_shld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flexB_shldr-03"/>
                          <pic:cNvPicPr>
                            <a:picLocks noChangeAspect="1" noChangeArrowheads="1"/>
                          </pic:cNvPicPr>
                        </pic:nvPicPr>
                        <pic:blipFill>
                          <a:blip r:embed="rId367" cstate="print">
                            <a:extLst>
                              <a:ext uri="{28A0092B-C50C-407E-A947-70E740481C1C}">
                                <a14:useLocalDpi xmlns:a14="http://schemas.microsoft.com/office/drawing/2010/main" val="0"/>
                              </a:ext>
                            </a:extLst>
                          </a:blip>
                          <a:srcRect/>
                          <a:stretch>
                            <a:fillRect/>
                          </a:stretch>
                        </pic:blipFill>
                        <pic:spPr bwMode="auto">
                          <a:xfrm>
                            <a:off x="0" y="0"/>
                            <a:ext cx="1511935" cy="914400"/>
                          </a:xfrm>
                          <a:prstGeom prst="rect">
                            <a:avLst/>
                          </a:prstGeom>
                          <a:noFill/>
                          <a:ln>
                            <a:noFill/>
                          </a:ln>
                        </pic:spPr>
                      </pic:pic>
                    </a:graphicData>
                  </a:graphic>
                </wp:inline>
              </w:drawing>
            </w:r>
          </w:p>
        </w:tc>
      </w:tr>
      <w:tr w:rsidR="008146DF" w:rsidRPr="009B7D55" w14:paraId="0294868D" w14:textId="77777777" w:rsidTr="00E31452">
        <w:tc>
          <w:tcPr>
            <w:tcW w:w="10918" w:type="dxa"/>
            <w:gridSpan w:val="8"/>
          </w:tcPr>
          <w:p w14:paraId="6882F241" w14:textId="77777777" w:rsidR="008146DF" w:rsidRPr="00140304" w:rsidRDefault="008146DF" w:rsidP="00E31452">
            <w:pPr>
              <w:jc w:val="center"/>
              <w:rPr>
                <w:rFonts w:ascii="Tahoma" w:eastAsia="Calibri" w:hAnsi="Tahoma" w:cs="Tahoma"/>
                <w:b/>
                <w:sz w:val="24"/>
                <w:szCs w:val="24"/>
              </w:rPr>
            </w:pPr>
            <w:r w:rsidRPr="00140304">
              <w:rPr>
                <w:rFonts w:ascii="Tahoma" w:eastAsia="Calibri" w:hAnsi="Tahoma" w:cs="Tahoma"/>
                <w:b/>
                <w:sz w:val="24"/>
                <w:szCs w:val="24"/>
              </w:rPr>
              <w:t>Forearms / Wrists</w:t>
            </w:r>
          </w:p>
        </w:tc>
      </w:tr>
      <w:tr w:rsidR="008146DF" w:rsidRPr="009B7D55" w14:paraId="3A5BBF9E" w14:textId="77777777" w:rsidTr="00E31452">
        <w:tc>
          <w:tcPr>
            <w:tcW w:w="2844" w:type="dxa"/>
            <w:gridSpan w:val="2"/>
          </w:tcPr>
          <w:p w14:paraId="16FA8805" w14:textId="77777777" w:rsidR="008146DF" w:rsidRPr="000170DE" w:rsidRDefault="008146DF" w:rsidP="00E31452">
            <w:pPr>
              <w:jc w:val="center"/>
              <w:rPr>
                <w:rFonts w:ascii="Arial" w:eastAsia="Calibri" w:hAnsi="Arial" w:cs="Arial"/>
                <w:b/>
              </w:rPr>
            </w:pPr>
            <w:r>
              <w:rPr>
                <w:rFonts w:ascii="Tahoma" w:hAnsi="Tahoma" w:cs="Tahoma"/>
                <w:b/>
                <w:noProof/>
                <w:sz w:val="28"/>
                <w:szCs w:val="28"/>
              </w:rPr>
              <w:drawing>
                <wp:inline distT="0" distB="0" distL="0" distR="0" wp14:anchorId="5B3FA987" wp14:editId="3457819A">
                  <wp:extent cx="951230" cy="1012190"/>
                  <wp:effectExtent l="0" t="0" r="0" b="0"/>
                  <wp:docPr id="253" name="Picture 253" descr="flex-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flex-02"/>
                          <pic:cNvPicPr>
                            <a:picLocks noChangeAspect="1" noChangeArrowheads="1"/>
                          </pic:cNvPicPr>
                        </pic:nvPicPr>
                        <pic:blipFill>
                          <a:blip r:embed="rId368" cstate="print">
                            <a:extLst>
                              <a:ext uri="{28A0092B-C50C-407E-A947-70E740481C1C}">
                                <a14:useLocalDpi xmlns:a14="http://schemas.microsoft.com/office/drawing/2010/main" val="0"/>
                              </a:ext>
                            </a:extLst>
                          </a:blip>
                          <a:srcRect/>
                          <a:stretch>
                            <a:fillRect/>
                          </a:stretch>
                        </pic:blipFill>
                        <pic:spPr bwMode="auto">
                          <a:xfrm>
                            <a:off x="0" y="0"/>
                            <a:ext cx="951230" cy="1012190"/>
                          </a:xfrm>
                          <a:prstGeom prst="rect">
                            <a:avLst/>
                          </a:prstGeom>
                          <a:noFill/>
                          <a:ln>
                            <a:noFill/>
                          </a:ln>
                        </pic:spPr>
                      </pic:pic>
                    </a:graphicData>
                  </a:graphic>
                </wp:inline>
              </w:drawing>
            </w:r>
          </w:p>
        </w:tc>
        <w:tc>
          <w:tcPr>
            <w:tcW w:w="2623" w:type="dxa"/>
            <w:gridSpan w:val="2"/>
          </w:tcPr>
          <w:p w14:paraId="2440F585" w14:textId="77777777" w:rsidR="008146DF" w:rsidRPr="000170DE" w:rsidRDefault="008146DF" w:rsidP="00E31452">
            <w:pPr>
              <w:jc w:val="center"/>
              <w:rPr>
                <w:rFonts w:ascii="Arial" w:eastAsia="Calibri" w:hAnsi="Arial" w:cs="Arial"/>
                <w:b/>
              </w:rPr>
            </w:pPr>
            <w:r>
              <w:rPr>
                <w:rFonts w:ascii="Tahoma" w:hAnsi="Tahoma" w:cs="Tahoma"/>
                <w:b/>
                <w:noProof/>
                <w:sz w:val="28"/>
                <w:szCs w:val="28"/>
              </w:rPr>
              <w:drawing>
                <wp:inline distT="0" distB="0" distL="0" distR="0" wp14:anchorId="1C13B775" wp14:editId="3B71B40F">
                  <wp:extent cx="890270" cy="963295"/>
                  <wp:effectExtent l="0" t="0" r="0" b="0"/>
                  <wp:docPr id="254" name="Picture 254" descr="flex-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flex-03"/>
                          <pic:cNvPicPr>
                            <a:picLocks noChangeAspect="1" noChangeArrowheads="1"/>
                          </pic:cNvPicPr>
                        </pic:nvPicPr>
                        <pic:blipFill>
                          <a:blip r:embed="rId369" cstate="print">
                            <a:extLst>
                              <a:ext uri="{28A0092B-C50C-407E-A947-70E740481C1C}">
                                <a14:useLocalDpi xmlns:a14="http://schemas.microsoft.com/office/drawing/2010/main" val="0"/>
                              </a:ext>
                            </a:extLst>
                          </a:blip>
                          <a:srcRect/>
                          <a:stretch>
                            <a:fillRect/>
                          </a:stretch>
                        </pic:blipFill>
                        <pic:spPr bwMode="auto">
                          <a:xfrm>
                            <a:off x="0" y="0"/>
                            <a:ext cx="890270" cy="963295"/>
                          </a:xfrm>
                          <a:prstGeom prst="rect">
                            <a:avLst/>
                          </a:prstGeom>
                          <a:noFill/>
                          <a:ln>
                            <a:noFill/>
                          </a:ln>
                        </pic:spPr>
                      </pic:pic>
                    </a:graphicData>
                  </a:graphic>
                </wp:inline>
              </w:drawing>
            </w:r>
          </w:p>
        </w:tc>
        <w:tc>
          <w:tcPr>
            <w:tcW w:w="2709" w:type="dxa"/>
            <w:gridSpan w:val="2"/>
          </w:tcPr>
          <w:p w14:paraId="6B17C7A8" w14:textId="77777777" w:rsidR="008146DF" w:rsidRPr="000170DE" w:rsidRDefault="008146DF" w:rsidP="00E31452">
            <w:pPr>
              <w:jc w:val="center"/>
              <w:rPr>
                <w:rFonts w:ascii="Arial" w:eastAsia="Calibri" w:hAnsi="Arial" w:cs="Arial"/>
                <w:b/>
              </w:rPr>
            </w:pPr>
            <w:r>
              <w:rPr>
                <w:rFonts w:ascii="Tahoma" w:hAnsi="Tahoma" w:cs="Tahoma"/>
                <w:b/>
                <w:noProof/>
                <w:sz w:val="28"/>
                <w:szCs w:val="28"/>
              </w:rPr>
              <w:drawing>
                <wp:inline distT="0" distB="0" distL="0" distR="0" wp14:anchorId="141571E7" wp14:editId="15BF6537">
                  <wp:extent cx="1036320" cy="999490"/>
                  <wp:effectExtent l="0" t="0" r="0" b="0"/>
                  <wp:docPr id="255" name="Picture 255" descr="flex-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flex-05"/>
                          <pic:cNvPicPr>
                            <a:picLocks noChangeAspect="1" noChangeArrowheads="1"/>
                          </pic:cNvPicPr>
                        </pic:nvPicPr>
                        <pic:blipFill>
                          <a:blip r:embed="rId370" cstate="print">
                            <a:extLst>
                              <a:ext uri="{28A0092B-C50C-407E-A947-70E740481C1C}">
                                <a14:useLocalDpi xmlns:a14="http://schemas.microsoft.com/office/drawing/2010/main" val="0"/>
                              </a:ext>
                            </a:extLst>
                          </a:blip>
                          <a:srcRect/>
                          <a:stretch>
                            <a:fillRect/>
                          </a:stretch>
                        </pic:blipFill>
                        <pic:spPr bwMode="auto">
                          <a:xfrm>
                            <a:off x="0" y="0"/>
                            <a:ext cx="1036320" cy="999490"/>
                          </a:xfrm>
                          <a:prstGeom prst="rect">
                            <a:avLst/>
                          </a:prstGeom>
                          <a:noFill/>
                          <a:ln>
                            <a:noFill/>
                          </a:ln>
                        </pic:spPr>
                      </pic:pic>
                    </a:graphicData>
                  </a:graphic>
                </wp:inline>
              </w:drawing>
            </w:r>
          </w:p>
        </w:tc>
        <w:tc>
          <w:tcPr>
            <w:tcW w:w="2742" w:type="dxa"/>
            <w:gridSpan w:val="2"/>
          </w:tcPr>
          <w:p w14:paraId="0A5357CB" w14:textId="77777777" w:rsidR="008146DF" w:rsidRPr="000170DE" w:rsidRDefault="008146DF" w:rsidP="00E31452">
            <w:pPr>
              <w:jc w:val="center"/>
              <w:rPr>
                <w:rFonts w:ascii="Arial" w:eastAsia="Calibri" w:hAnsi="Arial" w:cs="Arial"/>
                <w:b/>
              </w:rPr>
            </w:pPr>
            <w:r>
              <w:rPr>
                <w:rFonts w:ascii="Tahoma" w:hAnsi="Tahoma" w:cs="Tahoma"/>
                <w:b/>
                <w:noProof/>
                <w:sz w:val="28"/>
                <w:szCs w:val="28"/>
              </w:rPr>
              <w:drawing>
                <wp:inline distT="0" distB="0" distL="0" distR="0" wp14:anchorId="6A9AAE98" wp14:editId="4B28DF39">
                  <wp:extent cx="1048385" cy="951230"/>
                  <wp:effectExtent l="0" t="0" r="0" b="0"/>
                  <wp:docPr id="256" name="Picture 256" descr="flex-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flex-06"/>
                          <pic:cNvPicPr>
                            <a:picLocks noChangeAspect="1" noChangeArrowheads="1"/>
                          </pic:cNvPicPr>
                        </pic:nvPicPr>
                        <pic:blipFill>
                          <a:blip r:embed="rId371" cstate="print">
                            <a:extLst>
                              <a:ext uri="{28A0092B-C50C-407E-A947-70E740481C1C}">
                                <a14:useLocalDpi xmlns:a14="http://schemas.microsoft.com/office/drawing/2010/main" val="0"/>
                              </a:ext>
                            </a:extLst>
                          </a:blip>
                          <a:srcRect/>
                          <a:stretch>
                            <a:fillRect/>
                          </a:stretch>
                        </pic:blipFill>
                        <pic:spPr bwMode="auto">
                          <a:xfrm>
                            <a:off x="0" y="0"/>
                            <a:ext cx="1048385" cy="951230"/>
                          </a:xfrm>
                          <a:prstGeom prst="rect">
                            <a:avLst/>
                          </a:prstGeom>
                          <a:noFill/>
                          <a:ln>
                            <a:noFill/>
                          </a:ln>
                        </pic:spPr>
                      </pic:pic>
                    </a:graphicData>
                  </a:graphic>
                </wp:inline>
              </w:drawing>
            </w:r>
          </w:p>
        </w:tc>
      </w:tr>
      <w:tr w:rsidR="008146DF" w:rsidRPr="009B7D55" w14:paraId="71AAA0C1" w14:textId="77777777" w:rsidTr="00E31452">
        <w:tc>
          <w:tcPr>
            <w:tcW w:w="10918" w:type="dxa"/>
            <w:gridSpan w:val="8"/>
          </w:tcPr>
          <w:p w14:paraId="6CD2E511" w14:textId="77777777" w:rsidR="008146DF" w:rsidRPr="00140304" w:rsidRDefault="008146DF" w:rsidP="00E31452">
            <w:pPr>
              <w:jc w:val="center"/>
              <w:rPr>
                <w:rFonts w:ascii="Tahoma" w:eastAsia="Calibri" w:hAnsi="Tahoma" w:cs="Tahoma"/>
                <w:b/>
                <w:sz w:val="24"/>
                <w:szCs w:val="24"/>
              </w:rPr>
            </w:pPr>
            <w:r w:rsidRPr="00140304">
              <w:rPr>
                <w:rFonts w:ascii="Tahoma" w:eastAsia="Calibri" w:hAnsi="Tahoma" w:cs="Tahoma"/>
                <w:b/>
                <w:sz w:val="24"/>
                <w:szCs w:val="24"/>
              </w:rPr>
              <w:t>Neck – Upper Trapezius</w:t>
            </w:r>
          </w:p>
        </w:tc>
      </w:tr>
      <w:tr w:rsidR="008146DF" w:rsidRPr="009B7D55" w14:paraId="54D3B5FD" w14:textId="77777777" w:rsidTr="00E31452">
        <w:tc>
          <w:tcPr>
            <w:tcW w:w="2183" w:type="dxa"/>
          </w:tcPr>
          <w:p w14:paraId="39E5F563" w14:textId="77777777" w:rsidR="008146DF" w:rsidRDefault="008146DF" w:rsidP="00E31452">
            <w:pPr>
              <w:jc w:val="center"/>
              <w:rPr>
                <w:rFonts w:ascii="Arial" w:eastAsia="Calibri" w:hAnsi="Arial" w:cs="Arial"/>
                <w:b/>
              </w:rPr>
            </w:pPr>
            <w:r>
              <w:rPr>
                <w:rFonts w:ascii="Arial" w:eastAsia="Calibri" w:hAnsi="Arial" w:cs="Arial"/>
                <w:noProof/>
              </w:rPr>
              <w:drawing>
                <wp:inline distT="0" distB="0" distL="0" distR="0" wp14:anchorId="7A087E05" wp14:editId="32D790BC">
                  <wp:extent cx="938530" cy="1146175"/>
                  <wp:effectExtent l="0" t="0" r="0" b="0"/>
                  <wp:docPr id="257" name="Picture 257" descr="flexA_neck-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flexA_neck-05"/>
                          <pic:cNvPicPr>
                            <a:picLocks noChangeAspect="1" noChangeArrowheads="1"/>
                          </pic:cNvPicPr>
                        </pic:nvPicPr>
                        <pic:blipFill>
                          <a:blip r:embed="rId372" cstate="print">
                            <a:extLst>
                              <a:ext uri="{28A0092B-C50C-407E-A947-70E740481C1C}">
                                <a14:useLocalDpi xmlns:a14="http://schemas.microsoft.com/office/drawing/2010/main" val="0"/>
                              </a:ext>
                            </a:extLst>
                          </a:blip>
                          <a:srcRect/>
                          <a:stretch>
                            <a:fillRect/>
                          </a:stretch>
                        </pic:blipFill>
                        <pic:spPr bwMode="auto">
                          <a:xfrm>
                            <a:off x="0" y="0"/>
                            <a:ext cx="938530" cy="1146175"/>
                          </a:xfrm>
                          <a:prstGeom prst="rect">
                            <a:avLst/>
                          </a:prstGeom>
                          <a:noFill/>
                          <a:ln>
                            <a:noFill/>
                          </a:ln>
                        </pic:spPr>
                      </pic:pic>
                    </a:graphicData>
                  </a:graphic>
                </wp:inline>
              </w:drawing>
            </w:r>
          </w:p>
        </w:tc>
        <w:tc>
          <w:tcPr>
            <w:tcW w:w="2184" w:type="dxa"/>
            <w:gridSpan w:val="2"/>
          </w:tcPr>
          <w:p w14:paraId="4603B8BF" w14:textId="77777777" w:rsidR="008146DF" w:rsidRDefault="008146DF" w:rsidP="00E31452">
            <w:pPr>
              <w:jc w:val="center"/>
              <w:rPr>
                <w:rFonts w:ascii="Arial" w:eastAsia="Calibri" w:hAnsi="Arial" w:cs="Arial"/>
                <w:b/>
              </w:rPr>
            </w:pPr>
            <w:r>
              <w:rPr>
                <w:rFonts w:ascii="Arial" w:eastAsia="Calibri" w:hAnsi="Arial" w:cs="Arial"/>
                <w:noProof/>
              </w:rPr>
              <w:drawing>
                <wp:inline distT="0" distB="0" distL="0" distR="0" wp14:anchorId="12D84D26" wp14:editId="0F145DE9">
                  <wp:extent cx="987425" cy="1182370"/>
                  <wp:effectExtent l="0" t="0" r="0" b="0"/>
                  <wp:docPr id="258" name="Picture 258" descr="flexA_neck-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flexA_neck-06"/>
                          <pic:cNvPicPr>
                            <a:picLocks noChangeAspect="1" noChangeArrowheads="1"/>
                          </pic:cNvPicPr>
                        </pic:nvPicPr>
                        <pic:blipFill>
                          <a:blip r:embed="rId373" cstate="print">
                            <a:extLst>
                              <a:ext uri="{28A0092B-C50C-407E-A947-70E740481C1C}">
                                <a14:useLocalDpi xmlns:a14="http://schemas.microsoft.com/office/drawing/2010/main" val="0"/>
                              </a:ext>
                            </a:extLst>
                          </a:blip>
                          <a:srcRect/>
                          <a:stretch>
                            <a:fillRect/>
                          </a:stretch>
                        </pic:blipFill>
                        <pic:spPr bwMode="auto">
                          <a:xfrm>
                            <a:off x="0" y="0"/>
                            <a:ext cx="987425" cy="1182370"/>
                          </a:xfrm>
                          <a:prstGeom prst="rect">
                            <a:avLst/>
                          </a:prstGeom>
                          <a:noFill/>
                          <a:ln>
                            <a:noFill/>
                          </a:ln>
                        </pic:spPr>
                      </pic:pic>
                    </a:graphicData>
                  </a:graphic>
                </wp:inline>
              </w:drawing>
            </w:r>
          </w:p>
        </w:tc>
        <w:tc>
          <w:tcPr>
            <w:tcW w:w="2183" w:type="dxa"/>
            <w:gridSpan w:val="2"/>
          </w:tcPr>
          <w:p w14:paraId="17D352CD" w14:textId="77777777" w:rsidR="008146DF" w:rsidRDefault="008146DF" w:rsidP="00E31452">
            <w:pPr>
              <w:jc w:val="center"/>
              <w:rPr>
                <w:rFonts w:ascii="Arial" w:eastAsia="Calibri" w:hAnsi="Arial" w:cs="Arial"/>
                <w:b/>
              </w:rPr>
            </w:pPr>
            <w:r>
              <w:rPr>
                <w:rFonts w:ascii="Tahoma" w:hAnsi="Tahoma" w:cs="Tahoma"/>
                <w:b/>
                <w:noProof/>
                <w:sz w:val="28"/>
                <w:szCs w:val="28"/>
                <w:u w:val="single"/>
              </w:rPr>
              <w:drawing>
                <wp:inline distT="0" distB="0" distL="0" distR="0" wp14:anchorId="1B63627A" wp14:editId="4EC5A9F4">
                  <wp:extent cx="1109345" cy="1085215"/>
                  <wp:effectExtent l="0" t="0" r="0" b="0"/>
                  <wp:docPr id="259" name="Picture 259" descr="flex-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flex-05"/>
                          <pic:cNvPicPr>
                            <a:picLocks noChangeAspect="1" noChangeArrowheads="1"/>
                          </pic:cNvPicPr>
                        </pic:nvPicPr>
                        <pic:blipFill>
                          <a:blip r:embed="rId374" cstate="print">
                            <a:extLst>
                              <a:ext uri="{28A0092B-C50C-407E-A947-70E740481C1C}">
                                <a14:useLocalDpi xmlns:a14="http://schemas.microsoft.com/office/drawing/2010/main" val="0"/>
                              </a:ext>
                            </a:extLst>
                          </a:blip>
                          <a:srcRect/>
                          <a:stretch>
                            <a:fillRect/>
                          </a:stretch>
                        </pic:blipFill>
                        <pic:spPr bwMode="auto">
                          <a:xfrm>
                            <a:off x="0" y="0"/>
                            <a:ext cx="1109345" cy="1085215"/>
                          </a:xfrm>
                          <a:prstGeom prst="rect">
                            <a:avLst/>
                          </a:prstGeom>
                          <a:noFill/>
                          <a:ln>
                            <a:noFill/>
                          </a:ln>
                        </pic:spPr>
                      </pic:pic>
                    </a:graphicData>
                  </a:graphic>
                </wp:inline>
              </w:drawing>
            </w:r>
          </w:p>
        </w:tc>
        <w:tc>
          <w:tcPr>
            <w:tcW w:w="2184" w:type="dxa"/>
            <w:gridSpan w:val="2"/>
          </w:tcPr>
          <w:p w14:paraId="211C4D07" w14:textId="77777777" w:rsidR="008146DF" w:rsidRDefault="008146DF" w:rsidP="00E31452">
            <w:pPr>
              <w:jc w:val="center"/>
              <w:rPr>
                <w:rFonts w:ascii="Arial" w:eastAsia="Calibri" w:hAnsi="Arial" w:cs="Arial"/>
                <w:b/>
              </w:rPr>
            </w:pPr>
            <w:r>
              <w:rPr>
                <w:rFonts w:ascii="Tahoma" w:hAnsi="Tahoma" w:cs="Tahoma"/>
                <w:b/>
                <w:noProof/>
                <w:sz w:val="28"/>
                <w:szCs w:val="28"/>
                <w:u w:val="single"/>
              </w:rPr>
              <w:drawing>
                <wp:inline distT="0" distB="0" distL="0" distR="0" wp14:anchorId="1015C1FF" wp14:editId="2DC00AA3">
                  <wp:extent cx="743585" cy="1109345"/>
                  <wp:effectExtent l="0" t="0" r="0" b="0"/>
                  <wp:docPr id="260" name="Picture 260" descr="flex-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flex-06"/>
                          <pic:cNvPicPr>
                            <a:picLocks noChangeAspect="1" noChangeArrowheads="1"/>
                          </pic:cNvPicPr>
                        </pic:nvPicPr>
                        <pic:blipFill>
                          <a:blip r:embed="rId375" cstate="print">
                            <a:extLst>
                              <a:ext uri="{28A0092B-C50C-407E-A947-70E740481C1C}">
                                <a14:useLocalDpi xmlns:a14="http://schemas.microsoft.com/office/drawing/2010/main" val="0"/>
                              </a:ext>
                            </a:extLst>
                          </a:blip>
                          <a:srcRect/>
                          <a:stretch>
                            <a:fillRect/>
                          </a:stretch>
                        </pic:blipFill>
                        <pic:spPr bwMode="auto">
                          <a:xfrm>
                            <a:off x="0" y="0"/>
                            <a:ext cx="743585" cy="1109345"/>
                          </a:xfrm>
                          <a:prstGeom prst="rect">
                            <a:avLst/>
                          </a:prstGeom>
                          <a:noFill/>
                          <a:ln>
                            <a:noFill/>
                          </a:ln>
                        </pic:spPr>
                      </pic:pic>
                    </a:graphicData>
                  </a:graphic>
                </wp:inline>
              </w:drawing>
            </w:r>
          </w:p>
        </w:tc>
        <w:tc>
          <w:tcPr>
            <w:tcW w:w="2184" w:type="dxa"/>
          </w:tcPr>
          <w:p w14:paraId="55C3D51E" w14:textId="77777777" w:rsidR="008146DF" w:rsidRDefault="008146DF" w:rsidP="00E31452">
            <w:pPr>
              <w:jc w:val="center"/>
              <w:rPr>
                <w:rFonts w:ascii="Arial" w:eastAsia="Calibri" w:hAnsi="Arial" w:cs="Arial"/>
                <w:b/>
              </w:rPr>
            </w:pPr>
            <w:r>
              <w:rPr>
                <w:rFonts w:ascii="Tahoma" w:hAnsi="Tahoma" w:cs="Tahoma"/>
                <w:b/>
                <w:noProof/>
                <w:sz w:val="28"/>
                <w:szCs w:val="28"/>
                <w:u w:val="single"/>
              </w:rPr>
              <w:drawing>
                <wp:inline distT="0" distB="0" distL="0" distR="0" wp14:anchorId="3B64CF21" wp14:editId="256AFC82">
                  <wp:extent cx="975360" cy="1268095"/>
                  <wp:effectExtent l="0" t="0" r="0" b="0"/>
                  <wp:docPr id="261" name="Picture 261" descr="flex-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flex-03"/>
                          <pic:cNvPicPr>
                            <a:picLocks noChangeAspect="1" noChangeArrowheads="1"/>
                          </pic:cNvPicPr>
                        </pic:nvPicPr>
                        <pic:blipFill>
                          <a:blip r:embed="rId376" cstate="print">
                            <a:extLst>
                              <a:ext uri="{28A0092B-C50C-407E-A947-70E740481C1C}">
                                <a14:useLocalDpi xmlns:a14="http://schemas.microsoft.com/office/drawing/2010/main" val="0"/>
                              </a:ext>
                            </a:extLst>
                          </a:blip>
                          <a:srcRect/>
                          <a:stretch>
                            <a:fillRect/>
                          </a:stretch>
                        </pic:blipFill>
                        <pic:spPr bwMode="auto">
                          <a:xfrm>
                            <a:off x="0" y="0"/>
                            <a:ext cx="975360" cy="1268095"/>
                          </a:xfrm>
                          <a:prstGeom prst="rect">
                            <a:avLst/>
                          </a:prstGeom>
                          <a:noFill/>
                          <a:ln>
                            <a:noFill/>
                          </a:ln>
                        </pic:spPr>
                      </pic:pic>
                    </a:graphicData>
                  </a:graphic>
                </wp:inline>
              </w:drawing>
            </w:r>
          </w:p>
        </w:tc>
      </w:tr>
    </w:tbl>
    <w:p w14:paraId="58F99FCC" w14:textId="77777777" w:rsidR="008146DF" w:rsidRDefault="008146DF" w:rsidP="008146DF"/>
    <w:p w14:paraId="7B743CBB" w14:textId="77777777" w:rsidR="008146DF" w:rsidRPr="00D70712" w:rsidRDefault="008146DF" w:rsidP="008146DF">
      <w:pPr>
        <w:jc w:val="center"/>
      </w:pPr>
      <w:r>
        <w:br w:type="page"/>
      </w:r>
      <w:r w:rsidRPr="0082589A">
        <w:rPr>
          <w:rFonts w:ascii="Tahoma" w:hAnsi="Tahoma" w:cs="Tahoma"/>
          <w:b/>
          <w:sz w:val="32"/>
          <w:szCs w:val="32"/>
        </w:rPr>
        <w:lastRenderedPageBreak/>
        <w:t xml:space="preserve"> </w:t>
      </w:r>
    </w:p>
    <w:tbl>
      <w:tblPr>
        <w:tblW w:w="10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5"/>
        <w:gridCol w:w="378"/>
        <w:gridCol w:w="2219"/>
        <w:gridCol w:w="266"/>
        <w:gridCol w:w="2720"/>
        <w:gridCol w:w="110"/>
        <w:gridCol w:w="2520"/>
      </w:tblGrid>
      <w:tr w:rsidR="008146DF" w:rsidRPr="009B7D55" w14:paraId="139FECB4" w14:textId="77777777" w:rsidTr="00E31452">
        <w:trPr>
          <w:trHeight w:val="300"/>
        </w:trPr>
        <w:tc>
          <w:tcPr>
            <w:tcW w:w="10918" w:type="dxa"/>
            <w:gridSpan w:val="7"/>
          </w:tcPr>
          <w:p w14:paraId="354ADA27" w14:textId="77777777" w:rsidR="008146DF" w:rsidRPr="00140304" w:rsidRDefault="008146DF" w:rsidP="00E31452">
            <w:pPr>
              <w:jc w:val="center"/>
              <w:rPr>
                <w:rFonts w:ascii="Tahoma" w:eastAsia="Calibri" w:hAnsi="Tahoma" w:cs="Tahoma"/>
                <w:b/>
                <w:sz w:val="24"/>
                <w:szCs w:val="24"/>
              </w:rPr>
            </w:pPr>
            <w:r w:rsidRPr="0082589A">
              <w:rPr>
                <w:rFonts w:ascii="Tahoma" w:hAnsi="Tahoma" w:cs="Tahoma"/>
                <w:b/>
                <w:sz w:val="32"/>
                <w:szCs w:val="32"/>
              </w:rPr>
              <w:t>Options</w:t>
            </w:r>
            <w:r>
              <w:rPr>
                <w:rFonts w:ascii="Tahoma" w:hAnsi="Tahoma" w:cs="Tahoma"/>
                <w:b/>
                <w:sz w:val="32"/>
                <w:szCs w:val="32"/>
              </w:rPr>
              <w:t xml:space="preserve"> for the Trunk / Core</w:t>
            </w:r>
          </w:p>
        </w:tc>
      </w:tr>
      <w:tr w:rsidR="008146DF" w:rsidRPr="009B7D55" w14:paraId="691A07C2" w14:textId="77777777" w:rsidTr="00E31452">
        <w:trPr>
          <w:trHeight w:val="300"/>
        </w:trPr>
        <w:tc>
          <w:tcPr>
            <w:tcW w:w="10918" w:type="dxa"/>
            <w:gridSpan w:val="7"/>
          </w:tcPr>
          <w:p w14:paraId="79486365" w14:textId="77777777" w:rsidR="008146DF" w:rsidRPr="00140304" w:rsidRDefault="008146DF" w:rsidP="00E31452">
            <w:pPr>
              <w:jc w:val="center"/>
              <w:rPr>
                <w:rFonts w:ascii="Tahoma" w:eastAsia="Calibri" w:hAnsi="Tahoma" w:cs="Tahoma"/>
                <w:b/>
                <w:sz w:val="24"/>
                <w:szCs w:val="24"/>
              </w:rPr>
            </w:pPr>
            <w:r w:rsidRPr="00140304">
              <w:rPr>
                <w:rFonts w:ascii="Tahoma" w:eastAsia="Calibri" w:hAnsi="Tahoma" w:cs="Tahoma"/>
                <w:b/>
                <w:sz w:val="24"/>
                <w:szCs w:val="24"/>
              </w:rPr>
              <w:t>Abdominals</w:t>
            </w:r>
          </w:p>
        </w:tc>
      </w:tr>
      <w:tr w:rsidR="008146DF" w:rsidRPr="009B7D55" w14:paraId="59F9371C" w14:textId="77777777" w:rsidTr="00E31452">
        <w:trPr>
          <w:trHeight w:val="1279"/>
        </w:trPr>
        <w:tc>
          <w:tcPr>
            <w:tcW w:w="5168" w:type="dxa"/>
            <w:gridSpan w:val="3"/>
          </w:tcPr>
          <w:p w14:paraId="26A8973D" w14:textId="77777777" w:rsidR="008146DF" w:rsidRPr="00140304" w:rsidRDefault="008146DF" w:rsidP="00E31452">
            <w:pPr>
              <w:jc w:val="center"/>
              <w:rPr>
                <w:rFonts w:ascii="Tahoma" w:eastAsia="Calibri" w:hAnsi="Tahoma" w:cs="Tahoma"/>
                <w:sz w:val="24"/>
                <w:szCs w:val="24"/>
              </w:rPr>
            </w:pPr>
          </w:p>
          <w:p w14:paraId="2CBEB902" w14:textId="77777777" w:rsidR="008146DF" w:rsidRPr="00140304" w:rsidRDefault="008146DF" w:rsidP="00E31452">
            <w:pPr>
              <w:jc w:val="center"/>
              <w:rPr>
                <w:rFonts w:ascii="Tahoma" w:eastAsia="Calibri" w:hAnsi="Tahoma" w:cs="Tahoma"/>
                <w:sz w:val="24"/>
                <w:szCs w:val="24"/>
              </w:rPr>
            </w:pPr>
          </w:p>
          <w:p w14:paraId="2BCC3DE5" w14:textId="77777777" w:rsidR="008146DF" w:rsidRPr="00140304" w:rsidRDefault="008146DF" w:rsidP="00E31452">
            <w:pPr>
              <w:jc w:val="center"/>
              <w:rPr>
                <w:rFonts w:ascii="Tahoma" w:eastAsia="Calibri" w:hAnsi="Tahoma" w:cs="Tahoma"/>
                <w:sz w:val="24"/>
                <w:szCs w:val="24"/>
              </w:rPr>
            </w:pPr>
            <w:r>
              <w:rPr>
                <w:rFonts w:ascii="Tahoma" w:eastAsia="Calibri" w:hAnsi="Tahoma" w:cs="Tahoma"/>
                <w:noProof/>
                <w:sz w:val="24"/>
                <w:szCs w:val="24"/>
              </w:rPr>
              <w:drawing>
                <wp:inline distT="0" distB="0" distL="0" distR="0" wp14:anchorId="1465C0B3" wp14:editId="1E9E52B8">
                  <wp:extent cx="1511935" cy="255905"/>
                  <wp:effectExtent l="0" t="0" r="0" b="0"/>
                  <wp:docPr id="262" name="Picture 262" descr="flexC_back-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flexC_back-03"/>
                          <pic:cNvPicPr>
                            <a:picLocks noChangeAspect="1" noChangeArrowheads="1"/>
                          </pic:cNvPicPr>
                        </pic:nvPicPr>
                        <pic:blipFill>
                          <a:blip r:embed="rId377" cstate="print">
                            <a:extLst>
                              <a:ext uri="{28A0092B-C50C-407E-A947-70E740481C1C}">
                                <a14:useLocalDpi xmlns:a14="http://schemas.microsoft.com/office/drawing/2010/main" val="0"/>
                              </a:ext>
                            </a:extLst>
                          </a:blip>
                          <a:srcRect/>
                          <a:stretch>
                            <a:fillRect/>
                          </a:stretch>
                        </pic:blipFill>
                        <pic:spPr bwMode="auto">
                          <a:xfrm>
                            <a:off x="0" y="0"/>
                            <a:ext cx="1511935" cy="255905"/>
                          </a:xfrm>
                          <a:prstGeom prst="rect">
                            <a:avLst/>
                          </a:prstGeom>
                          <a:noFill/>
                          <a:ln>
                            <a:noFill/>
                          </a:ln>
                        </pic:spPr>
                      </pic:pic>
                    </a:graphicData>
                  </a:graphic>
                </wp:inline>
              </w:drawing>
            </w:r>
          </w:p>
          <w:p w14:paraId="556F4E8F" w14:textId="77777777" w:rsidR="008146DF" w:rsidRPr="00140304" w:rsidRDefault="008146DF" w:rsidP="00E31452">
            <w:pPr>
              <w:jc w:val="center"/>
              <w:rPr>
                <w:rFonts w:ascii="Tahoma" w:eastAsia="Calibri" w:hAnsi="Tahoma" w:cs="Tahoma"/>
                <w:sz w:val="24"/>
                <w:szCs w:val="24"/>
              </w:rPr>
            </w:pPr>
          </w:p>
          <w:p w14:paraId="2A25B205" w14:textId="77777777" w:rsidR="008146DF" w:rsidRPr="00140304" w:rsidRDefault="008146DF" w:rsidP="00E31452">
            <w:pPr>
              <w:jc w:val="center"/>
              <w:rPr>
                <w:rFonts w:ascii="Tahoma" w:eastAsia="Calibri" w:hAnsi="Tahoma" w:cs="Tahoma"/>
                <w:sz w:val="24"/>
                <w:szCs w:val="24"/>
              </w:rPr>
            </w:pPr>
          </w:p>
        </w:tc>
        <w:tc>
          <w:tcPr>
            <w:tcW w:w="3215" w:type="dxa"/>
            <w:gridSpan w:val="3"/>
            <w:vMerge w:val="restart"/>
          </w:tcPr>
          <w:p w14:paraId="032B3D24" w14:textId="77777777" w:rsidR="008146DF" w:rsidRPr="00140304" w:rsidRDefault="008146DF" w:rsidP="00E31452">
            <w:pPr>
              <w:jc w:val="center"/>
              <w:rPr>
                <w:rFonts w:ascii="Tahoma" w:eastAsia="Calibri" w:hAnsi="Tahoma" w:cs="Tahoma"/>
                <w:sz w:val="24"/>
                <w:szCs w:val="24"/>
              </w:rPr>
            </w:pPr>
          </w:p>
          <w:p w14:paraId="2CD540F5" w14:textId="77777777" w:rsidR="008146DF" w:rsidRPr="00140304" w:rsidRDefault="008146DF" w:rsidP="00E31452">
            <w:pPr>
              <w:jc w:val="center"/>
              <w:rPr>
                <w:rFonts w:ascii="Tahoma" w:eastAsia="Calibri" w:hAnsi="Tahoma" w:cs="Tahoma"/>
                <w:sz w:val="24"/>
                <w:szCs w:val="24"/>
              </w:rPr>
            </w:pPr>
          </w:p>
          <w:p w14:paraId="0C29B74C" w14:textId="77777777" w:rsidR="008146DF" w:rsidRPr="00140304" w:rsidRDefault="008146DF" w:rsidP="00E31452">
            <w:pPr>
              <w:jc w:val="center"/>
              <w:rPr>
                <w:rFonts w:ascii="Tahoma" w:eastAsia="Calibri" w:hAnsi="Tahoma" w:cs="Tahoma"/>
                <w:sz w:val="24"/>
                <w:szCs w:val="24"/>
              </w:rPr>
            </w:pPr>
            <w:r w:rsidRPr="00140304">
              <w:rPr>
                <w:rFonts w:ascii="Tahoma" w:eastAsia="Calibri" w:hAnsi="Tahoma" w:cs="Tahoma"/>
                <w:sz w:val="24"/>
                <w:szCs w:val="24"/>
              </w:rPr>
              <w:t xml:space="preserve"> </w:t>
            </w:r>
            <w:r>
              <w:rPr>
                <w:rFonts w:ascii="Tahoma" w:eastAsia="Calibri" w:hAnsi="Tahoma" w:cs="Tahoma"/>
                <w:noProof/>
                <w:sz w:val="24"/>
                <w:szCs w:val="24"/>
              </w:rPr>
              <w:drawing>
                <wp:inline distT="0" distB="0" distL="0" distR="0" wp14:anchorId="3AD81F75" wp14:editId="103B9157">
                  <wp:extent cx="1146175" cy="1170305"/>
                  <wp:effectExtent l="0" t="0" r="0" b="0"/>
                  <wp:docPr id="263" name="Picture 263" descr="flexC_back-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flexC_back-25"/>
                          <pic:cNvPicPr>
                            <a:picLocks noChangeAspect="1" noChangeArrowheads="1"/>
                          </pic:cNvPicPr>
                        </pic:nvPicPr>
                        <pic:blipFill>
                          <a:blip r:embed="rId378" cstate="print">
                            <a:extLst>
                              <a:ext uri="{28A0092B-C50C-407E-A947-70E740481C1C}">
                                <a14:useLocalDpi xmlns:a14="http://schemas.microsoft.com/office/drawing/2010/main" val="0"/>
                              </a:ext>
                            </a:extLst>
                          </a:blip>
                          <a:srcRect/>
                          <a:stretch>
                            <a:fillRect/>
                          </a:stretch>
                        </pic:blipFill>
                        <pic:spPr bwMode="auto">
                          <a:xfrm>
                            <a:off x="0" y="0"/>
                            <a:ext cx="1146175" cy="1170305"/>
                          </a:xfrm>
                          <a:prstGeom prst="rect">
                            <a:avLst/>
                          </a:prstGeom>
                          <a:noFill/>
                          <a:ln>
                            <a:noFill/>
                          </a:ln>
                        </pic:spPr>
                      </pic:pic>
                    </a:graphicData>
                  </a:graphic>
                </wp:inline>
              </w:drawing>
            </w:r>
          </w:p>
        </w:tc>
        <w:tc>
          <w:tcPr>
            <w:tcW w:w="2535" w:type="dxa"/>
            <w:vMerge w:val="restart"/>
          </w:tcPr>
          <w:p w14:paraId="3769A33F" w14:textId="77777777" w:rsidR="008146DF" w:rsidRPr="00140304" w:rsidRDefault="008146DF" w:rsidP="00E31452">
            <w:pPr>
              <w:jc w:val="center"/>
              <w:rPr>
                <w:rFonts w:ascii="Tahoma" w:eastAsia="Calibri" w:hAnsi="Tahoma" w:cs="Tahoma"/>
                <w:sz w:val="24"/>
                <w:szCs w:val="24"/>
              </w:rPr>
            </w:pPr>
          </w:p>
          <w:p w14:paraId="6AA86A0C" w14:textId="77777777" w:rsidR="008146DF" w:rsidRPr="00140304" w:rsidRDefault="008146DF" w:rsidP="00E31452">
            <w:pPr>
              <w:jc w:val="center"/>
              <w:rPr>
                <w:rFonts w:ascii="Tahoma" w:eastAsia="Calibri" w:hAnsi="Tahoma" w:cs="Tahoma"/>
                <w:sz w:val="24"/>
                <w:szCs w:val="24"/>
              </w:rPr>
            </w:pPr>
            <w:r>
              <w:rPr>
                <w:rFonts w:ascii="Tahoma" w:eastAsia="Calibri" w:hAnsi="Tahoma" w:cs="Tahoma"/>
                <w:noProof/>
                <w:sz w:val="24"/>
                <w:szCs w:val="24"/>
              </w:rPr>
              <w:drawing>
                <wp:inline distT="0" distB="0" distL="0" distR="0" wp14:anchorId="5843752B" wp14:editId="2EF2E629">
                  <wp:extent cx="1036320" cy="1402080"/>
                  <wp:effectExtent l="0" t="0" r="0" b="0"/>
                  <wp:docPr id="264" name="Picture 264" descr="flexD_leg-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flexD_leg-67"/>
                          <pic:cNvPicPr>
                            <a:picLocks noChangeAspect="1" noChangeArrowheads="1"/>
                          </pic:cNvPicPr>
                        </pic:nvPicPr>
                        <pic:blipFill>
                          <a:blip r:embed="rId379" cstate="print">
                            <a:extLst>
                              <a:ext uri="{28A0092B-C50C-407E-A947-70E740481C1C}">
                                <a14:useLocalDpi xmlns:a14="http://schemas.microsoft.com/office/drawing/2010/main" val="0"/>
                              </a:ext>
                            </a:extLst>
                          </a:blip>
                          <a:srcRect/>
                          <a:stretch>
                            <a:fillRect/>
                          </a:stretch>
                        </pic:blipFill>
                        <pic:spPr bwMode="auto">
                          <a:xfrm>
                            <a:off x="0" y="0"/>
                            <a:ext cx="1036320" cy="1402080"/>
                          </a:xfrm>
                          <a:prstGeom prst="rect">
                            <a:avLst/>
                          </a:prstGeom>
                          <a:noFill/>
                          <a:ln>
                            <a:noFill/>
                          </a:ln>
                        </pic:spPr>
                      </pic:pic>
                    </a:graphicData>
                  </a:graphic>
                </wp:inline>
              </w:drawing>
            </w:r>
          </w:p>
        </w:tc>
      </w:tr>
      <w:tr w:rsidR="008146DF" w:rsidRPr="009B7D55" w14:paraId="2FB3A29A" w14:textId="77777777" w:rsidTr="00E31452">
        <w:trPr>
          <w:trHeight w:val="1666"/>
        </w:trPr>
        <w:tc>
          <w:tcPr>
            <w:tcW w:w="5168" w:type="dxa"/>
            <w:gridSpan w:val="3"/>
          </w:tcPr>
          <w:p w14:paraId="48C40477" w14:textId="77777777" w:rsidR="008146DF" w:rsidRPr="00140304" w:rsidRDefault="008146DF" w:rsidP="00E31452">
            <w:pPr>
              <w:jc w:val="center"/>
              <w:rPr>
                <w:rFonts w:ascii="Tahoma" w:hAnsi="Tahoma" w:cs="Tahoma"/>
                <w:sz w:val="24"/>
                <w:szCs w:val="24"/>
              </w:rPr>
            </w:pPr>
          </w:p>
          <w:p w14:paraId="22EC1429" w14:textId="77777777" w:rsidR="008146DF" w:rsidRPr="00140304" w:rsidRDefault="008146DF" w:rsidP="00E31452">
            <w:pPr>
              <w:jc w:val="center"/>
              <w:rPr>
                <w:rFonts w:ascii="Tahoma" w:eastAsia="Calibri" w:hAnsi="Tahoma" w:cs="Tahoma"/>
                <w:sz w:val="24"/>
                <w:szCs w:val="24"/>
              </w:rPr>
            </w:pPr>
            <w:r>
              <w:rPr>
                <w:rFonts w:ascii="Tahoma" w:hAnsi="Tahoma" w:cs="Tahoma"/>
                <w:noProof/>
                <w:sz w:val="24"/>
                <w:szCs w:val="24"/>
              </w:rPr>
              <w:drawing>
                <wp:inline distT="0" distB="0" distL="0" distR="0" wp14:anchorId="3774902E" wp14:editId="0DCC1406">
                  <wp:extent cx="1840865" cy="877570"/>
                  <wp:effectExtent l="0" t="0" r="0" b="0"/>
                  <wp:docPr id="265" name="Picture 265" descr="Yog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Yoga (19)"/>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bwMode="auto">
                          <a:xfrm>
                            <a:off x="0" y="0"/>
                            <a:ext cx="1840865" cy="877570"/>
                          </a:xfrm>
                          <a:prstGeom prst="rect">
                            <a:avLst/>
                          </a:prstGeom>
                          <a:noFill/>
                          <a:ln>
                            <a:noFill/>
                          </a:ln>
                        </pic:spPr>
                      </pic:pic>
                    </a:graphicData>
                  </a:graphic>
                </wp:inline>
              </w:drawing>
            </w:r>
          </w:p>
        </w:tc>
        <w:tc>
          <w:tcPr>
            <w:tcW w:w="3215" w:type="dxa"/>
            <w:gridSpan w:val="3"/>
            <w:vMerge/>
          </w:tcPr>
          <w:p w14:paraId="55CE34F2" w14:textId="77777777" w:rsidR="008146DF" w:rsidRPr="00140304" w:rsidRDefault="008146DF" w:rsidP="00E31452">
            <w:pPr>
              <w:jc w:val="center"/>
              <w:rPr>
                <w:rFonts w:ascii="Tahoma" w:eastAsia="Calibri" w:hAnsi="Tahoma" w:cs="Tahoma"/>
                <w:sz w:val="24"/>
                <w:szCs w:val="24"/>
              </w:rPr>
            </w:pPr>
          </w:p>
        </w:tc>
        <w:tc>
          <w:tcPr>
            <w:tcW w:w="2535" w:type="dxa"/>
            <w:vMerge/>
          </w:tcPr>
          <w:p w14:paraId="62D20FC3" w14:textId="77777777" w:rsidR="008146DF" w:rsidRPr="00140304" w:rsidRDefault="008146DF" w:rsidP="00E31452">
            <w:pPr>
              <w:jc w:val="center"/>
              <w:rPr>
                <w:rFonts w:ascii="Tahoma" w:eastAsia="Calibri" w:hAnsi="Tahoma" w:cs="Tahoma"/>
                <w:sz w:val="24"/>
                <w:szCs w:val="24"/>
              </w:rPr>
            </w:pPr>
          </w:p>
        </w:tc>
      </w:tr>
      <w:tr w:rsidR="008146DF" w:rsidRPr="009B7D55" w14:paraId="3C77A24A" w14:textId="77777777" w:rsidTr="00E31452">
        <w:trPr>
          <w:trHeight w:val="300"/>
        </w:trPr>
        <w:tc>
          <w:tcPr>
            <w:tcW w:w="10918" w:type="dxa"/>
            <w:gridSpan w:val="7"/>
          </w:tcPr>
          <w:p w14:paraId="1971C3F7" w14:textId="77777777" w:rsidR="008146DF" w:rsidRPr="00140304" w:rsidRDefault="008146DF" w:rsidP="00E31452">
            <w:pPr>
              <w:jc w:val="center"/>
              <w:rPr>
                <w:rFonts w:ascii="Tahoma" w:eastAsia="Calibri" w:hAnsi="Tahoma" w:cs="Tahoma"/>
                <w:b/>
                <w:sz w:val="24"/>
                <w:szCs w:val="24"/>
              </w:rPr>
            </w:pPr>
            <w:r w:rsidRPr="00140304">
              <w:rPr>
                <w:rFonts w:ascii="Tahoma" w:eastAsia="Calibri" w:hAnsi="Tahoma" w:cs="Tahoma"/>
                <w:b/>
                <w:sz w:val="24"/>
                <w:szCs w:val="24"/>
              </w:rPr>
              <w:t xml:space="preserve">Lower Back </w:t>
            </w:r>
          </w:p>
        </w:tc>
      </w:tr>
      <w:tr w:rsidR="008146DF" w:rsidRPr="009B7D55" w14:paraId="31E57D93" w14:textId="77777777" w:rsidTr="00E31452">
        <w:trPr>
          <w:trHeight w:val="300"/>
        </w:trPr>
        <w:tc>
          <w:tcPr>
            <w:tcW w:w="2351" w:type="dxa"/>
          </w:tcPr>
          <w:p w14:paraId="5499B644" w14:textId="77777777" w:rsidR="008146DF" w:rsidRDefault="008146DF" w:rsidP="00E31452">
            <w:pPr>
              <w:jc w:val="center"/>
              <w:rPr>
                <w:rFonts w:ascii="Arial" w:eastAsia="Calibri" w:hAnsi="Arial" w:cs="Arial"/>
                <w:noProof/>
              </w:rPr>
            </w:pPr>
          </w:p>
          <w:p w14:paraId="27F23030" w14:textId="77777777" w:rsidR="008146DF" w:rsidRPr="009B7D55" w:rsidRDefault="008146DF" w:rsidP="00E31452">
            <w:pPr>
              <w:jc w:val="center"/>
              <w:rPr>
                <w:rFonts w:ascii="Arial" w:eastAsia="Calibri" w:hAnsi="Arial" w:cs="Arial"/>
                <w:noProof/>
              </w:rPr>
            </w:pPr>
            <w:r>
              <w:rPr>
                <w:rFonts w:ascii="Arial" w:eastAsia="Calibri" w:hAnsi="Arial" w:cs="Arial"/>
                <w:noProof/>
              </w:rPr>
              <w:drawing>
                <wp:inline distT="0" distB="0" distL="0" distR="0" wp14:anchorId="6928DF74" wp14:editId="60114499">
                  <wp:extent cx="1268095" cy="951230"/>
                  <wp:effectExtent l="0" t="0" r="0" b="0"/>
                  <wp:docPr id="266" name="Picture 266" descr="flexC_back-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flexC_back-04"/>
                          <pic:cNvPicPr>
                            <a:picLocks noChangeAspect="1" noChangeArrowheads="1"/>
                          </pic:cNvPicPr>
                        </pic:nvPicPr>
                        <pic:blipFill>
                          <a:blip r:embed="rId381" cstate="print">
                            <a:extLst>
                              <a:ext uri="{28A0092B-C50C-407E-A947-70E740481C1C}">
                                <a14:useLocalDpi xmlns:a14="http://schemas.microsoft.com/office/drawing/2010/main" val="0"/>
                              </a:ext>
                            </a:extLst>
                          </a:blip>
                          <a:srcRect/>
                          <a:stretch>
                            <a:fillRect/>
                          </a:stretch>
                        </pic:blipFill>
                        <pic:spPr bwMode="auto">
                          <a:xfrm>
                            <a:off x="0" y="0"/>
                            <a:ext cx="1268095" cy="951230"/>
                          </a:xfrm>
                          <a:prstGeom prst="rect">
                            <a:avLst/>
                          </a:prstGeom>
                          <a:noFill/>
                          <a:ln>
                            <a:noFill/>
                          </a:ln>
                        </pic:spPr>
                      </pic:pic>
                    </a:graphicData>
                  </a:graphic>
                </wp:inline>
              </w:drawing>
            </w:r>
          </w:p>
        </w:tc>
        <w:tc>
          <w:tcPr>
            <w:tcW w:w="2817" w:type="dxa"/>
            <w:gridSpan w:val="2"/>
          </w:tcPr>
          <w:p w14:paraId="112F60FB" w14:textId="77777777" w:rsidR="008146DF" w:rsidRDefault="008146DF" w:rsidP="00E31452">
            <w:pPr>
              <w:jc w:val="center"/>
              <w:rPr>
                <w:rFonts w:ascii="Arial" w:eastAsia="Calibri" w:hAnsi="Arial" w:cs="Arial"/>
              </w:rPr>
            </w:pPr>
          </w:p>
          <w:p w14:paraId="61A831DB" w14:textId="77777777" w:rsidR="008146DF" w:rsidRPr="009B7D55" w:rsidRDefault="008146DF" w:rsidP="00E31452">
            <w:pPr>
              <w:jc w:val="center"/>
              <w:rPr>
                <w:rFonts w:ascii="Arial" w:eastAsia="Calibri" w:hAnsi="Arial" w:cs="Arial"/>
              </w:rPr>
            </w:pPr>
            <w:r>
              <w:rPr>
                <w:rFonts w:ascii="Arial" w:eastAsia="Calibri" w:hAnsi="Arial" w:cs="Arial"/>
                <w:noProof/>
              </w:rPr>
              <w:drawing>
                <wp:inline distT="0" distB="0" distL="0" distR="0" wp14:anchorId="11818B29" wp14:editId="31C454C0">
                  <wp:extent cx="1511935" cy="804545"/>
                  <wp:effectExtent l="0" t="0" r="0" b="0"/>
                  <wp:docPr id="267" name="Picture 267" descr="flexC_back-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flexC_back-08"/>
                          <pic:cNvPicPr>
                            <a:picLocks noChangeAspect="1" noChangeArrowheads="1"/>
                          </pic:cNvPicPr>
                        </pic:nvPicPr>
                        <pic:blipFill>
                          <a:blip r:embed="rId382" cstate="print">
                            <a:extLst>
                              <a:ext uri="{28A0092B-C50C-407E-A947-70E740481C1C}">
                                <a14:useLocalDpi xmlns:a14="http://schemas.microsoft.com/office/drawing/2010/main" val="0"/>
                              </a:ext>
                            </a:extLst>
                          </a:blip>
                          <a:srcRect/>
                          <a:stretch>
                            <a:fillRect/>
                          </a:stretch>
                        </pic:blipFill>
                        <pic:spPr bwMode="auto">
                          <a:xfrm>
                            <a:off x="0" y="0"/>
                            <a:ext cx="1511935" cy="804545"/>
                          </a:xfrm>
                          <a:prstGeom prst="rect">
                            <a:avLst/>
                          </a:prstGeom>
                          <a:noFill/>
                          <a:ln>
                            <a:noFill/>
                          </a:ln>
                        </pic:spPr>
                      </pic:pic>
                    </a:graphicData>
                  </a:graphic>
                </wp:inline>
              </w:drawing>
            </w:r>
          </w:p>
        </w:tc>
        <w:tc>
          <w:tcPr>
            <w:tcW w:w="3215" w:type="dxa"/>
            <w:gridSpan w:val="3"/>
          </w:tcPr>
          <w:p w14:paraId="0C8D9300" w14:textId="77777777" w:rsidR="008146DF" w:rsidRDefault="008146DF" w:rsidP="00E31452">
            <w:pPr>
              <w:jc w:val="center"/>
              <w:rPr>
                <w:rFonts w:ascii="Tahoma" w:hAnsi="Tahoma" w:cs="Tahoma"/>
                <w:b/>
                <w:sz w:val="28"/>
                <w:szCs w:val="28"/>
                <w:u w:val="single"/>
              </w:rPr>
            </w:pPr>
          </w:p>
          <w:p w14:paraId="2E4D24D1" w14:textId="77777777" w:rsidR="008146DF" w:rsidRPr="009B7D55" w:rsidRDefault="008146DF" w:rsidP="00E31452">
            <w:pPr>
              <w:jc w:val="center"/>
              <w:rPr>
                <w:rFonts w:ascii="Arial" w:eastAsia="Calibri" w:hAnsi="Arial" w:cs="Arial"/>
              </w:rPr>
            </w:pPr>
            <w:r>
              <w:rPr>
                <w:rFonts w:ascii="Tahoma" w:hAnsi="Tahoma" w:cs="Tahoma"/>
                <w:b/>
                <w:noProof/>
                <w:sz w:val="28"/>
                <w:szCs w:val="28"/>
                <w:u w:val="single"/>
              </w:rPr>
              <w:drawing>
                <wp:inline distT="0" distB="0" distL="0" distR="0" wp14:anchorId="53F40DB6" wp14:editId="54BECF4A">
                  <wp:extent cx="1536065" cy="1158240"/>
                  <wp:effectExtent l="0" t="0" r="0" b="0"/>
                  <wp:docPr id="268" name="Picture 268" descr="Yog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Yoga (14)"/>
                          <pic:cNvPicPr>
                            <a:picLocks noChangeAspect="1" noChangeArrowheads="1"/>
                          </pic:cNvPicPr>
                        </pic:nvPicPr>
                        <pic:blipFill>
                          <a:blip r:embed="rId383" cstate="print">
                            <a:extLst>
                              <a:ext uri="{28A0092B-C50C-407E-A947-70E740481C1C}">
                                <a14:useLocalDpi xmlns:a14="http://schemas.microsoft.com/office/drawing/2010/main" val="0"/>
                              </a:ext>
                            </a:extLst>
                          </a:blip>
                          <a:srcRect/>
                          <a:stretch>
                            <a:fillRect/>
                          </a:stretch>
                        </pic:blipFill>
                        <pic:spPr bwMode="auto">
                          <a:xfrm>
                            <a:off x="0" y="0"/>
                            <a:ext cx="1536065" cy="1158240"/>
                          </a:xfrm>
                          <a:prstGeom prst="rect">
                            <a:avLst/>
                          </a:prstGeom>
                          <a:noFill/>
                          <a:ln>
                            <a:noFill/>
                          </a:ln>
                        </pic:spPr>
                      </pic:pic>
                    </a:graphicData>
                  </a:graphic>
                </wp:inline>
              </w:drawing>
            </w:r>
          </w:p>
        </w:tc>
        <w:tc>
          <w:tcPr>
            <w:tcW w:w="2535" w:type="dxa"/>
          </w:tcPr>
          <w:p w14:paraId="608A3A25" w14:textId="77777777" w:rsidR="008146DF" w:rsidRPr="009B7D55" w:rsidRDefault="008146DF" w:rsidP="00E31452">
            <w:pPr>
              <w:jc w:val="center"/>
              <w:rPr>
                <w:rFonts w:ascii="Arial" w:eastAsia="Calibri" w:hAnsi="Arial" w:cs="Arial"/>
              </w:rPr>
            </w:pPr>
            <w:r>
              <w:rPr>
                <w:rFonts w:ascii="Arial" w:eastAsia="Calibri" w:hAnsi="Arial" w:cs="Arial"/>
                <w:noProof/>
              </w:rPr>
              <w:drawing>
                <wp:inline distT="0" distB="0" distL="0" distR="0" wp14:anchorId="3723315C" wp14:editId="5C296A57">
                  <wp:extent cx="1463040" cy="1268095"/>
                  <wp:effectExtent l="0" t="0" r="0" b="0"/>
                  <wp:docPr id="269" name="Picture 269" descr="flexC_back-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flexC_back-17"/>
                          <pic:cNvPicPr>
                            <a:picLocks noChangeAspect="1" noChangeArrowheads="1"/>
                          </pic:cNvPicPr>
                        </pic:nvPicPr>
                        <pic:blipFill>
                          <a:blip r:embed="rId384" cstate="print">
                            <a:extLst>
                              <a:ext uri="{28A0092B-C50C-407E-A947-70E740481C1C}">
                                <a14:useLocalDpi xmlns:a14="http://schemas.microsoft.com/office/drawing/2010/main" val="0"/>
                              </a:ext>
                            </a:extLst>
                          </a:blip>
                          <a:srcRect/>
                          <a:stretch>
                            <a:fillRect/>
                          </a:stretch>
                        </pic:blipFill>
                        <pic:spPr bwMode="auto">
                          <a:xfrm>
                            <a:off x="0" y="0"/>
                            <a:ext cx="1463040" cy="1268095"/>
                          </a:xfrm>
                          <a:prstGeom prst="rect">
                            <a:avLst/>
                          </a:prstGeom>
                          <a:noFill/>
                          <a:ln>
                            <a:noFill/>
                          </a:ln>
                        </pic:spPr>
                      </pic:pic>
                    </a:graphicData>
                  </a:graphic>
                </wp:inline>
              </w:drawing>
            </w:r>
          </w:p>
        </w:tc>
      </w:tr>
      <w:tr w:rsidR="008146DF" w:rsidRPr="009B7D55" w14:paraId="4D27E849" w14:textId="77777777" w:rsidTr="00E31452">
        <w:trPr>
          <w:trHeight w:val="300"/>
        </w:trPr>
        <w:tc>
          <w:tcPr>
            <w:tcW w:w="2351" w:type="dxa"/>
          </w:tcPr>
          <w:p w14:paraId="4C0F4BF7" w14:textId="77777777" w:rsidR="008146DF" w:rsidRPr="009B7D55" w:rsidRDefault="008146DF" w:rsidP="00E31452">
            <w:pPr>
              <w:jc w:val="center"/>
              <w:rPr>
                <w:rFonts w:ascii="Arial" w:eastAsia="Calibri" w:hAnsi="Arial" w:cs="Arial"/>
                <w:noProof/>
              </w:rPr>
            </w:pPr>
            <w:r>
              <w:rPr>
                <w:rFonts w:ascii="Tahoma" w:hAnsi="Tahoma" w:cs="Tahoma"/>
                <w:b/>
                <w:noProof/>
                <w:sz w:val="28"/>
                <w:szCs w:val="28"/>
                <w:u w:val="single"/>
              </w:rPr>
              <w:drawing>
                <wp:inline distT="0" distB="0" distL="0" distR="0" wp14:anchorId="3BE1763B" wp14:editId="53817B1E">
                  <wp:extent cx="1694815" cy="707390"/>
                  <wp:effectExtent l="0" t="0" r="0" b="0"/>
                  <wp:docPr id="270" name="Picture 270" descr="Yog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Yoga (28)"/>
                          <pic:cNvPicPr>
                            <a:picLocks noChangeAspect="1" noChangeArrowheads="1"/>
                          </pic:cNvPicPr>
                        </pic:nvPicPr>
                        <pic:blipFill>
                          <a:blip r:embed="rId385" cstate="print">
                            <a:extLst>
                              <a:ext uri="{28A0092B-C50C-407E-A947-70E740481C1C}">
                                <a14:useLocalDpi xmlns:a14="http://schemas.microsoft.com/office/drawing/2010/main" val="0"/>
                              </a:ext>
                            </a:extLst>
                          </a:blip>
                          <a:srcRect/>
                          <a:stretch>
                            <a:fillRect/>
                          </a:stretch>
                        </pic:blipFill>
                        <pic:spPr bwMode="auto">
                          <a:xfrm>
                            <a:off x="0" y="0"/>
                            <a:ext cx="1694815" cy="707390"/>
                          </a:xfrm>
                          <a:prstGeom prst="rect">
                            <a:avLst/>
                          </a:prstGeom>
                          <a:noFill/>
                          <a:ln>
                            <a:noFill/>
                          </a:ln>
                        </pic:spPr>
                      </pic:pic>
                    </a:graphicData>
                  </a:graphic>
                </wp:inline>
              </w:drawing>
            </w:r>
          </w:p>
        </w:tc>
        <w:tc>
          <w:tcPr>
            <w:tcW w:w="2817" w:type="dxa"/>
            <w:gridSpan w:val="2"/>
          </w:tcPr>
          <w:p w14:paraId="01E21B3A" w14:textId="77777777" w:rsidR="008146DF" w:rsidRDefault="008146DF" w:rsidP="00E31452">
            <w:pPr>
              <w:jc w:val="center"/>
              <w:rPr>
                <w:rFonts w:ascii="Arial" w:eastAsia="Calibri" w:hAnsi="Arial" w:cs="Arial"/>
              </w:rPr>
            </w:pPr>
          </w:p>
          <w:p w14:paraId="5A3B210A" w14:textId="77777777" w:rsidR="008146DF" w:rsidRDefault="008146DF" w:rsidP="00E31452">
            <w:pPr>
              <w:jc w:val="center"/>
              <w:rPr>
                <w:rFonts w:ascii="Arial" w:eastAsia="Calibri" w:hAnsi="Arial" w:cs="Arial"/>
              </w:rPr>
            </w:pPr>
            <w:r>
              <w:rPr>
                <w:rFonts w:ascii="Arial" w:eastAsia="Calibri" w:hAnsi="Arial" w:cs="Arial"/>
                <w:noProof/>
              </w:rPr>
              <w:drawing>
                <wp:inline distT="0" distB="0" distL="0" distR="0" wp14:anchorId="295D04E4" wp14:editId="7091743E">
                  <wp:extent cx="1511935" cy="755650"/>
                  <wp:effectExtent l="0" t="0" r="0" b="0"/>
                  <wp:docPr id="271" name="Picture 271" descr="flexC_back-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flexC_back-11"/>
                          <pic:cNvPicPr>
                            <a:picLocks noChangeAspect="1" noChangeArrowheads="1"/>
                          </pic:cNvPicPr>
                        </pic:nvPicPr>
                        <pic:blipFill>
                          <a:blip r:embed="rId386" cstate="print">
                            <a:extLst>
                              <a:ext uri="{28A0092B-C50C-407E-A947-70E740481C1C}">
                                <a14:useLocalDpi xmlns:a14="http://schemas.microsoft.com/office/drawing/2010/main" val="0"/>
                              </a:ext>
                            </a:extLst>
                          </a:blip>
                          <a:srcRect/>
                          <a:stretch>
                            <a:fillRect/>
                          </a:stretch>
                        </pic:blipFill>
                        <pic:spPr bwMode="auto">
                          <a:xfrm>
                            <a:off x="0" y="0"/>
                            <a:ext cx="1511935" cy="755650"/>
                          </a:xfrm>
                          <a:prstGeom prst="rect">
                            <a:avLst/>
                          </a:prstGeom>
                          <a:noFill/>
                          <a:ln>
                            <a:noFill/>
                          </a:ln>
                        </pic:spPr>
                      </pic:pic>
                    </a:graphicData>
                  </a:graphic>
                </wp:inline>
              </w:drawing>
            </w:r>
          </w:p>
        </w:tc>
        <w:tc>
          <w:tcPr>
            <w:tcW w:w="3215" w:type="dxa"/>
            <w:gridSpan w:val="3"/>
          </w:tcPr>
          <w:p w14:paraId="296F537B" w14:textId="77777777" w:rsidR="008146DF" w:rsidRDefault="008146DF" w:rsidP="00E31452">
            <w:pPr>
              <w:jc w:val="center"/>
            </w:pPr>
          </w:p>
          <w:p w14:paraId="2EE24DCE" w14:textId="77777777" w:rsidR="008146DF" w:rsidRDefault="008146DF" w:rsidP="00E31452">
            <w:pPr>
              <w:jc w:val="center"/>
              <w:rPr>
                <w:rFonts w:ascii="Tahoma" w:hAnsi="Tahoma" w:cs="Tahoma"/>
                <w:b/>
                <w:sz w:val="28"/>
                <w:szCs w:val="28"/>
                <w:u w:val="single"/>
              </w:rPr>
            </w:pPr>
            <w:r>
              <w:rPr>
                <w:noProof/>
              </w:rPr>
              <w:drawing>
                <wp:inline distT="0" distB="0" distL="0" distR="0" wp14:anchorId="1725716D" wp14:editId="127D22AA">
                  <wp:extent cx="1828800" cy="621665"/>
                  <wp:effectExtent l="0" t="0" r="0" b="0"/>
                  <wp:docPr id="272" name="Picture 272" descr="Yog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Yoga (17)"/>
                          <pic:cNvPicPr>
                            <a:picLocks noChangeAspect="1" noChangeArrowheads="1"/>
                          </pic:cNvPicPr>
                        </pic:nvPicPr>
                        <pic:blipFill>
                          <a:blip r:embed="rId387" cstate="print">
                            <a:extLst>
                              <a:ext uri="{28A0092B-C50C-407E-A947-70E740481C1C}">
                                <a14:useLocalDpi xmlns:a14="http://schemas.microsoft.com/office/drawing/2010/main" val="0"/>
                              </a:ext>
                            </a:extLst>
                          </a:blip>
                          <a:srcRect/>
                          <a:stretch>
                            <a:fillRect/>
                          </a:stretch>
                        </pic:blipFill>
                        <pic:spPr bwMode="auto">
                          <a:xfrm>
                            <a:off x="0" y="0"/>
                            <a:ext cx="1828800" cy="621665"/>
                          </a:xfrm>
                          <a:prstGeom prst="rect">
                            <a:avLst/>
                          </a:prstGeom>
                          <a:noFill/>
                          <a:ln>
                            <a:noFill/>
                          </a:ln>
                        </pic:spPr>
                      </pic:pic>
                    </a:graphicData>
                  </a:graphic>
                </wp:inline>
              </w:drawing>
            </w:r>
          </w:p>
        </w:tc>
        <w:tc>
          <w:tcPr>
            <w:tcW w:w="2535" w:type="dxa"/>
          </w:tcPr>
          <w:p w14:paraId="3ACFB38C" w14:textId="77777777" w:rsidR="008146DF" w:rsidRPr="00D70712" w:rsidRDefault="008146DF" w:rsidP="00E31452">
            <w:pPr>
              <w:jc w:val="center"/>
              <w:rPr>
                <w:rFonts w:ascii="Arial" w:eastAsia="Calibri" w:hAnsi="Arial" w:cs="Arial"/>
              </w:rPr>
            </w:pPr>
            <w:r>
              <w:rPr>
                <w:rFonts w:ascii="Arial" w:eastAsia="Calibri" w:hAnsi="Arial" w:cs="Arial"/>
                <w:noProof/>
              </w:rPr>
              <w:drawing>
                <wp:inline distT="0" distB="0" distL="0" distR="0" wp14:anchorId="65A792D8" wp14:editId="68B9666C">
                  <wp:extent cx="792480" cy="1304290"/>
                  <wp:effectExtent l="0" t="0" r="0" b="0"/>
                  <wp:docPr id="273" name="Picture 273" descr="Yog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Yoga (26)"/>
                          <pic:cNvPicPr>
                            <a:picLocks noChangeAspect="1" noChangeArrowheads="1"/>
                          </pic:cNvPicPr>
                        </pic:nvPicPr>
                        <pic:blipFill>
                          <a:blip r:embed="rId388" cstate="print">
                            <a:extLst>
                              <a:ext uri="{28A0092B-C50C-407E-A947-70E740481C1C}">
                                <a14:useLocalDpi xmlns:a14="http://schemas.microsoft.com/office/drawing/2010/main" val="0"/>
                              </a:ext>
                            </a:extLst>
                          </a:blip>
                          <a:srcRect/>
                          <a:stretch>
                            <a:fillRect/>
                          </a:stretch>
                        </pic:blipFill>
                        <pic:spPr bwMode="auto">
                          <a:xfrm>
                            <a:off x="0" y="0"/>
                            <a:ext cx="792480" cy="1304290"/>
                          </a:xfrm>
                          <a:prstGeom prst="rect">
                            <a:avLst/>
                          </a:prstGeom>
                          <a:noFill/>
                          <a:ln>
                            <a:noFill/>
                          </a:ln>
                        </pic:spPr>
                      </pic:pic>
                    </a:graphicData>
                  </a:graphic>
                </wp:inline>
              </w:drawing>
            </w:r>
          </w:p>
        </w:tc>
      </w:tr>
      <w:tr w:rsidR="008146DF" w:rsidRPr="009B7D55" w14:paraId="1F15B10D" w14:textId="77777777" w:rsidTr="00E31452">
        <w:trPr>
          <w:trHeight w:val="300"/>
        </w:trPr>
        <w:tc>
          <w:tcPr>
            <w:tcW w:w="10918" w:type="dxa"/>
            <w:gridSpan w:val="7"/>
          </w:tcPr>
          <w:p w14:paraId="0F071DFA" w14:textId="77777777" w:rsidR="008146DF" w:rsidRPr="00140304" w:rsidRDefault="008146DF" w:rsidP="00E31452">
            <w:pPr>
              <w:jc w:val="center"/>
              <w:rPr>
                <w:rFonts w:ascii="Tahoma" w:eastAsia="Calibri" w:hAnsi="Tahoma" w:cs="Tahoma"/>
                <w:b/>
                <w:sz w:val="24"/>
                <w:szCs w:val="24"/>
              </w:rPr>
            </w:pPr>
            <w:r w:rsidRPr="00140304">
              <w:rPr>
                <w:rFonts w:ascii="Tahoma" w:eastAsia="Calibri" w:hAnsi="Tahoma" w:cs="Tahoma"/>
                <w:b/>
                <w:sz w:val="24"/>
                <w:szCs w:val="24"/>
              </w:rPr>
              <w:t xml:space="preserve">Obliques – Waist </w:t>
            </w:r>
          </w:p>
        </w:tc>
      </w:tr>
      <w:tr w:rsidR="008146DF" w:rsidRPr="009B7D55" w14:paraId="66D68AD2" w14:textId="77777777" w:rsidTr="00E31452">
        <w:trPr>
          <w:trHeight w:val="300"/>
        </w:trPr>
        <w:tc>
          <w:tcPr>
            <w:tcW w:w="2729" w:type="dxa"/>
            <w:gridSpan w:val="2"/>
          </w:tcPr>
          <w:p w14:paraId="1E36002A" w14:textId="77777777" w:rsidR="008146DF" w:rsidRPr="009B7D55" w:rsidRDefault="008146DF" w:rsidP="00E31452">
            <w:pPr>
              <w:jc w:val="center"/>
              <w:rPr>
                <w:rFonts w:ascii="Arial" w:eastAsia="Calibri" w:hAnsi="Arial" w:cs="Arial"/>
              </w:rPr>
            </w:pPr>
            <w:r>
              <w:rPr>
                <w:rFonts w:ascii="Tahoma" w:hAnsi="Tahoma" w:cs="Tahoma"/>
                <w:b/>
                <w:noProof/>
                <w:sz w:val="28"/>
                <w:szCs w:val="28"/>
                <w:u w:val="single"/>
              </w:rPr>
              <w:drawing>
                <wp:inline distT="0" distB="0" distL="0" distR="0" wp14:anchorId="2B9B240A" wp14:editId="79C24F33">
                  <wp:extent cx="707390" cy="1353185"/>
                  <wp:effectExtent l="0" t="0" r="0" b="0"/>
                  <wp:docPr id="274" name="Picture 274" descr="flexC_back-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flexC_back-32"/>
                          <pic:cNvPicPr>
                            <a:picLocks noChangeAspect="1" noChangeArrowheads="1"/>
                          </pic:cNvPicPr>
                        </pic:nvPicPr>
                        <pic:blipFill>
                          <a:blip r:embed="rId389" cstate="print">
                            <a:extLst>
                              <a:ext uri="{28A0092B-C50C-407E-A947-70E740481C1C}">
                                <a14:useLocalDpi xmlns:a14="http://schemas.microsoft.com/office/drawing/2010/main" val="0"/>
                              </a:ext>
                            </a:extLst>
                          </a:blip>
                          <a:srcRect/>
                          <a:stretch>
                            <a:fillRect/>
                          </a:stretch>
                        </pic:blipFill>
                        <pic:spPr bwMode="auto">
                          <a:xfrm>
                            <a:off x="0" y="0"/>
                            <a:ext cx="707390" cy="1353185"/>
                          </a:xfrm>
                          <a:prstGeom prst="rect">
                            <a:avLst/>
                          </a:prstGeom>
                          <a:noFill/>
                          <a:ln>
                            <a:noFill/>
                          </a:ln>
                        </pic:spPr>
                      </pic:pic>
                    </a:graphicData>
                  </a:graphic>
                </wp:inline>
              </w:drawing>
            </w:r>
          </w:p>
        </w:tc>
        <w:tc>
          <w:tcPr>
            <w:tcW w:w="2730" w:type="dxa"/>
            <w:gridSpan w:val="2"/>
          </w:tcPr>
          <w:p w14:paraId="18B106D4" w14:textId="77777777" w:rsidR="008146DF" w:rsidRDefault="008146DF" w:rsidP="00E31452">
            <w:pPr>
              <w:jc w:val="center"/>
              <w:rPr>
                <w:rFonts w:ascii="Arial" w:eastAsia="Calibri" w:hAnsi="Arial" w:cs="Arial"/>
              </w:rPr>
            </w:pPr>
            <w:r>
              <w:rPr>
                <w:rFonts w:ascii="Arial" w:eastAsia="Calibri" w:hAnsi="Arial" w:cs="Arial"/>
                <w:noProof/>
              </w:rPr>
              <w:drawing>
                <wp:inline distT="0" distB="0" distL="0" distR="0" wp14:anchorId="2E6540E1" wp14:editId="7D76BA32">
                  <wp:extent cx="1158240" cy="1329055"/>
                  <wp:effectExtent l="0" t="0" r="0" b="0"/>
                  <wp:docPr id="275" name="Picture 275" descr="Yoga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Yoga (55)"/>
                          <pic:cNvPicPr>
                            <a:picLocks noChangeAspect="1" noChangeArrowheads="1"/>
                          </pic:cNvPicPr>
                        </pic:nvPicPr>
                        <pic:blipFill>
                          <a:blip r:embed="rId390" cstate="print">
                            <a:extLst>
                              <a:ext uri="{28A0092B-C50C-407E-A947-70E740481C1C}">
                                <a14:useLocalDpi xmlns:a14="http://schemas.microsoft.com/office/drawing/2010/main" val="0"/>
                              </a:ext>
                            </a:extLst>
                          </a:blip>
                          <a:srcRect/>
                          <a:stretch>
                            <a:fillRect/>
                          </a:stretch>
                        </pic:blipFill>
                        <pic:spPr bwMode="auto">
                          <a:xfrm>
                            <a:off x="0" y="0"/>
                            <a:ext cx="1158240" cy="1329055"/>
                          </a:xfrm>
                          <a:prstGeom prst="rect">
                            <a:avLst/>
                          </a:prstGeom>
                          <a:noFill/>
                          <a:ln>
                            <a:noFill/>
                          </a:ln>
                        </pic:spPr>
                      </pic:pic>
                    </a:graphicData>
                  </a:graphic>
                </wp:inline>
              </w:drawing>
            </w:r>
          </w:p>
        </w:tc>
        <w:tc>
          <w:tcPr>
            <w:tcW w:w="2729" w:type="dxa"/>
          </w:tcPr>
          <w:p w14:paraId="5A5FB600" w14:textId="77777777" w:rsidR="008146DF" w:rsidRPr="009B7D55" w:rsidRDefault="008146DF" w:rsidP="00E31452">
            <w:pPr>
              <w:jc w:val="center"/>
              <w:rPr>
                <w:rFonts w:ascii="Arial" w:eastAsia="Calibri" w:hAnsi="Arial" w:cs="Arial"/>
              </w:rPr>
            </w:pPr>
            <w:r>
              <w:rPr>
                <w:rFonts w:ascii="Arial" w:eastAsia="Calibri" w:hAnsi="Arial" w:cs="Arial"/>
                <w:noProof/>
              </w:rPr>
              <w:drawing>
                <wp:inline distT="0" distB="0" distL="0" distR="0" wp14:anchorId="4ED214C9" wp14:editId="6C745056">
                  <wp:extent cx="1426210" cy="1231265"/>
                  <wp:effectExtent l="0" t="0" r="0" b="0"/>
                  <wp:docPr id="276" name="Picture 276" descr="flexC_back-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flexC_back-19"/>
                          <pic:cNvPicPr>
                            <a:picLocks noChangeAspect="1" noChangeArrowheads="1"/>
                          </pic:cNvPicPr>
                        </pic:nvPicPr>
                        <pic:blipFill>
                          <a:blip r:embed="rId391" cstate="print">
                            <a:extLst>
                              <a:ext uri="{28A0092B-C50C-407E-A947-70E740481C1C}">
                                <a14:useLocalDpi xmlns:a14="http://schemas.microsoft.com/office/drawing/2010/main" val="0"/>
                              </a:ext>
                            </a:extLst>
                          </a:blip>
                          <a:srcRect/>
                          <a:stretch>
                            <a:fillRect/>
                          </a:stretch>
                        </pic:blipFill>
                        <pic:spPr bwMode="auto">
                          <a:xfrm>
                            <a:off x="0" y="0"/>
                            <a:ext cx="1426210" cy="1231265"/>
                          </a:xfrm>
                          <a:prstGeom prst="rect">
                            <a:avLst/>
                          </a:prstGeom>
                          <a:noFill/>
                          <a:ln>
                            <a:noFill/>
                          </a:ln>
                        </pic:spPr>
                      </pic:pic>
                    </a:graphicData>
                  </a:graphic>
                </wp:inline>
              </w:drawing>
            </w:r>
          </w:p>
        </w:tc>
        <w:tc>
          <w:tcPr>
            <w:tcW w:w="2730" w:type="dxa"/>
            <w:gridSpan w:val="2"/>
          </w:tcPr>
          <w:p w14:paraId="24D606AD" w14:textId="77777777" w:rsidR="008146DF" w:rsidRDefault="008146DF" w:rsidP="00E31452">
            <w:pPr>
              <w:jc w:val="center"/>
              <w:rPr>
                <w:rFonts w:ascii="Arial" w:eastAsia="Calibri" w:hAnsi="Arial" w:cs="Arial"/>
              </w:rPr>
            </w:pPr>
          </w:p>
          <w:p w14:paraId="41CAEB2C" w14:textId="77777777" w:rsidR="008146DF" w:rsidRDefault="008146DF" w:rsidP="00E31452">
            <w:pPr>
              <w:jc w:val="center"/>
              <w:rPr>
                <w:rFonts w:ascii="Arial" w:eastAsia="Calibri" w:hAnsi="Arial" w:cs="Arial"/>
              </w:rPr>
            </w:pPr>
          </w:p>
          <w:p w14:paraId="20ACC609" w14:textId="77777777" w:rsidR="008146DF" w:rsidRDefault="008146DF" w:rsidP="00E31452">
            <w:pPr>
              <w:jc w:val="center"/>
              <w:rPr>
                <w:rFonts w:ascii="Arial" w:eastAsia="Calibri" w:hAnsi="Arial" w:cs="Arial"/>
              </w:rPr>
            </w:pPr>
            <w:r>
              <w:rPr>
                <w:rFonts w:ascii="Arial" w:eastAsia="Calibri" w:hAnsi="Arial" w:cs="Arial"/>
                <w:noProof/>
              </w:rPr>
              <w:drawing>
                <wp:inline distT="0" distB="0" distL="0" distR="0" wp14:anchorId="453AF3F8" wp14:editId="01AE4D56">
                  <wp:extent cx="1511935" cy="755650"/>
                  <wp:effectExtent l="0" t="0" r="0" b="0"/>
                  <wp:docPr id="277" name="Picture 277" descr="flexC_back-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flexC_back-11"/>
                          <pic:cNvPicPr>
                            <a:picLocks noChangeAspect="1" noChangeArrowheads="1"/>
                          </pic:cNvPicPr>
                        </pic:nvPicPr>
                        <pic:blipFill>
                          <a:blip r:embed="rId386" cstate="print">
                            <a:extLst>
                              <a:ext uri="{28A0092B-C50C-407E-A947-70E740481C1C}">
                                <a14:useLocalDpi xmlns:a14="http://schemas.microsoft.com/office/drawing/2010/main" val="0"/>
                              </a:ext>
                            </a:extLst>
                          </a:blip>
                          <a:srcRect/>
                          <a:stretch>
                            <a:fillRect/>
                          </a:stretch>
                        </pic:blipFill>
                        <pic:spPr bwMode="auto">
                          <a:xfrm>
                            <a:off x="0" y="0"/>
                            <a:ext cx="1511935" cy="755650"/>
                          </a:xfrm>
                          <a:prstGeom prst="rect">
                            <a:avLst/>
                          </a:prstGeom>
                          <a:noFill/>
                          <a:ln>
                            <a:noFill/>
                          </a:ln>
                        </pic:spPr>
                      </pic:pic>
                    </a:graphicData>
                  </a:graphic>
                </wp:inline>
              </w:drawing>
            </w:r>
          </w:p>
          <w:p w14:paraId="1F3612F3" w14:textId="77777777" w:rsidR="008146DF" w:rsidRPr="00A4255C" w:rsidRDefault="008146DF" w:rsidP="00E31452">
            <w:pPr>
              <w:rPr>
                <w:rFonts w:ascii="Arial" w:eastAsia="Calibri" w:hAnsi="Arial" w:cs="Arial"/>
              </w:rPr>
            </w:pPr>
          </w:p>
          <w:p w14:paraId="7881B948" w14:textId="77777777" w:rsidR="008146DF" w:rsidRDefault="008146DF" w:rsidP="00E31452">
            <w:pPr>
              <w:rPr>
                <w:rFonts w:ascii="Arial" w:eastAsia="Calibri" w:hAnsi="Arial" w:cs="Arial"/>
              </w:rPr>
            </w:pPr>
          </w:p>
          <w:p w14:paraId="23AE0A86" w14:textId="77777777" w:rsidR="008146DF" w:rsidRPr="00A4255C" w:rsidRDefault="008146DF" w:rsidP="00E31452">
            <w:pPr>
              <w:jc w:val="center"/>
              <w:rPr>
                <w:rFonts w:ascii="Arial" w:eastAsia="Calibri" w:hAnsi="Arial" w:cs="Arial"/>
              </w:rPr>
            </w:pPr>
          </w:p>
        </w:tc>
      </w:tr>
    </w:tbl>
    <w:p w14:paraId="4F9899D1" w14:textId="77777777" w:rsidR="008146DF" w:rsidRPr="004A1389" w:rsidRDefault="008146DF" w:rsidP="008146DF"/>
    <w:p w14:paraId="2C51C69C" w14:textId="77777777" w:rsidR="008146DF" w:rsidRDefault="008146DF" w:rsidP="008146DF">
      <w:pPr>
        <w:rPr>
          <w:rFonts w:ascii="Tahoma" w:hAnsi="Tahoma" w:cs="Tahoma"/>
          <w:b/>
          <w:sz w:val="28"/>
          <w:szCs w:val="28"/>
          <w:u w:val="single"/>
        </w:rPr>
      </w:pPr>
    </w:p>
    <w:p w14:paraId="583D26C9" w14:textId="77777777" w:rsidR="008146DF" w:rsidRDefault="008146DF" w:rsidP="008146DF">
      <w:pPr>
        <w:rPr>
          <w:rFonts w:ascii="Tahoma" w:hAnsi="Tahoma" w:cs="Tahoma"/>
          <w:b/>
          <w:sz w:val="28"/>
          <w:szCs w:val="28"/>
          <w:u w:val="single"/>
        </w:rPr>
      </w:pPr>
    </w:p>
    <w:p w14:paraId="3D05DE3D" w14:textId="77777777" w:rsidR="008146DF" w:rsidRDefault="008146DF" w:rsidP="008146DF">
      <w:pPr>
        <w:rPr>
          <w:rFonts w:ascii="Tahoma" w:hAnsi="Tahoma" w:cs="Tahoma"/>
          <w:b/>
          <w:sz w:val="28"/>
          <w:szCs w:val="28"/>
          <w:u w:val="single"/>
        </w:rPr>
        <w:sectPr w:rsidR="008146DF" w:rsidSect="00E31452">
          <w:footerReference w:type="even" r:id="rId392"/>
          <w:footerReference w:type="default" r:id="rId393"/>
          <w:pgSz w:w="12240" w:h="15840" w:code="1"/>
          <w:pgMar w:top="851" w:right="851" w:bottom="851" w:left="851" w:header="720" w:footer="720" w:gutter="0"/>
          <w:cols w:space="720"/>
          <w:docGrid w:linePitch="272"/>
        </w:sectPr>
      </w:pPr>
    </w:p>
    <w:p w14:paraId="252B8F3F" w14:textId="77777777" w:rsidR="008146DF" w:rsidRPr="002C29C9" w:rsidRDefault="008146DF" w:rsidP="008146DF">
      <w:pPr>
        <w:jc w:val="center"/>
        <w:rPr>
          <w:rFonts w:ascii="Tahoma" w:hAnsi="Tahoma" w:cs="Tahoma"/>
          <w:b/>
          <w:sz w:val="32"/>
        </w:rPr>
      </w:pPr>
      <w:r w:rsidRPr="002C29C9">
        <w:rPr>
          <w:rFonts w:ascii="Tahoma" w:hAnsi="Tahoma" w:cs="Tahoma"/>
          <w:b/>
          <w:sz w:val="32"/>
        </w:rPr>
        <w:lastRenderedPageBreak/>
        <w:t>POSTURE</w:t>
      </w:r>
    </w:p>
    <w:p w14:paraId="13232980" w14:textId="77777777" w:rsidR="008146DF" w:rsidRDefault="008146DF" w:rsidP="008146DF">
      <w:pPr>
        <w:rPr>
          <w:rFonts w:ascii="Arial" w:hAnsi="Arial" w:cs="Arial"/>
          <w:sz w:val="24"/>
        </w:rPr>
      </w:pPr>
    </w:p>
    <w:p w14:paraId="46FBBD29" w14:textId="77777777" w:rsidR="008146DF" w:rsidRPr="002C29C9" w:rsidRDefault="008146DF" w:rsidP="008146DF">
      <w:pPr>
        <w:rPr>
          <w:rFonts w:ascii="Arial" w:hAnsi="Arial" w:cs="Arial"/>
          <w:sz w:val="24"/>
        </w:rPr>
      </w:pPr>
      <w:r w:rsidRPr="002C29C9">
        <w:rPr>
          <w:rFonts w:ascii="Arial" w:hAnsi="Arial" w:cs="Arial"/>
          <w:sz w:val="24"/>
        </w:rPr>
        <w:t xml:space="preserve">Posture may be defined as the ability to maintain our centre of gravity over our body’s base of support. Maintaining proper posture requires the recruitment and strength of stabilizing muscles, flexibility, mobility and kinaesthetic awareness. Both static and dynamic posture is important to maintain alignment and to prevent injury when moving. </w:t>
      </w:r>
    </w:p>
    <w:p w14:paraId="4294A76F" w14:textId="77777777" w:rsidR="008146DF" w:rsidRPr="002C29C9" w:rsidRDefault="008146DF" w:rsidP="008146DF">
      <w:pPr>
        <w:rPr>
          <w:rFonts w:ascii="Arial" w:hAnsi="Arial" w:cs="Arial"/>
          <w:sz w:val="24"/>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85"/>
        <w:gridCol w:w="3485"/>
        <w:gridCol w:w="3486"/>
      </w:tblGrid>
      <w:tr w:rsidR="008146DF" w:rsidRPr="0044020B" w14:paraId="748C63EB" w14:textId="77777777" w:rsidTr="00E31452">
        <w:tc>
          <w:tcPr>
            <w:tcW w:w="10456" w:type="dxa"/>
            <w:gridSpan w:val="3"/>
            <w:shd w:val="clear" w:color="auto" w:fill="202020"/>
          </w:tcPr>
          <w:p w14:paraId="5BE8297C" w14:textId="77777777" w:rsidR="008146DF" w:rsidRPr="0044020B" w:rsidRDefault="008146DF" w:rsidP="00E31452">
            <w:pPr>
              <w:widowControl w:val="0"/>
              <w:tabs>
                <w:tab w:val="center" w:pos="4680"/>
              </w:tabs>
              <w:jc w:val="center"/>
              <w:rPr>
                <w:rFonts w:ascii="Tahoma" w:hAnsi="Tahoma" w:cs="Tahoma"/>
                <w:b/>
                <w:sz w:val="24"/>
              </w:rPr>
            </w:pPr>
            <w:r>
              <w:rPr>
                <w:sz w:val="24"/>
              </w:rPr>
              <w:br w:type="page"/>
            </w:r>
            <w:r w:rsidRPr="00B11133">
              <w:rPr>
                <w:rFonts w:ascii="Tahoma" w:hAnsi="Tahoma" w:cs="Tahoma"/>
                <w:b/>
                <w:sz w:val="28"/>
                <w:szCs w:val="28"/>
              </w:rPr>
              <w:t>Benefits of Good Posture</w:t>
            </w:r>
          </w:p>
        </w:tc>
      </w:tr>
      <w:tr w:rsidR="008146DF" w:rsidRPr="0044020B" w14:paraId="6DB93DA0" w14:textId="77777777" w:rsidTr="00E31452">
        <w:tc>
          <w:tcPr>
            <w:tcW w:w="3485" w:type="dxa"/>
            <w:tcBorders>
              <w:bottom w:val="single" w:sz="4" w:space="0" w:color="auto"/>
            </w:tcBorders>
          </w:tcPr>
          <w:p w14:paraId="48E22176" w14:textId="77777777" w:rsidR="008146DF" w:rsidRPr="0044020B" w:rsidRDefault="008146DF" w:rsidP="00E31452">
            <w:pPr>
              <w:widowControl w:val="0"/>
              <w:tabs>
                <w:tab w:val="center" w:pos="4680"/>
              </w:tabs>
              <w:jc w:val="center"/>
              <w:rPr>
                <w:rFonts w:ascii="Arial Narrow" w:hAnsi="Arial Narrow"/>
                <w:sz w:val="24"/>
              </w:rPr>
            </w:pPr>
            <w:r w:rsidRPr="0044020B">
              <w:rPr>
                <w:rFonts w:ascii="Arial Narrow" w:hAnsi="Arial Narrow"/>
                <w:sz w:val="24"/>
              </w:rPr>
              <w:t>↓ risk of neck and back problems</w:t>
            </w:r>
          </w:p>
          <w:p w14:paraId="262A85B5" w14:textId="77777777" w:rsidR="008146DF" w:rsidRPr="0044020B" w:rsidRDefault="008146DF" w:rsidP="00E31452">
            <w:pPr>
              <w:widowControl w:val="0"/>
              <w:tabs>
                <w:tab w:val="center" w:pos="4680"/>
              </w:tabs>
              <w:jc w:val="center"/>
              <w:rPr>
                <w:rFonts w:ascii="Arial Narrow" w:hAnsi="Arial Narrow"/>
                <w:sz w:val="24"/>
              </w:rPr>
            </w:pPr>
            <w:r w:rsidRPr="0044020B">
              <w:rPr>
                <w:rFonts w:ascii="Arial Narrow" w:hAnsi="Arial Narrow"/>
                <w:sz w:val="24"/>
              </w:rPr>
              <w:t>↓ risk of arthritis</w:t>
            </w:r>
          </w:p>
          <w:p w14:paraId="4858426D" w14:textId="77777777" w:rsidR="008146DF" w:rsidRPr="0044020B" w:rsidRDefault="008146DF" w:rsidP="00E31452">
            <w:pPr>
              <w:widowControl w:val="0"/>
              <w:tabs>
                <w:tab w:val="center" w:pos="4680"/>
              </w:tabs>
              <w:jc w:val="center"/>
              <w:rPr>
                <w:rFonts w:ascii="Arial Narrow" w:hAnsi="Arial Narrow"/>
                <w:sz w:val="24"/>
              </w:rPr>
            </w:pPr>
            <w:r w:rsidRPr="0044020B">
              <w:rPr>
                <w:rFonts w:ascii="Arial Narrow" w:hAnsi="Arial Narrow"/>
                <w:sz w:val="24"/>
              </w:rPr>
              <w:t xml:space="preserve">↓ risk of strains and pains </w:t>
            </w:r>
          </w:p>
          <w:p w14:paraId="7CF928FC" w14:textId="77777777" w:rsidR="008146DF" w:rsidRPr="008E1A17" w:rsidRDefault="008146DF" w:rsidP="00E31452">
            <w:pPr>
              <w:widowControl w:val="0"/>
              <w:tabs>
                <w:tab w:val="center" w:pos="4680"/>
              </w:tabs>
              <w:jc w:val="center"/>
              <w:rPr>
                <w:rFonts w:ascii="Arial Narrow" w:hAnsi="Arial Narrow"/>
                <w:sz w:val="24"/>
              </w:rPr>
            </w:pPr>
            <w:r w:rsidRPr="0044020B">
              <w:rPr>
                <w:rFonts w:ascii="Arial Narrow" w:hAnsi="Arial Narrow"/>
                <w:sz w:val="24"/>
              </w:rPr>
              <w:t>↓ stress on ligaments of the spine</w:t>
            </w:r>
            <w:r w:rsidRPr="008E1A17">
              <w:rPr>
                <w:rFonts w:ascii="Arial Narrow" w:hAnsi="Arial Narrow"/>
                <w:sz w:val="24"/>
              </w:rPr>
              <w:t xml:space="preserve"> </w:t>
            </w:r>
          </w:p>
        </w:tc>
        <w:tc>
          <w:tcPr>
            <w:tcW w:w="3485" w:type="dxa"/>
            <w:tcBorders>
              <w:bottom w:val="single" w:sz="4" w:space="0" w:color="auto"/>
            </w:tcBorders>
          </w:tcPr>
          <w:p w14:paraId="7DA64022" w14:textId="77777777" w:rsidR="008146DF" w:rsidRPr="008E1A17" w:rsidRDefault="008146DF" w:rsidP="00E31452">
            <w:pPr>
              <w:widowControl w:val="0"/>
              <w:tabs>
                <w:tab w:val="center" w:pos="4680"/>
              </w:tabs>
              <w:jc w:val="center"/>
              <w:rPr>
                <w:rFonts w:ascii="Arial Narrow" w:hAnsi="Arial Narrow"/>
                <w:sz w:val="24"/>
              </w:rPr>
            </w:pPr>
            <w:r w:rsidRPr="008E1A17">
              <w:rPr>
                <w:rFonts w:ascii="Arial Narrow" w:hAnsi="Arial Narrow"/>
                <w:sz w:val="24"/>
              </w:rPr>
              <w:t>↓ risk of nerve impingement</w:t>
            </w:r>
          </w:p>
          <w:p w14:paraId="6DF74A77" w14:textId="77777777" w:rsidR="008146DF" w:rsidRDefault="008146DF" w:rsidP="00E31452">
            <w:pPr>
              <w:widowControl w:val="0"/>
              <w:tabs>
                <w:tab w:val="center" w:pos="4680"/>
              </w:tabs>
              <w:jc w:val="center"/>
              <w:rPr>
                <w:rFonts w:ascii="Arial Narrow" w:hAnsi="Arial Narrow"/>
                <w:sz w:val="24"/>
              </w:rPr>
            </w:pPr>
            <w:r w:rsidRPr="0044020B">
              <w:rPr>
                <w:rFonts w:ascii="Arial Narrow" w:hAnsi="Arial Narrow"/>
                <w:sz w:val="24"/>
              </w:rPr>
              <w:t>↓</w:t>
            </w:r>
            <w:r>
              <w:rPr>
                <w:rFonts w:ascii="Arial Narrow" w:hAnsi="Arial Narrow"/>
                <w:sz w:val="24"/>
              </w:rPr>
              <w:t xml:space="preserve"> repetitive stress overload</w:t>
            </w:r>
          </w:p>
          <w:p w14:paraId="42F0A9A5" w14:textId="77777777" w:rsidR="008146DF" w:rsidRDefault="008146DF" w:rsidP="00E31452">
            <w:pPr>
              <w:widowControl w:val="0"/>
              <w:tabs>
                <w:tab w:val="center" w:pos="4680"/>
              </w:tabs>
              <w:jc w:val="center"/>
              <w:rPr>
                <w:rFonts w:ascii="Arial Narrow" w:hAnsi="Arial Narrow"/>
                <w:sz w:val="24"/>
              </w:rPr>
            </w:pPr>
            <w:r w:rsidRPr="008E1A17">
              <w:rPr>
                <w:rFonts w:ascii="Arial Narrow" w:hAnsi="Arial Narrow"/>
                <w:sz w:val="24"/>
              </w:rPr>
              <w:t>↓ headaches and fatigue</w:t>
            </w:r>
            <w:r>
              <w:rPr>
                <w:rFonts w:ascii="Arial Narrow" w:hAnsi="Arial Narrow"/>
                <w:sz w:val="24"/>
              </w:rPr>
              <w:t xml:space="preserve"> Improved Better sleep</w:t>
            </w:r>
          </w:p>
        </w:tc>
        <w:tc>
          <w:tcPr>
            <w:tcW w:w="3486" w:type="dxa"/>
            <w:tcBorders>
              <w:bottom w:val="single" w:sz="4" w:space="0" w:color="auto"/>
            </w:tcBorders>
          </w:tcPr>
          <w:p w14:paraId="25A906DE" w14:textId="77777777" w:rsidR="008146DF" w:rsidRPr="002A190D" w:rsidRDefault="008146DF" w:rsidP="00E31452">
            <w:pPr>
              <w:widowControl w:val="0"/>
              <w:tabs>
                <w:tab w:val="center" w:pos="4680"/>
              </w:tabs>
              <w:jc w:val="center"/>
              <w:rPr>
                <w:rFonts w:ascii="Arial Narrow" w:hAnsi="Arial Narrow"/>
                <w:sz w:val="24"/>
                <w:lang w:val="en-US"/>
              </w:rPr>
            </w:pPr>
            <w:r>
              <w:rPr>
                <w:rFonts w:ascii="Arial Narrow" w:hAnsi="Arial Narrow"/>
                <w:sz w:val="24"/>
              </w:rPr>
              <w:t>I</w:t>
            </w:r>
            <w:r w:rsidRPr="008E1A17">
              <w:rPr>
                <w:rFonts w:ascii="Arial Narrow" w:hAnsi="Arial Narrow"/>
                <w:sz w:val="24"/>
              </w:rPr>
              <w:t xml:space="preserve">mproved breathing </w:t>
            </w:r>
          </w:p>
          <w:p w14:paraId="60794A03" w14:textId="77777777" w:rsidR="008146DF" w:rsidRDefault="008146DF" w:rsidP="00E31452">
            <w:pPr>
              <w:widowControl w:val="0"/>
              <w:tabs>
                <w:tab w:val="center" w:pos="4680"/>
              </w:tabs>
              <w:jc w:val="center"/>
              <w:rPr>
                <w:rFonts w:ascii="Arial Narrow" w:hAnsi="Arial Narrow"/>
                <w:sz w:val="24"/>
              </w:rPr>
            </w:pPr>
            <w:r>
              <w:rPr>
                <w:rFonts w:ascii="Arial Narrow" w:hAnsi="Arial Narrow"/>
                <w:sz w:val="24"/>
              </w:rPr>
              <w:t xml:space="preserve">Improved movement efficiency Improved coordination </w:t>
            </w:r>
          </w:p>
          <w:p w14:paraId="28194D5A" w14:textId="77777777" w:rsidR="008146DF" w:rsidRPr="002A190D" w:rsidRDefault="008146DF" w:rsidP="00E31452">
            <w:pPr>
              <w:widowControl w:val="0"/>
              <w:tabs>
                <w:tab w:val="center" w:pos="4680"/>
              </w:tabs>
              <w:jc w:val="center"/>
              <w:rPr>
                <w:rFonts w:ascii="Arial Narrow" w:hAnsi="Arial Narrow"/>
                <w:sz w:val="24"/>
              </w:rPr>
            </w:pPr>
            <w:r>
              <w:rPr>
                <w:rFonts w:ascii="Arial Narrow" w:hAnsi="Arial Narrow"/>
                <w:sz w:val="24"/>
              </w:rPr>
              <w:t>Improved balance</w:t>
            </w:r>
          </w:p>
        </w:tc>
      </w:tr>
      <w:tr w:rsidR="008146DF" w:rsidRPr="0044020B" w14:paraId="27670A2D" w14:textId="77777777" w:rsidTr="00E31452">
        <w:tc>
          <w:tcPr>
            <w:tcW w:w="3485" w:type="dxa"/>
          </w:tcPr>
          <w:p w14:paraId="767E0B59" w14:textId="77777777" w:rsidR="008146DF" w:rsidRDefault="008146DF" w:rsidP="00E31452">
            <w:pPr>
              <w:widowControl w:val="0"/>
              <w:tabs>
                <w:tab w:val="center" w:pos="4680"/>
              </w:tabs>
              <w:jc w:val="center"/>
              <w:rPr>
                <w:rFonts w:ascii="Arial Narrow" w:hAnsi="Arial Narrow"/>
                <w:b/>
                <w:sz w:val="24"/>
              </w:rPr>
            </w:pPr>
            <w:r>
              <w:rPr>
                <w:rFonts w:ascii="Arial Narrow" w:hAnsi="Arial Narrow"/>
                <w:b/>
                <w:sz w:val="24"/>
              </w:rPr>
              <w:t xml:space="preserve">Correct Sitting Posture </w:t>
            </w:r>
          </w:p>
          <w:p w14:paraId="5C8648A5" w14:textId="77777777" w:rsidR="008146DF" w:rsidRPr="0044020B" w:rsidRDefault="008146DF" w:rsidP="00E31452">
            <w:pPr>
              <w:widowControl w:val="0"/>
              <w:tabs>
                <w:tab w:val="center" w:pos="4680"/>
              </w:tabs>
              <w:jc w:val="center"/>
              <w:rPr>
                <w:rFonts w:ascii="Arial Narrow" w:hAnsi="Arial Narrow"/>
                <w:b/>
                <w:sz w:val="24"/>
              </w:rPr>
            </w:pPr>
            <w:r>
              <w:rPr>
                <w:rFonts w:ascii="Arial Narrow" w:hAnsi="Arial Narrow"/>
                <w:b/>
                <w:noProof/>
                <w:sz w:val="24"/>
              </w:rPr>
              <w:drawing>
                <wp:inline distT="0" distB="0" distL="0" distR="0" wp14:anchorId="16D9805C" wp14:editId="311E1208">
                  <wp:extent cx="636327" cy="1110905"/>
                  <wp:effectExtent l="0" t="0" r="0" b="0"/>
                  <wp:docPr id="278" name="Picture 278" descr="pos-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pos-02"/>
                          <pic:cNvPicPr>
                            <a:picLocks noChangeAspect="1" noChangeArrowheads="1"/>
                          </pic:cNvPicPr>
                        </pic:nvPicPr>
                        <pic:blipFill>
                          <a:blip r:embed="rId394" cstate="print">
                            <a:extLst>
                              <a:ext uri="{28A0092B-C50C-407E-A947-70E740481C1C}">
                                <a14:useLocalDpi xmlns:a14="http://schemas.microsoft.com/office/drawing/2010/main" val="0"/>
                              </a:ext>
                            </a:extLst>
                          </a:blip>
                          <a:srcRect/>
                          <a:stretch>
                            <a:fillRect/>
                          </a:stretch>
                        </pic:blipFill>
                        <pic:spPr bwMode="auto">
                          <a:xfrm>
                            <a:off x="0" y="0"/>
                            <a:ext cx="642088" cy="1120963"/>
                          </a:xfrm>
                          <a:prstGeom prst="rect">
                            <a:avLst/>
                          </a:prstGeom>
                          <a:noFill/>
                          <a:ln>
                            <a:noFill/>
                          </a:ln>
                        </pic:spPr>
                      </pic:pic>
                    </a:graphicData>
                  </a:graphic>
                </wp:inline>
              </w:drawing>
            </w:r>
          </w:p>
        </w:tc>
        <w:tc>
          <w:tcPr>
            <w:tcW w:w="3485" w:type="dxa"/>
            <w:vMerge w:val="restart"/>
          </w:tcPr>
          <w:p w14:paraId="269DD0C3" w14:textId="77777777" w:rsidR="008146DF" w:rsidRDefault="008146DF" w:rsidP="00E31452">
            <w:pPr>
              <w:widowControl w:val="0"/>
              <w:tabs>
                <w:tab w:val="center" w:pos="4680"/>
              </w:tabs>
              <w:jc w:val="center"/>
              <w:rPr>
                <w:rFonts w:ascii="Arial Narrow" w:hAnsi="Arial Narrow"/>
                <w:b/>
                <w:sz w:val="24"/>
              </w:rPr>
            </w:pPr>
          </w:p>
          <w:p w14:paraId="0F5E951F" w14:textId="77777777" w:rsidR="008146DF" w:rsidRDefault="008146DF" w:rsidP="00E31452">
            <w:pPr>
              <w:widowControl w:val="0"/>
              <w:tabs>
                <w:tab w:val="center" w:pos="4680"/>
              </w:tabs>
              <w:jc w:val="center"/>
              <w:rPr>
                <w:rFonts w:ascii="Arial Narrow" w:hAnsi="Arial Narrow"/>
                <w:b/>
                <w:sz w:val="24"/>
              </w:rPr>
            </w:pPr>
            <w:r>
              <w:rPr>
                <w:rFonts w:ascii="Arial Narrow" w:hAnsi="Arial Narrow"/>
                <w:b/>
                <w:sz w:val="24"/>
              </w:rPr>
              <w:t>Proper Standing Posture</w:t>
            </w:r>
          </w:p>
          <w:p w14:paraId="3A8B764B" w14:textId="77777777" w:rsidR="008146DF" w:rsidRDefault="008146DF" w:rsidP="00E31452">
            <w:pPr>
              <w:widowControl w:val="0"/>
              <w:tabs>
                <w:tab w:val="center" w:pos="4680"/>
              </w:tabs>
              <w:jc w:val="center"/>
              <w:rPr>
                <w:rFonts w:ascii="Arial Narrow" w:hAnsi="Arial Narrow"/>
                <w:b/>
                <w:sz w:val="24"/>
              </w:rPr>
            </w:pPr>
          </w:p>
          <w:p w14:paraId="1345DF49" w14:textId="77777777" w:rsidR="008146DF" w:rsidRPr="0044020B" w:rsidRDefault="008146DF" w:rsidP="00E31452">
            <w:pPr>
              <w:widowControl w:val="0"/>
              <w:tabs>
                <w:tab w:val="center" w:pos="4680"/>
              </w:tabs>
              <w:jc w:val="center"/>
              <w:rPr>
                <w:rFonts w:ascii="Arial Narrow" w:hAnsi="Arial Narrow"/>
                <w:b/>
                <w:sz w:val="24"/>
              </w:rPr>
            </w:pPr>
            <w:r>
              <w:rPr>
                <w:rFonts w:ascii="Arial Narrow" w:hAnsi="Arial Narrow"/>
                <w:b/>
                <w:noProof/>
                <w:sz w:val="24"/>
              </w:rPr>
              <w:drawing>
                <wp:inline distT="0" distB="0" distL="0" distR="0" wp14:anchorId="69A687C2" wp14:editId="34B308ED">
                  <wp:extent cx="1341120" cy="2255520"/>
                  <wp:effectExtent l="0" t="0" r="0" b="0"/>
                  <wp:docPr id="279" name="Picture 279" descr="pos-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pos-01"/>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1341120" cy="2255520"/>
                          </a:xfrm>
                          <a:prstGeom prst="rect">
                            <a:avLst/>
                          </a:prstGeom>
                          <a:noFill/>
                          <a:ln>
                            <a:noFill/>
                          </a:ln>
                        </pic:spPr>
                      </pic:pic>
                    </a:graphicData>
                  </a:graphic>
                </wp:inline>
              </w:drawing>
            </w:r>
          </w:p>
        </w:tc>
        <w:tc>
          <w:tcPr>
            <w:tcW w:w="3486" w:type="dxa"/>
          </w:tcPr>
          <w:p w14:paraId="7A93A44B" w14:textId="77777777" w:rsidR="008146DF" w:rsidRDefault="008146DF" w:rsidP="00E31452">
            <w:pPr>
              <w:widowControl w:val="0"/>
              <w:tabs>
                <w:tab w:val="center" w:pos="4680"/>
              </w:tabs>
              <w:jc w:val="center"/>
              <w:rPr>
                <w:rFonts w:ascii="Arial Narrow" w:hAnsi="Arial Narrow"/>
                <w:b/>
                <w:sz w:val="24"/>
              </w:rPr>
            </w:pPr>
            <w:r>
              <w:rPr>
                <w:rFonts w:ascii="Arial Narrow" w:hAnsi="Arial Narrow"/>
                <w:b/>
                <w:sz w:val="24"/>
              </w:rPr>
              <w:t xml:space="preserve">Correct Lifting Posture </w:t>
            </w:r>
          </w:p>
          <w:p w14:paraId="0D12DAF8" w14:textId="77777777" w:rsidR="008146DF" w:rsidRPr="0044020B" w:rsidRDefault="008146DF" w:rsidP="00E31452">
            <w:pPr>
              <w:widowControl w:val="0"/>
              <w:tabs>
                <w:tab w:val="center" w:pos="4680"/>
              </w:tabs>
              <w:jc w:val="center"/>
              <w:rPr>
                <w:rFonts w:ascii="Arial Narrow" w:hAnsi="Arial Narrow"/>
                <w:b/>
                <w:sz w:val="24"/>
              </w:rPr>
            </w:pPr>
            <w:r>
              <w:rPr>
                <w:rFonts w:ascii="Arial Narrow" w:hAnsi="Arial Narrow"/>
                <w:b/>
                <w:noProof/>
                <w:sz w:val="24"/>
              </w:rPr>
              <w:drawing>
                <wp:inline distT="0" distB="0" distL="0" distR="0" wp14:anchorId="536A31B5" wp14:editId="2C01BCC7">
                  <wp:extent cx="851278" cy="1082848"/>
                  <wp:effectExtent l="0" t="0" r="6350" b="3175"/>
                  <wp:docPr id="280" name="Picture 280" descr="pos-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pos-06"/>
                          <pic:cNvPicPr>
                            <a:picLocks noChangeAspect="1" noChangeArrowheads="1"/>
                          </pic:cNvPicPr>
                        </pic:nvPicPr>
                        <pic:blipFill>
                          <a:blip r:embed="rId396" cstate="print">
                            <a:extLst>
                              <a:ext uri="{28A0092B-C50C-407E-A947-70E740481C1C}">
                                <a14:useLocalDpi xmlns:a14="http://schemas.microsoft.com/office/drawing/2010/main" val="0"/>
                              </a:ext>
                            </a:extLst>
                          </a:blip>
                          <a:srcRect/>
                          <a:stretch>
                            <a:fillRect/>
                          </a:stretch>
                        </pic:blipFill>
                        <pic:spPr bwMode="auto">
                          <a:xfrm>
                            <a:off x="0" y="0"/>
                            <a:ext cx="856273" cy="1089202"/>
                          </a:xfrm>
                          <a:prstGeom prst="rect">
                            <a:avLst/>
                          </a:prstGeom>
                          <a:noFill/>
                          <a:ln>
                            <a:noFill/>
                          </a:ln>
                        </pic:spPr>
                      </pic:pic>
                    </a:graphicData>
                  </a:graphic>
                </wp:inline>
              </w:drawing>
            </w:r>
          </w:p>
        </w:tc>
      </w:tr>
      <w:tr w:rsidR="008146DF" w:rsidRPr="0044020B" w14:paraId="61A41CCF" w14:textId="77777777" w:rsidTr="00E31452">
        <w:tc>
          <w:tcPr>
            <w:tcW w:w="3485" w:type="dxa"/>
          </w:tcPr>
          <w:p w14:paraId="36FE2F06" w14:textId="77777777" w:rsidR="008146DF" w:rsidRDefault="008146DF" w:rsidP="00E31452">
            <w:pPr>
              <w:widowControl w:val="0"/>
              <w:tabs>
                <w:tab w:val="center" w:pos="4680"/>
              </w:tabs>
              <w:jc w:val="center"/>
              <w:rPr>
                <w:rFonts w:ascii="Arial Narrow" w:hAnsi="Arial Narrow"/>
                <w:b/>
                <w:sz w:val="24"/>
              </w:rPr>
            </w:pPr>
            <w:r>
              <w:rPr>
                <w:rFonts w:ascii="Arial Narrow" w:hAnsi="Arial Narrow"/>
                <w:b/>
                <w:sz w:val="24"/>
              </w:rPr>
              <w:t>Correct Sleeping Posture</w:t>
            </w:r>
          </w:p>
          <w:p w14:paraId="505EC861" w14:textId="77777777" w:rsidR="008146DF" w:rsidRDefault="008146DF" w:rsidP="00E31452">
            <w:pPr>
              <w:widowControl w:val="0"/>
              <w:tabs>
                <w:tab w:val="center" w:pos="4680"/>
              </w:tabs>
              <w:jc w:val="center"/>
              <w:rPr>
                <w:rFonts w:ascii="Arial Narrow" w:hAnsi="Arial Narrow"/>
                <w:b/>
                <w:sz w:val="24"/>
              </w:rPr>
            </w:pPr>
            <w:r>
              <w:rPr>
                <w:rFonts w:ascii="Arial Narrow" w:hAnsi="Arial Narrow"/>
                <w:b/>
                <w:sz w:val="24"/>
              </w:rPr>
              <w:t>Zzz…</w:t>
            </w:r>
          </w:p>
          <w:p w14:paraId="5F3A0ADA" w14:textId="77777777" w:rsidR="008146DF" w:rsidRDefault="008146DF" w:rsidP="00E31452">
            <w:pPr>
              <w:widowControl w:val="0"/>
              <w:tabs>
                <w:tab w:val="center" w:pos="4680"/>
              </w:tabs>
              <w:jc w:val="center"/>
              <w:rPr>
                <w:rFonts w:ascii="Arial Narrow" w:hAnsi="Arial Narrow"/>
                <w:b/>
                <w:sz w:val="24"/>
              </w:rPr>
            </w:pPr>
          </w:p>
          <w:p w14:paraId="50BF3053" w14:textId="77777777" w:rsidR="008146DF" w:rsidRDefault="008146DF" w:rsidP="00E31452">
            <w:pPr>
              <w:widowControl w:val="0"/>
              <w:tabs>
                <w:tab w:val="center" w:pos="4680"/>
              </w:tabs>
              <w:jc w:val="center"/>
              <w:rPr>
                <w:rFonts w:ascii="Arial Narrow" w:hAnsi="Arial Narrow"/>
                <w:b/>
                <w:sz w:val="24"/>
              </w:rPr>
            </w:pPr>
          </w:p>
          <w:p w14:paraId="51ADC5E7" w14:textId="77777777" w:rsidR="008146DF" w:rsidRPr="0044020B" w:rsidRDefault="008146DF" w:rsidP="00E31452">
            <w:pPr>
              <w:widowControl w:val="0"/>
              <w:tabs>
                <w:tab w:val="center" w:pos="4680"/>
              </w:tabs>
              <w:jc w:val="center"/>
              <w:rPr>
                <w:rFonts w:ascii="Arial Narrow" w:hAnsi="Arial Narrow"/>
                <w:b/>
                <w:sz w:val="24"/>
              </w:rPr>
            </w:pPr>
            <w:r>
              <w:rPr>
                <w:rFonts w:ascii="Arial Narrow" w:hAnsi="Arial Narrow"/>
                <w:b/>
                <w:noProof/>
                <w:sz w:val="24"/>
              </w:rPr>
              <w:drawing>
                <wp:inline distT="0" distB="0" distL="0" distR="0" wp14:anchorId="59B3F7D5" wp14:editId="6837828A">
                  <wp:extent cx="1828800" cy="560705"/>
                  <wp:effectExtent l="0" t="0" r="0" b="0"/>
                  <wp:docPr id="281" name="Picture 281" descr="pos-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pos-03"/>
                          <pic:cNvPicPr>
                            <a:picLocks noChangeAspect="1" noChangeArrowheads="1"/>
                          </pic:cNvPicPr>
                        </pic:nvPicPr>
                        <pic:blipFill>
                          <a:blip r:embed="rId397">
                            <a:extLst>
                              <a:ext uri="{28A0092B-C50C-407E-A947-70E740481C1C}">
                                <a14:useLocalDpi xmlns:a14="http://schemas.microsoft.com/office/drawing/2010/main" val="0"/>
                              </a:ext>
                            </a:extLst>
                          </a:blip>
                          <a:srcRect/>
                          <a:stretch>
                            <a:fillRect/>
                          </a:stretch>
                        </pic:blipFill>
                        <pic:spPr bwMode="auto">
                          <a:xfrm>
                            <a:off x="0" y="0"/>
                            <a:ext cx="1828800" cy="560705"/>
                          </a:xfrm>
                          <a:prstGeom prst="rect">
                            <a:avLst/>
                          </a:prstGeom>
                          <a:noFill/>
                          <a:ln>
                            <a:noFill/>
                          </a:ln>
                        </pic:spPr>
                      </pic:pic>
                    </a:graphicData>
                  </a:graphic>
                </wp:inline>
              </w:drawing>
            </w:r>
          </w:p>
        </w:tc>
        <w:tc>
          <w:tcPr>
            <w:tcW w:w="3485" w:type="dxa"/>
            <w:vMerge/>
          </w:tcPr>
          <w:p w14:paraId="128E2263" w14:textId="77777777" w:rsidR="008146DF" w:rsidRPr="0044020B" w:rsidRDefault="008146DF" w:rsidP="00E31452">
            <w:pPr>
              <w:widowControl w:val="0"/>
              <w:tabs>
                <w:tab w:val="center" w:pos="4680"/>
              </w:tabs>
              <w:jc w:val="center"/>
              <w:rPr>
                <w:rFonts w:ascii="Arial Narrow" w:hAnsi="Arial Narrow"/>
                <w:b/>
                <w:sz w:val="24"/>
              </w:rPr>
            </w:pPr>
          </w:p>
        </w:tc>
        <w:tc>
          <w:tcPr>
            <w:tcW w:w="3486" w:type="dxa"/>
          </w:tcPr>
          <w:p w14:paraId="71C9DFEB" w14:textId="77777777" w:rsidR="008146DF" w:rsidRDefault="008146DF" w:rsidP="00E31452">
            <w:pPr>
              <w:widowControl w:val="0"/>
              <w:tabs>
                <w:tab w:val="center" w:pos="4680"/>
              </w:tabs>
              <w:jc w:val="center"/>
              <w:rPr>
                <w:rFonts w:ascii="Arial Narrow" w:hAnsi="Arial Narrow"/>
                <w:b/>
                <w:sz w:val="24"/>
              </w:rPr>
            </w:pPr>
            <w:r>
              <w:rPr>
                <w:rFonts w:ascii="Arial Narrow" w:hAnsi="Arial Narrow"/>
                <w:b/>
                <w:sz w:val="24"/>
              </w:rPr>
              <w:t xml:space="preserve">Correct Bending Posture </w:t>
            </w:r>
          </w:p>
          <w:p w14:paraId="68A01DCC" w14:textId="77777777" w:rsidR="008146DF" w:rsidRPr="0044020B" w:rsidRDefault="008146DF" w:rsidP="00E31452">
            <w:pPr>
              <w:widowControl w:val="0"/>
              <w:tabs>
                <w:tab w:val="center" w:pos="4680"/>
              </w:tabs>
              <w:jc w:val="center"/>
              <w:rPr>
                <w:rFonts w:ascii="Arial Narrow" w:hAnsi="Arial Narrow"/>
                <w:b/>
                <w:sz w:val="24"/>
              </w:rPr>
            </w:pPr>
            <w:r>
              <w:rPr>
                <w:rFonts w:ascii="Arial Narrow" w:hAnsi="Arial Narrow"/>
                <w:b/>
                <w:noProof/>
                <w:sz w:val="24"/>
              </w:rPr>
              <w:drawing>
                <wp:inline distT="0" distB="0" distL="0" distR="0" wp14:anchorId="3497D202" wp14:editId="3F606374">
                  <wp:extent cx="1037129" cy="1159790"/>
                  <wp:effectExtent l="0" t="0" r="0" b="2540"/>
                  <wp:docPr id="282" name="Picture 282" descr="pos-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pos-05"/>
                          <pic:cNvPicPr>
                            <a:picLocks noChangeAspect="1" noChangeArrowheads="1"/>
                          </pic:cNvPicPr>
                        </pic:nvPicPr>
                        <pic:blipFill>
                          <a:blip r:embed="rId398" cstate="print">
                            <a:extLst>
                              <a:ext uri="{28A0092B-C50C-407E-A947-70E740481C1C}">
                                <a14:useLocalDpi xmlns:a14="http://schemas.microsoft.com/office/drawing/2010/main" val="0"/>
                              </a:ext>
                            </a:extLst>
                          </a:blip>
                          <a:srcRect/>
                          <a:stretch>
                            <a:fillRect/>
                          </a:stretch>
                        </pic:blipFill>
                        <pic:spPr bwMode="auto">
                          <a:xfrm>
                            <a:off x="0" y="0"/>
                            <a:ext cx="1048166" cy="1172132"/>
                          </a:xfrm>
                          <a:prstGeom prst="rect">
                            <a:avLst/>
                          </a:prstGeom>
                          <a:noFill/>
                          <a:ln>
                            <a:noFill/>
                          </a:ln>
                        </pic:spPr>
                      </pic:pic>
                    </a:graphicData>
                  </a:graphic>
                </wp:inline>
              </w:drawing>
            </w:r>
          </w:p>
        </w:tc>
      </w:tr>
      <w:tr w:rsidR="008146DF" w:rsidRPr="0044020B" w14:paraId="36085480" w14:textId="77777777" w:rsidTr="00E31452">
        <w:tc>
          <w:tcPr>
            <w:tcW w:w="10456" w:type="dxa"/>
            <w:gridSpan w:val="3"/>
          </w:tcPr>
          <w:p w14:paraId="6FF21B25" w14:textId="77777777" w:rsidR="008146DF" w:rsidRPr="0044020B" w:rsidRDefault="008146DF" w:rsidP="00E31452">
            <w:pPr>
              <w:widowControl w:val="0"/>
              <w:tabs>
                <w:tab w:val="center" w:pos="4680"/>
              </w:tabs>
              <w:jc w:val="center"/>
              <w:rPr>
                <w:rFonts w:ascii="Arial Narrow" w:hAnsi="Arial Narrow"/>
                <w:b/>
                <w:sz w:val="24"/>
              </w:rPr>
            </w:pPr>
            <w:r w:rsidRPr="00B11133">
              <w:rPr>
                <w:rFonts w:ascii="Tahoma" w:hAnsi="Tahoma" w:cs="Tahoma"/>
                <w:b/>
                <w:sz w:val="28"/>
                <w:szCs w:val="28"/>
              </w:rPr>
              <w:t>Common Postural Errors</w:t>
            </w:r>
          </w:p>
        </w:tc>
      </w:tr>
      <w:tr w:rsidR="008146DF" w:rsidRPr="0044020B" w14:paraId="0F74349B" w14:textId="77777777" w:rsidTr="00E31452">
        <w:tc>
          <w:tcPr>
            <w:tcW w:w="3485" w:type="dxa"/>
          </w:tcPr>
          <w:p w14:paraId="789E884A" w14:textId="77777777" w:rsidR="008146DF" w:rsidRPr="0044020B" w:rsidRDefault="008146DF" w:rsidP="00E31452">
            <w:pPr>
              <w:widowControl w:val="0"/>
              <w:tabs>
                <w:tab w:val="center" w:pos="4680"/>
              </w:tabs>
              <w:jc w:val="center"/>
              <w:rPr>
                <w:rFonts w:ascii="Arial Narrow" w:hAnsi="Arial Narrow"/>
                <w:b/>
                <w:sz w:val="24"/>
              </w:rPr>
            </w:pPr>
            <w:r>
              <w:rPr>
                <w:rFonts w:ascii="Arial Narrow" w:hAnsi="Arial Narrow"/>
                <w:b/>
                <w:sz w:val="24"/>
              </w:rPr>
              <w:t>Rounded Shoulders</w:t>
            </w:r>
          </w:p>
          <w:p w14:paraId="74DF7E42" w14:textId="77777777" w:rsidR="008146DF" w:rsidRPr="0044020B" w:rsidRDefault="008146DF" w:rsidP="00E31452">
            <w:pPr>
              <w:widowControl w:val="0"/>
              <w:tabs>
                <w:tab w:val="center" w:pos="4680"/>
              </w:tabs>
              <w:jc w:val="center"/>
              <w:rPr>
                <w:rFonts w:ascii="Arial Narrow" w:hAnsi="Arial Narrow"/>
                <w:sz w:val="24"/>
              </w:rPr>
            </w:pPr>
            <w:r w:rsidRPr="0044020B">
              <w:rPr>
                <w:rFonts w:ascii="Arial Narrow" w:hAnsi="Arial Narrow"/>
                <w:sz w:val="24"/>
              </w:rPr>
              <w:t>Shoulders rounded forward</w:t>
            </w:r>
          </w:p>
          <w:p w14:paraId="3CFBA216" w14:textId="77777777" w:rsidR="008146DF" w:rsidRPr="0044020B" w:rsidRDefault="008146DF" w:rsidP="00E31452">
            <w:pPr>
              <w:widowControl w:val="0"/>
              <w:tabs>
                <w:tab w:val="center" w:pos="4680"/>
              </w:tabs>
              <w:jc w:val="center"/>
              <w:rPr>
                <w:rFonts w:ascii="Arial Narrow" w:hAnsi="Arial Narrow"/>
                <w:b/>
                <w:sz w:val="24"/>
              </w:rPr>
            </w:pPr>
            <w:r w:rsidRPr="0044020B">
              <w:rPr>
                <w:rFonts w:ascii="Arial Narrow" w:hAnsi="Arial Narrow"/>
                <w:sz w:val="24"/>
              </w:rPr>
              <w:t>While standing or sitting</w:t>
            </w:r>
            <w:r>
              <w:rPr>
                <w:rFonts w:ascii="Arial Narrow" w:hAnsi="Arial Narrow"/>
                <w:sz w:val="24"/>
              </w:rPr>
              <w:t xml:space="preserve"> </w:t>
            </w:r>
            <w:r w:rsidRPr="008E1A17">
              <w:rPr>
                <w:rFonts w:ascii="Arial Narrow" w:hAnsi="Arial Narrow"/>
                <w:sz w:val="24"/>
              </w:rPr>
              <w:t>Caused by tight chest muscles and weak upper back muscles</w:t>
            </w:r>
            <w:r w:rsidRPr="0044020B">
              <w:rPr>
                <w:rFonts w:ascii="Arial Narrow" w:hAnsi="Arial Narrow"/>
                <w:sz w:val="24"/>
              </w:rPr>
              <w:t>.</w:t>
            </w:r>
          </w:p>
        </w:tc>
        <w:tc>
          <w:tcPr>
            <w:tcW w:w="3485" w:type="dxa"/>
            <w:vMerge w:val="restart"/>
          </w:tcPr>
          <w:p w14:paraId="1C86066D" w14:textId="77777777" w:rsidR="008146DF" w:rsidRPr="0044020B" w:rsidRDefault="008146DF" w:rsidP="00E31452">
            <w:pPr>
              <w:widowControl w:val="0"/>
              <w:tabs>
                <w:tab w:val="center" w:pos="4680"/>
              </w:tabs>
              <w:jc w:val="center"/>
              <w:rPr>
                <w:rFonts w:ascii="Arial Narrow" w:hAnsi="Arial Narrow"/>
                <w:b/>
                <w:sz w:val="24"/>
              </w:rPr>
            </w:pPr>
            <w:r>
              <w:rPr>
                <w:rFonts w:ascii="Arial Narrow" w:hAnsi="Arial Narrow"/>
                <w:b/>
                <w:noProof/>
                <w:sz w:val="24"/>
              </w:rPr>
              <w:drawing>
                <wp:inline distT="0" distB="0" distL="0" distR="0" wp14:anchorId="6FD432FA" wp14:editId="3AB498DB">
                  <wp:extent cx="1657985" cy="1999615"/>
                  <wp:effectExtent l="0" t="0" r="0" b="0"/>
                  <wp:docPr id="283" name="Picture 283" descr="pos-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pos-04"/>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1657985" cy="1999615"/>
                          </a:xfrm>
                          <a:prstGeom prst="rect">
                            <a:avLst/>
                          </a:prstGeom>
                          <a:noFill/>
                          <a:ln>
                            <a:noFill/>
                          </a:ln>
                        </pic:spPr>
                      </pic:pic>
                    </a:graphicData>
                  </a:graphic>
                </wp:inline>
              </w:drawing>
            </w:r>
          </w:p>
        </w:tc>
        <w:tc>
          <w:tcPr>
            <w:tcW w:w="3486" w:type="dxa"/>
          </w:tcPr>
          <w:p w14:paraId="5CB154AB" w14:textId="77777777" w:rsidR="008146DF" w:rsidRPr="0044020B" w:rsidRDefault="008146DF" w:rsidP="00E31452">
            <w:pPr>
              <w:widowControl w:val="0"/>
              <w:tabs>
                <w:tab w:val="center" w:pos="4680"/>
              </w:tabs>
              <w:jc w:val="center"/>
              <w:rPr>
                <w:rFonts w:ascii="Arial Narrow" w:hAnsi="Arial Narrow"/>
                <w:sz w:val="24"/>
              </w:rPr>
            </w:pPr>
            <w:r w:rsidRPr="0044020B">
              <w:rPr>
                <w:rFonts w:ascii="Arial Narrow" w:hAnsi="Arial Narrow"/>
                <w:b/>
                <w:sz w:val="24"/>
              </w:rPr>
              <w:t>Head forward posture</w:t>
            </w:r>
            <w:r w:rsidRPr="0044020B">
              <w:rPr>
                <w:rFonts w:ascii="Arial Narrow" w:hAnsi="Arial Narrow"/>
                <w:sz w:val="24"/>
              </w:rPr>
              <w:t xml:space="preserve"> </w:t>
            </w:r>
          </w:p>
          <w:p w14:paraId="1A0A127E" w14:textId="77777777" w:rsidR="008146DF" w:rsidRPr="0044020B" w:rsidRDefault="008146DF" w:rsidP="00E31452">
            <w:pPr>
              <w:widowControl w:val="0"/>
              <w:tabs>
                <w:tab w:val="center" w:pos="4680"/>
              </w:tabs>
              <w:jc w:val="center"/>
              <w:rPr>
                <w:rFonts w:ascii="Arial Narrow" w:hAnsi="Arial Narrow"/>
                <w:b/>
                <w:sz w:val="24"/>
              </w:rPr>
            </w:pPr>
            <w:r w:rsidRPr="0044020B">
              <w:rPr>
                <w:rFonts w:ascii="Arial Narrow" w:hAnsi="Arial Narrow"/>
                <w:sz w:val="24"/>
              </w:rPr>
              <w:t>Holding your head and neck forward and down while standing or sitting. Caused by weak neck and upper back muscles and tigh</w:t>
            </w:r>
            <w:r w:rsidRPr="008E1A17">
              <w:rPr>
                <w:rFonts w:ascii="Arial Narrow" w:hAnsi="Arial Narrow"/>
                <w:sz w:val="24"/>
              </w:rPr>
              <w:t>t chest mus</w:t>
            </w:r>
            <w:r w:rsidRPr="0044020B">
              <w:rPr>
                <w:rFonts w:ascii="Arial Narrow" w:hAnsi="Arial Narrow"/>
                <w:sz w:val="24"/>
              </w:rPr>
              <w:t>cles</w:t>
            </w:r>
          </w:p>
        </w:tc>
      </w:tr>
      <w:tr w:rsidR="008146DF" w:rsidRPr="0044020B" w14:paraId="71D0AF7A" w14:textId="77777777" w:rsidTr="00E31452">
        <w:tc>
          <w:tcPr>
            <w:tcW w:w="3485" w:type="dxa"/>
          </w:tcPr>
          <w:p w14:paraId="7812E710" w14:textId="77777777" w:rsidR="008146DF" w:rsidRPr="0044020B" w:rsidRDefault="008146DF" w:rsidP="00E31452">
            <w:pPr>
              <w:widowControl w:val="0"/>
              <w:tabs>
                <w:tab w:val="center" w:pos="4680"/>
              </w:tabs>
              <w:jc w:val="center"/>
              <w:rPr>
                <w:rFonts w:ascii="Arial Narrow" w:hAnsi="Arial Narrow"/>
                <w:b/>
                <w:sz w:val="24"/>
              </w:rPr>
            </w:pPr>
            <w:r w:rsidRPr="0044020B">
              <w:rPr>
                <w:rFonts w:ascii="Arial Narrow" w:hAnsi="Arial Narrow"/>
                <w:b/>
                <w:sz w:val="24"/>
              </w:rPr>
              <w:t xml:space="preserve">Lower Back Arch </w:t>
            </w:r>
          </w:p>
          <w:p w14:paraId="083738F7" w14:textId="77777777" w:rsidR="008146DF" w:rsidRPr="0044020B" w:rsidRDefault="008146DF" w:rsidP="00E31452">
            <w:pPr>
              <w:widowControl w:val="0"/>
              <w:tabs>
                <w:tab w:val="center" w:pos="4680"/>
              </w:tabs>
              <w:jc w:val="center"/>
              <w:rPr>
                <w:rFonts w:ascii="Arial Narrow" w:hAnsi="Arial Narrow"/>
                <w:b/>
                <w:sz w:val="24"/>
              </w:rPr>
            </w:pPr>
            <w:r w:rsidRPr="007E1F17">
              <w:rPr>
                <w:rFonts w:ascii="Arial Narrow" w:hAnsi="Arial Narrow"/>
                <w:sz w:val="22"/>
                <w:szCs w:val="22"/>
              </w:rPr>
              <w:t>Allowing pelvis and abdomen to protrude to the front.</w:t>
            </w:r>
            <w:r>
              <w:rPr>
                <w:rFonts w:ascii="Arial Narrow" w:hAnsi="Arial Narrow"/>
                <w:sz w:val="22"/>
                <w:szCs w:val="22"/>
              </w:rPr>
              <w:t xml:space="preserve"> </w:t>
            </w:r>
            <w:r w:rsidRPr="007E1F17">
              <w:rPr>
                <w:rFonts w:ascii="Arial Narrow" w:hAnsi="Arial Narrow"/>
                <w:sz w:val="22"/>
                <w:szCs w:val="22"/>
              </w:rPr>
              <w:t>Caused by</w:t>
            </w:r>
            <w:r>
              <w:rPr>
                <w:rFonts w:ascii="Arial Narrow" w:hAnsi="Arial Narrow"/>
                <w:sz w:val="22"/>
                <w:szCs w:val="22"/>
              </w:rPr>
              <w:t xml:space="preserve">: </w:t>
            </w:r>
            <w:r w:rsidRPr="007E1F17">
              <w:rPr>
                <w:rFonts w:ascii="Arial Narrow" w:hAnsi="Arial Narrow"/>
                <w:sz w:val="22"/>
                <w:szCs w:val="22"/>
              </w:rPr>
              <w:t>tight lower back, gluteal, hip flexor and hamstring muscles</w:t>
            </w:r>
            <w:r>
              <w:rPr>
                <w:rFonts w:ascii="Arial Narrow" w:hAnsi="Arial Narrow"/>
                <w:sz w:val="22"/>
                <w:szCs w:val="22"/>
              </w:rPr>
              <w:t xml:space="preserve">; </w:t>
            </w:r>
            <w:r w:rsidRPr="007E1F17">
              <w:rPr>
                <w:rFonts w:ascii="Arial Narrow" w:hAnsi="Arial Narrow"/>
                <w:sz w:val="22"/>
                <w:szCs w:val="22"/>
              </w:rPr>
              <w:t>weak abdominal and postural muscles.</w:t>
            </w:r>
          </w:p>
        </w:tc>
        <w:tc>
          <w:tcPr>
            <w:tcW w:w="3485" w:type="dxa"/>
            <w:vMerge/>
          </w:tcPr>
          <w:p w14:paraId="499121CA" w14:textId="77777777" w:rsidR="008146DF" w:rsidRPr="0044020B" w:rsidRDefault="008146DF" w:rsidP="00E31452">
            <w:pPr>
              <w:widowControl w:val="0"/>
              <w:tabs>
                <w:tab w:val="center" w:pos="4680"/>
              </w:tabs>
              <w:jc w:val="center"/>
              <w:rPr>
                <w:rFonts w:ascii="Arial Narrow" w:hAnsi="Arial Narrow"/>
                <w:b/>
                <w:sz w:val="24"/>
              </w:rPr>
            </w:pPr>
          </w:p>
        </w:tc>
        <w:tc>
          <w:tcPr>
            <w:tcW w:w="3486" w:type="dxa"/>
          </w:tcPr>
          <w:p w14:paraId="5FCA15DA" w14:textId="77777777" w:rsidR="008146DF" w:rsidRPr="00B11133" w:rsidRDefault="008146DF" w:rsidP="00E31452">
            <w:pPr>
              <w:widowControl w:val="0"/>
              <w:tabs>
                <w:tab w:val="center" w:pos="4680"/>
              </w:tabs>
              <w:jc w:val="center"/>
              <w:rPr>
                <w:rFonts w:ascii="Arial Narrow" w:hAnsi="Arial Narrow"/>
                <w:b/>
                <w:sz w:val="24"/>
              </w:rPr>
            </w:pPr>
            <w:r w:rsidRPr="00B11133">
              <w:rPr>
                <w:rFonts w:ascii="Arial Narrow" w:hAnsi="Arial Narrow"/>
                <w:b/>
                <w:sz w:val="24"/>
              </w:rPr>
              <w:t>Uneven Shoulders</w:t>
            </w:r>
            <w:r>
              <w:rPr>
                <w:rFonts w:ascii="Arial Narrow" w:hAnsi="Arial Narrow"/>
                <w:b/>
                <w:sz w:val="24"/>
              </w:rPr>
              <w:t xml:space="preserve"> / Head Tilt </w:t>
            </w:r>
          </w:p>
          <w:p w14:paraId="66B5335F" w14:textId="77777777" w:rsidR="008146DF" w:rsidRDefault="008146DF" w:rsidP="00E31452">
            <w:pPr>
              <w:widowControl w:val="0"/>
              <w:tabs>
                <w:tab w:val="center" w:pos="4680"/>
              </w:tabs>
              <w:jc w:val="center"/>
              <w:rPr>
                <w:rFonts w:ascii="Arial Narrow" w:hAnsi="Arial Narrow"/>
                <w:sz w:val="24"/>
              </w:rPr>
            </w:pPr>
            <w:r w:rsidRPr="0044020B">
              <w:rPr>
                <w:rFonts w:ascii="Arial Narrow" w:hAnsi="Arial Narrow"/>
                <w:sz w:val="24"/>
              </w:rPr>
              <w:t>Caused by tightness in th</w:t>
            </w:r>
            <w:r w:rsidRPr="008E1A17">
              <w:rPr>
                <w:rFonts w:ascii="Arial Narrow" w:hAnsi="Arial Narrow"/>
                <w:sz w:val="24"/>
              </w:rPr>
              <w:t>e neck and upper back</w:t>
            </w:r>
          </w:p>
          <w:p w14:paraId="5080A1EC" w14:textId="77777777" w:rsidR="008146DF" w:rsidRPr="0044020B" w:rsidRDefault="008146DF" w:rsidP="00E31452">
            <w:pPr>
              <w:widowControl w:val="0"/>
              <w:tabs>
                <w:tab w:val="center" w:pos="4680"/>
              </w:tabs>
              <w:jc w:val="center"/>
              <w:rPr>
                <w:rFonts w:ascii="Arial Narrow" w:hAnsi="Arial Narrow"/>
                <w:b/>
                <w:sz w:val="24"/>
              </w:rPr>
            </w:pPr>
          </w:p>
        </w:tc>
      </w:tr>
      <w:tr w:rsidR="008146DF" w:rsidRPr="0044020B" w14:paraId="753D0C7F" w14:textId="77777777" w:rsidTr="00E31452">
        <w:tc>
          <w:tcPr>
            <w:tcW w:w="10456" w:type="dxa"/>
            <w:gridSpan w:val="3"/>
          </w:tcPr>
          <w:p w14:paraId="6DE8C5DE" w14:textId="77777777" w:rsidR="008146DF" w:rsidRPr="00B11133" w:rsidRDefault="008146DF" w:rsidP="00E31452">
            <w:pPr>
              <w:widowControl w:val="0"/>
              <w:tabs>
                <w:tab w:val="center" w:pos="4680"/>
              </w:tabs>
              <w:jc w:val="center"/>
              <w:rPr>
                <w:rFonts w:ascii="Tahoma" w:hAnsi="Tahoma" w:cs="Tahoma"/>
                <w:b/>
                <w:sz w:val="28"/>
                <w:szCs w:val="28"/>
              </w:rPr>
            </w:pPr>
            <w:r w:rsidRPr="00B11133">
              <w:rPr>
                <w:rFonts w:ascii="Tahoma" w:hAnsi="Tahoma" w:cs="Tahoma"/>
                <w:b/>
                <w:sz w:val="28"/>
                <w:szCs w:val="28"/>
              </w:rPr>
              <w:t xml:space="preserve">Stretch </w:t>
            </w:r>
            <w:r>
              <w:rPr>
                <w:rFonts w:ascii="Tahoma" w:hAnsi="Tahoma" w:cs="Tahoma"/>
                <w:b/>
                <w:sz w:val="28"/>
                <w:szCs w:val="28"/>
              </w:rPr>
              <w:t>the following muscle groups t</w:t>
            </w:r>
            <w:r w:rsidRPr="00B11133">
              <w:rPr>
                <w:rFonts w:ascii="Tahoma" w:hAnsi="Tahoma" w:cs="Tahoma"/>
                <w:b/>
                <w:sz w:val="28"/>
                <w:szCs w:val="28"/>
              </w:rPr>
              <w:t xml:space="preserve">o </w:t>
            </w:r>
            <w:r w:rsidRPr="007E1F17">
              <w:rPr>
                <w:rFonts w:ascii="Tahoma" w:hAnsi="Tahoma" w:cs="Tahoma"/>
                <w:b/>
                <w:sz w:val="28"/>
                <w:szCs w:val="28"/>
                <w:u w:val="single"/>
              </w:rPr>
              <w:t>Improve</w:t>
            </w:r>
            <w:r w:rsidRPr="00B11133">
              <w:rPr>
                <w:rFonts w:ascii="Tahoma" w:hAnsi="Tahoma" w:cs="Tahoma"/>
                <w:b/>
                <w:sz w:val="28"/>
                <w:szCs w:val="28"/>
              </w:rPr>
              <w:t xml:space="preserve"> Posture</w:t>
            </w:r>
          </w:p>
          <w:p w14:paraId="15FBBAE1" w14:textId="77777777" w:rsidR="008146DF" w:rsidRPr="00B11133" w:rsidRDefault="008146DF" w:rsidP="00E31452">
            <w:pPr>
              <w:widowControl w:val="0"/>
              <w:tabs>
                <w:tab w:val="center" w:pos="4680"/>
              </w:tabs>
              <w:jc w:val="center"/>
              <w:rPr>
                <w:rFonts w:ascii="Tahoma" w:hAnsi="Tahoma" w:cs="Tahoma"/>
                <w:b/>
                <w:sz w:val="28"/>
                <w:szCs w:val="28"/>
              </w:rPr>
            </w:pPr>
            <w:r w:rsidRPr="00B11133">
              <w:rPr>
                <w:rFonts w:ascii="Tahoma" w:hAnsi="Tahoma" w:cs="Tahoma"/>
                <w:b/>
                <w:sz w:val="28"/>
                <w:szCs w:val="28"/>
              </w:rPr>
              <w:t>(refer to stretching exercises)</w:t>
            </w:r>
          </w:p>
        </w:tc>
      </w:tr>
      <w:tr w:rsidR="008146DF" w:rsidRPr="0044020B" w14:paraId="48CE59E7" w14:textId="77777777" w:rsidTr="00E31452">
        <w:tc>
          <w:tcPr>
            <w:tcW w:w="10456" w:type="dxa"/>
            <w:gridSpan w:val="3"/>
          </w:tcPr>
          <w:p w14:paraId="42155E45" w14:textId="77777777" w:rsidR="008146DF" w:rsidRPr="00B11133" w:rsidRDefault="008146DF" w:rsidP="00E31452">
            <w:pPr>
              <w:widowControl w:val="0"/>
              <w:tabs>
                <w:tab w:val="center" w:pos="4680"/>
              </w:tabs>
              <w:jc w:val="center"/>
              <w:rPr>
                <w:rFonts w:ascii="Arial Narrow" w:hAnsi="Arial Narrow"/>
                <w:b/>
                <w:sz w:val="24"/>
              </w:rPr>
            </w:pPr>
            <w:r w:rsidRPr="0044020B">
              <w:rPr>
                <w:rFonts w:ascii="Arial Narrow" w:hAnsi="Arial Narrow"/>
                <w:sz w:val="24"/>
              </w:rPr>
              <w:t xml:space="preserve">Chest / Anterior Shoulder / Neck Lower Back / Hamstrings / Gluteals   </w:t>
            </w:r>
            <w:r>
              <w:rPr>
                <w:rFonts w:ascii="Arial Narrow" w:hAnsi="Arial Narrow"/>
                <w:sz w:val="24"/>
              </w:rPr>
              <w:t xml:space="preserve">/ </w:t>
            </w:r>
            <w:r w:rsidRPr="0044020B">
              <w:rPr>
                <w:rFonts w:ascii="Arial Narrow" w:hAnsi="Arial Narrow"/>
                <w:sz w:val="24"/>
              </w:rPr>
              <w:t xml:space="preserve">Hip Flexors and Quads  </w:t>
            </w:r>
          </w:p>
        </w:tc>
      </w:tr>
      <w:tr w:rsidR="008146DF" w:rsidRPr="0044020B" w14:paraId="70189CA7" w14:textId="77777777" w:rsidTr="00E31452">
        <w:tc>
          <w:tcPr>
            <w:tcW w:w="10456" w:type="dxa"/>
            <w:gridSpan w:val="3"/>
          </w:tcPr>
          <w:p w14:paraId="2F5BCEC8" w14:textId="77777777" w:rsidR="008146DF" w:rsidRPr="00B11133" w:rsidRDefault="008146DF" w:rsidP="00E31452">
            <w:pPr>
              <w:widowControl w:val="0"/>
              <w:tabs>
                <w:tab w:val="center" w:pos="4680"/>
              </w:tabs>
              <w:jc w:val="center"/>
              <w:rPr>
                <w:rFonts w:ascii="Arial Narrow" w:hAnsi="Arial Narrow"/>
                <w:b/>
                <w:sz w:val="24"/>
              </w:rPr>
            </w:pPr>
            <w:r w:rsidRPr="00B11133">
              <w:rPr>
                <w:rFonts w:ascii="Tahoma" w:hAnsi="Tahoma" w:cs="Tahoma"/>
                <w:b/>
                <w:sz w:val="28"/>
                <w:szCs w:val="28"/>
              </w:rPr>
              <w:t xml:space="preserve">Muscle Conditioning Exercises to Improve Posture (refer to Chapter </w:t>
            </w:r>
            <w:r>
              <w:rPr>
                <w:rFonts w:ascii="Tahoma" w:hAnsi="Tahoma" w:cs="Tahoma"/>
                <w:b/>
                <w:sz w:val="28"/>
                <w:szCs w:val="28"/>
              </w:rPr>
              <w:t>4</w:t>
            </w:r>
            <w:r w:rsidRPr="00B11133">
              <w:rPr>
                <w:rFonts w:ascii="Tahoma" w:hAnsi="Tahoma" w:cs="Tahoma"/>
                <w:b/>
                <w:sz w:val="28"/>
                <w:szCs w:val="28"/>
              </w:rPr>
              <w:t>)</w:t>
            </w:r>
          </w:p>
        </w:tc>
      </w:tr>
      <w:tr w:rsidR="008146DF" w:rsidRPr="0044020B" w14:paraId="44685540" w14:textId="77777777" w:rsidTr="00E31452">
        <w:tc>
          <w:tcPr>
            <w:tcW w:w="10456" w:type="dxa"/>
            <w:gridSpan w:val="3"/>
          </w:tcPr>
          <w:p w14:paraId="7B3EB63D" w14:textId="77777777" w:rsidR="008146DF" w:rsidRPr="0044020B" w:rsidRDefault="008146DF" w:rsidP="00E31452">
            <w:pPr>
              <w:widowControl w:val="0"/>
              <w:tabs>
                <w:tab w:val="center" w:pos="4680"/>
              </w:tabs>
              <w:jc w:val="center"/>
              <w:rPr>
                <w:rFonts w:ascii="Arial Narrow" w:hAnsi="Arial Narrow"/>
                <w:sz w:val="24"/>
              </w:rPr>
            </w:pPr>
            <w:r w:rsidRPr="0044020B">
              <w:rPr>
                <w:rFonts w:ascii="Arial Narrow" w:hAnsi="Arial Narrow"/>
                <w:sz w:val="24"/>
              </w:rPr>
              <w:t>Posterior Flyes</w:t>
            </w:r>
            <w:r>
              <w:rPr>
                <w:rFonts w:ascii="Arial Narrow" w:hAnsi="Arial Narrow"/>
                <w:sz w:val="24"/>
              </w:rPr>
              <w:t xml:space="preserve">, Rows and Pull-downs </w:t>
            </w:r>
            <w:r w:rsidRPr="0044020B">
              <w:rPr>
                <w:rFonts w:ascii="Arial Narrow" w:hAnsi="Arial Narrow"/>
                <w:sz w:val="24"/>
              </w:rPr>
              <w:t xml:space="preserve">for the Upper Back </w:t>
            </w:r>
          </w:p>
          <w:p w14:paraId="2FE240DD" w14:textId="77777777" w:rsidR="008146DF" w:rsidRPr="0044020B" w:rsidRDefault="008146DF" w:rsidP="00E31452">
            <w:pPr>
              <w:widowControl w:val="0"/>
              <w:tabs>
                <w:tab w:val="center" w:pos="4680"/>
                <w:tab w:val="center" w:pos="5120"/>
                <w:tab w:val="left" w:pos="9154"/>
              </w:tabs>
              <w:rPr>
                <w:rFonts w:ascii="Arial Narrow" w:hAnsi="Arial Narrow"/>
                <w:sz w:val="24"/>
              </w:rPr>
            </w:pPr>
            <w:r>
              <w:rPr>
                <w:rFonts w:ascii="Arial Narrow" w:hAnsi="Arial Narrow"/>
                <w:sz w:val="24"/>
              </w:rPr>
              <w:tab/>
            </w:r>
            <w:r w:rsidRPr="0044020B">
              <w:rPr>
                <w:rFonts w:ascii="Arial Narrow" w:hAnsi="Arial Narrow"/>
                <w:sz w:val="24"/>
              </w:rPr>
              <w:t xml:space="preserve">Curl-Ups </w:t>
            </w:r>
            <w:r>
              <w:rPr>
                <w:rFonts w:ascii="Arial Narrow" w:hAnsi="Arial Narrow"/>
                <w:sz w:val="24"/>
              </w:rPr>
              <w:t xml:space="preserve">and Side Curl-Ups </w:t>
            </w:r>
            <w:r w:rsidRPr="0044020B">
              <w:rPr>
                <w:rFonts w:ascii="Arial Narrow" w:hAnsi="Arial Narrow"/>
                <w:sz w:val="24"/>
              </w:rPr>
              <w:t>for the Abdominals</w:t>
            </w:r>
            <w:r>
              <w:rPr>
                <w:rFonts w:ascii="Arial Narrow" w:hAnsi="Arial Narrow"/>
                <w:sz w:val="24"/>
              </w:rPr>
              <w:t xml:space="preserve"> and Obliques </w:t>
            </w:r>
          </w:p>
          <w:p w14:paraId="15DF3E1F" w14:textId="77777777" w:rsidR="008146DF" w:rsidRPr="0044020B" w:rsidRDefault="008146DF" w:rsidP="00E31452">
            <w:pPr>
              <w:widowControl w:val="0"/>
              <w:tabs>
                <w:tab w:val="center" w:pos="4680"/>
              </w:tabs>
              <w:jc w:val="center"/>
              <w:rPr>
                <w:rFonts w:ascii="Arial Narrow" w:hAnsi="Arial Narrow"/>
                <w:sz w:val="24"/>
              </w:rPr>
            </w:pPr>
            <w:r>
              <w:rPr>
                <w:rFonts w:ascii="Arial Narrow" w:hAnsi="Arial Narrow"/>
                <w:sz w:val="24"/>
              </w:rPr>
              <w:t xml:space="preserve">Squats, Lunges, </w:t>
            </w:r>
            <w:r w:rsidRPr="0044020B">
              <w:rPr>
                <w:rFonts w:ascii="Arial Narrow" w:hAnsi="Arial Narrow"/>
                <w:sz w:val="24"/>
              </w:rPr>
              <w:t>Superman</w:t>
            </w:r>
            <w:r>
              <w:rPr>
                <w:rFonts w:ascii="Arial Narrow" w:hAnsi="Arial Narrow"/>
                <w:sz w:val="24"/>
              </w:rPr>
              <w:t>s</w:t>
            </w:r>
            <w:r w:rsidRPr="0044020B">
              <w:rPr>
                <w:rFonts w:ascii="Arial Narrow" w:hAnsi="Arial Narrow"/>
                <w:sz w:val="24"/>
              </w:rPr>
              <w:t xml:space="preserve"> </w:t>
            </w:r>
            <w:r>
              <w:rPr>
                <w:rFonts w:ascii="Arial Narrow" w:hAnsi="Arial Narrow"/>
                <w:sz w:val="24"/>
              </w:rPr>
              <w:t xml:space="preserve">and deadlifts </w:t>
            </w:r>
            <w:r w:rsidRPr="0044020B">
              <w:rPr>
                <w:rFonts w:ascii="Arial Narrow" w:hAnsi="Arial Narrow"/>
                <w:sz w:val="24"/>
              </w:rPr>
              <w:t xml:space="preserve">for the Lower Back </w:t>
            </w:r>
          </w:p>
          <w:p w14:paraId="305EEAF4" w14:textId="77777777" w:rsidR="008146DF" w:rsidRPr="00B11133" w:rsidRDefault="008146DF" w:rsidP="00E31452">
            <w:pPr>
              <w:widowControl w:val="0"/>
              <w:tabs>
                <w:tab w:val="center" w:pos="4680"/>
              </w:tabs>
              <w:jc w:val="center"/>
              <w:rPr>
                <w:rFonts w:ascii="Arial Narrow" w:hAnsi="Arial Narrow"/>
                <w:b/>
                <w:sz w:val="24"/>
              </w:rPr>
            </w:pPr>
            <w:r w:rsidRPr="0044020B">
              <w:rPr>
                <w:rFonts w:ascii="Arial Narrow" w:hAnsi="Arial Narrow"/>
                <w:sz w:val="24"/>
              </w:rPr>
              <w:t>Front Plank / Side Plank for Posture development</w:t>
            </w:r>
          </w:p>
        </w:tc>
      </w:tr>
    </w:tbl>
    <w:p w14:paraId="719B6472" w14:textId="77777777" w:rsidR="008146DF" w:rsidRPr="00DF7FED" w:rsidRDefault="008146DF" w:rsidP="008146DF">
      <w:pPr>
        <w:jc w:val="center"/>
        <w:rPr>
          <w:rFonts w:ascii="Copperplate Gothic Bold" w:hAnsi="Copperplate Gothic Bold"/>
          <w:b/>
          <w:sz w:val="40"/>
          <w:szCs w:val="40"/>
        </w:rPr>
      </w:pPr>
      <w:r>
        <w:br w:type="page"/>
      </w:r>
      <w:bookmarkStart w:id="9" w:name="Chapter6"/>
      <w:bookmarkEnd w:id="9"/>
      <w:r w:rsidRPr="00DF7FED">
        <w:rPr>
          <w:rFonts w:ascii="Copperplate Gothic Bold" w:hAnsi="Copperplate Gothic Bold"/>
          <w:b/>
          <w:sz w:val="40"/>
          <w:szCs w:val="40"/>
        </w:rPr>
        <w:lastRenderedPageBreak/>
        <w:t xml:space="preserve">CHAPTER </w:t>
      </w:r>
      <w:r>
        <w:rPr>
          <w:rFonts w:ascii="Copperplate Gothic Bold" w:hAnsi="Copperplate Gothic Bold"/>
          <w:b/>
          <w:sz w:val="40"/>
          <w:szCs w:val="40"/>
        </w:rPr>
        <w:t>6</w:t>
      </w:r>
    </w:p>
    <w:p w14:paraId="71694E57" w14:textId="77777777" w:rsidR="008146DF" w:rsidRPr="00DF7FED" w:rsidRDefault="008146DF" w:rsidP="008146DF">
      <w:pPr>
        <w:widowControl w:val="0"/>
        <w:jc w:val="center"/>
        <w:rPr>
          <w:rFonts w:ascii="Copperplate Gothic Bold" w:hAnsi="Copperplate Gothic Bold"/>
          <w:b/>
          <w:sz w:val="40"/>
          <w:szCs w:val="40"/>
        </w:rPr>
      </w:pPr>
      <w:r w:rsidRPr="00DF7FED">
        <w:rPr>
          <w:rFonts w:ascii="Copperplate Gothic Bold" w:hAnsi="Copperplate Gothic Bold"/>
          <w:b/>
          <w:sz w:val="40"/>
          <w:szCs w:val="40"/>
        </w:rPr>
        <w:t>NUTRITION</w:t>
      </w:r>
      <w:r>
        <w:rPr>
          <w:rFonts w:ascii="Copperplate Gothic Bold" w:hAnsi="Copperplate Gothic Bold"/>
          <w:b/>
          <w:sz w:val="40"/>
          <w:szCs w:val="40"/>
        </w:rPr>
        <w:t xml:space="preserve"> – HEALTHY EATING </w:t>
      </w:r>
    </w:p>
    <w:p w14:paraId="6FEF5338" w14:textId="77777777" w:rsidR="008146DF" w:rsidRDefault="008146DF" w:rsidP="008146DF">
      <w:pPr>
        <w:widowControl w:val="0"/>
        <w:rPr>
          <w:rFonts w:ascii="Copperplate Gothic Bold" w:hAnsi="Copperplate Gothic Bold"/>
          <w:b/>
          <w:sz w:val="40"/>
          <w:szCs w:val="40"/>
        </w:rPr>
      </w:pPr>
    </w:p>
    <w:p w14:paraId="4B586FAC" w14:textId="77777777" w:rsidR="008146DF" w:rsidRDefault="008146DF" w:rsidP="008146DF">
      <w:pPr>
        <w:widowControl w:val="0"/>
        <w:rPr>
          <w:rFonts w:ascii="Tahoma" w:hAnsi="Tahoma"/>
          <w:sz w:val="24"/>
        </w:rPr>
      </w:pPr>
      <w:r>
        <w:rPr>
          <w:rFonts w:ascii="Tahoma" w:hAnsi="Tahoma"/>
          <w:b/>
          <w:sz w:val="24"/>
        </w:rPr>
        <w:t>WHY DO WE NEED TO EAT?</w:t>
      </w:r>
      <w:r>
        <w:rPr>
          <w:rFonts w:ascii="Tahoma" w:hAnsi="Tahoma"/>
          <w:sz w:val="24"/>
        </w:rPr>
        <w:tab/>
      </w:r>
    </w:p>
    <w:p w14:paraId="1AC0FBB8" w14:textId="77777777" w:rsidR="008146DF" w:rsidRPr="00F313CF" w:rsidRDefault="008146DF" w:rsidP="008146DF">
      <w:pPr>
        <w:widowControl w:val="0"/>
        <w:rPr>
          <w:rFonts w:ascii="Tahoma" w:hAnsi="Tahoma"/>
          <w:sz w:val="16"/>
        </w:rPr>
      </w:pPr>
    </w:p>
    <w:p w14:paraId="78857A56" w14:textId="77777777" w:rsidR="008146DF" w:rsidRDefault="008146DF" w:rsidP="008146DF">
      <w:pPr>
        <w:widowControl w:val="0"/>
        <w:rPr>
          <w:rFonts w:ascii="Arial Narrow" w:hAnsi="Arial Narrow"/>
          <w:sz w:val="24"/>
        </w:rPr>
      </w:pPr>
      <w:r>
        <w:rPr>
          <w:rFonts w:ascii="Arial Narrow" w:hAnsi="Arial Narrow"/>
          <w:sz w:val="24"/>
        </w:rPr>
        <w:t>In order to provide the body with the "nutrients" that it needs in order to function properly.</w:t>
      </w:r>
    </w:p>
    <w:p w14:paraId="33B333CC"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For energy (calories). A calorie is defined as “an energy producing unit of food.”</w:t>
      </w:r>
    </w:p>
    <w:p w14:paraId="7CD6EB01"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 xml:space="preserve">For tissue growth and repair.                    </w:t>
      </w:r>
    </w:p>
    <w:p w14:paraId="5C0273A8"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 xml:space="preserve">For regulation of metabolic functions that are continuously taking place within the body.  </w:t>
      </w:r>
    </w:p>
    <w:p w14:paraId="651BDC41" w14:textId="77777777" w:rsidR="008146DF" w:rsidRDefault="008146DF" w:rsidP="008146DF">
      <w:pPr>
        <w:widowControl w:val="0"/>
        <w:rPr>
          <w:sz w:val="24"/>
        </w:rPr>
      </w:pPr>
    </w:p>
    <w:p w14:paraId="78DD9CDA" w14:textId="77777777" w:rsidR="008146DF" w:rsidRDefault="008146DF" w:rsidP="008146DF">
      <w:pPr>
        <w:widowControl w:val="0"/>
        <w:rPr>
          <w:rFonts w:ascii="Tahoma" w:hAnsi="Tahoma"/>
          <w:b/>
          <w:sz w:val="24"/>
        </w:rPr>
      </w:pPr>
      <w:r>
        <w:rPr>
          <w:rFonts w:ascii="Tahoma" w:hAnsi="Tahoma"/>
          <w:b/>
          <w:sz w:val="24"/>
        </w:rPr>
        <w:t>THE 6 ESSENTIAL NUTRIENTS</w:t>
      </w:r>
    </w:p>
    <w:p w14:paraId="68D73EF8" w14:textId="77777777" w:rsidR="008146DF" w:rsidRPr="00F313CF" w:rsidRDefault="008146DF" w:rsidP="008146DF">
      <w:pPr>
        <w:widowControl w:val="0"/>
        <w:rPr>
          <w:rFonts w:ascii="Tahoma" w:hAnsi="Tahoma"/>
          <w:sz w:val="16"/>
        </w:rPr>
      </w:pPr>
    </w:p>
    <w:p w14:paraId="24979FF7" w14:textId="77777777" w:rsidR="008146DF" w:rsidRDefault="008146DF" w:rsidP="008146DF">
      <w:pPr>
        <w:widowControl w:val="0"/>
        <w:rPr>
          <w:rFonts w:ascii="Arial Narrow" w:hAnsi="Arial Narrow"/>
          <w:sz w:val="24"/>
        </w:rPr>
      </w:pPr>
      <w:r>
        <w:rPr>
          <w:rFonts w:ascii="Arial Narrow" w:hAnsi="Arial Narrow"/>
          <w:sz w:val="24"/>
        </w:rPr>
        <w:t xml:space="preserve">Not only do we need food for energy; we also need a specific amount of the 6 essential nutrients in order for our bodies to function properly. A deficiency in any one of these nutrients can cause serious health problems. Selecting the right amount of different foods to supply our bodies with the recommended amount of nutrients is essential in order for our bodies to function well.   </w:t>
      </w:r>
    </w:p>
    <w:p w14:paraId="67E08179" w14:textId="77777777" w:rsidR="008146DF" w:rsidRDefault="008146DF" w:rsidP="008146DF">
      <w:pPr>
        <w:widowControl w:val="0"/>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53"/>
        <w:gridCol w:w="5387"/>
      </w:tblGrid>
      <w:tr w:rsidR="008146DF" w14:paraId="32A26A4E" w14:textId="77777777" w:rsidTr="00E31452">
        <w:tc>
          <w:tcPr>
            <w:tcW w:w="5353" w:type="dxa"/>
          </w:tcPr>
          <w:p w14:paraId="2AD3E862" w14:textId="77777777" w:rsidR="008146DF" w:rsidRPr="00E26AE9" w:rsidRDefault="008146DF" w:rsidP="00E31452">
            <w:pPr>
              <w:widowControl w:val="0"/>
              <w:tabs>
                <w:tab w:val="left" w:pos="-1440"/>
              </w:tabs>
              <w:jc w:val="center"/>
              <w:rPr>
                <w:rFonts w:ascii="Tahoma" w:hAnsi="Tahoma" w:cs="Tahoma"/>
                <w:sz w:val="28"/>
              </w:rPr>
            </w:pPr>
            <w:r w:rsidRPr="00E26AE9">
              <w:rPr>
                <w:rFonts w:ascii="Tahoma" w:hAnsi="Tahoma" w:cs="Tahoma"/>
                <w:sz w:val="28"/>
              </w:rPr>
              <w:t>Micronutrients</w:t>
            </w:r>
          </w:p>
        </w:tc>
        <w:tc>
          <w:tcPr>
            <w:tcW w:w="5387" w:type="dxa"/>
          </w:tcPr>
          <w:p w14:paraId="1E86C0E2" w14:textId="77777777" w:rsidR="008146DF" w:rsidRPr="00E26AE9" w:rsidRDefault="008146DF" w:rsidP="00E31452">
            <w:pPr>
              <w:widowControl w:val="0"/>
              <w:tabs>
                <w:tab w:val="left" w:pos="-1440"/>
              </w:tabs>
              <w:jc w:val="center"/>
              <w:rPr>
                <w:rFonts w:ascii="Tahoma" w:hAnsi="Tahoma" w:cs="Tahoma"/>
                <w:sz w:val="28"/>
              </w:rPr>
            </w:pPr>
            <w:r w:rsidRPr="00E26AE9">
              <w:rPr>
                <w:rFonts w:ascii="Tahoma" w:hAnsi="Tahoma" w:cs="Tahoma"/>
                <w:sz w:val="28"/>
              </w:rPr>
              <w:t>Macronutrients</w:t>
            </w:r>
          </w:p>
        </w:tc>
      </w:tr>
      <w:tr w:rsidR="008146DF" w14:paraId="106FD668" w14:textId="77777777" w:rsidTr="00E31452">
        <w:tc>
          <w:tcPr>
            <w:tcW w:w="5353" w:type="dxa"/>
          </w:tcPr>
          <w:p w14:paraId="1BD501C3" w14:textId="77777777" w:rsidR="008146DF" w:rsidRDefault="008146DF" w:rsidP="00E31452">
            <w:pPr>
              <w:widowControl w:val="0"/>
              <w:tabs>
                <w:tab w:val="left" w:pos="-1440"/>
              </w:tabs>
              <w:ind w:left="1869"/>
              <w:rPr>
                <w:rFonts w:ascii="Arial" w:hAnsi="Arial"/>
                <w:sz w:val="24"/>
              </w:rPr>
            </w:pPr>
            <w:r>
              <w:rPr>
                <w:rFonts w:ascii="Arial" w:hAnsi="Arial"/>
                <w:sz w:val="24"/>
              </w:rPr>
              <w:t>1.  Water</w:t>
            </w:r>
          </w:p>
        </w:tc>
        <w:tc>
          <w:tcPr>
            <w:tcW w:w="5387" w:type="dxa"/>
          </w:tcPr>
          <w:p w14:paraId="55B15DFF" w14:textId="77777777" w:rsidR="008146DF" w:rsidRDefault="008146DF" w:rsidP="00E31452">
            <w:pPr>
              <w:widowControl w:val="0"/>
              <w:tabs>
                <w:tab w:val="left" w:pos="-1440"/>
              </w:tabs>
              <w:ind w:left="1916"/>
              <w:rPr>
                <w:rFonts w:ascii="Arial" w:hAnsi="Arial"/>
                <w:sz w:val="24"/>
              </w:rPr>
            </w:pPr>
            <w:r>
              <w:rPr>
                <w:rFonts w:ascii="Arial" w:hAnsi="Arial"/>
                <w:sz w:val="24"/>
              </w:rPr>
              <w:t>4. Protein</w:t>
            </w:r>
          </w:p>
        </w:tc>
      </w:tr>
      <w:tr w:rsidR="008146DF" w14:paraId="7A98F2AB" w14:textId="77777777" w:rsidTr="00E31452">
        <w:tc>
          <w:tcPr>
            <w:tcW w:w="5353" w:type="dxa"/>
          </w:tcPr>
          <w:p w14:paraId="2D81144C" w14:textId="77777777" w:rsidR="008146DF" w:rsidRDefault="008146DF" w:rsidP="00E31452">
            <w:pPr>
              <w:widowControl w:val="0"/>
              <w:tabs>
                <w:tab w:val="left" w:pos="-1440"/>
              </w:tabs>
              <w:ind w:left="1869"/>
              <w:rPr>
                <w:rFonts w:ascii="Arial" w:hAnsi="Arial"/>
                <w:sz w:val="24"/>
              </w:rPr>
            </w:pPr>
            <w:r>
              <w:rPr>
                <w:rFonts w:ascii="Arial" w:hAnsi="Arial"/>
                <w:sz w:val="24"/>
              </w:rPr>
              <w:t>2. Vitamins</w:t>
            </w:r>
          </w:p>
        </w:tc>
        <w:tc>
          <w:tcPr>
            <w:tcW w:w="5387" w:type="dxa"/>
          </w:tcPr>
          <w:p w14:paraId="4BF46A25" w14:textId="77777777" w:rsidR="008146DF" w:rsidRDefault="008146DF" w:rsidP="00E31452">
            <w:pPr>
              <w:widowControl w:val="0"/>
              <w:tabs>
                <w:tab w:val="left" w:pos="-1440"/>
              </w:tabs>
              <w:ind w:left="1916"/>
              <w:rPr>
                <w:rFonts w:ascii="Arial" w:hAnsi="Arial"/>
                <w:sz w:val="24"/>
              </w:rPr>
            </w:pPr>
            <w:r>
              <w:rPr>
                <w:rFonts w:ascii="Arial" w:hAnsi="Arial"/>
                <w:sz w:val="24"/>
              </w:rPr>
              <w:t xml:space="preserve">5. Fat </w:t>
            </w:r>
          </w:p>
        </w:tc>
      </w:tr>
      <w:tr w:rsidR="008146DF" w14:paraId="25875E92" w14:textId="77777777" w:rsidTr="00E31452">
        <w:tc>
          <w:tcPr>
            <w:tcW w:w="5353" w:type="dxa"/>
          </w:tcPr>
          <w:p w14:paraId="58A2732B" w14:textId="77777777" w:rsidR="008146DF" w:rsidRDefault="008146DF" w:rsidP="00E31452">
            <w:pPr>
              <w:widowControl w:val="0"/>
              <w:tabs>
                <w:tab w:val="left" w:pos="-1440"/>
              </w:tabs>
              <w:ind w:left="1869"/>
              <w:rPr>
                <w:rFonts w:ascii="Arial" w:hAnsi="Arial"/>
                <w:sz w:val="24"/>
              </w:rPr>
            </w:pPr>
            <w:r>
              <w:rPr>
                <w:rFonts w:ascii="Arial" w:hAnsi="Arial"/>
                <w:sz w:val="24"/>
              </w:rPr>
              <w:t>3. Minerals</w:t>
            </w:r>
          </w:p>
        </w:tc>
        <w:tc>
          <w:tcPr>
            <w:tcW w:w="5387" w:type="dxa"/>
          </w:tcPr>
          <w:p w14:paraId="6B292BEF" w14:textId="77777777" w:rsidR="008146DF" w:rsidRDefault="008146DF" w:rsidP="00E31452">
            <w:pPr>
              <w:widowControl w:val="0"/>
              <w:tabs>
                <w:tab w:val="left" w:pos="-1440"/>
              </w:tabs>
              <w:ind w:left="1916"/>
              <w:rPr>
                <w:rFonts w:ascii="Arial" w:hAnsi="Arial"/>
                <w:sz w:val="24"/>
              </w:rPr>
            </w:pPr>
            <w:r>
              <w:rPr>
                <w:rFonts w:ascii="Arial" w:hAnsi="Arial"/>
                <w:sz w:val="24"/>
              </w:rPr>
              <w:t>6. Carbohydrate</w:t>
            </w:r>
          </w:p>
        </w:tc>
      </w:tr>
    </w:tbl>
    <w:p w14:paraId="5543CC7F" w14:textId="77777777" w:rsidR="008146DF" w:rsidRDefault="008146DF" w:rsidP="008146DF">
      <w:pPr>
        <w:widowControl w:val="0"/>
        <w:rPr>
          <w:sz w:val="24"/>
        </w:rPr>
      </w:pPr>
    </w:p>
    <w:p w14:paraId="25090C97" w14:textId="77777777" w:rsidR="008146DF" w:rsidRDefault="008146DF" w:rsidP="008146DF">
      <w:pPr>
        <w:widowControl w:val="0"/>
        <w:tabs>
          <w:tab w:val="left" w:pos="-1440"/>
        </w:tabs>
        <w:ind w:left="720" w:hanging="720"/>
        <w:rPr>
          <w:rFonts w:ascii="Tahoma" w:hAnsi="Tahoma"/>
          <w:b/>
          <w:sz w:val="24"/>
          <w:u w:val="single"/>
        </w:rPr>
      </w:pPr>
      <w:r w:rsidRPr="00E26AE9">
        <w:rPr>
          <w:rFonts w:ascii="Tahoma" w:hAnsi="Tahoma"/>
          <w:b/>
          <w:sz w:val="24"/>
          <w:u w:val="single"/>
        </w:rPr>
        <w:t>The MICRONUTRIENTS</w:t>
      </w:r>
    </w:p>
    <w:p w14:paraId="6734B846" w14:textId="77777777" w:rsidR="008146DF" w:rsidRPr="00E26AE9" w:rsidRDefault="008146DF" w:rsidP="008146DF">
      <w:pPr>
        <w:widowControl w:val="0"/>
        <w:tabs>
          <w:tab w:val="left" w:pos="-1440"/>
        </w:tabs>
        <w:ind w:left="720" w:hanging="720"/>
        <w:rPr>
          <w:rFonts w:ascii="Tahoma" w:hAnsi="Tahoma"/>
          <w:b/>
          <w:sz w:val="24"/>
          <w:u w:val="single"/>
        </w:rPr>
      </w:pPr>
    </w:p>
    <w:p w14:paraId="6C8E30D7" w14:textId="77777777" w:rsidR="008146DF" w:rsidRDefault="008146DF" w:rsidP="008146DF">
      <w:pPr>
        <w:widowControl w:val="0"/>
        <w:tabs>
          <w:tab w:val="left" w:pos="-1440"/>
        </w:tabs>
        <w:ind w:left="720" w:hanging="720"/>
        <w:rPr>
          <w:rFonts w:ascii="Tahoma" w:hAnsi="Tahoma"/>
          <w:sz w:val="24"/>
        </w:rPr>
      </w:pPr>
      <w:r>
        <w:rPr>
          <w:rFonts w:ascii="Tahoma" w:hAnsi="Tahoma"/>
          <w:b/>
          <w:sz w:val="24"/>
        </w:rPr>
        <w:t>1.   WATER</w:t>
      </w:r>
      <w:r>
        <w:rPr>
          <w:rFonts w:ascii="Tahoma" w:hAnsi="Tahoma"/>
          <w:sz w:val="24"/>
        </w:rPr>
        <w:t xml:space="preserve"> </w:t>
      </w:r>
      <w:r>
        <w:rPr>
          <w:rFonts w:ascii="Tahoma" w:hAnsi="Tahoma"/>
          <w:sz w:val="24"/>
        </w:rPr>
        <w:tab/>
        <w:t xml:space="preserve">- </w:t>
      </w:r>
      <w:r w:rsidRPr="00E26AE9">
        <w:rPr>
          <w:rFonts w:ascii="Tahoma" w:hAnsi="Tahoma"/>
          <w:sz w:val="24"/>
        </w:rPr>
        <w:t>provide</w:t>
      </w:r>
      <w:r>
        <w:rPr>
          <w:rFonts w:ascii="Tahoma" w:hAnsi="Tahoma"/>
          <w:sz w:val="24"/>
        </w:rPr>
        <w:t>s</w:t>
      </w:r>
      <w:r w:rsidRPr="00E26AE9">
        <w:rPr>
          <w:rFonts w:ascii="Tahoma" w:hAnsi="Tahoma"/>
          <w:sz w:val="24"/>
        </w:rPr>
        <w:t xml:space="preserve"> no calories</w:t>
      </w:r>
      <w:r>
        <w:rPr>
          <w:rFonts w:ascii="Tahoma" w:hAnsi="Tahoma"/>
          <w:sz w:val="24"/>
        </w:rPr>
        <w:t xml:space="preserve"> / no energy</w:t>
      </w:r>
    </w:p>
    <w:p w14:paraId="25F49906" w14:textId="77777777" w:rsidR="008146DF" w:rsidRDefault="008146DF" w:rsidP="008146DF">
      <w:pPr>
        <w:widowControl w:val="0"/>
        <w:tabs>
          <w:tab w:val="left" w:pos="-1440"/>
        </w:tabs>
        <w:rPr>
          <w:rFonts w:ascii="Tahoma" w:hAnsi="Tahoma"/>
          <w:sz w:val="24"/>
        </w:rPr>
      </w:pPr>
    </w:p>
    <w:p w14:paraId="339F4AD4"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 xml:space="preserve">One of the most important and often overlooked essential nutrients is water. We can live for weeks on our bodily reserves of energy but we can only live a few days without water. Water makes up about 60% of our total body weight, 70% of muscle weight, and 80 % of blood. Water is the most essential nutrient and second to oxygen for sustaining life.   Water provides no calories and no energy. </w:t>
      </w:r>
    </w:p>
    <w:p w14:paraId="01068415" w14:textId="77777777" w:rsidR="008146DF" w:rsidRPr="00BA7A75" w:rsidRDefault="008146DF" w:rsidP="008146DF">
      <w:pPr>
        <w:widowControl w:val="0"/>
        <w:tabs>
          <w:tab w:val="left" w:pos="-1440"/>
        </w:tabs>
        <w:rPr>
          <w:sz w:val="14"/>
        </w:rPr>
      </w:pPr>
      <w:r>
        <w:rPr>
          <w:rFonts w:ascii="Arial Narrow" w:hAnsi="Arial Narrow"/>
          <w:sz w:val="24"/>
        </w:rPr>
        <w:t xml:space="preserve">   </w:t>
      </w:r>
    </w:p>
    <w:p w14:paraId="7205BDAB" w14:textId="77777777" w:rsidR="008146DF" w:rsidRDefault="008146DF" w:rsidP="008146DF">
      <w:pPr>
        <w:widowControl w:val="0"/>
        <w:rPr>
          <w:rFonts w:ascii="Tahoma" w:hAnsi="Tahoma"/>
          <w:sz w:val="24"/>
        </w:rPr>
      </w:pPr>
      <w:r>
        <w:rPr>
          <w:rFonts w:ascii="Tahoma" w:hAnsi="Tahoma"/>
          <w:b/>
          <w:sz w:val="24"/>
        </w:rPr>
        <w:t>The functions of water in our body:</w:t>
      </w:r>
    </w:p>
    <w:p w14:paraId="614A311F"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The fluids in our body are made up mostly of water. These fluids are responsible for transporting nutrients to the various body systems.</w:t>
      </w:r>
    </w:p>
    <w:p w14:paraId="764B5C22"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Water is a necessary component in energy production. </w:t>
      </w:r>
    </w:p>
    <w:p w14:paraId="441A7771"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Water is necessary for body temperature control. As our body temperature increases, our bodies begin to sweat. The sweat then evaporates and the body's internal temperature lowers. It is necessary to replenish all fluid that is lost in order for this process to continue effectively.</w:t>
      </w:r>
    </w:p>
    <w:p w14:paraId="466503E4"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Water is responsible for the elimination of waste products through the urine.</w:t>
      </w:r>
    </w:p>
    <w:p w14:paraId="2C531380" w14:textId="77777777" w:rsidR="008146DF" w:rsidRDefault="008146DF" w:rsidP="008146DF">
      <w:pPr>
        <w:widowControl w:val="0"/>
        <w:rPr>
          <w:sz w:val="24"/>
        </w:rPr>
      </w:pPr>
    </w:p>
    <w:p w14:paraId="0A1FEEE5" w14:textId="77777777" w:rsidR="008146DF" w:rsidRDefault="008146DF" w:rsidP="008146DF">
      <w:pPr>
        <w:widowControl w:val="0"/>
        <w:rPr>
          <w:rFonts w:ascii="Arial Narrow" w:hAnsi="Arial Narrow"/>
          <w:sz w:val="24"/>
        </w:rPr>
      </w:pPr>
      <w:r>
        <w:rPr>
          <w:rFonts w:ascii="Tahoma" w:hAnsi="Tahoma"/>
          <w:b/>
          <w:sz w:val="24"/>
        </w:rPr>
        <w:t xml:space="preserve">ACSM Guidelines for Meeting Fluid Needs: </w:t>
      </w:r>
      <w:r>
        <w:rPr>
          <w:rFonts w:ascii="Arial Narrow" w:hAnsi="Arial Narrow"/>
          <w:sz w:val="24"/>
        </w:rPr>
        <w:t>(</w:t>
      </w:r>
      <w:smartTag w:uri="urn:schemas-microsoft-com:office:smarttags" w:element="place">
        <w:smartTag w:uri="urn:schemas-microsoft-com:office:smarttags" w:element="PlaceName">
          <w:r>
            <w:rPr>
              <w:rFonts w:ascii="Arial Narrow" w:hAnsi="Arial Narrow"/>
              <w:sz w:val="24"/>
            </w:rPr>
            <w:t>American</w:t>
          </w:r>
        </w:smartTag>
        <w:r>
          <w:rPr>
            <w:rFonts w:ascii="Arial Narrow" w:hAnsi="Arial Narrow"/>
            <w:sz w:val="24"/>
          </w:rPr>
          <w:t xml:space="preserve"> </w:t>
        </w:r>
        <w:smartTag w:uri="urn:schemas-microsoft-com:office:smarttags" w:element="PlaceType">
          <w:r>
            <w:rPr>
              <w:rFonts w:ascii="Arial Narrow" w:hAnsi="Arial Narrow"/>
              <w:sz w:val="24"/>
            </w:rPr>
            <w:t>College</w:t>
          </w:r>
        </w:smartTag>
      </w:smartTag>
      <w:r>
        <w:rPr>
          <w:rFonts w:ascii="Arial Narrow" w:hAnsi="Arial Narrow"/>
          <w:sz w:val="24"/>
        </w:rPr>
        <w:t xml:space="preserve"> of Sports Medicine)</w:t>
      </w:r>
    </w:p>
    <w:p w14:paraId="061C6F0F"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 xml:space="preserve">The general recommendation 2000 ml. or “8 glasses a day” but active individuals should consume at least 2500-3000 ml. per day. This is </w:t>
      </w:r>
      <w:r>
        <w:rPr>
          <w:rFonts w:ascii="Arial Narrow" w:hAnsi="Arial Narrow"/>
          <w:b/>
          <w:sz w:val="24"/>
          <w:u w:val="single"/>
        </w:rPr>
        <w:t>all fluid intake</w:t>
      </w:r>
      <w:r>
        <w:rPr>
          <w:rFonts w:ascii="Arial Narrow" w:hAnsi="Arial Narrow"/>
          <w:sz w:val="24"/>
        </w:rPr>
        <w:t xml:space="preserve"> of which includes water, juices, milk, soups etc.</w:t>
      </w:r>
    </w:p>
    <w:p w14:paraId="0BDD37D8"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During physical activity drink 600-1200 ml per hour of a cool, non-carbonated drink. This can be accomplished by drinking 150-300 ml. of fluid every 20 minutes. (30 ml. = 1 gulp).</w:t>
      </w:r>
    </w:p>
    <w:p w14:paraId="40B3FF15" w14:textId="77777777" w:rsidR="008146DF" w:rsidRDefault="008146DF" w:rsidP="008146DF">
      <w:pPr>
        <w:widowControl w:val="0"/>
        <w:numPr>
          <w:ilvl w:val="0"/>
          <w:numId w:val="87"/>
        </w:numPr>
        <w:tabs>
          <w:tab w:val="left" w:pos="-1440"/>
        </w:tabs>
        <w:rPr>
          <w:sz w:val="24"/>
        </w:rPr>
      </w:pPr>
      <w:r>
        <w:rPr>
          <w:rFonts w:ascii="Arial Narrow" w:hAnsi="Arial Narrow"/>
          <w:sz w:val="24"/>
        </w:rPr>
        <w:t>After physical activity drink at least 500 ml. per kg. of body weight lost during the activity.</w:t>
      </w:r>
    </w:p>
    <w:p w14:paraId="544DA983" w14:textId="77777777" w:rsidR="008146DF" w:rsidRPr="00B962B7" w:rsidRDefault="008146DF" w:rsidP="008146DF">
      <w:pPr>
        <w:widowControl w:val="0"/>
        <w:tabs>
          <w:tab w:val="left" w:pos="-1440"/>
        </w:tabs>
        <w:ind w:left="720" w:hanging="720"/>
        <w:rPr>
          <w:rFonts w:ascii="Tahoma" w:hAnsi="Tahoma"/>
          <w:sz w:val="24"/>
        </w:rPr>
      </w:pPr>
      <w:r w:rsidRPr="00CF1CE1">
        <w:rPr>
          <w:rFonts w:ascii="Tahoma" w:hAnsi="Tahoma"/>
          <w:b/>
          <w:sz w:val="24"/>
          <w:lang w:val="es-US"/>
        </w:rPr>
        <w:br w:type="page"/>
      </w:r>
      <w:r w:rsidRPr="003751AC">
        <w:rPr>
          <w:rFonts w:ascii="Tahoma" w:hAnsi="Tahoma"/>
          <w:b/>
          <w:sz w:val="24"/>
          <w:lang w:val="es-US"/>
        </w:rPr>
        <w:lastRenderedPageBreak/>
        <w:t xml:space="preserve">2.   VITAMINS – </w:t>
      </w:r>
      <w:r w:rsidRPr="00B962B7">
        <w:rPr>
          <w:rFonts w:ascii="Tahoma" w:hAnsi="Tahoma"/>
          <w:sz w:val="24"/>
        </w:rPr>
        <w:t>provide no calories / no energy</w:t>
      </w:r>
    </w:p>
    <w:p w14:paraId="426CDB1C" w14:textId="77777777" w:rsidR="008146DF" w:rsidRPr="00B962B7" w:rsidRDefault="008146DF" w:rsidP="008146DF">
      <w:pPr>
        <w:widowControl w:val="0"/>
        <w:rPr>
          <w:sz w:val="24"/>
        </w:rPr>
      </w:pPr>
    </w:p>
    <w:p w14:paraId="651E96D0" w14:textId="77777777" w:rsidR="008146DF" w:rsidRPr="00B962B7" w:rsidRDefault="008146DF" w:rsidP="008146DF">
      <w:pPr>
        <w:widowControl w:val="0"/>
        <w:rPr>
          <w:rFonts w:ascii="Tahoma" w:hAnsi="Tahoma"/>
          <w:b/>
          <w:sz w:val="24"/>
        </w:rPr>
      </w:pPr>
      <w:r w:rsidRPr="00B962B7">
        <w:rPr>
          <w:rFonts w:ascii="Tahoma" w:hAnsi="Tahoma"/>
          <w:b/>
          <w:sz w:val="24"/>
        </w:rPr>
        <w:t>Facts about vitamins:</w:t>
      </w:r>
    </w:p>
    <w:p w14:paraId="618C9B01" w14:textId="77777777" w:rsidR="008146DF" w:rsidRPr="00B962B7" w:rsidRDefault="008146DF" w:rsidP="008146DF">
      <w:pPr>
        <w:widowControl w:val="0"/>
        <w:rPr>
          <w:rFonts w:ascii="Tahoma" w:hAnsi="Tahoma"/>
          <w:sz w:val="24"/>
        </w:rPr>
      </w:pPr>
    </w:p>
    <w:p w14:paraId="6A234F5A" w14:textId="77777777" w:rsidR="008146DF" w:rsidRPr="00B962B7" w:rsidRDefault="008146DF" w:rsidP="008146DF">
      <w:pPr>
        <w:widowControl w:val="0"/>
        <w:numPr>
          <w:ilvl w:val="0"/>
          <w:numId w:val="87"/>
        </w:numPr>
        <w:tabs>
          <w:tab w:val="left" w:pos="-1440"/>
        </w:tabs>
        <w:rPr>
          <w:rFonts w:ascii="Arial Narrow" w:hAnsi="Arial Narrow"/>
          <w:sz w:val="24"/>
        </w:rPr>
      </w:pPr>
      <w:r w:rsidRPr="00B962B7">
        <w:rPr>
          <w:rFonts w:ascii="Arial Narrow" w:hAnsi="Arial Narrow"/>
          <w:sz w:val="24"/>
        </w:rPr>
        <w:t>Vitamins are organic substances found in foods and vitamin supplements.</w:t>
      </w:r>
    </w:p>
    <w:p w14:paraId="67A80F4D" w14:textId="77777777" w:rsidR="008146DF" w:rsidRPr="00B962B7" w:rsidRDefault="008146DF" w:rsidP="008146DF">
      <w:pPr>
        <w:widowControl w:val="0"/>
        <w:numPr>
          <w:ilvl w:val="0"/>
          <w:numId w:val="87"/>
        </w:numPr>
        <w:tabs>
          <w:tab w:val="left" w:pos="-1440"/>
        </w:tabs>
        <w:rPr>
          <w:rFonts w:ascii="Arial Narrow" w:hAnsi="Arial Narrow"/>
          <w:sz w:val="24"/>
        </w:rPr>
      </w:pPr>
      <w:r w:rsidRPr="00B962B7">
        <w:rPr>
          <w:rFonts w:ascii="Arial Narrow" w:hAnsi="Arial Narrow"/>
          <w:sz w:val="24"/>
        </w:rPr>
        <w:t>Vitamins cannot be produced in the body, they must be provided by the foods that we eat.</w:t>
      </w:r>
    </w:p>
    <w:p w14:paraId="355FF47C" w14:textId="77777777" w:rsidR="008146DF" w:rsidRPr="00B962B7" w:rsidRDefault="008146DF" w:rsidP="008146DF">
      <w:pPr>
        <w:widowControl w:val="0"/>
        <w:numPr>
          <w:ilvl w:val="0"/>
          <w:numId w:val="87"/>
        </w:numPr>
        <w:tabs>
          <w:tab w:val="left" w:pos="-1440"/>
        </w:tabs>
        <w:rPr>
          <w:rFonts w:ascii="Arial Narrow" w:hAnsi="Arial Narrow"/>
          <w:sz w:val="24"/>
        </w:rPr>
      </w:pPr>
      <w:r w:rsidRPr="00B962B7">
        <w:rPr>
          <w:rFonts w:ascii="Arial Narrow" w:hAnsi="Arial Narrow"/>
          <w:sz w:val="24"/>
        </w:rPr>
        <w:t>Vitamins are components of the enzymes in our body that acts as the spark plugs/catalysts to energize and regulate metabolism.</w:t>
      </w:r>
    </w:p>
    <w:p w14:paraId="3D330806" w14:textId="77777777" w:rsidR="008146DF" w:rsidRPr="00B962B7" w:rsidRDefault="008146DF" w:rsidP="008146DF">
      <w:pPr>
        <w:widowControl w:val="0"/>
        <w:numPr>
          <w:ilvl w:val="0"/>
          <w:numId w:val="87"/>
        </w:numPr>
        <w:tabs>
          <w:tab w:val="left" w:pos="-1440"/>
        </w:tabs>
        <w:rPr>
          <w:rFonts w:ascii="Arial Narrow" w:hAnsi="Arial Narrow"/>
          <w:sz w:val="24"/>
        </w:rPr>
      </w:pPr>
      <w:r w:rsidRPr="00B962B7">
        <w:rPr>
          <w:rFonts w:ascii="Arial Narrow" w:hAnsi="Arial Narrow"/>
          <w:sz w:val="24"/>
        </w:rPr>
        <w:t>Inadequate intakes of vitamins will provide malfunctions in the body.</w:t>
      </w:r>
    </w:p>
    <w:p w14:paraId="69C792E3" w14:textId="77777777" w:rsidR="008146DF" w:rsidRPr="00B962B7" w:rsidRDefault="008146DF" w:rsidP="008146DF">
      <w:pPr>
        <w:widowControl w:val="0"/>
        <w:numPr>
          <w:ilvl w:val="0"/>
          <w:numId w:val="87"/>
        </w:numPr>
        <w:rPr>
          <w:rFonts w:ascii="Arial Narrow" w:hAnsi="Arial Narrow"/>
          <w:sz w:val="24"/>
        </w:rPr>
      </w:pPr>
      <w:r w:rsidRPr="00B962B7">
        <w:rPr>
          <w:rFonts w:ascii="Arial Narrow" w:hAnsi="Arial Narrow"/>
          <w:sz w:val="24"/>
        </w:rPr>
        <w:t xml:space="preserve">Vitamins provide no calories and no energy. </w:t>
      </w:r>
    </w:p>
    <w:p w14:paraId="285AFDF6" w14:textId="77777777" w:rsidR="008146DF" w:rsidRPr="00B962B7" w:rsidRDefault="008146DF" w:rsidP="008146DF">
      <w:pPr>
        <w:widowControl w:val="0"/>
        <w:numPr>
          <w:ilvl w:val="0"/>
          <w:numId w:val="87"/>
        </w:numPr>
        <w:rPr>
          <w:rFonts w:ascii="Arial Narrow" w:hAnsi="Arial Narrow"/>
          <w:sz w:val="24"/>
        </w:rPr>
      </w:pPr>
      <w:r w:rsidRPr="00B962B7">
        <w:rPr>
          <w:rFonts w:ascii="Arial Narrow" w:hAnsi="Arial Narrow"/>
          <w:sz w:val="24"/>
        </w:rPr>
        <w:t>13 Vitamins have been identified thus far. Each vitamin has its own specific functions and often works together with other vitamins.</w:t>
      </w:r>
    </w:p>
    <w:p w14:paraId="45CD84A2" w14:textId="77777777" w:rsidR="008146DF" w:rsidRPr="00B962B7" w:rsidRDefault="008146DF" w:rsidP="008146DF">
      <w:pPr>
        <w:widowControl w:val="0"/>
        <w:rPr>
          <w:rFonts w:ascii="Arial Narrow" w:hAnsi="Arial Narrow"/>
          <w:sz w:val="24"/>
        </w:rPr>
      </w:pPr>
    </w:p>
    <w:p w14:paraId="78661284" w14:textId="77777777" w:rsidR="008146DF" w:rsidRDefault="008146DF" w:rsidP="008146DF">
      <w:pPr>
        <w:widowControl w:val="0"/>
        <w:rPr>
          <w:rFonts w:ascii="Arial Narrow" w:hAnsi="Arial Narrow"/>
          <w:sz w:val="24"/>
        </w:rPr>
      </w:pPr>
      <w:r w:rsidRPr="00B962B7">
        <w:rPr>
          <w:rFonts w:ascii="Arial Narrow" w:hAnsi="Arial Narrow"/>
          <w:sz w:val="24"/>
        </w:rPr>
        <w:t xml:space="preserve">Vitamins are required in minute quantities. The </w:t>
      </w:r>
      <w:r w:rsidRPr="00B962B7">
        <w:rPr>
          <w:rFonts w:ascii="Arial Narrow" w:hAnsi="Arial Narrow"/>
          <w:b/>
          <w:sz w:val="24"/>
        </w:rPr>
        <w:t>RDA</w:t>
      </w:r>
      <w:r w:rsidRPr="00B962B7">
        <w:rPr>
          <w:rFonts w:ascii="Arial Narrow" w:hAnsi="Arial Narrow"/>
          <w:sz w:val="24"/>
        </w:rPr>
        <w:t xml:space="preserve"> (recommended daily allowance) for each vitamin has been identified. The RDA represents the </w:t>
      </w:r>
      <w:r w:rsidRPr="00B962B7">
        <w:rPr>
          <w:rFonts w:ascii="Arial Narrow" w:hAnsi="Arial Narrow"/>
          <w:b/>
          <w:sz w:val="24"/>
        </w:rPr>
        <w:t>absolute minimum</w:t>
      </w:r>
      <w:r w:rsidRPr="00B962B7">
        <w:rPr>
          <w:rFonts w:ascii="Arial Narrow" w:hAnsi="Arial Narrow"/>
          <w:sz w:val="24"/>
        </w:rPr>
        <w:t xml:space="preserve"> amount of each vitamin necessary in order to maintain normal bodily functions. More vitamins may be necessary during periods of</w:t>
      </w:r>
      <w:r>
        <w:rPr>
          <w:rFonts w:ascii="Arial Narrow" w:hAnsi="Arial Narrow"/>
          <w:sz w:val="24"/>
        </w:rPr>
        <w:t xml:space="preserve"> illness, pregnancy, menopause, old age, stress, and for those who exercise.</w:t>
      </w:r>
    </w:p>
    <w:p w14:paraId="7EE13FB8" w14:textId="77777777" w:rsidR="008146DF" w:rsidRDefault="008146DF" w:rsidP="008146DF">
      <w:pPr>
        <w:widowControl w:val="0"/>
        <w:rPr>
          <w:rFonts w:ascii="Arial Narrow" w:hAnsi="Arial Narrow"/>
          <w:sz w:val="24"/>
        </w:rPr>
      </w:pPr>
    </w:p>
    <w:p w14:paraId="22567A18" w14:textId="77777777" w:rsidR="008146DF" w:rsidRDefault="008146DF" w:rsidP="008146DF">
      <w:pPr>
        <w:widowControl w:val="0"/>
        <w:tabs>
          <w:tab w:val="left" w:pos="-1440"/>
        </w:tabs>
        <w:ind w:left="2880" w:hanging="2880"/>
        <w:rPr>
          <w:rFonts w:ascii="Arial Narrow" w:hAnsi="Arial Narrow"/>
          <w:b/>
          <w:sz w:val="24"/>
        </w:rPr>
      </w:pPr>
      <w:r>
        <w:rPr>
          <w:rFonts w:ascii="Tahoma" w:hAnsi="Tahoma"/>
          <w:b/>
          <w:sz w:val="24"/>
        </w:rPr>
        <w:t xml:space="preserve">WATER SOLUBLE VITAMINS - </w:t>
      </w:r>
      <w:r>
        <w:rPr>
          <w:rFonts w:ascii="Arial Narrow" w:hAnsi="Arial Narrow"/>
          <w:b/>
          <w:sz w:val="24"/>
        </w:rPr>
        <w:t>Vitamins C and B – Complex</w:t>
      </w:r>
    </w:p>
    <w:p w14:paraId="6A96B51F" w14:textId="77777777" w:rsidR="008146DF" w:rsidRDefault="008146DF" w:rsidP="008146DF">
      <w:pPr>
        <w:widowControl w:val="0"/>
        <w:tabs>
          <w:tab w:val="left" w:pos="-1440"/>
        </w:tabs>
        <w:ind w:left="2880" w:hanging="2880"/>
        <w:rPr>
          <w:rFonts w:ascii="Arial Narrow" w:hAnsi="Arial Narrow"/>
          <w:sz w:val="24"/>
        </w:rPr>
      </w:pPr>
    </w:p>
    <w:p w14:paraId="32AF4E43"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Water soluble vitamins are not stored in the body and must be replenished each day.</w:t>
      </w:r>
    </w:p>
    <w:p w14:paraId="0A5A3EAE"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Any excess intake of these vitamins will be eliminated through the excretion of urine.</w:t>
      </w:r>
    </w:p>
    <w:p w14:paraId="432340A0" w14:textId="77777777" w:rsidR="008146DF" w:rsidRPr="00E14053" w:rsidRDefault="008146DF" w:rsidP="008146DF">
      <w:pPr>
        <w:widowControl w:val="0"/>
        <w:numPr>
          <w:ilvl w:val="0"/>
          <w:numId w:val="87"/>
        </w:numPr>
        <w:rPr>
          <w:rFonts w:ascii="Arial Narrow" w:hAnsi="Arial Narrow"/>
          <w:sz w:val="24"/>
        </w:rPr>
      </w:pPr>
      <w:r w:rsidRPr="00E14053">
        <w:rPr>
          <w:rFonts w:ascii="Arial Narrow" w:hAnsi="Arial Narrow"/>
          <w:b/>
          <w:sz w:val="24"/>
        </w:rPr>
        <w:t>RDA</w:t>
      </w:r>
      <w:r w:rsidRPr="00E14053">
        <w:rPr>
          <w:rFonts w:ascii="Arial Narrow" w:hAnsi="Arial Narrow"/>
          <w:sz w:val="24"/>
        </w:rPr>
        <w:t xml:space="preserve"> for Vitamin C: 75mg (equivalent to 1 orange).</w:t>
      </w:r>
    </w:p>
    <w:p w14:paraId="3A73026E" w14:textId="77777777" w:rsidR="008146DF" w:rsidRDefault="008146DF" w:rsidP="008146DF">
      <w:pPr>
        <w:widowControl w:val="0"/>
        <w:rPr>
          <w:rFonts w:ascii="Arial Narrow" w:hAnsi="Arial Narrow"/>
          <w:sz w:val="24"/>
        </w:rPr>
      </w:pPr>
    </w:p>
    <w:p w14:paraId="69311AAA" w14:textId="77777777" w:rsidR="008146DF" w:rsidRDefault="008146DF" w:rsidP="008146DF">
      <w:pPr>
        <w:widowControl w:val="0"/>
        <w:tabs>
          <w:tab w:val="left" w:pos="-1440"/>
        </w:tabs>
        <w:ind w:left="2880" w:hanging="2880"/>
        <w:rPr>
          <w:rFonts w:ascii="Arial Narrow" w:hAnsi="Arial Narrow"/>
          <w:b/>
          <w:sz w:val="24"/>
        </w:rPr>
      </w:pPr>
      <w:r>
        <w:rPr>
          <w:rFonts w:ascii="Tahoma" w:hAnsi="Tahoma"/>
          <w:b/>
          <w:sz w:val="24"/>
        </w:rPr>
        <w:t xml:space="preserve">FAT SOLUBLE VITAMINS </w:t>
      </w:r>
      <w:r>
        <w:rPr>
          <w:rFonts w:ascii="Arial Narrow" w:hAnsi="Arial Narrow"/>
          <w:b/>
          <w:sz w:val="24"/>
        </w:rPr>
        <w:t>- Vitamins A, D, E, K</w:t>
      </w:r>
    </w:p>
    <w:p w14:paraId="1BD8CA65" w14:textId="77777777" w:rsidR="008146DF" w:rsidRDefault="008146DF" w:rsidP="008146DF">
      <w:pPr>
        <w:widowControl w:val="0"/>
        <w:tabs>
          <w:tab w:val="left" w:pos="-1440"/>
        </w:tabs>
        <w:ind w:left="2880" w:hanging="2880"/>
        <w:rPr>
          <w:rFonts w:ascii="Arial Narrow" w:hAnsi="Arial Narrow"/>
          <w:sz w:val="24"/>
        </w:rPr>
      </w:pPr>
    </w:p>
    <w:p w14:paraId="66D947FA"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Fat soluble vitamins are stored in the fat cells of the body and thus need not be replenished each day.</w:t>
      </w:r>
    </w:p>
    <w:p w14:paraId="38AB2002"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Although it is very unlikely, excess intakes and accumulation of fat-soluble vitamins may result in vitamin toxicity. Nausea and diarrhea are common symptoms.</w:t>
      </w:r>
    </w:p>
    <w:p w14:paraId="17F7AC91" w14:textId="77777777" w:rsidR="008146DF" w:rsidRDefault="008146DF" w:rsidP="008146DF">
      <w:pPr>
        <w:widowControl w:val="0"/>
        <w:tabs>
          <w:tab w:val="left" w:pos="-1440"/>
        </w:tabs>
        <w:rPr>
          <w:rFonts w:ascii="Arial Narrow" w:hAnsi="Arial Narrow"/>
          <w:sz w:val="24"/>
        </w:rPr>
      </w:pPr>
    </w:p>
    <w:p w14:paraId="13A4073A" w14:textId="77777777" w:rsidR="008146DF" w:rsidRDefault="008146DF" w:rsidP="008146DF">
      <w:pPr>
        <w:widowControl w:val="0"/>
        <w:tabs>
          <w:tab w:val="left" w:pos="-1440"/>
        </w:tabs>
        <w:rPr>
          <w:rFonts w:ascii="Arial Narrow" w:hAnsi="Arial Narrow"/>
          <w:sz w:val="24"/>
        </w:rPr>
      </w:pPr>
      <w:r>
        <w:rPr>
          <w:rFonts w:ascii="Arial Narrow" w:hAnsi="Arial Narrow"/>
          <w:sz w:val="24"/>
        </w:rPr>
        <w:t>Adequate intakes of all vitamins can easily be achieved by following the Canada Food Guide four food groups eating plan, avoiding restricted low-calorie diets, and eating a variety of foods each day.</w:t>
      </w:r>
    </w:p>
    <w:p w14:paraId="16B5F9AA" w14:textId="77777777" w:rsidR="008146DF" w:rsidRDefault="008146DF" w:rsidP="008146DF">
      <w:pPr>
        <w:widowControl w:val="0"/>
        <w:rPr>
          <w:rFonts w:ascii="Arial Narrow" w:hAnsi="Arial Narrow"/>
          <w:sz w:val="24"/>
        </w:rPr>
      </w:pPr>
    </w:p>
    <w:p w14:paraId="5E37AE12" w14:textId="77777777" w:rsidR="008146DF" w:rsidRDefault="008146DF" w:rsidP="008146DF">
      <w:pPr>
        <w:widowControl w:val="0"/>
        <w:rPr>
          <w:rFonts w:ascii="Arial Narrow" w:hAnsi="Arial Narrow"/>
          <w:sz w:val="24"/>
        </w:rPr>
      </w:pPr>
      <w:r>
        <w:rPr>
          <w:rFonts w:ascii="Arial Narrow" w:hAnsi="Arial Narrow"/>
          <w:sz w:val="24"/>
        </w:rPr>
        <w:t xml:space="preserve">If the above actions are followed, vitamin supplements should not be necessary. Vitamin supplements can be taken as a safeguard, but natural, unprocessed foods are the best sources of vitamins. </w:t>
      </w:r>
    </w:p>
    <w:p w14:paraId="191DD50A" w14:textId="77777777" w:rsidR="008146DF" w:rsidRDefault="008146DF" w:rsidP="008146DF">
      <w:pPr>
        <w:widowControl w:val="0"/>
        <w:tabs>
          <w:tab w:val="left" w:pos="-1440"/>
        </w:tabs>
        <w:ind w:left="720" w:hanging="720"/>
        <w:rPr>
          <w:rFonts w:ascii="Tahoma" w:hAnsi="Tahoma"/>
          <w:b/>
          <w:sz w:val="24"/>
        </w:rPr>
      </w:pPr>
    </w:p>
    <w:p w14:paraId="288294B6" w14:textId="77777777" w:rsidR="008146DF" w:rsidRDefault="008146DF" w:rsidP="008146DF">
      <w:pPr>
        <w:widowControl w:val="0"/>
        <w:tabs>
          <w:tab w:val="left" w:pos="-1440"/>
        </w:tabs>
        <w:ind w:left="720" w:hanging="720"/>
        <w:rPr>
          <w:rFonts w:ascii="Tahoma" w:hAnsi="Tahoma"/>
          <w:sz w:val="24"/>
        </w:rPr>
      </w:pPr>
      <w:r>
        <w:rPr>
          <w:rFonts w:ascii="Tahoma" w:hAnsi="Tahoma"/>
          <w:b/>
          <w:sz w:val="24"/>
        </w:rPr>
        <w:br w:type="page"/>
      </w:r>
      <w:r>
        <w:rPr>
          <w:rFonts w:ascii="Tahoma" w:hAnsi="Tahoma"/>
          <w:b/>
          <w:sz w:val="24"/>
        </w:rPr>
        <w:lastRenderedPageBreak/>
        <w:t xml:space="preserve">3.   MINERALS - </w:t>
      </w:r>
      <w:r w:rsidRPr="00E26AE9">
        <w:rPr>
          <w:rFonts w:ascii="Tahoma" w:hAnsi="Tahoma"/>
          <w:sz w:val="24"/>
        </w:rPr>
        <w:t>provide no calories</w:t>
      </w:r>
      <w:r>
        <w:rPr>
          <w:rFonts w:ascii="Tahoma" w:hAnsi="Tahoma"/>
          <w:sz w:val="24"/>
        </w:rPr>
        <w:t xml:space="preserve"> / no energy</w:t>
      </w:r>
    </w:p>
    <w:p w14:paraId="348FC6CF" w14:textId="77777777" w:rsidR="008146DF" w:rsidRDefault="008146DF" w:rsidP="008146DF">
      <w:pPr>
        <w:widowControl w:val="0"/>
        <w:tabs>
          <w:tab w:val="left" w:pos="-1440"/>
        </w:tabs>
        <w:ind w:left="720" w:hanging="720"/>
        <w:rPr>
          <w:rFonts w:ascii="Tahoma" w:hAnsi="Tahoma"/>
          <w:sz w:val="24"/>
        </w:rPr>
      </w:pPr>
    </w:p>
    <w:p w14:paraId="0ACAD1FD"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Minerals are inorganic compounds that along with protein are necessary for repairing body tissues.</w:t>
      </w:r>
    </w:p>
    <w:p w14:paraId="21E681C5"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Minerals also contribute to various other regulatory functions. </w:t>
      </w:r>
    </w:p>
    <w:p w14:paraId="230D3883"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Like vitamins, each mineral has its own functions and works in combination with others.</w:t>
      </w:r>
    </w:p>
    <w:p w14:paraId="4D3DBA2D" w14:textId="77777777" w:rsidR="008146DF" w:rsidRPr="00590AA3" w:rsidRDefault="008146DF" w:rsidP="008146DF">
      <w:pPr>
        <w:widowControl w:val="0"/>
        <w:numPr>
          <w:ilvl w:val="0"/>
          <w:numId w:val="87"/>
        </w:numPr>
        <w:rPr>
          <w:rFonts w:ascii="Arial Narrow" w:hAnsi="Arial Narrow"/>
          <w:sz w:val="24"/>
        </w:rPr>
      </w:pPr>
      <w:r w:rsidRPr="00590AA3">
        <w:rPr>
          <w:rFonts w:ascii="Arial Narrow" w:hAnsi="Arial Narrow"/>
          <w:sz w:val="24"/>
        </w:rPr>
        <w:t xml:space="preserve">Minerals provide no calories and no energy. </w:t>
      </w:r>
    </w:p>
    <w:p w14:paraId="541C4037"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Adequate mineral intake can easily be achieved by following a well-balanced eating plan, eating a variety of foods from the four food groups each day and avoiding calorie restrictive diets.</w:t>
      </w:r>
    </w:p>
    <w:p w14:paraId="5AD85F16" w14:textId="77777777" w:rsidR="008146DF" w:rsidRDefault="008146DF" w:rsidP="008146DF">
      <w:pPr>
        <w:widowControl w:val="0"/>
        <w:rPr>
          <w:rFonts w:ascii="Arial Narrow" w:hAnsi="Arial Narrow"/>
          <w:b/>
          <w:sz w:val="24"/>
        </w:rPr>
      </w:pPr>
    </w:p>
    <w:p w14:paraId="39C4B86B" w14:textId="77777777" w:rsidR="008146DF" w:rsidRPr="00E26AE9" w:rsidRDefault="008146DF" w:rsidP="008146DF">
      <w:pPr>
        <w:widowControl w:val="0"/>
        <w:rPr>
          <w:rFonts w:ascii="Arial Narrow" w:hAnsi="Arial Narrow"/>
          <w:sz w:val="28"/>
        </w:rPr>
      </w:pPr>
      <w:r w:rsidRPr="00E26AE9">
        <w:rPr>
          <w:rFonts w:ascii="Arial Narrow" w:hAnsi="Arial Narrow"/>
          <w:b/>
          <w:sz w:val="28"/>
        </w:rPr>
        <w:t>Common Mineral Deficiencies:</w:t>
      </w:r>
    </w:p>
    <w:p w14:paraId="4AE3AA27" w14:textId="77777777" w:rsidR="008146DF" w:rsidRDefault="008146DF" w:rsidP="008146DF">
      <w:pPr>
        <w:widowControl w:val="0"/>
        <w:rPr>
          <w:rFonts w:ascii="Arial Narrow" w:hAnsi="Arial Narrow"/>
          <w:sz w:val="24"/>
        </w:rPr>
      </w:pPr>
    </w:p>
    <w:p w14:paraId="1B03665F" w14:textId="77777777" w:rsidR="008146DF" w:rsidRDefault="008146DF" w:rsidP="008146DF">
      <w:pPr>
        <w:widowControl w:val="0"/>
        <w:rPr>
          <w:rFonts w:ascii="Arial Narrow" w:hAnsi="Arial Narrow"/>
          <w:sz w:val="24"/>
        </w:rPr>
      </w:pPr>
      <w:r>
        <w:rPr>
          <w:rFonts w:ascii="Arial Narrow" w:hAnsi="Arial Narrow"/>
          <w:b/>
          <w:sz w:val="24"/>
        </w:rPr>
        <w:t>A.  Iron deficiency (Anaemia):</w:t>
      </w:r>
    </w:p>
    <w:p w14:paraId="6C7B19EF" w14:textId="77777777" w:rsidR="008146DF" w:rsidRDefault="008146DF" w:rsidP="008146DF">
      <w:pPr>
        <w:widowControl w:val="0"/>
        <w:tabs>
          <w:tab w:val="left" w:pos="-1440"/>
        </w:tabs>
        <w:ind w:left="1440" w:hanging="1440"/>
        <w:rPr>
          <w:rFonts w:ascii="Arial Narrow" w:hAnsi="Arial Narrow"/>
          <w:sz w:val="24"/>
        </w:rPr>
      </w:pPr>
    </w:p>
    <w:p w14:paraId="499ED458" w14:textId="77777777" w:rsidR="008146DF" w:rsidRDefault="008146DF" w:rsidP="008146DF">
      <w:pPr>
        <w:widowControl w:val="0"/>
        <w:tabs>
          <w:tab w:val="left" w:pos="-1440"/>
        </w:tabs>
        <w:ind w:left="1440" w:hanging="1440"/>
        <w:rPr>
          <w:rFonts w:ascii="Arial Narrow" w:hAnsi="Arial Narrow"/>
          <w:sz w:val="24"/>
        </w:rPr>
      </w:pPr>
      <w:r>
        <w:rPr>
          <w:rFonts w:ascii="Arial Narrow" w:hAnsi="Arial Narrow"/>
          <w:sz w:val="24"/>
        </w:rPr>
        <w:t>Symptoms:</w:t>
      </w:r>
      <w:r>
        <w:rPr>
          <w:rFonts w:ascii="Arial Narrow" w:hAnsi="Arial Narrow"/>
          <w:sz w:val="24"/>
        </w:rPr>
        <w:tab/>
        <w:t>Chronic tiredness, irritability, headache, difficulty concentrating, …</w:t>
      </w:r>
    </w:p>
    <w:p w14:paraId="6D450ACF" w14:textId="77777777" w:rsidR="008146DF" w:rsidRDefault="008146DF" w:rsidP="008146DF">
      <w:pPr>
        <w:widowControl w:val="0"/>
        <w:tabs>
          <w:tab w:val="left" w:pos="-1440"/>
        </w:tabs>
        <w:rPr>
          <w:rFonts w:ascii="Arial Narrow" w:hAnsi="Arial Narrow"/>
          <w:sz w:val="24"/>
        </w:rPr>
      </w:pPr>
    </w:p>
    <w:p w14:paraId="0CBC950C"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Women need more iron in their diet due to blood/iron loss during menstruation. Pregnancy and lactation impose even greater iron requirements.</w:t>
      </w:r>
    </w:p>
    <w:p w14:paraId="39AEABED"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Women and dieters are also susceptible to iron deficiencies as a result of calorie restricted diets and inadequate food intakes.  </w:t>
      </w:r>
    </w:p>
    <w:p w14:paraId="7D067045"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Exercise may cause iron loss and increase the risks of iron deficiency in both men and women. (Iron loss may be the result of sweating, red blood cell destruction from impact stress).</w:t>
      </w:r>
    </w:p>
    <w:p w14:paraId="7B0E0AB6"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Vegetarians are also at risk as meats are excellent sources of iron. Vegetarians must be well educated as to non-meat iron sources. (Iron enriched or fortified cereal/grain products, beans, peas, split peas and some dark green leafy vegetables are good vegetable iron sources).</w:t>
      </w:r>
    </w:p>
    <w:p w14:paraId="64BDEDDD"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For those with low iron, animal iron sources should be emphasized, since the iron from animals is absorbed better than the iron from vegetables. </w:t>
      </w:r>
    </w:p>
    <w:p w14:paraId="655B19F7"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Combining an animal and vegetable product increases the absorption of iron from the vegetable source. </w:t>
      </w:r>
    </w:p>
    <w:p w14:paraId="72FFFB09"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Vitamin C also increases iron absorption. High vitamin C foods should be consumed with each meal of vegetable source.</w:t>
      </w:r>
    </w:p>
    <w:p w14:paraId="614E6E18"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It is always best to get the vitamins and minerals by eating foods but if you lack iron, supplements can correct the deficiency. Iron supplementation should not exceed the Recommended Daily Allowance (RDA). </w:t>
      </w:r>
    </w:p>
    <w:p w14:paraId="18E2893B" w14:textId="77777777" w:rsidR="008146DF" w:rsidRDefault="008146DF" w:rsidP="008146DF">
      <w:pPr>
        <w:widowControl w:val="0"/>
        <w:rPr>
          <w:rFonts w:ascii="Arial Narrow" w:hAnsi="Arial Narrow"/>
          <w:sz w:val="24"/>
        </w:rPr>
      </w:pPr>
    </w:p>
    <w:p w14:paraId="45B74F3C" w14:textId="77777777" w:rsidR="008146DF" w:rsidRDefault="008146DF" w:rsidP="008146DF">
      <w:pPr>
        <w:widowControl w:val="0"/>
        <w:rPr>
          <w:rFonts w:ascii="Arial Narrow" w:hAnsi="Arial Narrow"/>
          <w:b/>
          <w:sz w:val="24"/>
        </w:rPr>
      </w:pPr>
      <w:r>
        <w:rPr>
          <w:rFonts w:ascii="Arial Narrow" w:hAnsi="Arial Narrow"/>
          <w:b/>
          <w:sz w:val="24"/>
        </w:rPr>
        <w:t>Sources of Iron:</w:t>
      </w:r>
    </w:p>
    <w:p w14:paraId="2467907B" w14:textId="77777777" w:rsidR="008146DF" w:rsidRDefault="008146DF" w:rsidP="008146DF">
      <w:pPr>
        <w:widowControl w:val="0"/>
        <w:rPr>
          <w:rFonts w:ascii="Arial Narrow" w:hAnsi="Arial Narrow"/>
          <w:sz w:val="24"/>
        </w:rPr>
      </w:pPr>
    </w:p>
    <w:tbl>
      <w:tblPr>
        <w:tblW w:w="0" w:type="auto"/>
        <w:tblLayout w:type="fixed"/>
        <w:tblLook w:val="0000" w:firstRow="0" w:lastRow="0" w:firstColumn="0" w:lastColumn="0" w:noHBand="0" w:noVBand="0"/>
      </w:tblPr>
      <w:tblGrid>
        <w:gridCol w:w="1458"/>
        <w:gridCol w:w="7398"/>
      </w:tblGrid>
      <w:tr w:rsidR="008146DF" w14:paraId="5A1BB899" w14:textId="77777777" w:rsidTr="00E31452">
        <w:tc>
          <w:tcPr>
            <w:tcW w:w="1458" w:type="dxa"/>
          </w:tcPr>
          <w:p w14:paraId="341E96CD" w14:textId="77777777" w:rsidR="008146DF" w:rsidRDefault="008146DF" w:rsidP="00E31452">
            <w:pPr>
              <w:widowControl w:val="0"/>
              <w:rPr>
                <w:rFonts w:ascii="Arial Narrow" w:hAnsi="Arial Narrow"/>
                <w:sz w:val="24"/>
              </w:rPr>
            </w:pPr>
            <w:r>
              <w:rPr>
                <w:rFonts w:ascii="Arial Narrow" w:hAnsi="Arial Narrow"/>
                <w:sz w:val="24"/>
              </w:rPr>
              <w:t>Meats:</w:t>
            </w:r>
          </w:p>
        </w:tc>
        <w:tc>
          <w:tcPr>
            <w:tcW w:w="7398" w:type="dxa"/>
          </w:tcPr>
          <w:p w14:paraId="148C0154" w14:textId="77777777" w:rsidR="008146DF" w:rsidRDefault="008146DF" w:rsidP="00E31452">
            <w:pPr>
              <w:widowControl w:val="0"/>
              <w:rPr>
                <w:rFonts w:ascii="Arial Narrow" w:hAnsi="Arial Narrow"/>
                <w:sz w:val="24"/>
              </w:rPr>
            </w:pPr>
            <w:r>
              <w:rPr>
                <w:rFonts w:ascii="Arial Narrow" w:hAnsi="Arial Narrow"/>
                <w:sz w:val="24"/>
              </w:rPr>
              <w:t>Red meats, liver and kidney, poultry, seafood, egg yolks</w:t>
            </w:r>
          </w:p>
        </w:tc>
      </w:tr>
      <w:tr w:rsidR="008146DF" w14:paraId="16371B5A" w14:textId="77777777" w:rsidTr="00E31452">
        <w:tc>
          <w:tcPr>
            <w:tcW w:w="1458" w:type="dxa"/>
          </w:tcPr>
          <w:p w14:paraId="7485B18D" w14:textId="77777777" w:rsidR="008146DF" w:rsidRDefault="008146DF" w:rsidP="00E31452">
            <w:pPr>
              <w:widowControl w:val="0"/>
              <w:rPr>
                <w:rFonts w:ascii="Arial Narrow" w:hAnsi="Arial Narrow"/>
                <w:sz w:val="24"/>
              </w:rPr>
            </w:pPr>
          </w:p>
          <w:p w14:paraId="47F9649C" w14:textId="77777777" w:rsidR="008146DF" w:rsidRDefault="008146DF" w:rsidP="00E31452">
            <w:pPr>
              <w:widowControl w:val="0"/>
              <w:rPr>
                <w:rFonts w:ascii="Arial Narrow" w:hAnsi="Arial Narrow"/>
                <w:sz w:val="24"/>
              </w:rPr>
            </w:pPr>
            <w:r>
              <w:rPr>
                <w:rFonts w:ascii="Arial Narrow" w:hAnsi="Arial Narrow"/>
                <w:sz w:val="24"/>
              </w:rPr>
              <w:t>Non-meats:</w:t>
            </w:r>
          </w:p>
        </w:tc>
        <w:tc>
          <w:tcPr>
            <w:tcW w:w="7398" w:type="dxa"/>
          </w:tcPr>
          <w:p w14:paraId="45958E36" w14:textId="77777777" w:rsidR="008146DF" w:rsidRDefault="008146DF" w:rsidP="00E31452">
            <w:pPr>
              <w:widowControl w:val="0"/>
              <w:rPr>
                <w:rFonts w:ascii="Arial Narrow" w:hAnsi="Arial Narrow"/>
                <w:sz w:val="24"/>
              </w:rPr>
            </w:pPr>
          </w:p>
          <w:p w14:paraId="157D89C8" w14:textId="77777777" w:rsidR="008146DF" w:rsidRDefault="008146DF" w:rsidP="00E31452">
            <w:pPr>
              <w:widowControl w:val="0"/>
              <w:rPr>
                <w:rFonts w:ascii="Arial Narrow" w:hAnsi="Arial Narrow"/>
                <w:sz w:val="24"/>
              </w:rPr>
            </w:pPr>
            <w:r>
              <w:rPr>
                <w:rFonts w:ascii="Arial Narrow" w:hAnsi="Arial Narrow"/>
                <w:sz w:val="24"/>
              </w:rPr>
              <w:t>Legumes (kidney beans, chickpeas), wholemeal breads and cereals, nuts, green leafy vegetables, dried fruits.</w:t>
            </w:r>
          </w:p>
          <w:p w14:paraId="0C1B812C" w14:textId="77777777" w:rsidR="008146DF" w:rsidRDefault="008146DF" w:rsidP="00E31452">
            <w:pPr>
              <w:widowControl w:val="0"/>
              <w:rPr>
                <w:rFonts w:ascii="Arial Narrow" w:hAnsi="Arial Narrow"/>
                <w:sz w:val="24"/>
              </w:rPr>
            </w:pPr>
          </w:p>
        </w:tc>
      </w:tr>
    </w:tbl>
    <w:p w14:paraId="1BEA0CA9" w14:textId="09E5BD81" w:rsidR="008146DF" w:rsidRDefault="008146DF" w:rsidP="008146DF">
      <w:pPr>
        <w:widowControl w:val="0"/>
        <w:spacing w:line="360" w:lineRule="auto"/>
        <w:rPr>
          <w:rFonts w:ascii="Arial Narrow" w:hAnsi="Arial Narrow"/>
          <w:sz w:val="24"/>
        </w:rPr>
      </w:pPr>
      <w:r>
        <w:rPr>
          <w:rFonts w:ascii="Arial Narrow" w:hAnsi="Arial Narrow"/>
          <w:b/>
          <w:sz w:val="24"/>
        </w:rPr>
        <w:t>B. Calcium Deficiency (Osteoporosis):</w:t>
      </w:r>
    </w:p>
    <w:p w14:paraId="7CF4626B"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Both men and women lose calcium from their skeletons as a result of the aging process.</w:t>
      </w:r>
    </w:p>
    <w:p w14:paraId="46709776"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Women suffer more calcium loss during menopause due to the absence of estrogen that aids in calcium absorption. As a result, women have a higher incidence of bone fractures and osteoporosis.</w:t>
      </w:r>
    </w:p>
    <w:p w14:paraId="686F559E"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The denser the bones are the lower the risk of developing osteoporosis. </w:t>
      </w:r>
    </w:p>
    <w:p w14:paraId="123480BE" w14:textId="77777777" w:rsidR="008146DF" w:rsidRDefault="008146DF" w:rsidP="008146DF">
      <w:pPr>
        <w:widowControl w:val="0"/>
        <w:rPr>
          <w:rFonts w:ascii="Arial Narrow" w:hAnsi="Arial Narrow"/>
          <w:sz w:val="24"/>
        </w:rPr>
      </w:pPr>
    </w:p>
    <w:p w14:paraId="19B500DA" w14:textId="77777777" w:rsidR="00372C79" w:rsidRDefault="00372C79">
      <w:pPr>
        <w:spacing w:after="160" w:line="259" w:lineRule="auto"/>
        <w:rPr>
          <w:rFonts w:ascii="Arial Narrow" w:hAnsi="Arial Narrow"/>
          <w:b/>
          <w:sz w:val="24"/>
        </w:rPr>
      </w:pPr>
      <w:r>
        <w:rPr>
          <w:rFonts w:ascii="Arial Narrow" w:hAnsi="Arial Narrow"/>
          <w:b/>
          <w:sz w:val="24"/>
        </w:rPr>
        <w:br w:type="page"/>
      </w:r>
    </w:p>
    <w:p w14:paraId="033BB38C" w14:textId="4DA3A31A" w:rsidR="008146DF" w:rsidRDefault="008146DF" w:rsidP="008146DF">
      <w:pPr>
        <w:widowControl w:val="0"/>
        <w:spacing w:line="360" w:lineRule="auto"/>
        <w:rPr>
          <w:rFonts w:ascii="Arial Narrow" w:hAnsi="Arial Narrow"/>
          <w:sz w:val="24"/>
        </w:rPr>
      </w:pPr>
      <w:r>
        <w:rPr>
          <w:rFonts w:ascii="Arial Narrow" w:hAnsi="Arial Narrow"/>
          <w:b/>
          <w:sz w:val="24"/>
        </w:rPr>
        <w:lastRenderedPageBreak/>
        <w:t>In order to keep bones dense, it is recommended to:</w:t>
      </w:r>
    </w:p>
    <w:p w14:paraId="2463B004"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Eat adequate amounts of calcium throughout life.</w:t>
      </w:r>
    </w:p>
    <w:p w14:paraId="1F645F1A" w14:textId="77777777" w:rsidR="008146DF" w:rsidRDefault="008146DF" w:rsidP="008146DF">
      <w:pPr>
        <w:widowControl w:val="0"/>
        <w:numPr>
          <w:ilvl w:val="0"/>
          <w:numId w:val="87"/>
        </w:numPr>
        <w:tabs>
          <w:tab w:val="left" w:pos="-1440"/>
          <w:tab w:val="left" w:pos="720"/>
        </w:tabs>
        <w:rPr>
          <w:rFonts w:ascii="Arial Narrow" w:hAnsi="Arial Narrow"/>
          <w:sz w:val="24"/>
        </w:rPr>
      </w:pPr>
      <w:r>
        <w:rPr>
          <w:rFonts w:ascii="Arial Narrow" w:hAnsi="Arial Narrow"/>
          <w:sz w:val="24"/>
        </w:rPr>
        <w:t>Greatest calcium requirement is between the ages of 14 to 18 when the RDA is 1300mg/day.</w:t>
      </w:r>
    </w:p>
    <w:p w14:paraId="68A12429"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Perform weight-bearing activities throughout life. </w:t>
      </w:r>
    </w:p>
    <w:p w14:paraId="08F5302F"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Weight bearing exercise has been found to strengthen bones.</w:t>
      </w:r>
    </w:p>
    <w:p w14:paraId="41463525"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Avoid excessive weight loss or extreme thinness.</w:t>
      </w:r>
    </w:p>
    <w:p w14:paraId="3D719D84"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Vitamin D has been found to increase the absorption of calcium.</w:t>
      </w:r>
    </w:p>
    <w:p w14:paraId="4AB498F5" w14:textId="77777777" w:rsidR="008146DF" w:rsidRDefault="008146DF" w:rsidP="008146DF">
      <w:pPr>
        <w:widowControl w:val="0"/>
        <w:numPr>
          <w:ilvl w:val="0"/>
          <w:numId w:val="87"/>
        </w:numPr>
        <w:tabs>
          <w:tab w:val="left" w:pos="-1440"/>
        </w:tabs>
        <w:ind w:left="0" w:firstLine="0"/>
        <w:rPr>
          <w:rFonts w:ascii="Arial Narrow" w:hAnsi="Arial Narrow"/>
          <w:sz w:val="24"/>
        </w:rPr>
      </w:pPr>
      <w:r>
        <w:rPr>
          <w:rFonts w:ascii="Arial Narrow" w:hAnsi="Arial Narrow"/>
          <w:sz w:val="24"/>
        </w:rPr>
        <w:t xml:space="preserve">High caffeine consumption has been found to interfere with calcium absorption. </w:t>
      </w:r>
    </w:p>
    <w:p w14:paraId="0D5CDE33" w14:textId="77777777" w:rsidR="008146DF" w:rsidRDefault="008146DF" w:rsidP="008146DF">
      <w:pPr>
        <w:widowControl w:val="0"/>
        <w:numPr>
          <w:ilvl w:val="12"/>
          <w:numId w:val="0"/>
        </w:numPr>
        <w:tabs>
          <w:tab w:val="left" w:pos="-1440"/>
        </w:tabs>
        <w:ind w:left="360" w:hanging="360"/>
        <w:rPr>
          <w:rFonts w:ascii="Arial Narrow" w:hAnsi="Arial Narrow"/>
          <w:sz w:val="24"/>
        </w:rPr>
      </w:pPr>
    </w:p>
    <w:p w14:paraId="3EC51348" w14:textId="77777777" w:rsidR="008146DF" w:rsidRDefault="008146DF" w:rsidP="008146DF">
      <w:pPr>
        <w:widowControl w:val="0"/>
        <w:tabs>
          <w:tab w:val="left" w:pos="-1440"/>
          <w:tab w:val="left" w:pos="7305"/>
        </w:tabs>
        <w:spacing w:line="360" w:lineRule="auto"/>
        <w:rPr>
          <w:rFonts w:ascii="Arial Narrow" w:hAnsi="Arial Narrow"/>
          <w:sz w:val="24"/>
        </w:rPr>
      </w:pPr>
      <w:r>
        <w:rPr>
          <w:rFonts w:ascii="Arial Narrow" w:hAnsi="Arial Narrow"/>
          <w:b/>
          <w:sz w:val="24"/>
        </w:rPr>
        <w:t>Good Sources of Calcium:</w:t>
      </w:r>
      <w:r>
        <w:rPr>
          <w:rFonts w:ascii="Arial Narrow" w:hAnsi="Arial Narrow"/>
          <w:b/>
          <w:sz w:val="24"/>
        </w:rPr>
        <w:tab/>
      </w:r>
    </w:p>
    <w:tbl>
      <w:tblPr>
        <w:tblW w:w="0" w:type="auto"/>
        <w:tblLayout w:type="fixed"/>
        <w:tblLook w:val="0000" w:firstRow="0" w:lastRow="0" w:firstColumn="0" w:lastColumn="0" w:noHBand="0" w:noVBand="0"/>
      </w:tblPr>
      <w:tblGrid>
        <w:gridCol w:w="1818"/>
        <w:gridCol w:w="7038"/>
      </w:tblGrid>
      <w:tr w:rsidR="008146DF" w14:paraId="05F2F336" w14:textId="77777777" w:rsidTr="00E31452">
        <w:tc>
          <w:tcPr>
            <w:tcW w:w="1818" w:type="dxa"/>
          </w:tcPr>
          <w:p w14:paraId="2981994F" w14:textId="77777777" w:rsidR="008146DF" w:rsidRDefault="008146DF" w:rsidP="00E31452">
            <w:pPr>
              <w:widowControl w:val="0"/>
              <w:tabs>
                <w:tab w:val="left" w:pos="-1440"/>
              </w:tabs>
              <w:rPr>
                <w:rFonts w:ascii="Arial Narrow" w:hAnsi="Arial Narrow"/>
                <w:sz w:val="24"/>
              </w:rPr>
            </w:pPr>
            <w:r>
              <w:rPr>
                <w:rFonts w:ascii="Arial Narrow" w:hAnsi="Arial Narrow"/>
                <w:sz w:val="24"/>
              </w:rPr>
              <w:t>Dairy products:</w:t>
            </w:r>
          </w:p>
        </w:tc>
        <w:tc>
          <w:tcPr>
            <w:tcW w:w="7038" w:type="dxa"/>
          </w:tcPr>
          <w:p w14:paraId="6BE3319B" w14:textId="77777777" w:rsidR="008146DF" w:rsidRDefault="008146DF" w:rsidP="00E31452">
            <w:pPr>
              <w:widowControl w:val="0"/>
              <w:tabs>
                <w:tab w:val="left" w:pos="-1440"/>
              </w:tabs>
              <w:rPr>
                <w:rFonts w:ascii="Arial Narrow" w:hAnsi="Arial Narrow"/>
                <w:sz w:val="24"/>
              </w:rPr>
            </w:pPr>
            <w:r>
              <w:rPr>
                <w:rFonts w:ascii="Arial Narrow" w:hAnsi="Arial Narrow"/>
                <w:sz w:val="24"/>
              </w:rPr>
              <w:t>Milk, cheese, yogurt. Lower fat options have the same amount of calcium.</w:t>
            </w:r>
          </w:p>
        </w:tc>
      </w:tr>
      <w:tr w:rsidR="008146DF" w14:paraId="36C0CA2E" w14:textId="77777777" w:rsidTr="00E31452">
        <w:tc>
          <w:tcPr>
            <w:tcW w:w="1818" w:type="dxa"/>
          </w:tcPr>
          <w:p w14:paraId="5469014F" w14:textId="77777777" w:rsidR="008146DF" w:rsidRDefault="008146DF" w:rsidP="00E31452">
            <w:pPr>
              <w:widowControl w:val="0"/>
              <w:tabs>
                <w:tab w:val="left" w:pos="-1440"/>
              </w:tabs>
              <w:rPr>
                <w:rFonts w:ascii="Arial Narrow" w:hAnsi="Arial Narrow"/>
                <w:sz w:val="24"/>
              </w:rPr>
            </w:pPr>
          </w:p>
          <w:p w14:paraId="5B64115C" w14:textId="77777777" w:rsidR="008146DF" w:rsidRDefault="008146DF" w:rsidP="00E31452">
            <w:pPr>
              <w:widowControl w:val="0"/>
              <w:tabs>
                <w:tab w:val="left" w:pos="-1440"/>
              </w:tabs>
              <w:rPr>
                <w:rFonts w:ascii="Arial Narrow" w:hAnsi="Arial Narrow"/>
                <w:sz w:val="24"/>
              </w:rPr>
            </w:pPr>
            <w:r>
              <w:rPr>
                <w:rFonts w:ascii="Arial Narrow" w:hAnsi="Arial Narrow"/>
                <w:sz w:val="24"/>
              </w:rPr>
              <w:t>Non-dairy</w:t>
            </w:r>
          </w:p>
        </w:tc>
        <w:tc>
          <w:tcPr>
            <w:tcW w:w="7038" w:type="dxa"/>
          </w:tcPr>
          <w:p w14:paraId="28FAD236" w14:textId="77777777" w:rsidR="008146DF" w:rsidRDefault="008146DF" w:rsidP="00E31452">
            <w:pPr>
              <w:widowControl w:val="0"/>
              <w:tabs>
                <w:tab w:val="left" w:pos="-1440"/>
              </w:tabs>
              <w:ind w:left="2160" w:hanging="2160"/>
              <w:rPr>
                <w:rFonts w:ascii="Arial Narrow" w:hAnsi="Arial Narrow"/>
                <w:sz w:val="24"/>
              </w:rPr>
            </w:pPr>
          </w:p>
          <w:p w14:paraId="395F28A6" w14:textId="77777777" w:rsidR="008146DF" w:rsidRDefault="008146DF" w:rsidP="00E31452">
            <w:pPr>
              <w:widowControl w:val="0"/>
              <w:tabs>
                <w:tab w:val="left" w:pos="-1440"/>
              </w:tabs>
              <w:ind w:left="2160" w:hanging="2160"/>
              <w:rPr>
                <w:rFonts w:ascii="Arial Narrow" w:hAnsi="Arial Narrow"/>
                <w:sz w:val="24"/>
              </w:rPr>
            </w:pPr>
            <w:r>
              <w:rPr>
                <w:rFonts w:ascii="Arial Narrow" w:hAnsi="Arial Narrow"/>
                <w:sz w:val="24"/>
              </w:rPr>
              <w:t xml:space="preserve">Almonds, figs, fish with the bones (sardines, canned salmon), green leafy </w:t>
            </w:r>
          </w:p>
          <w:p w14:paraId="12A749A4" w14:textId="77777777" w:rsidR="008146DF" w:rsidRDefault="008146DF" w:rsidP="00E31452">
            <w:pPr>
              <w:widowControl w:val="0"/>
              <w:tabs>
                <w:tab w:val="left" w:pos="-1440"/>
              </w:tabs>
              <w:rPr>
                <w:rFonts w:ascii="Arial Narrow" w:hAnsi="Arial Narrow"/>
                <w:sz w:val="24"/>
              </w:rPr>
            </w:pPr>
            <w:r>
              <w:rPr>
                <w:rFonts w:ascii="Arial Narrow" w:hAnsi="Arial Narrow"/>
                <w:sz w:val="24"/>
              </w:rPr>
              <w:t>Vegetables (broccoli, kale, dandelion greens), oranges.</w:t>
            </w:r>
          </w:p>
        </w:tc>
      </w:tr>
    </w:tbl>
    <w:p w14:paraId="1D1929FE" w14:textId="77777777" w:rsidR="008146DF" w:rsidRDefault="008146DF" w:rsidP="008146DF">
      <w:pPr>
        <w:widowControl w:val="0"/>
        <w:tabs>
          <w:tab w:val="left" w:pos="-1440"/>
        </w:tabs>
        <w:ind w:left="2160" w:hanging="2160"/>
        <w:rPr>
          <w:rFonts w:ascii="Arial Narrow" w:hAnsi="Arial Narrow"/>
          <w:sz w:val="24"/>
        </w:rPr>
      </w:pPr>
    </w:p>
    <w:p w14:paraId="696CC299" w14:textId="77777777" w:rsidR="008146DF" w:rsidRPr="00E26AE9" w:rsidRDefault="008146DF" w:rsidP="008146DF">
      <w:pPr>
        <w:widowControl w:val="0"/>
        <w:tabs>
          <w:tab w:val="left" w:pos="-1440"/>
        </w:tabs>
        <w:spacing w:line="360" w:lineRule="auto"/>
        <w:ind w:left="720" w:hanging="720"/>
        <w:rPr>
          <w:rFonts w:ascii="Tahoma" w:hAnsi="Tahoma"/>
          <w:b/>
          <w:sz w:val="24"/>
          <w:u w:val="single"/>
        </w:rPr>
      </w:pPr>
      <w:r w:rsidRPr="00E26AE9">
        <w:rPr>
          <w:rFonts w:ascii="Tahoma" w:hAnsi="Tahoma"/>
          <w:b/>
          <w:sz w:val="24"/>
          <w:u w:val="single"/>
        </w:rPr>
        <w:t>The MACRONUTRIENTS</w:t>
      </w:r>
    </w:p>
    <w:p w14:paraId="0C7252CF" w14:textId="77777777" w:rsidR="008146DF" w:rsidRDefault="008146DF" w:rsidP="008146DF">
      <w:pPr>
        <w:widowControl w:val="0"/>
        <w:tabs>
          <w:tab w:val="left" w:pos="-1440"/>
        </w:tabs>
        <w:spacing w:line="360" w:lineRule="auto"/>
        <w:ind w:left="720" w:hanging="720"/>
        <w:rPr>
          <w:rFonts w:ascii="Tahoma" w:hAnsi="Tahoma"/>
          <w:b/>
          <w:sz w:val="24"/>
        </w:rPr>
      </w:pPr>
      <w:r>
        <w:rPr>
          <w:rFonts w:ascii="Tahoma" w:hAnsi="Tahoma"/>
          <w:b/>
          <w:sz w:val="24"/>
        </w:rPr>
        <w:t xml:space="preserve">4.   PROTEIN – 1 gram of protein = 4 calories </w:t>
      </w:r>
    </w:p>
    <w:p w14:paraId="18DF7FE8"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Protein intake is an essential for good health.</w:t>
      </w:r>
    </w:p>
    <w:p w14:paraId="513A9D4E"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Protein is a necessary requirement for the growth and repair of cells including muscle, organs, hair, nails, skin, teeth, bones, connective tissue, antibodies, enzymes and more.</w:t>
      </w:r>
    </w:p>
    <w:p w14:paraId="50B191C0" w14:textId="77777777" w:rsidR="008146DF" w:rsidRDefault="008146DF" w:rsidP="008146DF">
      <w:pPr>
        <w:widowControl w:val="0"/>
        <w:tabs>
          <w:tab w:val="left" w:pos="-1440"/>
        </w:tabs>
        <w:rPr>
          <w:rFonts w:ascii="Arial Narrow" w:hAnsi="Arial Narrow"/>
          <w:sz w:val="24"/>
        </w:rPr>
      </w:pPr>
    </w:p>
    <w:p w14:paraId="4731597A" w14:textId="77777777" w:rsidR="008146DF" w:rsidRDefault="008146DF" w:rsidP="008146DF">
      <w:pPr>
        <w:widowControl w:val="0"/>
        <w:tabs>
          <w:tab w:val="left" w:pos="-1440"/>
        </w:tabs>
        <w:rPr>
          <w:rFonts w:ascii="Arial Narrow" w:hAnsi="Arial Narrow"/>
          <w:sz w:val="24"/>
        </w:rPr>
      </w:pPr>
      <w:r w:rsidRPr="00072EB6">
        <w:rPr>
          <w:rFonts w:ascii="Arial Narrow" w:hAnsi="Arial Narrow"/>
          <w:b/>
          <w:sz w:val="24"/>
        </w:rPr>
        <w:t>Daily Protein requirements</w:t>
      </w:r>
      <w:r>
        <w:rPr>
          <w:rFonts w:ascii="Arial Narrow" w:hAnsi="Arial Narrow"/>
          <w:sz w:val="24"/>
        </w:rPr>
        <w:t>: (grams of protein for each kilogram of metabolically active body weight)</w:t>
      </w:r>
    </w:p>
    <w:p w14:paraId="500D4FA0" w14:textId="72523F9D" w:rsidR="008146DF" w:rsidRDefault="008146DF" w:rsidP="008146DF">
      <w:pPr>
        <w:widowControl w:val="0"/>
        <w:tabs>
          <w:tab w:val="left" w:pos="-1440"/>
        </w:tabs>
        <w:rPr>
          <w:rFonts w:ascii="Arial Narrow" w:hAnsi="Arial Narrow"/>
          <w:sz w:val="24"/>
        </w:rPr>
      </w:pPr>
      <w:r>
        <w:rPr>
          <w:rFonts w:ascii="Arial Narrow" w:hAnsi="Arial Narrow"/>
          <w:sz w:val="24"/>
        </w:rPr>
        <w:t xml:space="preserve">The Recommended Daily Allowance </w:t>
      </w:r>
      <w:r w:rsidRPr="00BB3674">
        <w:rPr>
          <w:rFonts w:ascii="Arial Narrow" w:hAnsi="Arial Narrow"/>
          <w:b/>
          <w:sz w:val="24"/>
          <w:u w:val="single"/>
        </w:rPr>
        <w:t>(RDA)</w:t>
      </w:r>
      <w:r>
        <w:rPr>
          <w:rFonts w:ascii="Arial Narrow" w:hAnsi="Arial Narrow"/>
          <w:sz w:val="24"/>
        </w:rPr>
        <w:t xml:space="preserve"> for adults is a modest 0.8 grams of protein/kg of body weight. This is the minimum amount of protein that should be eaten daily to prevent illness, muscle loss. The value of .8 – 1.2 g/kg could possibly satisfy the protein needs of a sedentary adult. It does not represent the amount that the average adult should consume as protein requirements will vary depending on your age, gender, activity level and health status.</w:t>
      </w:r>
    </w:p>
    <w:tbl>
      <w:tblPr>
        <w:tblStyle w:val="TableGrid"/>
        <w:tblW w:w="0" w:type="auto"/>
        <w:tblLook w:val="04A0" w:firstRow="1" w:lastRow="0" w:firstColumn="1" w:lastColumn="0" w:noHBand="0" w:noVBand="1"/>
      </w:tblPr>
      <w:tblGrid>
        <w:gridCol w:w="1885"/>
        <w:gridCol w:w="1620"/>
        <w:gridCol w:w="3420"/>
        <w:gridCol w:w="3865"/>
      </w:tblGrid>
      <w:tr w:rsidR="00372C79" w14:paraId="1EBAD2B1" w14:textId="77777777" w:rsidTr="00372C79">
        <w:tc>
          <w:tcPr>
            <w:tcW w:w="1885" w:type="dxa"/>
          </w:tcPr>
          <w:p w14:paraId="67E373EA" w14:textId="77777777" w:rsidR="00372C79" w:rsidRDefault="00372C79" w:rsidP="008146DF">
            <w:pPr>
              <w:widowControl w:val="0"/>
              <w:tabs>
                <w:tab w:val="left" w:pos="-1440"/>
              </w:tabs>
              <w:rPr>
                <w:rFonts w:ascii="Arial Narrow" w:hAnsi="Arial Narrow"/>
                <w:sz w:val="24"/>
              </w:rPr>
            </w:pPr>
            <w:r>
              <w:rPr>
                <w:rFonts w:ascii="Arial Narrow" w:hAnsi="Arial Narrow"/>
                <w:sz w:val="24"/>
              </w:rPr>
              <w:t>Sedentary Adults:</w:t>
            </w:r>
          </w:p>
          <w:p w14:paraId="326EB9B5" w14:textId="192A6B00" w:rsidR="00372C79" w:rsidRDefault="00372C79" w:rsidP="008146DF">
            <w:pPr>
              <w:widowControl w:val="0"/>
              <w:tabs>
                <w:tab w:val="left" w:pos="-1440"/>
              </w:tabs>
              <w:rPr>
                <w:rFonts w:ascii="Arial Narrow" w:hAnsi="Arial Narrow"/>
                <w:sz w:val="24"/>
              </w:rPr>
            </w:pPr>
            <w:r>
              <w:rPr>
                <w:rFonts w:ascii="Arial Narrow" w:hAnsi="Arial Narrow"/>
                <w:sz w:val="24"/>
              </w:rPr>
              <w:t>.8-1.2 g/kg</w:t>
            </w:r>
          </w:p>
        </w:tc>
        <w:tc>
          <w:tcPr>
            <w:tcW w:w="1620" w:type="dxa"/>
          </w:tcPr>
          <w:p w14:paraId="2846DBE1" w14:textId="416E18EF" w:rsidR="00372C79" w:rsidRDefault="00372C79" w:rsidP="008146DF">
            <w:pPr>
              <w:widowControl w:val="0"/>
              <w:tabs>
                <w:tab w:val="left" w:pos="-1440"/>
              </w:tabs>
              <w:rPr>
                <w:rFonts w:ascii="Arial Narrow" w:hAnsi="Arial Narrow"/>
                <w:sz w:val="24"/>
              </w:rPr>
            </w:pPr>
            <w:r>
              <w:rPr>
                <w:rFonts w:ascii="Arial Narrow" w:hAnsi="Arial Narrow"/>
                <w:sz w:val="24"/>
              </w:rPr>
              <w:t>Optimal Health:</w:t>
            </w:r>
          </w:p>
          <w:p w14:paraId="5CD71C29" w14:textId="3B362C1B" w:rsidR="00372C79" w:rsidRDefault="00372C79" w:rsidP="008146DF">
            <w:pPr>
              <w:widowControl w:val="0"/>
              <w:tabs>
                <w:tab w:val="left" w:pos="-1440"/>
              </w:tabs>
              <w:rPr>
                <w:rFonts w:ascii="Arial Narrow" w:hAnsi="Arial Narrow"/>
                <w:sz w:val="24"/>
              </w:rPr>
            </w:pPr>
            <w:r>
              <w:rPr>
                <w:rFonts w:ascii="Arial Narrow" w:hAnsi="Arial Narrow"/>
                <w:sz w:val="24"/>
              </w:rPr>
              <w:t xml:space="preserve">1.2-1.8 g/kg  </w:t>
            </w:r>
          </w:p>
        </w:tc>
        <w:tc>
          <w:tcPr>
            <w:tcW w:w="3420" w:type="dxa"/>
          </w:tcPr>
          <w:p w14:paraId="47DE1B01" w14:textId="77777777" w:rsidR="00372C79" w:rsidRDefault="00372C79" w:rsidP="008146DF">
            <w:pPr>
              <w:widowControl w:val="0"/>
              <w:tabs>
                <w:tab w:val="left" w:pos="-1440"/>
              </w:tabs>
              <w:rPr>
                <w:rFonts w:ascii="Arial Narrow" w:hAnsi="Arial Narrow"/>
                <w:sz w:val="24"/>
              </w:rPr>
            </w:pPr>
            <w:r>
              <w:rPr>
                <w:rFonts w:ascii="Arial Narrow" w:hAnsi="Arial Narrow"/>
                <w:sz w:val="24"/>
              </w:rPr>
              <w:t>Endurance Athletes</w:t>
            </w:r>
          </w:p>
          <w:p w14:paraId="43602EB4" w14:textId="774D1CBD" w:rsidR="00372C79" w:rsidRDefault="00372C79" w:rsidP="008146DF">
            <w:pPr>
              <w:widowControl w:val="0"/>
              <w:tabs>
                <w:tab w:val="left" w:pos="-1440"/>
              </w:tabs>
              <w:rPr>
                <w:rFonts w:ascii="Arial Narrow" w:hAnsi="Arial Narrow"/>
                <w:sz w:val="24"/>
              </w:rPr>
            </w:pPr>
            <w:r>
              <w:rPr>
                <w:rFonts w:ascii="Arial Narrow" w:hAnsi="Arial Narrow"/>
                <w:sz w:val="24"/>
              </w:rPr>
              <w:t>1.2-1.8 g/kg (</w:t>
            </w:r>
            <w:r>
              <w:rPr>
                <w:rFonts w:ascii="Arial Black" w:hAnsi="Arial Black"/>
                <w:sz w:val="24"/>
              </w:rPr>
              <w:t>↑</w:t>
            </w:r>
            <w:r>
              <w:rPr>
                <w:rFonts w:ascii="Arial Narrow" w:hAnsi="Arial Narrow"/>
                <w:sz w:val="24"/>
              </w:rPr>
              <w:t xml:space="preserve"> with level of training)</w:t>
            </w:r>
          </w:p>
        </w:tc>
        <w:tc>
          <w:tcPr>
            <w:tcW w:w="3865" w:type="dxa"/>
          </w:tcPr>
          <w:p w14:paraId="713DDF34" w14:textId="77777777" w:rsidR="00372C79" w:rsidRDefault="00372C79" w:rsidP="008146DF">
            <w:pPr>
              <w:widowControl w:val="0"/>
              <w:tabs>
                <w:tab w:val="left" w:pos="-1440"/>
              </w:tabs>
              <w:rPr>
                <w:rFonts w:ascii="Arial Narrow" w:hAnsi="Arial Narrow"/>
                <w:sz w:val="24"/>
              </w:rPr>
            </w:pPr>
            <w:r>
              <w:rPr>
                <w:rFonts w:ascii="Arial Narrow" w:hAnsi="Arial Narrow"/>
                <w:sz w:val="24"/>
              </w:rPr>
              <w:t xml:space="preserve">Strength Athletes: </w:t>
            </w:r>
          </w:p>
          <w:p w14:paraId="5BEC991D" w14:textId="5CF278FC" w:rsidR="00372C79" w:rsidRDefault="00372C79" w:rsidP="008146DF">
            <w:pPr>
              <w:widowControl w:val="0"/>
              <w:tabs>
                <w:tab w:val="left" w:pos="-1440"/>
              </w:tabs>
              <w:rPr>
                <w:rFonts w:ascii="Arial Narrow" w:hAnsi="Arial Narrow"/>
                <w:sz w:val="24"/>
              </w:rPr>
            </w:pPr>
            <w:r>
              <w:rPr>
                <w:rFonts w:ascii="Arial Narrow" w:hAnsi="Arial Narrow"/>
                <w:sz w:val="24"/>
              </w:rPr>
              <w:t>1.2-2 g/kg (</w:t>
            </w:r>
            <w:r>
              <w:rPr>
                <w:rFonts w:ascii="Arial Black" w:hAnsi="Arial Black"/>
                <w:sz w:val="24"/>
              </w:rPr>
              <w:t>↑</w:t>
            </w:r>
            <w:r>
              <w:rPr>
                <w:rFonts w:ascii="Arial Narrow" w:hAnsi="Arial Narrow"/>
                <w:sz w:val="24"/>
              </w:rPr>
              <w:t xml:space="preserve"> with level of training)</w:t>
            </w:r>
          </w:p>
        </w:tc>
      </w:tr>
    </w:tbl>
    <w:p w14:paraId="1494BC9E" w14:textId="77777777" w:rsidR="008146DF" w:rsidRDefault="008146DF" w:rsidP="008146DF">
      <w:pPr>
        <w:widowControl w:val="0"/>
        <w:tabs>
          <w:tab w:val="left" w:pos="-1440"/>
        </w:tabs>
        <w:jc w:val="center"/>
      </w:pPr>
      <w:r>
        <w:rPr>
          <w:rFonts w:ascii="Arial Narrow" w:hAnsi="Arial Narrow"/>
          <w:sz w:val="24"/>
        </w:rPr>
        <w:t xml:space="preserve">Summary of protein requirement research: </w:t>
      </w:r>
      <w:hyperlink r:id="rId400" w:history="1">
        <w:r>
          <w:rPr>
            <w:rStyle w:val="Hyperlink"/>
          </w:rPr>
          <w:t>How Much Protein Do Athletes Really Need? (scienceforsport.com)</w:t>
        </w:r>
      </w:hyperlink>
    </w:p>
    <w:p w14:paraId="2914C42E" w14:textId="0071D5B3" w:rsidR="008146DF" w:rsidRPr="00372C79" w:rsidRDefault="008146DF" w:rsidP="008146DF">
      <w:pPr>
        <w:widowControl w:val="0"/>
        <w:tabs>
          <w:tab w:val="left" w:pos="-1440"/>
        </w:tabs>
        <w:rPr>
          <w:rFonts w:ascii="Arial Narrow" w:hAnsi="Arial Narrow"/>
          <w:sz w:val="12"/>
        </w:rPr>
      </w:pPr>
    </w:p>
    <w:p w14:paraId="2A1FE568" w14:textId="43E432E9" w:rsidR="00AB1B8A" w:rsidRDefault="00AB1B8A" w:rsidP="008146DF">
      <w:pPr>
        <w:widowControl w:val="0"/>
        <w:tabs>
          <w:tab w:val="left" w:pos="-1440"/>
        </w:tabs>
        <w:rPr>
          <w:rFonts w:ascii="Arial Narrow" w:hAnsi="Arial Narrow"/>
          <w:sz w:val="24"/>
        </w:rPr>
      </w:pPr>
      <w:r>
        <w:rPr>
          <w:rFonts w:ascii="Arial Narrow" w:hAnsi="Arial Narrow"/>
          <w:sz w:val="24"/>
        </w:rPr>
        <w:t xml:space="preserve">Aiming for 20-30 grams of protein at each meal </w:t>
      </w:r>
      <w:r w:rsidR="0059140F">
        <w:rPr>
          <w:rFonts w:ascii="Arial Narrow" w:hAnsi="Arial Narrow"/>
          <w:sz w:val="24"/>
        </w:rPr>
        <w:t xml:space="preserve">and/or </w:t>
      </w:r>
      <w:r>
        <w:rPr>
          <w:rFonts w:ascii="Arial Narrow" w:hAnsi="Arial Narrow"/>
          <w:sz w:val="24"/>
        </w:rPr>
        <w:t xml:space="preserve">or spaced out within your snacks is </w:t>
      </w:r>
      <w:r w:rsidR="0059140F">
        <w:rPr>
          <w:rFonts w:ascii="Arial Narrow" w:hAnsi="Arial Narrow"/>
          <w:sz w:val="24"/>
        </w:rPr>
        <w:t xml:space="preserve">a good way to ensure that you are getting enough to keep you full and energetic. </w:t>
      </w:r>
    </w:p>
    <w:tbl>
      <w:tblPr>
        <w:tblStyle w:val="TableGrid"/>
        <w:tblW w:w="0" w:type="auto"/>
        <w:tblLook w:val="04A0" w:firstRow="1" w:lastRow="0" w:firstColumn="1" w:lastColumn="0" w:noHBand="0" w:noVBand="1"/>
      </w:tblPr>
      <w:tblGrid>
        <w:gridCol w:w="2158"/>
        <w:gridCol w:w="1077"/>
        <w:gridCol w:w="1619"/>
        <w:gridCol w:w="1801"/>
        <w:gridCol w:w="1710"/>
        <w:gridCol w:w="2425"/>
      </w:tblGrid>
      <w:tr w:rsidR="00372C79" w14:paraId="1ADB96DB" w14:textId="77777777" w:rsidTr="00372C79">
        <w:tc>
          <w:tcPr>
            <w:tcW w:w="2158" w:type="dxa"/>
          </w:tcPr>
          <w:p w14:paraId="0A316C55" w14:textId="4D49B8A2" w:rsidR="00372C79" w:rsidRDefault="00372C79" w:rsidP="00F14651">
            <w:pPr>
              <w:widowControl w:val="0"/>
              <w:tabs>
                <w:tab w:val="left" w:pos="-1440"/>
              </w:tabs>
              <w:jc w:val="center"/>
              <w:rPr>
                <w:rFonts w:ascii="Arial Narrow" w:hAnsi="Arial Narrow"/>
                <w:sz w:val="24"/>
              </w:rPr>
            </w:pPr>
            <w:r>
              <w:rPr>
                <w:rFonts w:ascii="Arial Narrow" w:hAnsi="Arial Narrow"/>
                <w:sz w:val="24"/>
              </w:rPr>
              <w:t>4 oz. Chicken / Beef</w:t>
            </w:r>
          </w:p>
          <w:p w14:paraId="733CD294" w14:textId="203CF8C5" w:rsidR="00372C79" w:rsidRDefault="00372C79" w:rsidP="00F14651">
            <w:pPr>
              <w:widowControl w:val="0"/>
              <w:tabs>
                <w:tab w:val="left" w:pos="-1440"/>
              </w:tabs>
              <w:jc w:val="center"/>
              <w:rPr>
                <w:rFonts w:ascii="Arial Narrow" w:hAnsi="Arial Narrow"/>
                <w:sz w:val="24"/>
              </w:rPr>
            </w:pPr>
            <w:r>
              <w:rPr>
                <w:rFonts w:ascii="Arial Narrow" w:hAnsi="Arial Narrow"/>
                <w:sz w:val="24"/>
              </w:rPr>
              <w:t>Palm of Hand</w:t>
            </w:r>
          </w:p>
          <w:p w14:paraId="06A3F97D" w14:textId="5E204FD7" w:rsidR="00372C79" w:rsidRDefault="00372C79" w:rsidP="00F14651">
            <w:pPr>
              <w:widowControl w:val="0"/>
              <w:tabs>
                <w:tab w:val="left" w:pos="-1440"/>
              </w:tabs>
              <w:jc w:val="center"/>
              <w:rPr>
                <w:rFonts w:ascii="Arial Narrow" w:hAnsi="Arial Narrow"/>
                <w:sz w:val="24"/>
              </w:rPr>
            </w:pPr>
            <w:r>
              <w:rPr>
                <w:rFonts w:ascii="Arial Narrow" w:hAnsi="Arial Narrow"/>
                <w:sz w:val="24"/>
              </w:rPr>
              <w:t>30 grams</w:t>
            </w:r>
          </w:p>
        </w:tc>
        <w:tc>
          <w:tcPr>
            <w:tcW w:w="1077" w:type="dxa"/>
          </w:tcPr>
          <w:p w14:paraId="30CAF0C7" w14:textId="77777777" w:rsidR="00372C79" w:rsidRDefault="00372C79" w:rsidP="00F14651">
            <w:pPr>
              <w:widowControl w:val="0"/>
              <w:tabs>
                <w:tab w:val="left" w:pos="-1440"/>
              </w:tabs>
              <w:jc w:val="center"/>
              <w:rPr>
                <w:rFonts w:ascii="Arial Narrow" w:hAnsi="Arial Narrow"/>
                <w:sz w:val="24"/>
              </w:rPr>
            </w:pPr>
            <w:r>
              <w:rPr>
                <w:rFonts w:ascii="Arial Narrow" w:hAnsi="Arial Narrow"/>
                <w:sz w:val="24"/>
              </w:rPr>
              <w:t>Eggs</w:t>
            </w:r>
          </w:p>
          <w:p w14:paraId="35994E75" w14:textId="18A3E6BD" w:rsidR="00372C79" w:rsidRDefault="00372C79" w:rsidP="00F14651">
            <w:pPr>
              <w:widowControl w:val="0"/>
              <w:tabs>
                <w:tab w:val="left" w:pos="-1440"/>
              </w:tabs>
              <w:jc w:val="center"/>
              <w:rPr>
                <w:rFonts w:ascii="Arial Narrow" w:hAnsi="Arial Narrow"/>
                <w:sz w:val="24"/>
              </w:rPr>
            </w:pPr>
            <w:r>
              <w:rPr>
                <w:rFonts w:ascii="Arial Narrow" w:hAnsi="Arial Narrow"/>
                <w:sz w:val="24"/>
              </w:rPr>
              <w:t>6 g each</w:t>
            </w:r>
          </w:p>
          <w:p w14:paraId="5BA6D4D3" w14:textId="5125E399" w:rsidR="00372C79" w:rsidRDefault="00372C79" w:rsidP="00F14651">
            <w:pPr>
              <w:widowControl w:val="0"/>
              <w:tabs>
                <w:tab w:val="left" w:pos="-1440"/>
              </w:tabs>
              <w:jc w:val="center"/>
              <w:rPr>
                <w:rFonts w:ascii="Arial Narrow" w:hAnsi="Arial Narrow"/>
                <w:sz w:val="24"/>
              </w:rPr>
            </w:pPr>
          </w:p>
        </w:tc>
        <w:tc>
          <w:tcPr>
            <w:tcW w:w="1619" w:type="dxa"/>
          </w:tcPr>
          <w:p w14:paraId="62B2EA9D" w14:textId="08BE2784" w:rsidR="00372C79" w:rsidRDefault="00372C79" w:rsidP="00F14651">
            <w:pPr>
              <w:widowControl w:val="0"/>
              <w:tabs>
                <w:tab w:val="left" w:pos="-1440"/>
              </w:tabs>
              <w:jc w:val="center"/>
              <w:rPr>
                <w:rFonts w:ascii="Arial Narrow" w:hAnsi="Arial Narrow"/>
                <w:sz w:val="24"/>
              </w:rPr>
            </w:pPr>
            <w:r>
              <w:rPr>
                <w:rFonts w:ascii="Arial Narrow" w:hAnsi="Arial Narrow"/>
                <w:sz w:val="24"/>
              </w:rPr>
              <w:t>2 cups Beans Black, kidney, lentils</w:t>
            </w:r>
          </w:p>
        </w:tc>
        <w:tc>
          <w:tcPr>
            <w:tcW w:w="1801" w:type="dxa"/>
          </w:tcPr>
          <w:p w14:paraId="231E698A" w14:textId="77777777" w:rsidR="00372C79" w:rsidRDefault="00372C79" w:rsidP="00F14651">
            <w:pPr>
              <w:widowControl w:val="0"/>
              <w:tabs>
                <w:tab w:val="left" w:pos="-1440"/>
              </w:tabs>
              <w:jc w:val="center"/>
              <w:rPr>
                <w:rFonts w:ascii="Arial Narrow" w:hAnsi="Arial Narrow"/>
                <w:sz w:val="24"/>
              </w:rPr>
            </w:pPr>
            <w:r>
              <w:rPr>
                <w:rFonts w:ascii="Arial Narrow" w:hAnsi="Arial Narrow"/>
                <w:sz w:val="24"/>
              </w:rPr>
              <w:t xml:space="preserve">1.5 </w:t>
            </w:r>
            <w:r w:rsidR="00933D54">
              <w:rPr>
                <w:rFonts w:ascii="Arial Narrow" w:hAnsi="Arial Narrow"/>
                <w:sz w:val="24"/>
              </w:rPr>
              <w:t>cups Tofu</w:t>
            </w:r>
          </w:p>
          <w:p w14:paraId="2A3F8722" w14:textId="00D22953" w:rsidR="00F14651" w:rsidRDefault="00F14651" w:rsidP="00F14651">
            <w:pPr>
              <w:widowControl w:val="0"/>
              <w:tabs>
                <w:tab w:val="left" w:pos="-1440"/>
              </w:tabs>
              <w:jc w:val="center"/>
              <w:rPr>
                <w:rFonts w:ascii="Arial Narrow" w:hAnsi="Arial Narrow"/>
                <w:sz w:val="24"/>
              </w:rPr>
            </w:pPr>
            <w:r>
              <w:rPr>
                <w:rFonts w:ascii="Arial Narrow" w:hAnsi="Arial Narrow"/>
                <w:sz w:val="24"/>
              </w:rPr>
              <w:t>1 scoop Protein powder (≈20g)</w:t>
            </w:r>
          </w:p>
        </w:tc>
        <w:tc>
          <w:tcPr>
            <w:tcW w:w="1710" w:type="dxa"/>
          </w:tcPr>
          <w:p w14:paraId="0C67300B" w14:textId="076B6593" w:rsidR="00372C79" w:rsidRDefault="00372C79" w:rsidP="00F14651">
            <w:pPr>
              <w:widowControl w:val="0"/>
              <w:tabs>
                <w:tab w:val="left" w:pos="-1440"/>
              </w:tabs>
              <w:jc w:val="center"/>
              <w:rPr>
                <w:rFonts w:ascii="Arial Narrow" w:hAnsi="Arial Narrow"/>
                <w:sz w:val="24"/>
              </w:rPr>
            </w:pPr>
            <w:r>
              <w:rPr>
                <w:rFonts w:ascii="Arial Narrow" w:hAnsi="Arial Narrow"/>
                <w:sz w:val="24"/>
              </w:rPr>
              <w:t>5 oz. (Handful)</w:t>
            </w:r>
          </w:p>
          <w:p w14:paraId="622FED14" w14:textId="3E246FC6" w:rsidR="00372C79" w:rsidRDefault="00372C79" w:rsidP="00F14651">
            <w:pPr>
              <w:widowControl w:val="0"/>
              <w:tabs>
                <w:tab w:val="left" w:pos="-1440"/>
              </w:tabs>
              <w:jc w:val="center"/>
              <w:rPr>
                <w:rFonts w:ascii="Arial Narrow" w:hAnsi="Arial Narrow"/>
                <w:sz w:val="24"/>
              </w:rPr>
            </w:pPr>
            <w:r>
              <w:rPr>
                <w:rFonts w:ascii="Arial Narrow" w:hAnsi="Arial Narrow"/>
                <w:sz w:val="24"/>
              </w:rPr>
              <w:t>Salmon, Shrimp, Tuna</w:t>
            </w:r>
          </w:p>
        </w:tc>
        <w:tc>
          <w:tcPr>
            <w:tcW w:w="2425" w:type="dxa"/>
          </w:tcPr>
          <w:p w14:paraId="012DE773" w14:textId="6622C6D5" w:rsidR="00372C79" w:rsidRDefault="00372C79" w:rsidP="00F14651">
            <w:pPr>
              <w:widowControl w:val="0"/>
              <w:tabs>
                <w:tab w:val="left" w:pos="-1440"/>
              </w:tabs>
              <w:jc w:val="center"/>
              <w:rPr>
                <w:rFonts w:ascii="Arial Narrow" w:hAnsi="Arial Narrow"/>
                <w:sz w:val="24"/>
              </w:rPr>
            </w:pPr>
            <w:r>
              <w:rPr>
                <w:rFonts w:ascii="Arial Narrow" w:hAnsi="Arial Narrow"/>
                <w:sz w:val="24"/>
              </w:rPr>
              <w:t>1.5 cups Greek Yogurt</w:t>
            </w:r>
          </w:p>
          <w:p w14:paraId="5F32BD8E" w14:textId="16E0E1B0" w:rsidR="00372C79" w:rsidRDefault="00372C79" w:rsidP="00F14651">
            <w:pPr>
              <w:widowControl w:val="0"/>
              <w:tabs>
                <w:tab w:val="left" w:pos="-1440"/>
              </w:tabs>
              <w:jc w:val="center"/>
              <w:rPr>
                <w:rFonts w:ascii="Arial Narrow" w:hAnsi="Arial Narrow"/>
                <w:sz w:val="24"/>
              </w:rPr>
            </w:pPr>
            <w:r>
              <w:rPr>
                <w:rFonts w:ascii="Arial Narrow" w:hAnsi="Arial Narrow"/>
                <w:sz w:val="24"/>
              </w:rPr>
              <w:t>1 cup Cottage Cheese</w:t>
            </w:r>
          </w:p>
          <w:p w14:paraId="63A70E47" w14:textId="5C5698B9" w:rsidR="00372C79" w:rsidRDefault="00372C79" w:rsidP="00F14651">
            <w:pPr>
              <w:widowControl w:val="0"/>
              <w:tabs>
                <w:tab w:val="left" w:pos="-1440"/>
              </w:tabs>
              <w:jc w:val="center"/>
              <w:rPr>
                <w:rFonts w:ascii="Arial Narrow" w:hAnsi="Arial Narrow"/>
                <w:sz w:val="24"/>
              </w:rPr>
            </w:pPr>
          </w:p>
        </w:tc>
      </w:tr>
    </w:tbl>
    <w:p w14:paraId="099D3F12" w14:textId="77777777" w:rsidR="0059140F" w:rsidRDefault="0059140F" w:rsidP="008146DF">
      <w:pPr>
        <w:widowControl w:val="0"/>
        <w:tabs>
          <w:tab w:val="left" w:pos="-1440"/>
        </w:tabs>
        <w:rPr>
          <w:rFonts w:ascii="Arial Narrow" w:hAnsi="Arial Narrow"/>
          <w:sz w:val="24"/>
        </w:rPr>
      </w:pPr>
    </w:p>
    <w:p w14:paraId="51E35A28" w14:textId="0CD2DD1F" w:rsidR="008146DF" w:rsidRDefault="008146DF" w:rsidP="008146DF">
      <w:pPr>
        <w:widowControl w:val="0"/>
        <w:rPr>
          <w:rFonts w:ascii="Tahoma" w:hAnsi="Tahoma"/>
          <w:b/>
          <w:sz w:val="24"/>
        </w:rPr>
      </w:pPr>
      <w:r>
        <w:rPr>
          <w:rFonts w:ascii="Tahoma" w:hAnsi="Tahoma"/>
          <w:b/>
          <w:sz w:val="24"/>
        </w:rPr>
        <w:t>Protein sources:</w:t>
      </w:r>
    </w:p>
    <w:p w14:paraId="1A068EDE"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Protein is converted into amino acids for the body to use.</w:t>
      </w:r>
    </w:p>
    <w:p w14:paraId="08A3A86D"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Some of these amino acids cannot be made in the body and therefore must be consumed in food; they are called Essential amino acids.  These Essential amino acids are found in all animal protein but are incomplete in plant protein.</w:t>
      </w:r>
    </w:p>
    <w:p w14:paraId="098125E8"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Many nutritionists recommend that vegetarians combine a vegetable and grain (pasta and tomato/vegetable sauce); grain and nuts (bread and peanut butter); grain and dairy (macaroni and cheese) at each meal to make a complementary protein. </w:t>
      </w:r>
    </w:p>
    <w:p w14:paraId="3A97F39F"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Non-meat protein sources are equally as effective as meat proteins as long as enough of them and a variety of them are eaten.</w:t>
      </w:r>
    </w:p>
    <w:p w14:paraId="7269F965"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Most easily digested &amp; absorbed protein is found in milk and eggs because they are the most complete.</w:t>
      </w:r>
    </w:p>
    <w:p w14:paraId="66918157" w14:textId="77777777" w:rsidR="008146DF" w:rsidRPr="001A43A6"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The quality of protein consumed is extremely important as high protein intake may inadvertently be high fat as well.</w:t>
      </w:r>
    </w:p>
    <w:p w14:paraId="771BC4F0" w14:textId="77777777" w:rsidR="008146DF" w:rsidRPr="00BA7A75" w:rsidRDefault="008146DF" w:rsidP="008146DF">
      <w:pPr>
        <w:widowControl w:val="0"/>
        <w:tabs>
          <w:tab w:val="left" w:pos="-1440"/>
        </w:tabs>
        <w:rPr>
          <w:rFonts w:ascii="Arial Narrow" w:hAnsi="Arial Narrow"/>
          <w:sz w:val="18"/>
        </w:rPr>
      </w:pPr>
    </w:p>
    <w:p w14:paraId="7F5F1F53" w14:textId="77777777" w:rsidR="008146DF" w:rsidRPr="00BA7A75" w:rsidRDefault="008146DF" w:rsidP="008146DF">
      <w:pPr>
        <w:widowControl w:val="0"/>
        <w:rPr>
          <w:rFonts w:ascii="Tahoma" w:hAnsi="Tahoma"/>
          <w:sz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8167"/>
      </w:tblGrid>
      <w:tr w:rsidR="008146DF" w:rsidRPr="00925B90" w14:paraId="04D0E57B" w14:textId="77777777" w:rsidTr="00E31452">
        <w:tc>
          <w:tcPr>
            <w:tcW w:w="2660" w:type="dxa"/>
            <w:shd w:val="clear" w:color="auto" w:fill="auto"/>
          </w:tcPr>
          <w:p w14:paraId="7F41A1F8" w14:textId="77777777" w:rsidR="008146DF" w:rsidRPr="00925B90" w:rsidRDefault="008146DF" w:rsidP="00E31452">
            <w:pPr>
              <w:widowControl w:val="0"/>
              <w:rPr>
                <w:rFonts w:ascii="Tahoma" w:hAnsi="Tahoma"/>
                <w:sz w:val="24"/>
              </w:rPr>
            </w:pPr>
            <w:r w:rsidRPr="00925B90">
              <w:rPr>
                <w:rFonts w:ascii="Arial Narrow" w:hAnsi="Arial Narrow"/>
                <w:sz w:val="24"/>
              </w:rPr>
              <w:lastRenderedPageBreak/>
              <w:t xml:space="preserve">Animal Protein / Meats   </w:t>
            </w:r>
          </w:p>
        </w:tc>
        <w:tc>
          <w:tcPr>
            <w:tcW w:w="8356" w:type="dxa"/>
            <w:shd w:val="clear" w:color="auto" w:fill="auto"/>
          </w:tcPr>
          <w:p w14:paraId="13EF99D0" w14:textId="77777777" w:rsidR="008146DF" w:rsidRPr="00925B90" w:rsidRDefault="008146DF" w:rsidP="00E31452">
            <w:pPr>
              <w:widowControl w:val="0"/>
              <w:tabs>
                <w:tab w:val="left" w:pos="-1440"/>
              </w:tabs>
              <w:ind w:left="34"/>
              <w:rPr>
                <w:rFonts w:ascii="Arial Narrow" w:hAnsi="Arial Narrow"/>
                <w:sz w:val="24"/>
              </w:rPr>
            </w:pPr>
            <w:r w:rsidRPr="00925B90">
              <w:rPr>
                <w:rFonts w:ascii="Arial Narrow" w:hAnsi="Arial Narrow"/>
                <w:sz w:val="24"/>
              </w:rPr>
              <w:t>Beef, poultry, pork, game, organ meats, seafood</w:t>
            </w:r>
          </w:p>
          <w:p w14:paraId="69EC77A2" w14:textId="77777777" w:rsidR="008146DF" w:rsidRDefault="008146DF" w:rsidP="00E31452">
            <w:pPr>
              <w:widowControl w:val="0"/>
              <w:tabs>
                <w:tab w:val="left" w:pos="-1440"/>
              </w:tabs>
              <w:ind w:left="34"/>
              <w:rPr>
                <w:rFonts w:ascii="Arial Narrow" w:hAnsi="Arial Narrow"/>
                <w:sz w:val="24"/>
              </w:rPr>
            </w:pPr>
            <w:r w:rsidRPr="00925B90">
              <w:rPr>
                <w:rFonts w:ascii="Arial Narrow" w:hAnsi="Arial Narrow"/>
                <w:sz w:val="24"/>
              </w:rPr>
              <w:t xml:space="preserve">Eggs (whites), </w:t>
            </w:r>
          </w:p>
          <w:p w14:paraId="2FB66F19" w14:textId="77777777" w:rsidR="008146DF" w:rsidRPr="00925B90" w:rsidRDefault="008146DF" w:rsidP="00E31452">
            <w:pPr>
              <w:widowControl w:val="0"/>
              <w:tabs>
                <w:tab w:val="left" w:pos="-1440"/>
              </w:tabs>
              <w:ind w:left="34"/>
              <w:rPr>
                <w:rFonts w:ascii="Arial Narrow" w:hAnsi="Arial Narrow"/>
                <w:sz w:val="24"/>
              </w:rPr>
            </w:pPr>
            <w:r>
              <w:rPr>
                <w:rFonts w:ascii="Arial Narrow" w:hAnsi="Arial Narrow"/>
                <w:sz w:val="24"/>
              </w:rPr>
              <w:t>Milk p</w:t>
            </w:r>
            <w:r w:rsidRPr="00925B90">
              <w:rPr>
                <w:rFonts w:ascii="Arial Narrow" w:hAnsi="Arial Narrow"/>
                <w:sz w:val="24"/>
              </w:rPr>
              <w:t>ro</w:t>
            </w:r>
            <w:r>
              <w:rPr>
                <w:rFonts w:ascii="Arial Narrow" w:hAnsi="Arial Narrow"/>
                <w:sz w:val="24"/>
              </w:rPr>
              <w:t xml:space="preserve">teins (whey and casein) </w:t>
            </w:r>
          </w:p>
        </w:tc>
      </w:tr>
      <w:tr w:rsidR="008146DF" w:rsidRPr="00925B90" w14:paraId="341AF447" w14:textId="77777777" w:rsidTr="00E31452">
        <w:tc>
          <w:tcPr>
            <w:tcW w:w="2660" w:type="dxa"/>
            <w:shd w:val="clear" w:color="auto" w:fill="auto"/>
          </w:tcPr>
          <w:p w14:paraId="5D005987" w14:textId="77777777" w:rsidR="008146DF" w:rsidRPr="00925B90" w:rsidRDefault="008146DF" w:rsidP="00E31452">
            <w:pPr>
              <w:widowControl w:val="0"/>
              <w:rPr>
                <w:rFonts w:ascii="Tahoma" w:hAnsi="Tahoma"/>
                <w:sz w:val="24"/>
              </w:rPr>
            </w:pPr>
            <w:r w:rsidRPr="00925B90">
              <w:rPr>
                <w:rFonts w:ascii="Arial Narrow" w:hAnsi="Arial Narrow"/>
                <w:sz w:val="24"/>
              </w:rPr>
              <w:t>Non-meat Protein Alternatives</w:t>
            </w:r>
          </w:p>
        </w:tc>
        <w:tc>
          <w:tcPr>
            <w:tcW w:w="8356" w:type="dxa"/>
            <w:shd w:val="clear" w:color="auto" w:fill="auto"/>
          </w:tcPr>
          <w:p w14:paraId="71777292" w14:textId="77777777" w:rsidR="008146DF" w:rsidRPr="00925B90" w:rsidRDefault="008146DF" w:rsidP="00E31452">
            <w:pPr>
              <w:widowControl w:val="0"/>
              <w:tabs>
                <w:tab w:val="left" w:pos="-1440"/>
              </w:tabs>
              <w:ind w:firstLine="34"/>
              <w:rPr>
                <w:rFonts w:ascii="Arial Narrow" w:hAnsi="Arial Narrow"/>
                <w:sz w:val="24"/>
              </w:rPr>
            </w:pPr>
            <w:r w:rsidRPr="00925B90">
              <w:rPr>
                <w:rFonts w:ascii="Arial Narrow" w:hAnsi="Arial Narrow"/>
                <w:sz w:val="24"/>
              </w:rPr>
              <w:t>Legumes (kidney beans, chick peas, lentils, tofu) - low fat, high in protein &amp; fiber</w:t>
            </w:r>
          </w:p>
          <w:p w14:paraId="0E7345C6" w14:textId="77777777" w:rsidR="008146DF" w:rsidRPr="00925B90" w:rsidRDefault="008146DF" w:rsidP="00E31452">
            <w:pPr>
              <w:widowControl w:val="0"/>
              <w:rPr>
                <w:rFonts w:ascii="Arial Narrow" w:hAnsi="Arial Narrow"/>
                <w:sz w:val="24"/>
              </w:rPr>
            </w:pPr>
            <w:r w:rsidRPr="00925B90">
              <w:rPr>
                <w:rFonts w:ascii="Arial Narrow" w:hAnsi="Arial Narrow"/>
                <w:sz w:val="24"/>
              </w:rPr>
              <w:t>Whole grains (whole grain breads, pasta, quinoa, brown rice) - low fat, high in protein &amp; fiber</w:t>
            </w:r>
          </w:p>
          <w:p w14:paraId="774884C8" w14:textId="77777777" w:rsidR="008146DF" w:rsidRPr="00925B90" w:rsidRDefault="008146DF" w:rsidP="00E31452">
            <w:pPr>
              <w:widowControl w:val="0"/>
              <w:tabs>
                <w:tab w:val="left" w:pos="-1440"/>
              </w:tabs>
              <w:rPr>
                <w:rFonts w:ascii="Tahoma" w:hAnsi="Tahoma"/>
                <w:sz w:val="24"/>
              </w:rPr>
            </w:pPr>
            <w:r w:rsidRPr="00925B90">
              <w:rPr>
                <w:rFonts w:ascii="Arial Narrow" w:hAnsi="Arial Narrow"/>
                <w:sz w:val="24"/>
              </w:rPr>
              <w:t>Nuts and seeds - high in healthy fats, high in protein &amp; fiber</w:t>
            </w:r>
          </w:p>
        </w:tc>
      </w:tr>
    </w:tbl>
    <w:p w14:paraId="091A18F2" w14:textId="1FED9F46" w:rsidR="008146DF" w:rsidRDefault="008146DF" w:rsidP="008146DF">
      <w:pPr>
        <w:widowControl w:val="0"/>
        <w:rPr>
          <w:sz w:val="16"/>
          <w:szCs w:val="16"/>
        </w:rPr>
      </w:pPr>
    </w:p>
    <w:p w14:paraId="059112DF" w14:textId="77777777" w:rsidR="00372C79" w:rsidRDefault="00372C79" w:rsidP="00372C79">
      <w:pPr>
        <w:widowControl w:val="0"/>
        <w:rPr>
          <w:rFonts w:ascii="Tahoma" w:hAnsi="Tahoma"/>
          <w:b/>
          <w:sz w:val="24"/>
        </w:rPr>
      </w:pPr>
      <w:r>
        <w:rPr>
          <w:rFonts w:ascii="Tahoma" w:hAnsi="Tahoma"/>
          <w:b/>
          <w:sz w:val="24"/>
        </w:rPr>
        <w:t>Protein supplements:</w:t>
      </w:r>
    </w:p>
    <w:p w14:paraId="298D9981" w14:textId="77777777" w:rsidR="00372C79" w:rsidRDefault="00372C79" w:rsidP="00372C79">
      <w:pPr>
        <w:widowControl w:val="0"/>
        <w:numPr>
          <w:ilvl w:val="0"/>
          <w:numId w:val="87"/>
        </w:numPr>
        <w:tabs>
          <w:tab w:val="left" w:pos="-1440"/>
        </w:tabs>
        <w:rPr>
          <w:rFonts w:ascii="Arial Narrow" w:hAnsi="Arial Narrow"/>
          <w:sz w:val="24"/>
        </w:rPr>
      </w:pPr>
      <w:r>
        <w:rPr>
          <w:rFonts w:ascii="Arial Narrow" w:hAnsi="Arial Narrow"/>
          <w:sz w:val="24"/>
        </w:rPr>
        <w:t>Protein requirements can easily be achieved by following a well-balanced eating plan.</w:t>
      </w:r>
    </w:p>
    <w:p w14:paraId="3846AEF3" w14:textId="77777777" w:rsidR="00372C79" w:rsidRDefault="00372C79" w:rsidP="00372C79">
      <w:pPr>
        <w:widowControl w:val="0"/>
        <w:numPr>
          <w:ilvl w:val="0"/>
          <w:numId w:val="87"/>
        </w:numPr>
        <w:tabs>
          <w:tab w:val="left" w:pos="-1440"/>
        </w:tabs>
        <w:rPr>
          <w:rFonts w:ascii="Arial Narrow" w:hAnsi="Arial Narrow"/>
          <w:sz w:val="24"/>
        </w:rPr>
      </w:pPr>
      <w:r>
        <w:rPr>
          <w:rFonts w:ascii="Arial Narrow" w:hAnsi="Arial Narrow"/>
          <w:sz w:val="24"/>
        </w:rPr>
        <w:t xml:space="preserve">Many weight trainers believe that excess protein will increase the growth of muscle tissue and subsequently, they consume a variety of protein supplements and shakes. Protein alone however, cannot build muscle tissue. Protein in conjunction with strength training can help improve muscle strength and increase muscle mass. </w:t>
      </w:r>
    </w:p>
    <w:p w14:paraId="0AB265E4" w14:textId="77777777" w:rsidR="00372C79" w:rsidRDefault="00372C79" w:rsidP="00372C79">
      <w:pPr>
        <w:widowControl w:val="0"/>
        <w:numPr>
          <w:ilvl w:val="0"/>
          <w:numId w:val="87"/>
        </w:numPr>
        <w:tabs>
          <w:tab w:val="left" w:pos="-1440"/>
        </w:tabs>
        <w:rPr>
          <w:rFonts w:ascii="Arial Narrow" w:hAnsi="Arial Narrow"/>
          <w:sz w:val="24"/>
        </w:rPr>
      </w:pPr>
      <w:r>
        <w:rPr>
          <w:rFonts w:ascii="Arial Narrow" w:hAnsi="Arial Narrow"/>
          <w:sz w:val="24"/>
        </w:rPr>
        <w:t xml:space="preserve">Protein supplements can be used when a person cannot consume adequate amounts from their diet. </w:t>
      </w:r>
    </w:p>
    <w:p w14:paraId="78FB857C" w14:textId="77777777" w:rsidR="00372C79" w:rsidRDefault="00372C79" w:rsidP="00372C79">
      <w:pPr>
        <w:widowControl w:val="0"/>
        <w:numPr>
          <w:ilvl w:val="0"/>
          <w:numId w:val="87"/>
        </w:numPr>
        <w:tabs>
          <w:tab w:val="left" w:pos="-1440"/>
        </w:tabs>
        <w:rPr>
          <w:rFonts w:ascii="Arial Narrow" w:hAnsi="Arial Narrow"/>
          <w:sz w:val="24"/>
        </w:rPr>
      </w:pPr>
      <w:r>
        <w:rPr>
          <w:rFonts w:ascii="Arial Narrow" w:hAnsi="Arial Narrow"/>
          <w:sz w:val="24"/>
        </w:rPr>
        <w:t>Excessive protein may increase the risk of high cholesterol, high blood pressure, obesity and possible kidney disorders.</w:t>
      </w:r>
    </w:p>
    <w:p w14:paraId="33814D6E" w14:textId="77777777" w:rsidR="00372C79" w:rsidRDefault="00372C79" w:rsidP="00372C79">
      <w:pPr>
        <w:widowControl w:val="0"/>
        <w:rPr>
          <w:rFonts w:ascii="Tahoma" w:hAnsi="Tahoma"/>
          <w:b/>
          <w:sz w:val="24"/>
        </w:rPr>
      </w:pPr>
    </w:p>
    <w:p w14:paraId="493BA486" w14:textId="77777777" w:rsidR="008146DF" w:rsidRDefault="008146DF" w:rsidP="008146DF">
      <w:pPr>
        <w:widowControl w:val="0"/>
        <w:tabs>
          <w:tab w:val="left" w:pos="-1440"/>
        </w:tabs>
        <w:ind w:left="720" w:hanging="720"/>
        <w:rPr>
          <w:rFonts w:ascii="Tahoma" w:hAnsi="Tahoma"/>
          <w:sz w:val="24"/>
        </w:rPr>
      </w:pPr>
      <w:r w:rsidRPr="008A5981">
        <w:rPr>
          <w:rFonts w:ascii="Arial" w:hAnsi="Arial" w:cs="Arial"/>
          <w:b/>
          <w:sz w:val="28"/>
        </w:rPr>
        <w:t>5</w:t>
      </w:r>
      <w:r>
        <w:rPr>
          <w:rFonts w:ascii="Tahoma" w:hAnsi="Tahoma"/>
          <w:b/>
          <w:sz w:val="24"/>
        </w:rPr>
        <w:t>.   FATS - 1 gram of fat = 9 calories</w:t>
      </w:r>
    </w:p>
    <w:p w14:paraId="102393C1" w14:textId="77777777" w:rsidR="008146DF" w:rsidRDefault="008146DF" w:rsidP="008146DF">
      <w:pPr>
        <w:widowControl w:val="0"/>
        <w:rPr>
          <w:b/>
          <w:sz w:val="24"/>
        </w:rPr>
      </w:pPr>
    </w:p>
    <w:p w14:paraId="3FE81C3E"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Fat is necessary for the growth and maintenance of skin cells. </w:t>
      </w:r>
    </w:p>
    <w:p w14:paraId="46905B27"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Fat is the only source of linoleic acid (Omega-3 and Omega-6 fatty acids). </w:t>
      </w:r>
    </w:p>
    <w:p w14:paraId="2B05BED6"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Fat is necessary for insulation and protection of vital organs.</w:t>
      </w:r>
    </w:p>
    <w:p w14:paraId="1676DF27"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Fat is necessary for the absorption and transport of fat-soluble vitamins (A, D, E, K).</w:t>
      </w:r>
    </w:p>
    <w:p w14:paraId="695B929D"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Fat may be converted into fatty acids and used for energy as long as glucose is available.</w:t>
      </w:r>
    </w:p>
    <w:p w14:paraId="79147AC1" w14:textId="77777777" w:rsidR="008146DF" w:rsidRPr="003277C9" w:rsidRDefault="008146DF" w:rsidP="008146DF">
      <w:pPr>
        <w:widowControl w:val="0"/>
        <w:rPr>
          <w:sz w:val="16"/>
          <w:szCs w:val="16"/>
        </w:rPr>
      </w:pPr>
    </w:p>
    <w:p w14:paraId="21B649A2" w14:textId="77777777" w:rsidR="008146DF" w:rsidRDefault="008146DF" w:rsidP="008146DF">
      <w:pPr>
        <w:widowControl w:val="0"/>
        <w:rPr>
          <w:rFonts w:ascii="Tahoma" w:hAnsi="Tahoma"/>
          <w:b/>
          <w:sz w:val="24"/>
        </w:rPr>
      </w:pPr>
      <w:r>
        <w:rPr>
          <w:rFonts w:ascii="Tahoma" w:hAnsi="Tahoma"/>
          <w:b/>
          <w:sz w:val="24"/>
        </w:rPr>
        <w:t>Fat facts</w:t>
      </w:r>
    </w:p>
    <w:p w14:paraId="693387B8"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Fat is an essential part of the body’s' functions.</w:t>
      </w:r>
    </w:p>
    <w:p w14:paraId="78EA7CB3"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Any excess calories, whether it is fat, protein or carbohydrates will be stored in the body as fat. </w:t>
      </w:r>
    </w:p>
    <w:p w14:paraId="56BEDD95"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Studies have shown the average North American diet to be too high in fat, specifically saturated fat. </w:t>
      </w:r>
    </w:p>
    <w:p w14:paraId="73476F06"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Diets high in fat have been associated with various conditions and diseases such as: CHD, obesity, diabetes, high blood pressure, and high cholesterol.</w:t>
      </w:r>
    </w:p>
    <w:p w14:paraId="167B277A"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Excess fat intakes are usually the result of high meat consumption and high consumption of processed/fast foods, overuse of oils, butter and cream dressings.</w:t>
      </w:r>
    </w:p>
    <w:p w14:paraId="0DA63530" w14:textId="77777777" w:rsidR="008146DF" w:rsidRPr="00BA7A75" w:rsidRDefault="008146DF" w:rsidP="008146DF">
      <w:pPr>
        <w:widowControl w:val="0"/>
        <w:rPr>
          <w:sz w:val="10"/>
          <w:szCs w:val="16"/>
        </w:rPr>
      </w:pPr>
    </w:p>
    <w:p w14:paraId="3C5318F4" w14:textId="26601C36" w:rsidR="008146DF" w:rsidRDefault="008146DF" w:rsidP="008146DF">
      <w:pPr>
        <w:widowControl w:val="0"/>
        <w:tabs>
          <w:tab w:val="left" w:pos="-1440"/>
        </w:tabs>
        <w:ind w:left="2880" w:hanging="2880"/>
        <w:rPr>
          <w:rFonts w:ascii="Tahoma" w:hAnsi="Tahoma"/>
          <w:sz w:val="24"/>
        </w:rPr>
      </w:pPr>
      <w:r>
        <w:rPr>
          <w:rFonts w:ascii="Tahoma" w:hAnsi="Tahoma"/>
          <w:b/>
          <w:sz w:val="24"/>
        </w:rPr>
        <w:t xml:space="preserve">3 TYPES OF FATS  </w:t>
      </w:r>
    </w:p>
    <w:p w14:paraId="5AF10A0D" w14:textId="77777777" w:rsidR="008146DF" w:rsidRPr="00BA7A75" w:rsidRDefault="008146DF" w:rsidP="008146DF">
      <w:pPr>
        <w:widowControl w:val="0"/>
        <w:numPr>
          <w:ilvl w:val="12"/>
          <w:numId w:val="0"/>
        </w:numPr>
        <w:spacing w:line="215" w:lineRule="auto"/>
        <w:rPr>
          <w:rFonts w:ascii="Arial Narrow" w:hAnsi="Arial Narrow"/>
          <w:b/>
          <w:sz w:val="18"/>
        </w:rPr>
      </w:pPr>
    </w:p>
    <w:p w14:paraId="6C1B8483" w14:textId="77777777" w:rsidR="008146DF" w:rsidRDefault="008146DF" w:rsidP="008146DF">
      <w:pPr>
        <w:widowControl w:val="0"/>
        <w:numPr>
          <w:ilvl w:val="12"/>
          <w:numId w:val="0"/>
        </w:numPr>
        <w:spacing w:line="215" w:lineRule="auto"/>
        <w:rPr>
          <w:rFonts w:ascii="Tahoma" w:hAnsi="Tahoma"/>
          <w:b/>
          <w:sz w:val="24"/>
        </w:rPr>
      </w:pPr>
      <w:r>
        <w:rPr>
          <w:rFonts w:ascii="Tahoma" w:hAnsi="Tahoma"/>
          <w:b/>
          <w:sz w:val="24"/>
        </w:rPr>
        <w:t xml:space="preserve">1.    Saturated Fats </w:t>
      </w:r>
    </w:p>
    <w:p w14:paraId="76B79617" w14:textId="77777777" w:rsidR="008146DF" w:rsidRDefault="008146DF" w:rsidP="008146DF">
      <w:pPr>
        <w:widowControl w:val="0"/>
        <w:rPr>
          <w:rFonts w:ascii="Arial Narrow" w:hAnsi="Arial Narrow"/>
          <w:sz w:val="24"/>
        </w:rPr>
      </w:pPr>
      <w:r>
        <w:rPr>
          <w:rFonts w:ascii="Arial Narrow" w:hAnsi="Arial Narrow"/>
          <w:sz w:val="24"/>
        </w:rPr>
        <w:t xml:space="preserve">Saturated fat has been "bad listed" in recent years as being associated with various health conditions. Health and Welfare </w:t>
      </w:r>
      <w:smartTag w:uri="urn:schemas-microsoft-com:office:smarttags" w:element="country-region">
        <w:smartTag w:uri="urn:schemas-microsoft-com:office:smarttags" w:element="place">
          <w:r>
            <w:rPr>
              <w:rFonts w:ascii="Arial Narrow" w:hAnsi="Arial Narrow"/>
              <w:sz w:val="24"/>
            </w:rPr>
            <w:t>Canada</w:t>
          </w:r>
        </w:smartTag>
      </w:smartTag>
      <w:r>
        <w:rPr>
          <w:rFonts w:ascii="Arial Narrow" w:hAnsi="Arial Narrow"/>
          <w:sz w:val="24"/>
        </w:rPr>
        <w:t xml:space="preserve"> has recommended a decrease in total fat consumption with a special emphasis on lowering saturated fat intake. Saturated fat intake should be limited to 10% of total daily calories. Here's why.</w:t>
      </w:r>
    </w:p>
    <w:p w14:paraId="7C05DDF9"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Saturated fats are solid at room temperature. Solid in a cold pan, solid in your arteries, blocking the passage of blood.</w:t>
      </w:r>
    </w:p>
    <w:p w14:paraId="08218FC6"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Saturated fats are found in all animal products (meats, lard, high-fat dairy products and eggs) as well as in tropical oils (coconut, palm). </w:t>
      </w:r>
    </w:p>
    <w:p w14:paraId="0A954B37"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If you follow a well-balanced food plan, exercise regularly and stay active, your body can process the average cholesterol intake.</w:t>
      </w:r>
    </w:p>
    <w:p w14:paraId="1C733DDF"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High saturated fat intake has been found to increase LDL (“bad” cholesterol) levels which are associated with increased risk of CHD.</w:t>
      </w:r>
    </w:p>
    <w:p w14:paraId="0C195308" w14:textId="039A089C" w:rsidR="008146DF" w:rsidRPr="00372C79" w:rsidRDefault="008146DF" w:rsidP="008146DF">
      <w:pPr>
        <w:widowControl w:val="0"/>
        <w:numPr>
          <w:ilvl w:val="0"/>
          <w:numId w:val="87"/>
        </w:numPr>
        <w:spacing w:line="215" w:lineRule="auto"/>
        <w:rPr>
          <w:rFonts w:ascii="Arial Narrow" w:hAnsi="Arial Narrow"/>
          <w:b/>
          <w:sz w:val="24"/>
        </w:rPr>
      </w:pPr>
      <w:r>
        <w:rPr>
          <w:rFonts w:ascii="Arial Narrow" w:hAnsi="Arial Narrow"/>
          <w:sz w:val="24"/>
        </w:rPr>
        <w:t xml:space="preserve">A healthy, low fat diet should include no more than 30 % of the total daily calories coming from fat, with a maximum of 10 % coming from saturated fats. </w:t>
      </w:r>
    </w:p>
    <w:p w14:paraId="47490849" w14:textId="57CFBA86" w:rsidR="00372C79" w:rsidRDefault="00372C79" w:rsidP="00372C79">
      <w:pPr>
        <w:widowControl w:val="0"/>
        <w:spacing w:line="215" w:lineRule="auto"/>
        <w:rPr>
          <w:rFonts w:ascii="Arial Narrow" w:hAnsi="Arial Narrow"/>
          <w:b/>
          <w:sz w:val="24"/>
        </w:rPr>
      </w:pPr>
    </w:p>
    <w:p w14:paraId="5EB8F128" w14:textId="77777777" w:rsidR="00372C79" w:rsidRDefault="00372C79" w:rsidP="008146DF">
      <w:pPr>
        <w:widowControl w:val="0"/>
        <w:numPr>
          <w:ilvl w:val="12"/>
          <w:numId w:val="0"/>
        </w:numPr>
        <w:spacing w:line="215" w:lineRule="auto"/>
        <w:rPr>
          <w:rFonts w:ascii="Tahoma" w:hAnsi="Tahoma"/>
          <w:b/>
          <w:sz w:val="24"/>
        </w:rPr>
      </w:pPr>
    </w:p>
    <w:p w14:paraId="7A13A668" w14:textId="0F72E703" w:rsidR="00372C79" w:rsidRDefault="00372C79">
      <w:pPr>
        <w:spacing w:after="160" w:line="259" w:lineRule="auto"/>
        <w:rPr>
          <w:rFonts w:ascii="Tahoma" w:hAnsi="Tahoma"/>
          <w:b/>
          <w:sz w:val="24"/>
        </w:rPr>
      </w:pPr>
      <w:r>
        <w:rPr>
          <w:rFonts w:ascii="Tahoma" w:hAnsi="Tahoma"/>
          <w:b/>
          <w:sz w:val="24"/>
        </w:rPr>
        <w:br w:type="page"/>
      </w:r>
    </w:p>
    <w:p w14:paraId="1D13AA2F" w14:textId="5EE3DD8A" w:rsidR="008146DF" w:rsidRDefault="008146DF" w:rsidP="008146DF">
      <w:pPr>
        <w:widowControl w:val="0"/>
        <w:numPr>
          <w:ilvl w:val="12"/>
          <w:numId w:val="0"/>
        </w:numPr>
        <w:spacing w:line="215" w:lineRule="auto"/>
        <w:rPr>
          <w:rFonts w:ascii="Tahoma" w:hAnsi="Tahoma"/>
          <w:b/>
          <w:sz w:val="24"/>
        </w:rPr>
      </w:pPr>
      <w:r>
        <w:rPr>
          <w:rFonts w:ascii="Tahoma" w:hAnsi="Tahoma"/>
          <w:b/>
          <w:sz w:val="24"/>
        </w:rPr>
        <w:lastRenderedPageBreak/>
        <w:t>2.</w:t>
      </w:r>
      <w:r>
        <w:rPr>
          <w:rFonts w:ascii="Tahoma" w:hAnsi="Tahoma"/>
          <w:b/>
          <w:sz w:val="24"/>
        </w:rPr>
        <w:tab/>
        <w:t xml:space="preserve">Unsaturated Fats </w:t>
      </w:r>
    </w:p>
    <w:p w14:paraId="16748845" w14:textId="77777777" w:rsidR="008146DF" w:rsidRDefault="008146DF" w:rsidP="008146DF">
      <w:pPr>
        <w:widowControl w:val="0"/>
        <w:spacing w:line="215" w:lineRule="auto"/>
        <w:rPr>
          <w:rFonts w:ascii="Tahoma" w:hAnsi="Tahoma"/>
          <w:sz w:val="24"/>
        </w:rPr>
      </w:pPr>
    </w:p>
    <w:p w14:paraId="0F9C8594" w14:textId="77777777" w:rsidR="008146DF" w:rsidRDefault="008146DF" w:rsidP="008146DF">
      <w:pPr>
        <w:widowControl w:val="0"/>
        <w:spacing w:line="215" w:lineRule="auto"/>
        <w:rPr>
          <w:rFonts w:ascii="Arial Narrow" w:hAnsi="Arial Narrow"/>
          <w:sz w:val="24"/>
        </w:rPr>
      </w:pPr>
      <w:r>
        <w:rPr>
          <w:rFonts w:ascii="Arial Narrow" w:hAnsi="Arial Narrow"/>
          <w:sz w:val="24"/>
        </w:rPr>
        <w:t xml:space="preserve">It is important that most of the fats in our diet come from unsaturated fats as this is the only food source that provides the three essential fatty acids: linoleic (Omega-6), linolenic (Omega-3), arachidonic. A deficiency in any of these essential fatty acids can cause skin disorders (eczema, acne, dry skin, and hair), heart disease, gallstones, and a low level of prostaglandins (involved in the contraction of smooth muscle, the control of inflammation, the control of body temperature, and many other vital functions). </w:t>
      </w:r>
    </w:p>
    <w:p w14:paraId="02BD2F53" w14:textId="77777777" w:rsidR="008146DF" w:rsidRDefault="008146DF" w:rsidP="008146DF">
      <w:pPr>
        <w:widowControl w:val="0"/>
        <w:spacing w:line="215" w:lineRule="auto"/>
        <w:rPr>
          <w:rFonts w:ascii="Tahoma" w:hAnsi="Tahoma"/>
          <w:b/>
          <w:sz w:val="24"/>
        </w:rPr>
      </w:pPr>
    </w:p>
    <w:p w14:paraId="2ECD2B3E" w14:textId="77777777" w:rsidR="008146DF" w:rsidRDefault="008146DF" w:rsidP="008146DF">
      <w:pPr>
        <w:widowControl w:val="0"/>
        <w:spacing w:line="215" w:lineRule="auto"/>
        <w:rPr>
          <w:rFonts w:ascii="Arial" w:hAnsi="Arial"/>
          <w:b/>
          <w:sz w:val="24"/>
        </w:rPr>
      </w:pPr>
      <w:r>
        <w:rPr>
          <w:rFonts w:ascii="Arial" w:hAnsi="Arial"/>
          <w:b/>
          <w:sz w:val="24"/>
        </w:rPr>
        <w:t>a.</w:t>
      </w:r>
      <w:r>
        <w:rPr>
          <w:rFonts w:ascii="Arial" w:hAnsi="Arial"/>
          <w:b/>
          <w:sz w:val="24"/>
        </w:rPr>
        <w:tab/>
        <w:t xml:space="preserve">Polyunsaturated Fats </w:t>
      </w:r>
    </w:p>
    <w:p w14:paraId="1000A3D3" w14:textId="77777777" w:rsidR="008146DF" w:rsidRDefault="008146DF" w:rsidP="008146DF">
      <w:pPr>
        <w:widowControl w:val="0"/>
        <w:numPr>
          <w:ilvl w:val="0"/>
          <w:numId w:val="87"/>
        </w:numPr>
        <w:spacing w:line="215" w:lineRule="auto"/>
        <w:rPr>
          <w:rFonts w:ascii="Arial Narrow" w:hAnsi="Arial Narrow"/>
          <w:sz w:val="24"/>
        </w:rPr>
      </w:pPr>
      <w:r>
        <w:rPr>
          <w:rFonts w:ascii="Arial Narrow" w:hAnsi="Arial Narrow"/>
          <w:sz w:val="24"/>
        </w:rPr>
        <w:t xml:space="preserve">Fat that is liquid at room temperature.  </w:t>
      </w:r>
    </w:p>
    <w:p w14:paraId="039985E9" w14:textId="77777777" w:rsidR="008146DF" w:rsidRDefault="008146DF" w:rsidP="008146DF">
      <w:pPr>
        <w:widowControl w:val="0"/>
        <w:numPr>
          <w:ilvl w:val="0"/>
          <w:numId w:val="87"/>
        </w:numPr>
        <w:spacing w:line="215" w:lineRule="auto"/>
        <w:rPr>
          <w:rFonts w:ascii="Arial Narrow" w:hAnsi="Arial Narrow"/>
          <w:sz w:val="24"/>
        </w:rPr>
      </w:pPr>
      <w:r>
        <w:rPr>
          <w:rFonts w:ascii="Arial Narrow" w:hAnsi="Arial Narrow"/>
          <w:sz w:val="24"/>
        </w:rPr>
        <w:t xml:space="preserve">Found in vegetable oils, nuts and some fish. </w:t>
      </w:r>
    </w:p>
    <w:p w14:paraId="33B2EE39" w14:textId="77777777" w:rsidR="008146DF" w:rsidRDefault="008146DF" w:rsidP="008146DF">
      <w:pPr>
        <w:widowControl w:val="0"/>
        <w:numPr>
          <w:ilvl w:val="0"/>
          <w:numId w:val="87"/>
        </w:numPr>
        <w:spacing w:line="215" w:lineRule="auto"/>
        <w:rPr>
          <w:rFonts w:ascii="Arial Narrow" w:hAnsi="Arial Narrow"/>
          <w:sz w:val="24"/>
        </w:rPr>
      </w:pPr>
      <w:r>
        <w:rPr>
          <w:rFonts w:ascii="Arial Narrow" w:hAnsi="Arial Narrow"/>
          <w:sz w:val="24"/>
        </w:rPr>
        <w:t xml:space="preserve">Found to lower both LDL and HDL cholesterol levels in the blood. </w:t>
      </w:r>
    </w:p>
    <w:p w14:paraId="7269CB7C" w14:textId="77777777" w:rsidR="008146DF" w:rsidRDefault="008146DF" w:rsidP="008146DF">
      <w:pPr>
        <w:widowControl w:val="0"/>
        <w:numPr>
          <w:ilvl w:val="0"/>
          <w:numId w:val="87"/>
        </w:numPr>
        <w:spacing w:line="215" w:lineRule="auto"/>
        <w:rPr>
          <w:rFonts w:ascii="Arial Narrow" w:hAnsi="Arial Narrow"/>
          <w:sz w:val="24"/>
        </w:rPr>
      </w:pPr>
      <w:r>
        <w:rPr>
          <w:rFonts w:ascii="Arial Narrow" w:hAnsi="Arial Narrow"/>
          <w:sz w:val="24"/>
        </w:rPr>
        <w:t xml:space="preserve">Although polyunsaturated fats do not place as much of a health risk as saturated fats, it is still necessary to maintain a low-fat eating plan in order to minimize the fat level of the blood, and to maintain healthy body composition levels. </w:t>
      </w:r>
    </w:p>
    <w:p w14:paraId="5FB03886" w14:textId="77777777" w:rsidR="008146DF" w:rsidRDefault="008146DF" w:rsidP="008146DF">
      <w:pPr>
        <w:widowControl w:val="0"/>
        <w:numPr>
          <w:ilvl w:val="12"/>
          <w:numId w:val="0"/>
        </w:numPr>
        <w:spacing w:line="215" w:lineRule="auto"/>
        <w:rPr>
          <w:rFonts w:ascii="Arial Narrow" w:hAnsi="Arial Narrow"/>
          <w:sz w:val="24"/>
        </w:rPr>
      </w:pPr>
    </w:p>
    <w:p w14:paraId="06755CDA" w14:textId="77777777" w:rsidR="008146DF" w:rsidRDefault="008146DF" w:rsidP="008146DF">
      <w:pPr>
        <w:widowControl w:val="0"/>
        <w:numPr>
          <w:ilvl w:val="12"/>
          <w:numId w:val="0"/>
        </w:numPr>
        <w:spacing w:line="215" w:lineRule="auto"/>
        <w:rPr>
          <w:rFonts w:ascii="Arial Narrow" w:hAnsi="Arial Narrow"/>
          <w:sz w:val="24"/>
        </w:rPr>
      </w:pPr>
      <w:r>
        <w:rPr>
          <w:rFonts w:ascii="Arial Narrow" w:hAnsi="Arial Narrow"/>
          <w:sz w:val="24"/>
        </w:rPr>
        <w:t xml:space="preserve">In recent years, there has been a controversy about whether or not butter is healthier than margarine. Here are some of the arguments and findings. </w:t>
      </w:r>
    </w:p>
    <w:p w14:paraId="5F77C773" w14:textId="77777777" w:rsidR="008146DF" w:rsidRDefault="008146DF" w:rsidP="008146DF">
      <w:pPr>
        <w:widowControl w:val="0"/>
        <w:numPr>
          <w:ilvl w:val="0"/>
          <w:numId w:val="87"/>
        </w:numPr>
        <w:spacing w:line="215" w:lineRule="auto"/>
        <w:rPr>
          <w:rFonts w:ascii="Arial Narrow" w:hAnsi="Arial Narrow"/>
          <w:sz w:val="24"/>
        </w:rPr>
      </w:pPr>
      <w:r>
        <w:rPr>
          <w:rFonts w:ascii="Arial Narrow" w:hAnsi="Arial Narrow"/>
          <w:sz w:val="24"/>
        </w:rPr>
        <w:t xml:space="preserve">Both butter and margarine contain saturated, unsaturated and monounsaturated oils. </w:t>
      </w:r>
    </w:p>
    <w:p w14:paraId="112B5FB8" w14:textId="77777777" w:rsidR="008146DF" w:rsidRDefault="008146DF" w:rsidP="008146DF">
      <w:pPr>
        <w:widowControl w:val="0"/>
        <w:numPr>
          <w:ilvl w:val="0"/>
          <w:numId w:val="87"/>
        </w:numPr>
        <w:spacing w:line="215" w:lineRule="auto"/>
        <w:rPr>
          <w:rFonts w:ascii="Arial Narrow" w:hAnsi="Arial Narrow"/>
          <w:sz w:val="24"/>
        </w:rPr>
      </w:pPr>
      <w:r>
        <w:rPr>
          <w:rFonts w:ascii="Arial Narrow" w:hAnsi="Arial Narrow"/>
          <w:sz w:val="24"/>
        </w:rPr>
        <w:t xml:space="preserve">Butter is a more natural product, but it contains a higher content of saturated fat and cholesterol. </w:t>
      </w:r>
    </w:p>
    <w:p w14:paraId="4803E09F" w14:textId="77777777" w:rsidR="008146DF" w:rsidRDefault="008146DF" w:rsidP="008146DF">
      <w:pPr>
        <w:widowControl w:val="0"/>
        <w:numPr>
          <w:ilvl w:val="0"/>
          <w:numId w:val="87"/>
        </w:numPr>
        <w:spacing w:line="215" w:lineRule="auto"/>
        <w:rPr>
          <w:rFonts w:ascii="Arial Narrow" w:hAnsi="Arial Narrow"/>
          <w:sz w:val="24"/>
        </w:rPr>
      </w:pPr>
      <w:r>
        <w:rPr>
          <w:rFonts w:ascii="Arial Narrow" w:hAnsi="Arial Narrow"/>
          <w:sz w:val="24"/>
        </w:rPr>
        <w:t>The unsaturated fat used in margarine is usually hydrogenated. Hydrogenated fat has been found to be even more harmful than saturated fat.</w:t>
      </w:r>
    </w:p>
    <w:p w14:paraId="57CD183D" w14:textId="77777777" w:rsidR="008146DF" w:rsidRDefault="008146DF" w:rsidP="008146DF">
      <w:pPr>
        <w:widowControl w:val="0"/>
        <w:numPr>
          <w:ilvl w:val="0"/>
          <w:numId w:val="87"/>
        </w:numPr>
        <w:spacing w:line="215" w:lineRule="auto"/>
        <w:rPr>
          <w:rFonts w:ascii="Arial Narrow" w:hAnsi="Arial Narrow"/>
          <w:sz w:val="24"/>
        </w:rPr>
      </w:pPr>
      <w:r>
        <w:rPr>
          <w:rFonts w:ascii="Arial Narrow" w:hAnsi="Arial Narrow"/>
          <w:sz w:val="24"/>
        </w:rPr>
        <w:t>Choosing a margarine made from canola oil is a wise choice.</w:t>
      </w:r>
    </w:p>
    <w:p w14:paraId="7227CC40" w14:textId="77777777" w:rsidR="008146DF" w:rsidRDefault="008146DF" w:rsidP="008146DF">
      <w:pPr>
        <w:widowControl w:val="0"/>
        <w:numPr>
          <w:ilvl w:val="0"/>
          <w:numId w:val="87"/>
        </w:numPr>
        <w:spacing w:line="215" w:lineRule="auto"/>
        <w:rPr>
          <w:rFonts w:ascii="Arial Narrow" w:hAnsi="Arial Narrow"/>
          <w:sz w:val="24"/>
        </w:rPr>
      </w:pPr>
      <w:r>
        <w:rPr>
          <w:rFonts w:ascii="Arial Narrow" w:hAnsi="Arial Narrow"/>
          <w:sz w:val="24"/>
        </w:rPr>
        <w:t>The Canadian government has passed legislation to ban the use of hydrogenated fats and many organizations are encouraging the government to ban their use altogether. (See statement below from the Dieticians of Canada)</w:t>
      </w:r>
    </w:p>
    <w:p w14:paraId="7BD3A942" w14:textId="77777777" w:rsidR="008146DF" w:rsidRDefault="008146DF" w:rsidP="008146DF">
      <w:pPr>
        <w:widowControl w:val="0"/>
        <w:numPr>
          <w:ilvl w:val="12"/>
          <w:numId w:val="0"/>
        </w:numPr>
        <w:spacing w:line="215" w:lineRule="auto"/>
        <w:rPr>
          <w:rFonts w:ascii="Arial" w:hAnsi="Arial"/>
          <w:b/>
          <w:sz w:val="24"/>
        </w:rPr>
      </w:pPr>
    </w:p>
    <w:p w14:paraId="02114C7B" w14:textId="77777777" w:rsidR="008146DF" w:rsidRDefault="008146DF" w:rsidP="008146DF">
      <w:pPr>
        <w:widowControl w:val="0"/>
        <w:numPr>
          <w:ilvl w:val="12"/>
          <w:numId w:val="0"/>
        </w:numPr>
        <w:spacing w:line="215" w:lineRule="auto"/>
        <w:rPr>
          <w:rFonts w:ascii="Arial" w:hAnsi="Arial"/>
          <w:b/>
          <w:sz w:val="24"/>
        </w:rPr>
      </w:pPr>
      <w:r>
        <w:rPr>
          <w:rFonts w:ascii="Arial" w:hAnsi="Arial"/>
          <w:b/>
          <w:sz w:val="24"/>
        </w:rPr>
        <w:t>b.</w:t>
      </w:r>
      <w:r>
        <w:rPr>
          <w:rFonts w:ascii="Arial" w:hAnsi="Arial"/>
          <w:b/>
          <w:sz w:val="24"/>
        </w:rPr>
        <w:tab/>
        <w:t>Monounsaturated Fats</w:t>
      </w:r>
    </w:p>
    <w:p w14:paraId="6CAFB5C4"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Monounsaturated fats are more recommended by nutritionists.</w:t>
      </w:r>
    </w:p>
    <w:p w14:paraId="2BDD0B0E" w14:textId="77777777" w:rsidR="008146DF" w:rsidRDefault="008146DF" w:rsidP="008146DF">
      <w:pPr>
        <w:widowControl w:val="0"/>
        <w:numPr>
          <w:ilvl w:val="0"/>
          <w:numId w:val="87"/>
        </w:numPr>
        <w:spacing w:line="215" w:lineRule="auto"/>
        <w:rPr>
          <w:rFonts w:ascii="Arial Narrow" w:hAnsi="Arial Narrow"/>
          <w:sz w:val="24"/>
        </w:rPr>
      </w:pPr>
      <w:r>
        <w:rPr>
          <w:rFonts w:ascii="Arial Narrow" w:hAnsi="Arial Narrow"/>
          <w:sz w:val="24"/>
        </w:rPr>
        <w:t xml:space="preserve">Monounsaturated fats have been found to lower LDL (bad cholesterol) but maintain HDL levels (good cholesterol). </w:t>
      </w:r>
    </w:p>
    <w:p w14:paraId="59FDE363" w14:textId="77777777" w:rsidR="008146DF" w:rsidRDefault="008146DF" w:rsidP="008146DF">
      <w:pPr>
        <w:widowControl w:val="0"/>
        <w:numPr>
          <w:ilvl w:val="0"/>
          <w:numId w:val="87"/>
        </w:numPr>
        <w:spacing w:line="215" w:lineRule="auto"/>
        <w:rPr>
          <w:rFonts w:ascii="Arial Narrow" w:hAnsi="Arial Narrow"/>
          <w:sz w:val="24"/>
        </w:rPr>
      </w:pPr>
      <w:r>
        <w:rPr>
          <w:rFonts w:ascii="Arial Narrow" w:hAnsi="Arial Narrow"/>
          <w:sz w:val="24"/>
        </w:rPr>
        <w:t xml:space="preserve">Found to reduce blood pressure and blood sugar levels.  </w:t>
      </w:r>
    </w:p>
    <w:p w14:paraId="7C093BDB" w14:textId="77777777" w:rsidR="008146DF" w:rsidRDefault="008146DF" w:rsidP="008146DF">
      <w:pPr>
        <w:widowControl w:val="0"/>
        <w:numPr>
          <w:ilvl w:val="0"/>
          <w:numId w:val="87"/>
        </w:numPr>
        <w:tabs>
          <w:tab w:val="left" w:pos="-1440"/>
        </w:tabs>
        <w:rPr>
          <w:sz w:val="24"/>
        </w:rPr>
      </w:pPr>
      <w:r>
        <w:rPr>
          <w:rFonts w:ascii="Arial Narrow" w:hAnsi="Arial Narrow"/>
          <w:sz w:val="24"/>
        </w:rPr>
        <w:t>Populations that consume most of their fats from monounsaturated sources have been found to have lower rates of heart disease and high cholesterol.</w:t>
      </w:r>
    </w:p>
    <w:p w14:paraId="094A3A2C"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Some monounsaturated oils include olive oil, canola oil, and avocados.</w:t>
      </w:r>
    </w:p>
    <w:p w14:paraId="7FA655F7" w14:textId="77777777" w:rsidR="008146DF" w:rsidRDefault="008146DF" w:rsidP="008146DF">
      <w:pPr>
        <w:widowControl w:val="0"/>
        <w:numPr>
          <w:ilvl w:val="12"/>
          <w:numId w:val="0"/>
        </w:numPr>
        <w:spacing w:line="215" w:lineRule="auto"/>
        <w:rPr>
          <w:rFonts w:ascii="Tahoma" w:hAnsi="Tahoma"/>
          <w:b/>
          <w:sz w:val="24"/>
        </w:rPr>
      </w:pPr>
    </w:p>
    <w:p w14:paraId="2B3CD679" w14:textId="77777777" w:rsidR="008146DF" w:rsidRDefault="008146DF" w:rsidP="008146DF">
      <w:pPr>
        <w:widowControl w:val="0"/>
        <w:numPr>
          <w:ilvl w:val="12"/>
          <w:numId w:val="0"/>
        </w:numPr>
        <w:spacing w:line="215" w:lineRule="auto"/>
        <w:rPr>
          <w:rFonts w:ascii="Tahoma" w:hAnsi="Tahoma"/>
          <w:b/>
          <w:sz w:val="24"/>
        </w:rPr>
      </w:pPr>
      <w:r>
        <w:rPr>
          <w:rFonts w:ascii="Tahoma" w:hAnsi="Tahoma"/>
          <w:b/>
          <w:sz w:val="24"/>
        </w:rPr>
        <w:t>3.  Hydrogenated Fats / Trans fats</w:t>
      </w:r>
    </w:p>
    <w:p w14:paraId="57FCAF9B"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Hydrogenation is the process of adding hydrogen atoms to unsaturated fat to make it saturated. </w:t>
      </w:r>
    </w:p>
    <w:p w14:paraId="13E9AA5F"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Hydrogenated oils are often found in margarine, packaged foods, crackers, baked goods, and chips.</w:t>
      </w:r>
    </w:p>
    <w:p w14:paraId="0639C8EB"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Food producers like using saturated and hydrogenated fats as it helps food taste better and keep longer. Due to the chemical process, hydrogenated oils have been found to be as equally damaging if not more damaging than saturated fats. </w:t>
      </w:r>
    </w:p>
    <w:p w14:paraId="71DDA101"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Hydrogenated fats also referred to as trans-fats have been found to increase the production of free radicals. Free radicals weaken the immune system and increase the risks of heart disease and cancer.</w:t>
      </w:r>
    </w:p>
    <w:p w14:paraId="5E76A80F" w14:textId="77777777" w:rsidR="008146DF" w:rsidRDefault="008146DF" w:rsidP="008146DF">
      <w:pPr>
        <w:widowControl w:val="0"/>
        <w:tabs>
          <w:tab w:val="left" w:pos="-1440"/>
        </w:tabs>
      </w:pPr>
    </w:p>
    <w:p w14:paraId="091A3BAB" w14:textId="77777777" w:rsidR="008146DF" w:rsidRPr="008F423C" w:rsidRDefault="008146DF" w:rsidP="008146DF">
      <w:pPr>
        <w:widowControl w:val="0"/>
        <w:pBdr>
          <w:top w:val="single" w:sz="4" w:space="1" w:color="auto"/>
          <w:left w:val="single" w:sz="4" w:space="4" w:color="auto"/>
          <w:bottom w:val="single" w:sz="4" w:space="1" w:color="auto"/>
          <w:right w:val="single" w:sz="4" w:space="4" w:color="auto"/>
        </w:pBdr>
        <w:tabs>
          <w:tab w:val="left" w:pos="-1440"/>
        </w:tabs>
        <w:jc w:val="center"/>
        <w:rPr>
          <w:rFonts w:ascii="Arial" w:hAnsi="Arial" w:cs="Arial"/>
          <w:b/>
          <w:sz w:val="24"/>
          <w:szCs w:val="24"/>
          <w:u w:val="single"/>
        </w:rPr>
      </w:pPr>
      <w:r>
        <w:rPr>
          <w:rFonts w:ascii="Arial" w:hAnsi="Arial" w:cs="Arial"/>
          <w:b/>
          <w:sz w:val="24"/>
          <w:szCs w:val="24"/>
          <w:u w:val="single"/>
        </w:rPr>
        <w:t xml:space="preserve">Statement from </w:t>
      </w:r>
      <w:r w:rsidRPr="008F423C">
        <w:rPr>
          <w:rFonts w:ascii="Arial" w:hAnsi="Arial" w:cs="Arial"/>
          <w:b/>
          <w:sz w:val="24"/>
          <w:szCs w:val="24"/>
          <w:u w:val="single"/>
        </w:rPr>
        <w:t>Dieticians Canada 2018</w:t>
      </w:r>
    </w:p>
    <w:p w14:paraId="4E6FB808" w14:textId="77777777" w:rsidR="008146DF" w:rsidRDefault="008146DF" w:rsidP="008146DF">
      <w:pPr>
        <w:widowControl w:val="0"/>
        <w:pBdr>
          <w:top w:val="single" w:sz="4" w:space="1" w:color="auto"/>
          <w:left w:val="single" w:sz="4" w:space="4" w:color="auto"/>
          <w:bottom w:val="single" w:sz="4" w:space="1" w:color="auto"/>
          <w:right w:val="single" w:sz="4" w:space="4" w:color="auto"/>
        </w:pBdr>
        <w:tabs>
          <w:tab w:val="left" w:pos="-1440"/>
        </w:tabs>
        <w:jc w:val="center"/>
        <w:rPr>
          <w:rFonts w:ascii="Arial Narrow" w:hAnsi="Arial Narrow"/>
          <w:sz w:val="24"/>
        </w:rPr>
      </w:pPr>
      <w:r w:rsidRPr="008F423C">
        <w:rPr>
          <w:rFonts w:ascii="Arial" w:hAnsi="Arial" w:cs="Arial"/>
          <w:sz w:val="24"/>
          <w:szCs w:val="24"/>
        </w:rPr>
        <w:t>“Studies show that industrially produced trans-fat can increase the risk of heart disease. Trans</w:t>
      </w:r>
      <w:r>
        <w:rPr>
          <w:rFonts w:ascii="Arial" w:hAnsi="Arial" w:cs="Arial"/>
          <w:sz w:val="24"/>
          <w:szCs w:val="24"/>
        </w:rPr>
        <w:t>-</w:t>
      </w:r>
      <w:r w:rsidRPr="008F423C">
        <w:rPr>
          <w:rFonts w:ascii="Arial" w:hAnsi="Arial" w:cs="Arial"/>
          <w:sz w:val="24"/>
          <w:szCs w:val="24"/>
        </w:rPr>
        <w:t>fat is known to raise ‘bad’ cholesterol and lower ‘good’ cholesterol levels. Intake of trans</w:t>
      </w:r>
      <w:r>
        <w:rPr>
          <w:rFonts w:ascii="Arial" w:hAnsi="Arial" w:cs="Arial"/>
          <w:sz w:val="24"/>
          <w:szCs w:val="24"/>
        </w:rPr>
        <w:t>-</w:t>
      </w:r>
      <w:r w:rsidRPr="008F423C">
        <w:rPr>
          <w:rFonts w:ascii="Arial" w:hAnsi="Arial" w:cs="Arial"/>
          <w:sz w:val="24"/>
          <w:szCs w:val="24"/>
        </w:rPr>
        <w:t>fat should be reduced as low as possible. Most trans</w:t>
      </w:r>
      <w:r>
        <w:rPr>
          <w:rFonts w:ascii="Arial" w:hAnsi="Arial" w:cs="Arial"/>
          <w:sz w:val="24"/>
          <w:szCs w:val="24"/>
        </w:rPr>
        <w:t>-</w:t>
      </w:r>
      <w:r w:rsidRPr="008F423C">
        <w:rPr>
          <w:rFonts w:ascii="Arial" w:hAnsi="Arial" w:cs="Arial"/>
          <w:sz w:val="24"/>
          <w:szCs w:val="24"/>
        </w:rPr>
        <w:t>fat comes from partially hydrogenated oils, which can be found in products such as vegetable oil shortening, “stick” [hard] margarine, commercially prepared bak</w:t>
      </w:r>
      <w:r>
        <w:rPr>
          <w:rFonts w:ascii="Arial" w:hAnsi="Arial" w:cs="Arial"/>
          <w:sz w:val="24"/>
          <w:szCs w:val="24"/>
        </w:rPr>
        <w:t>ed goods, potato and corn chips,</w:t>
      </w:r>
      <w:r w:rsidRPr="008F423C">
        <w:rPr>
          <w:rFonts w:ascii="Arial" w:hAnsi="Arial" w:cs="Arial"/>
          <w:sz w:val="24"/>
          <w:szCs w:val="24"/>
        </w:rPr>
        <w:t xml:space="preserve"> crackers, microwave popcorn and deep-fried foods.</w:t>
      </w:r>
      <w:r>
        <w:rPr>
          <w:rFonts w:ascii="Arial" w:hAnsi="Arial" w:cs="Arial"/>
          <w:sz w:val="24"/>
          <w:szCs w:val="24"/>
        </w:rPr>
        <w:t>”</w:t>
      </w:r>
      <w:r w:rsidRPr="008F423C">
        <w:rPr>
          <w:rFonts w:ascii="Arial" w:hAnsi="Arial" w:cs="Arial"/>
          <w:sz w:val="24"/>
          <w:szCs w:val="24"/>
        </w:rPr>
        <w:br/>
      </w:r>
      <w:r w:rsidRPr="008F423C">
        <w:rPr>
          <w:rFonts w:ascii="Arial" w:hAnsi="Arial" w:cs="Arial"/>
          <w:sz w:val="24"/>
          <w:szCs w:val="24"/>
        </w:rPr>
        <w:br/>
      </w:r>
      <w:r w:rsidRPr="008F423C">
        <w:rPr>
          <w:rFonts w:ascii="Arial" w:hAnsi="Arial" w:cs="Arial"/>
          <w:b/>
          <w:sz w:val="24"/>
          <w:szCs w:val="24"/>
        </w:rPr>
        <w:t xml:space="preserve">Health Canada </w:t>
      </w:r>
      <w:r>
        <w:rPr>
          <w:rFonts w:ascii="Arial" w:hAnsi="Arial" w:cs="Arial"/>
          <w:b/>
          <w:sz w:val="24"/>
          <w:szCs w:val="24"/>
        </w:rPr>
        <w:t xml:space="preserve">has banned the use of artificial trans fats in foods sold in Canada. </w:t>
      </w:r>
    </w:p>
    <w:p w14:paraId="2EF3EB7D" w14:textId="77777777" w:rsidR="008146DF" w:rsidRDefault="008146DF" w:rsidP="008146DF">
      <w:pPr>
        <w:widowControl w:val="0"/>
        <w:spacing w:line="215" w:lineRule="auto"/>
        <w:rPr>
          <w:rFonts w:ascii="Tahoma" w:hAnsi="Tahoma"/>
          <w:sz w:val="24"/>
        </w:rPr>
      </w:pPr>
      <w:r w:rsidRPr="00072EB6">
        <w:rPr>
          <w:rFonts w:ascii="Arial Narrow" w:hAnsi="Arial Narrow"/>
          <w:sz w:val="24"/>
        </w:rPr>
        <w:br w:type="page"/>
      </w:r>
      <w:r>
        <w:rPr>
          <w:rFonts w:ascii="Tahoma" w:hAnsi="Tahoma"/>
          <w:b/>
          <w:sz w:val="24"/>
        </w:rPr>
        <w:lastRenderedPageBreak/>
        <w:t xml:space="preserve">6.   CARBOHYDRATES – 1 gram of carbohydrate = 4 calories </w:t>
      </w:r>
    </w:p>
    <w:p w14:paraId="5E9DF96B" w14:textId="77777777" w:rsidR="008146DF" w:rsidRDefault="008146DF" w:rsidP="008146DF">
      <w:pPr>
        <w:widowControl w:val="0"/>
        <w:rPr>
          <w:sz w:val="24"/>
        </w:rPr>
      </w:pPr>
    </w:p>
    <w:p w14:paraId="6D7663FF"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Carbohydrates are the most readily available sources of energy.</w:t>
      </w:r>
    </w:p>
    <w:p w14:paraId="71E71D94"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They are converted into glucose - the glucose is taken to the liver and muscles where it is stored as glycogen.</w:t>
      </w:r>
    </w:p>
    <w:p w14:paraId="4A669EFE"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Plenty of carbohydrate consumption promotes high glycogen storage that is beneficial to exercisers.</w:t>
      </w:r>
    </w:p>
    <w:p w14:paraId="5DEE4339" w14:textId="77777777" w:rsidR="008146DF" w:rsidRDefault="008146DF" w:rsidP="008146DF">
      <w:pPr>
        <w:widowControl w:val="0"/>
        <w:rPr>
          <w:sz w:val="24"/>
        </w:rPr>
      </w:pPr>
    </w:p>
    <w:p w14:paraId="1895D074" w14:textId="77777777" w:rsidR="008146DF" w:rsidRDefault="008146DF" w:rsidP="008146DF">
      <w:pPr>
        <w:widowControl w:val="0"/>
        <w:rPr>
          <w:rFonts w:ascii="Tahoma" w:hAnsi="Tahoma"/>
          <w:b/>
          <w:sz w:val="24"/>
        </w:rPr>
      </w:pPr>
      <w:r>
        <w:rPr>
          <w:rFonts w:ascii="Tahoma" w:hAnsi="Tahoma"/>
          <w:b/>
          <w:sz w:val="24"/>
        </w:rPr>
        <w:t>TYPES OF CARBOHYDRATES</w:t>
      </w:r>
    </w:p>
    <w:p w14:paraId="466AB773" w14:textId="77777777" w:rsidR="008146DF" w:rsidRDefault="008146DF" w:rsidP="008146DF">
      <w:pPr>
        <w:widowControl w:val="0"/>
        <w:rPr>
          <w:sz w:val="24"/>
        </w:rPr>
      </w:pPr>
    </w:p>
    <w:p w14:paraId="070C914B" w14:textId="77777777" w:rsidR="008146DF" w:rsidRDefault="008146DF" w:rsidP="008146DF">
      <w:pPr>
        <w:widowControl w:val="0"/>
        <w:tabs>
          <w:tab w:val="left" w:pos="-1440"/>
        </w:tabs>
        <w:ind w:left="720" w:hanging="720"/>
        <w:rPr>
          <w:rFonts w:ascii="Arial Narrow" w:hAnsi="Arial Narrow"/>
          <w:sz w:val="24"/>
        </w:rPr>
      </w:pPr>
      <w:r>
        <w:rPr>
          <w:rFonts w:ascii="Tahoma" w:hAnsi="Tahoma"/>
          <w:b/>
          <w:sz w:val="24"/>
        </w:rPr>
        <w:t xml:space="preserve">Simple Sugars / Simple Carbohydrates --- Carbs to limit </w:t>
      </w:r>
    </w:p>
    <w:p w14:paraId="082EADE9"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Straight sugar, glucose fructose, galactose</w:t>
      </w:r>
    </w:p>
    <w:p w14:paraId="01D277F3"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Candies, sugar drinks, chocolate.</w:t>
      </w:r>
    </w:p>
    <w:p w14:paraId="02505084"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Simple sugars provide empty calories and very little nutritional value.</w:t>
      </w:r>
    </w:p>
    <w:p w14:paraId="5E2D8403"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Digested reasonably quickly, simple sugars are released into the blood stream at a fast rate giving the body quick energy. The rush of sugar stimulates the pancreas to release the hormone insulin and as a result, sugar is then quickly removed from the blood to regulate sugar levels.</w:t>
      </w:r>
    </w:p>
    <w:p w14:paraId="132E5070"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High intakes of simple sugars are associated with obesity, cancer, diabetes, cavities and other illnesses. </w:t>
      </w:r>
    </w:p>
    <w:p w14:paraId="72D0935B" w14:textId="77777777" w:rsidR="008146DF" w:rsidRDefault="008146DF" w:rsidP="008146DF">
      <w:pPr>
        <w:widowControl w:val="0"/>
        <w:rPr>
          <w:sz w:val="24"/>
        </w:rPr>
      </w:pPr>
    </w:p>
    <w:p w14:paraId="46B1EC84" w14:textId="77777777" w:rsidR="008146DF" w:rsidRDefault="008146DF" w:rsidP="008146DF">
      <w:pPr>
        <w:widowControl w:val="0"/>
        <w:tabs>
          <w:tab w:val="left" w:pos="-1440"/>
        </w:tabs>
        <w:ind w:left="720" w:hanging="720"/>
        <w:rPr>
          <w:rFonts w:ascii="Tahoma" w:hAnsi="Tahoma"/>
          <w:b/>
          <w:sz w:val="24"/>
        </w:rPr>
      </w:pPr>
      <w:r>
        <w:rPr>
          <w:rFonts w:ascii="Tahoma" w:hAnsi="Tahoma"/>
          <w:b/>
          <w:sz w:val="24"/>
        </w:rPr>
        <w:t xml:space="preserve">Complex Carbohydrates   ---- Carbs to include more often  </w:t>
      </w:r>
    </w:p>
    <w:p w14:paraId="32CB5181"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Whole grain breads, cereals, grains, rice, fruits and vegetables.</w:t>
      </w:r>
    </w:p>
    <w:p w14:paraId="3D029BA1"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These carbohydrates are also high in dietary fiber.</w:t>
      </w:r>
    </w:p>
    <w:p w14:paraId="28193A32"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Provide nutrients with their calories.</w:t>
      </w:r>
    </w:p>
    <w:p w14:paraId="6ADA474F"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Complex carbohydrates take longer to digest and the glucose is released gradually into the blood stream. Those highest in fiber provide glucose at a slower rate and last longer.</w:t>
      </w:r>
    </w:p>
    <w:p w14:paraId="52EE95EA"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Any calories in excess of the daily requirements will be stored as fat, whether they come from simple or complex carbohydrate sources.</w:t>
      </w:r>
    </w:p>
    <w:p w14:paraId="25FA015C" w14:textId="77777777" w:rsidR="008146DF" w:rsidRDefault="008146DF" w:rsidP="008146DF">
      <w:pPr>
        <w:widowControl w:val="0"/>
        <w:numPr>
          <w:ilvl w:val="12"/>
          <w:numId w:val="0"/>
        </w:numPr>
        <w:ind w:left="360" w:hanging="360"/>
        <w:rPr>
          <w:sz w:val="24"/>
        </w:rPr>
      </w:pPr>
    </w:p>
    <w:p w14:paraId="0312E79D" w14:textId="77777777" w:rsidR="008146DF" w:rsidRDefault="008146DF" w:rsidP="008146DF">
      <w:pPr>
        <w:widowControl w:val="0"/>
        <w:rPr>
          <w:rFonts w:ascii="Tahoma" w:hAnsi="Tahoma"/>
          <w:sz w:val="24"/>
        </w:rPr>
      </w:pPr>
      <w:r>
        <w:rPr>
          <w:rFonts w:ascii="Tahoma" w:hAnsi="Tahoma"/>
          <w:b/>
          <w:sz w:val="24"/>
        </w:rPr>
        <w:t xml:space="preserve">Dietary Fiber  </w:t>
      </w:r>
    </w:p>
    <w:p w14:paraId="074C2690"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 xml:space="preserve">Foods containing high fiber (grains, bran, cereals) are filling, not fattening. Dietary fiber is a natural obstacle to overeating. </w:t>
      </w:r>
    </w:p>
    <w:p w14:paraId="0F702275"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Diets high in fiber have been found to reduce the risks of cancer, diabetes, gallstones, heart disease, obesity and high cholesterol.</w:t>
      </w:r>
    </w:p>
    <w:p w14:paraId="5BE69931" w14:textId="77777777" w:rsidR="008146DF" w:rsidRDefault="008146DF" w:rsidP="008146DF">
      <w:pPr>
        <w:widowControl w:val="0"/>
        <w:numPr>
          <w:ilvl w:val="0"/>
          <w:numId w:val="87"/>
        </w:numPr>
        <w:tabs>
          <w:tab w:val="left" w:pos="-1440"/>
        </w:tabs>
        <w:rPr>
          <w:rFonts w:ascii="Arial Narrow" w:hAnsi="Arial Narrow"/>
          <w:sz w:val="24"/>
        </w:rPr>
      </w:pPr>
      <w:r w:rsidRPr="00AB59BD">
        <w:rPr>
          <w:rFonts w:ascii="Arial Narrow" w:hAnsi="Arial Narrow"/>
          <w:b/>
          <w:sz w:val="24"/>
          <w:u w:val="single"/>
        </w:rPr>
        <w:t>F</w:t>
      </w:r>
      <w:r>
        <w:rPr>
          <w:rFonts w:ascii="Arial Narrow" w:hAnsi="Arial Narrow"/>
          <w:b/>
          <w:sz w:val="24"/>
          <w:u w:val="single"/>
        </w:rPr>
        <w:t>ruit juices</w:t>
      </w:r>
      <w:r>
        <w:rPr>
          <w:rFonts w:ascii="Arial Narrow" w:hAnsi="Arial Narrow"/>
          <w:sz w:val="24"/>
        </w:rPr>
        <w:t xml:space="preserve"> have very little fiber and are high in simple sugar providing “empty” calories. Eating the fruit itself has more fiber, more vitamins and minerals and less simple sugar.</w:t>
      </w:r>
    </w:p>
    <w:p w14:paraId="388FCE52" w14:textId="77777777" w:rsidR="008146DF" w:rsidRDefault="008146DF" w:rsidP="008146DF">
      <w:pPr>
        <w:widowControl w:val="0"/>
        <w:numPr>
          <w:ilvl w:val="0"/>
          <w:numId w:val="87"/>
        </w:numPr>
        <w:tabs>
          <w:tab w:val="left" w:pos="-1440"/>
        </w:tabs>
        <w:rPr>
          <w:rFonts w:ascii="Arial Narrow" w:hAnsi="Arial Narrow"/>
          <w:sz w:val="24"/>
        </w:rPr>
      </w:pPr>
      <w:r>
        <w:rPr>
          <w:rFonts w:ascii="Arial Narrow" w:hAnsi="Arial Narrow"/>
          <w:sz w:val="24"/>
        </w:rPr>
        <w:t>Many weight loss fad diets encourage you to decrease your intake of carbohydrates and thus dietary fiber. Restrictions in complex carbohydrates high in fiber result in large losses of water in the body that shows on the scale as weight loss.</w:t>
      </w:r>
    </w:p>
    <w:p w14:paraId="7FEAF5F4" w14:textId="77777777" w:rsidR="008146DF" w:rsidRDefault="008146DF" w:rsidP="008146DF">
      <w:pPr>
        <w:widowControl w:val="0"/>
        <w:numPr>
          <w:ilvl w:val="0"/>
          <w:numId w:val="87"/>
        </w:numPr>
        <w:rPr>
          <w:rFonts w:ascii="Arial Narrow" w:hAnsi="Arial Narrow"/>
          <w:sz w:val="24"/>
        </w:rPr>
      </w:pPr>
      <w:r>
        <w:rPr>
          <w:rFonts w:ascii="Arial Narrow" w:hAnsi="Arial Narrow"/>
          <w:sz w:val="24"/>
        </w:rPr>
        <w:t>High fiber, complex carbohydrate foods often make you feel temporarily bloated due to the absorption of water in the digestion process.</w:t>
      </w:r>
    </w:p>
    <w:p w14:paraId="73EA8D7F" w14:textId="77777777" w:rsidR="008146DF" w:rsidRDefault="008146DF" w:rsidP="008146DF">
      <w:pPr>
        <w:widowControl w:val="0"/>
        <w:jc w:val="center"/>
        <w:rPr>
          <w:rFonts w:ascii="Arial Narrow" w:hAnsi="Arial Narrow"/>
          <w:sz w:val="24"/>
        </w:rPr>
      </w:pPr>
      <w:r>
        <w:rPr>
          <w:rFonts w:ascii="Arial Narrow" w:hAnsi="Arial Narrow"/>
          <w:sz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1"/>
        <w:gridCol w:w="3239"/>
        <w:gridCol w:w="4190"/>
      </w:tblGrid>
      <w:tr w:rsidR="008146DF" w14:paraId="7BA536BB" w14:textId="77777777" w:rsidTr="00E31452">
        <w:tc>
          <w:tcPr>
            <w:tcW w:w="10881" w:type="dxa"/>
            <w:gridSpan w:val="3"/>
            <w:shd w:val="clear" w:color="auto" w:fill="auto"/>
          </w:tcPr>
          <w:p w14:paraId="084324B8" w14:textId="77777777" w:rsidR="008146DF" w:rsidRDefault="008146DF" w:rsidP="00E31452">
            <w:pPr>
              <w:jc w:val="center"/>
              <w:rPr>
                <w:b/>
                <w:sz w:val="40"/>
              </w:rPr>
            </w:pPr>
            <w:r w:rsidRPr="00DA54C2">
              <w:rPr>
                <w:b/>
                <w:sz w:val="40"/>
              </w:rPr>
              <w:lastRenderedPageBreak/>
              <w:t>Macronutrient Summary</w:t>
            </w:r>
          </w:p>
          <w:p w14:paraId="12E469C2" w14:textId="77777777" w:rsidR="008146DF" w:rsidRDefault="008146DF" w:rsidP="00E31452">
            <w:pPr>
              <w:jc w:val="center"/>
              <w:rPr>
                <w:b/>
              </w:rPr>
            </w:pPr>
            <w:r>
              <w:rPr>
                <w:noProof/>
              </w:rPr>
              <w:drawing>
                <wp:inline distT="0" distB="0" distL="0" distR="0" wp14:anchorId="3D58E319" wp14:editId="69C90740">
                  <wp:extent cx="5234305" cy="1528929"/>
                  <wp:effectExtent l="0" t="0" r="4445" b="0"/>
                  <wp:docPr id="30" name="Picture 30" descr="what-are-macronutrients.jpg (1000×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are-macronutrients.jpg (1000×625)"/>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5415761" cy="1581932"/>
                          </a:xfrm>
                          <a:prstGeom prst="rect">
                            <a:avLst/>
                          </a:prstGeom>
                          <a:noFill/>
                          <a:ln>
                            <a:noFill/>
                          </a:ln>
                        </pic:spPr>
                      </pic:pic>
                    </a:graphicData>
                  </a:graphic>
                </wp:inline>
              </w:drawing>
            </w:r>
          </w:p>
          <w:p w14:paraId="5FB9F2D1" w14:textId="77777777" w:rsidR="008146DF" w:rsidRPr="00DA54C2" w:rsidRDefault="00386ED6" w:rsidP="00E31452">
            <w:pPr>
              <w:jc w:val="center"/>
              <w:rPr>
                <w:b/>
              </w:rPr>
            </w:pPr>
            <w:hyperlink r:id="rId402" w:history="1">
              <w:r w:rsidR="008146DF">
                <w:rPr>
                  <w:rStyle w:val="Hyperlink"/>
                </w:rPr>
                <w:t>Get a Macro Meal Plan Designed for You By Nutritionist (bodybuildingmealplan.com)</w:t>
              </w:r>
            </w:hyperlink>
          </w:p>
        </w:tc>
      </w:tr>
      <w:tr w:rsidR="008146DF" w14:paraId="395BEDDB" w14:textId="77777777" w:rsidTr="00E31452">
        <w:tc>
          <w:tcPr>
            <w:tcW w:w="3369" w:type="dxa"/>
            <w:shd w:val="clear" w:color="auto" w:fill="auto"/>
          </w:tcPr>
          <w:p w14:paraId="0C3198FA" w14:textId="77777777" w:rsidR="008146DF" w:rsidRPr="00DA54C2" w:rsidRDefault="008146DF" w:rsidP="00E31452">
            <w:pPr>
              <w:jc w:val="center"/>
              <w:rPr>
                <w:rFonts w:ascii="Arial" w:hAnsi="Arial" w:cs="Arial"/>
                <w:b/>
                <w:sz w:val="24"/>
              </w:rPr>
            </w:pPr>
            <w:r w:rsidRPr="00DA54C2">
              <w:rPr>
                <w:rFonts w:ascii="Arial" w:hAnsi="Arial" w:cs="Arial"/>
                <w:b/>
                <w:sz w:val="24"/>
              </w:rPr>
              <w:t>Carbohydrates</w:t>
            </w:r>
          </w:p>
        </w:tc>
        <w:tc>
          <w:tcPr>
            <w:tcW w:w="3260" w:type="dxa"/>
            <w:shd w:val="clear" w:color="auto" w:fill="auto"/>
          </w:tcPr>
          <w:p w14:paraId="65C657CE" w14:textId="77777777" w:rsidR="008146DF" w:rsidRPr="00DA54C2" w:rsidRDefault="008146DF" w:rsidP="00E31452">
            <w:pPr>
              <w:jc w:val="center"/>
              <w:rPr>
                <w:rFonts w:ascii="Arial" w:hAnsi="Arial" w:cs="Arial"/>
                <w:b/>
                <w:sz w:val="24"/>
              </w:rPr>
            </w:pPr>
            <w:r w:rsidRPr="00DA54C2">
              <w:rPr>
                <w:rFonts w:ascii="Arial" w:hAnsi="Arial" w:cs="Arial"/>
                <w:b/>
                <w:sz w:val="24"/>
              </w:rPr>
              <w:t>Proteins</w:t>
            </w:r>
          </w:p>
        </w:tc>
        <w:tc>
          <w:tcPr>
            <w:tcW w:w="4252" w:type="dxa"/>
            <w:shd w:val="clear" w:color="auto" w:fill="auto"/>
          </w:tcPr>
          <w:p w14:paraId="05236164" w14:textId="77777777" w:rsidR="008146DF" w:rsidRPr="00DA54C2" w:rsidRDefault="008146DF" w:rsidP="00E31452">
            <w:pPr>
              <w:jc w:val="center"/>
              <w:rPr>
                <w:rFonts w:ascii="Arial" w:hAnsi="Arial" w:cs="Arial"/>
                <w:b/>
                <w:sz w:val="24"/>
              </w:rPr>
            </w:pPr>
            <w:r w:rsidRPr="00DA54C2">
              <w:rPr>
                <w:rFonts w:ascii="Arial" w:hAnsi="Arial" w:cs="Arial"/>
                <w:b/>
                <w:sz w:val="24"/>
              </w:rPr>
              <w:t>Fats</w:t>
            </w:r>
          </w:p>
        </w:tc>
      </w:tr>
      <w:tr w:rsidR="008146DF" w14:paraId="1E334C32" w14:textId="77777777" w:rsidTr="00E31452">
        <w:tc>
          <w:tcPr>
            <w:tcW w:w="3369" w:type="dxa"/>
            <w:shd w:val="clear" w:color="auto" w:fill="auto"/>
          </w:tcPr>
          <w:p w14:paraId="16C0AAB3" w14:textId="77777777" w:rsidR="008146DF" w:rsidRPr="00DA54C2" w:rsidRDefault="008146DF" w:rsidP="00E31452">
            <w:pPr>
              <w:jc w:val="center"/>
              <w:rPr>
                <w:rFonts w:ascii="Arial" w:hAnsi="Arial" w:cs="Arial"/>
                <w:sz w:val="24"/>
              </w:rPr>
            </w:pPr>
            <w:r w:rsidRPr="00DA54C2">
              <w:rPr>
                <w:rFonts w:ascii="Arial" w:hAnsi="Arial" w:cs="Arial"/>
                <w:sz w:val="24"/>
              </w:rPr>
              <w:t>Energy: 4 calories / Gram</w:t>
            </w:r>
          </w:p>
        </w:tc>
        <w:tc>
          <w:tcPr>
            <w:tcW w:w="3260" w:type="dxa"/>
            <w:shd w:val="clear" w:color="auto" w:fill="auto"/>
          </w:tcPr>
          <w:p w14:paraId="78615B15" w14:textId="77777777" w:rsidR="008146DF" w:rsidRPr="00DA54C2" w:rsidRDefault="008146DF" w:rsidP="00E31452">
            <w:pPr>
              <w:jc w:val="center"/>
              <w:rPr>
                <w:rFonts w:ascii="Arial" w:hAnsi="Arial" w:cs="Arial"/>
                <w:sz w:val="24"/>
              </w:rPr>
            </w:pPr>
            <w:r w:rsidRPr="00DA54C2">
              <w:rPr>
                <w:rFonts w:ascii="Arial" w:hAnsi="Arial" w:cs="Arial"/>
                <w:sz w:val="24"/>
              </w:rPr>
              <w:t>Energy: 4 calories / Gram</w:t>
            </w:r>
          </w:p>
        </w:tc>
        <w:tc>
          <w:tcPr>
            <w:tcW w:w="4252" w:type="dxa"/>
            <w:shd w:val="clear" w:color="auto" w:fill="auto"/>
          </w:tcPr>
          <w:p w14:paraId="49F02E76" w14:textId="77777777" w:rsidR="008146DF" w:rsidRPr="00DA54C2" w:rsidRDefault="008146DF" w:rsidP="00E31452">
            <w:pPr>
              <w:jc w:val="center"/>
              <w:rPr>
                <w:rFonts w:ascii="Arial" w:hAnsi="Arial" w:cs="Arial"/>
                <w:sz w:val="24"/>
              </w:rPr>
            </w:pPr>
            <w:r w:rsidRPr="00DA54C2">
              <w:rPr>
                <w:rFonts w:ascii="Arial" w:hAnsi="Arial" w:cs="Arial"/>
                <w:sz w:val="24"/>
              </w:rPr>
              <w:t>Energy: 9 calories / Gram</w:t>
            </w:r>
          </w:p>
        </w:tc>
      </w:tr>
      <w:tr w:rsidR="008146DF" w14:paraId="1B44B79A" w14:textId="77777777" w:rsidTr="00E31452">
        <w:tc>
          <w:tcPr>
            <w:tcW w:w="3369" w:type="dxa"/>
            <w:shd w:val="clear" w:color="auto" w:fill="auto"/>
          </w:tcPr>
          <w:p w14:paraId="30FEE026" w14:textId="77777777" w:rsidR="008146DF" w:rsidRPr="00DA54C2" w:rsidRDefault="008146DF" w:rsidP="00E31452">
            <w:pPr>
              <w:jc w:val="center"/>
              <w:rPr>
                <w:rFonts w:ascii="Arial" w:hAnsi="Arial" w:cs="Arial"/>
                <w:b/>
                <w:sz w:val="24"/>
              </w:rPr>
            </w:pPr>
            <w:r w:rsidRPr="00DA54C2">
              <w:rPr>
                <w:rFonts w:ascii="Arial" w:hAnsi="Arial" w:cs="Arial"/>
                <w:b/>
                <w:sz w:val="24"/>
              </w:rPr>
              <w:t>Function</w:t>
            </w:r>
          </w:p>
          <w:p w14:paraId="3CE9DE4F" w14:textId="77777777" w:rsidR="008146DF" w:rsidRPr="00DA54C2" w:rsidRDefault="008146DF" w:rsidP="00E31452">
            <w:pPr>
              <w:jc w:val="center"/>
              <w:rPr>
                <w:rFonts w:ascii="Arial" w:hAnsi="Arial" w:cs="Arial"/>
                <w:sz w:val="24"/>
              </w:rPr>
            </w:pPr>
            <w:r w:rsidRPr="00DA54C2">
              <w:rPr>
                <w:rFonts w:ascii="Arial" w:hAnsi="Arial" w:cs="Arial"/>
                <w:sz w:val="24"/>
              </w:rPr>
              <w:t>Provide Energy</w:t>
            </w:r>
          </w:p>
          <w:p w14:paraId="730241A1" w14:textId="77777777" w:rsidR="008146DF" w:rsidRPr="00DA54C2" w:rsidRDefault="008146DF" w:rsidP="00E31452">
            <w:pPr>
              <w:jc w:val="center"/>
              <w:rPr>
                <w:rFonts w:ascii="Arial" w:hAnsi="Arial" w:cs="Arial"/>
                <w:sz w:val="24"/>
              </w:rPr>
            </w:pPr>
            <w:r w:rsidRPr="00DA54C2">
              <w:rPr>
                <w:rFonts w:ascii="Arial" w:hAnsi="Arial" w:cs="Arial"/>
                <w:sz w:val="24"/>
              </w:rPr>
              <w:t>Facilitate Fat Metabolism</w:t>
            </w:r>
          </w:p>
          <w:p w14:paraId="389CC1E3" w14:textId="77777777" w:rsidR="008146DF" w:rsidRPr="00DA54C2" w:rsidRDefault="008146DF" w:rsidP="00E31452">
            <w:pPr>
              <w:jc w:val="center"/>
              <w:rPr>
                <w:rFonts w:ascii="Arial" w:hAnsi="Arial" w:cs="Arial"/>
                <w:sz w:val="24"/>
              </w:rPr>
            </w:pPr>
            <w:r w:rsidRPr="00DA54C2">
              <w:rPr>
                <w:rFonts w:ascii="Arial" w:hAnsi="Arial" w:cs="Arial"/>
                <w:sz w:val="24"/>
              </w:rPr>
              <w:t xml:space="preserve">Prevent Protein Breakdown </w:t>
            </w:r>
          </w:p>
          <w:p w14:paraId="70C6F9CD" w14:textId="77777777" w:rsidR="008146DF" w:rsidRPr="00DA54C2" w:rsidRDefault="008146DF" w:rsidP="00E31452">
            <w:pPr>
              <w:jc w:val="center"/>
              <w:rPr>
                <w:rFonts w:ascii="Arial" w:hAnsi="Arial" w:cs="Arial"/>
                <w:sz w:val="24"/>
              </w:rPr>
            </w:pPr>
          </w:p>
        </w:tc>
        <w:tc>
          <w:tcPr>
            <w:tcW w:w="3260" w:type="dxa"/>
            <w:shd w:val="clear" w:color="auto" w:fill="auto"/>
          </w:tcPr>
          <w:p w14:paraId="1C6A3399" w14:textId="77777777" w:rsidR="008146DF" w:rsidRPr="00DA54C2" w:rsidRDefault="008146DF" w:rsidP="00E31452">
            <w:pPr>
              <w:jc w:val="center"/>
              <w:rPr>
                <w:rFonts w:ascii="Arial" w:hAnsi="Arial" w:cs="Arial"/>
                <w:b/>
                <w:sz w:val="24"/>
              </w:rPr>
            </w:pPr>
            <w:r w:rsidRPr="00DA54C2">
              <w:rPr>
                <w:rFonts w:ascii="Arial" w:hAnsi="Arial" w:cs="Arial"/>
                <w:b/>
                <w:sz w:val="24"/>
              </w:rPr>
              <w:t>Function</w:t>
            </w:r>
          </w:p>
          <w:p w14:paraId="314A2D74" w14:textId="77777777" w:rsidR="008146DF" w:rsidRPr="00DA54C2" w:rsidRDefault="008146DF" w:rsidP="00E31452">
            <w:pPr>
              <w:jc w:val="center"/>
              <w:rPr>
                <w:rFonts w:ascii="Arial" w:hAnsi="Arial" w:cs="Arial"/>
                <w:sz w:val="24"/>
              </w:rPr>
            </w:pPr>
            <w:r w:rsidRPr="00DA54C2">
              <w:rPr>
                <w:rFonts w:ascii="Arial" w:hAnsi="Arial" w:cs="Arial"/>
                <w:sz w:val="24"/>
              </w:rPr>
              <w:t>Provide Energy</w:t>
            </w:r>
          </w:p>
          <w:p w14:paraId="05BE8FD0" w14:textId="77777777" w:rsidR="008146DF" w:rsidRPr="00DA54C2" w:rsidRDefault="008146DF" w:rsidP="00E31452">
            <w:pPr>
              <w:jc w:val="center"/>
              <w:rPr>
                <w:rFonts w:ascii="Arial" w:hAnsi="Arial" w:cs="Arial"/>
                <w:sz w:val="24"/>
              </w:rPr>
            </w:pPr>
            <w:r w:rsidRPr="00DA54C2">
              <w:rPr>
                <w:rFonts w:ascii="Arial" w:hAnsi="Arial" w:cs="Arial"/>
                <w:sz w:val="24"/>
              </w:rPr>
              <w:t>Build and Repair Tissues</w:t>
            </w:r>
          </w:p>
          <w:p w14:paraId="7A9FDBC7" w14:textId="77777777" w:rsidR="008146DF" w:rsidRPr="00DA54C2" w:rsidRDefault="008146DF" w:rsidP="00E31452">
            <w:pPr>
              <w:jc w:val="center"/>
              <w:rPr>
                <w:rFonts w:ascii="Arial" w:hAnsi="Arial" w:cs="Arial"/>
                <w:sz w:val="24"/>
              </w:rPr>
            </w:pPr>
            <w:r w:rsidRPr="00DA54C2">
              <w:rPr>
                <w:rFonts w:ascii="Arial" w:hAnsi="Arial" w:cs="Arial"/>
                <w:sz w:val="24"/>
              </w:rPr>
              <w:t>Provide Essential Amino Acids</w:t>
            </w:r>
          </w:p>
        </w:tc>
        <w:tc>
          <w:tcPr>
            <w:tcW w:w="4252" w:type="dxa"/>
            <w:shd w:val="clear" w:color="auto" w:fill="auto"/>
          </w:tcPr>
          <w:p w14:paraId="61BF4A7E" w14:textId="77777777" w:rsidR="008146DF" w:rsidRPr="00DA54C2" w:rsidRDefault="008146DF" w:rsidP="00E31452">
            <w:pPr>
              <w:jc w:val="center"/>
              <w:rPr>
                <w:rFonts w:ascii="Arial" w:hAnsi="Arial" w:cs="Arial"/>
                <w:b/>
                <w:sz w:val="24"/>
              </w:rPr>
            </w:pPr>
            <w:r w:rsidRPr="00DA54C2">
              <w:rPr>
                <w:rFonts w:ascii="Arial" w:hAnsi="Arial" w:cs="Arial"/>
                <w:b/>
                <w:sz w:val="24"/>
              </w:rPr>
              <w:t>Function</w:t>
            </w:r>
          </w:p>
          <w:p w14:paraId="02999E84" w14:textId="77777777" w:rsidR="008146DF" w:rsidRPr="00DA54C2" w:rsidRDefault="008146DF" w:rsidP="00E31452">
            <w:pPr>
              <w:jc w:val="center"/>
              <w:rPr>
                <w:rFonts w:ascii="Arial" w:hAnsi="Arial" w:cs="Arial"/>
                <w:sz w:val="24"/>
              </w:rPr>
            </w:pPr>
            <w:r w:rsidRPr="00DA54C2">
              <w:rPr>
                <w:rFonts w:ascii="Arial" w:hAnsi="Arial" w:cs="Arial"/>
                <w:sz w:val="24"/>
              </w:rPr>
              <w:t>Provide Energy</w:t>
            </w:r>
          </w:p>
          <w:p w14:paraId="5A62E027" w14:textId="77777777" w:rsidR="008146DF" w:rsidRPr="00DA54C2" w:rsidRDefault="008146DF" w:rsidP="00E31452">
            <w:pPr>
              <w:jc w:val="center"/>
              <w:rPr>
                <w:rFonts w:ascii="Arial" w:hAnsi="Arial" w:cs="Arial"/>
                <w:sz w:val="24"/>
              </w:rPr>
            </w:pPr>
            <w:r w:rsidRPr="00DA54C2">
              <w:rPr>
                <w:rFonts w:ascii="Arial" w:hAnsi="Arial" w:cs="Arial"/>
                <w:sz w:val="24"/>
              </w:rPr>
              <w:t>Absorb Vitamins</w:t>
            </w:r>
          </w:p>
          <w:p w14:paraId="1E3E2CD6" w14:textId="77777777" w:rsidR="008146DF" w:rsidRPr="00DA54C2" w:rsidRDefault="008146DF" w:rsidP="00E31452">
            <w:pPr>
              <w:jc w:val="center"/>
              <w:rPr>
                <w:rFonts w:ascii="Arial" w:hAnsi="Arial" w:cs="Arial"/>
                <w:sz w:val="24"/>
              </w:rPr>
            </w:pPr>
            <w:r w:rsidRPr="00DA54C2">
              <w:rPr>
                <w:rFonts w:ascii="Arial" w:hAnsi="Arial" w:cs="Arial"/>
                <w:sz w:val="24"/>
              </w:rPr>
              <w:t>Regulate Body Temperature</w:t>
            </w:r>
          </w:p>
          <w:p w14:paraId="524AD11A" w14:textId="77777777" w:rsidR="008146DF" w:rsidRPr="00DA54C2" w:rsidRDefault="008146DF" w:rsidP="00E31452">
            <w:pPr>
              <w:jc w:val="center"/>
              <w:rPr>
                <w:rFonts w:ascii="Arial" w:hAnsi="Arial" w:cs="Arial"/>
                <w:sz w:val="24"/>
              </w:rPr>
            </w:pPr>
            <w:r w:rsidRPr="00DA54C2">
              <w:rPr>
                <w:rFonts w:ascii="Arial" w:hAnsi="Arial" w:cs="Arial"/>
                <w:sz w:val="24"/>
              </w:rPr>
              <w:t xml:space="preserve">Provide Essential Fatty Acids </w:t>
            </w:r>
          </w:p>
        </w:tc>
      </w:tr>
      <w:tr w:rsidR="008146DF" w14:paraId="66CDE5BA" w14:textId="77777777" w:rsidTr="00E31452">
        <w:tc>
          <w:tcPr>
            <w:tcW w:w="3369" w:type="dxa"/>
            <w:shd w:val="clear" w:color="auto" w:fill="auto"/>
          </w:tcPr>
          <w:p w14:paraId="36444AAA" w14:textId="77777777" w:rsidR="008146DF" w:rsidRPr="00DA54C2" w:rsidRDefault="008146DF" w:rsidP="00E31452">
            <w:pPr>
              <w:jc w:val="center"/>
              <w:rPr>
                <w:rFonts w:ascii="Arial" w:hAnsi="Arial" w:cs="Arial"/>
                <w:b/>
                <w:sz w:val="24"/>
              </w:rPr>
            </w:pPr>
            <w:r w:rsidRPr="00DA54C2">
              <w:rPr>
                <w:rFonts w:ascii="Arial" w:hAnsi="Arial" w:cs="Arial"/>
                <w:b/>
                <w:sz w:val="24"/>
              </w:rPr>
              <w:t>Recommended Intake</w:t>
            </w:r>
          </w:p>
          <w:p w14:paraId="74F12CAD" w14:textId="77777777" w:rsidR="008146DF" w:rsidRPr="00DA54C2" w:rsidRDefault="008146DF" w:rsidP="00E31452">
            <w:pPr>
              <w:jc w:val="center"/>
              <w:rPr>
                <w:rFonts w:ascii="Arial" w:hAnsi="Arial" w:cs="Arial"/>
                <w:b/>
                <w:sz w:val="24"/>
              </w:rPr>
            </w:pPr>
            <w:r w:rsidRPr="00DA54C2">
              <w:rPr>
                <w:rFonts w:ascii="Arial" w:hAnsi="Arial" w:cs="Arial"/>
                <w:b/>
                <w:sz w:val="24"/>
              </w:rPr>
              <w:t>45-65 % of Total Calories</w:t>
            </w:r>
          </w:p>
        </w:tc>
        <w:tc>
          <w:tcPr>
            <w:tcW w:w="3260" w:type="dxa"/>
            <w:shd w:val="clear" w:color="auto" w:fill="auto"/>
          </w:tcPr>
          <w:p w14:paraId="634BEFA4" w14:textId="77777777" w:rsidR="008146DF" w:rsidRPr="00DA54C2" w:rsidRDefault="008146DF" w:rsidP="00E31452">
            <w:pPr>
              <w:jc w:val="center"/>
              <w:rPr>
                <w:rFonts w:ascii="Arial" w:hAnsi="Arial" w:cs="Arial"/>
                <w:b/>
                <w:sz w:val="24"/>
              </w:rPr>
            </w:pPr>
            <w:r w:rsidRPr="00DA54C2">
              <w:rPr>
                <w:rFonts w:ascii="Arial" w:hAnsi="Arial" w:cs="Arial"/>
                <w:b/>
                <w:sz w:val="24"/>
              </w:rPr>
              <w:t>Recommended Intake</w:t>
            </w:r>
          </w:p>
          <w:p w14:paraId="73355E16" w14:textId="77777777" w:rsidR="008146DF" w:rsidRPr="00DA54C2" w:rsidRDefault="008146DF" w:rsidP="00E31452">
            <w:pPr>
              <w:jc w:val="center"/>
              <w:rPr>
                <w:rFonts w:ascii="Arial" w:hAnsi="Arial" w:cs="Arial"/>
                <w:b/>
                <w:sz w:val="24"/>
              </w:rPr>
            </w:pPr>
            <w:r>
              <w:rPr>
                <w:rFonts w:ascii="Arial" w:hAnsi="Arial" w:cs="Arial"/>
                <w:b/>
                <w:sz w:val="24"/>
              </w:rPr>
              <w:t xml:space="preserve">10 </w:t>
            </w:r>
            <w:r w:rsidRPr="00DA54C2">
              <w:rPr>
                <w:rFonts w:ascii="Arial" w:hAnsi="Arial" w:cs="Arial"/>
                <w:b/>
                <w:sz w:val="24"/>
              </w:rPr>
              <w:t xml:space="preserve">– </w:t>
            </w:r>
            <w:r>
              <w:rPr>
                <w:rFonts w:ascii="Arial" w:hAnsi="Arial" w:cs="Arial"/>
                <w:b/>
                <w:sz w:val="24"/>
              </w:rPr>
              <w:t>3</w:t>
            </w:r>
            <w:r w:rsidRPr="00DA54C2">
              <w:rPr>
                <w:rFonts w:ascii="Arial" w:hAnsi="Arial" w:cs="Arial"/>
                <w:b/>
                <w:sz w:val="24"/>
              </w:rPr>
              <w:t>5 % of Total Calories</w:t>
            </w:r>
          </w:p>
        </w:tc>
        <w:tc>
          <w:tcPr>
            <w:tcW w:w="4252" w:type="dxa"/>
            <w:shd w:val="clear" w:color="auto" w:fill="auto"/>
          </w:tcPr>
          <w:p w14:paraId="61676754" w14:textId="77777777" w:rsidR="008146DF" w:rsidRPr="00DA54C2" w:rsidRDefault="008146DF" w:rsidP="00E31452">
            <w:pPr>
              <w:jc w:val="center"/>
              <w:rPr>
                <w:rFonts w:ascii="Arial" w:hAnsi="Arial" w:cs="Arial"/>
                <w:b/>
                <w:sz w:val="24"/>
              </w:rPr>
            </w:pPr>
            <w:r w:rsidRPr="00DA54C2">
              <w:rPr>
                <w:rFonts w:ascii="Arial" w:hAnsi="Arial" w:cs="Arial"/>
                <w:b/>
                <w:sz w:val="24"/>
              </w:rPr>
              <w:t>Recommended Intake</w:t>
            </w:r>
          </w:p>
          <w:p w14:paraId="56F3ECBD" w14:textId="77777777" w:rsidR="008146DF" w:rsidRPr="00DA54C2" w:rsidRDefault="008146DF" w:rsidP="00E31452">
            <w:pPr>
              <w:jc w:val="center"/>
              <w:rPr>
                <w:rFonts w:ascii="Arial" w:hAnsi="Arial" w:cs="Arial"/>
                <w:b/>
                <w:sz w:val="24"/>
              </w:rPr>
            </w:pPr>
            <w:r>
              <w:rPr>
                <w:rFonts w:ascii="Arial" w:hAnsi="Arial" w:cs="Arial"/>
                <w:b/>
                <w:sz w:val="24"/>
              </w:rPr>
              <w:t>20</w:t>
            </w:r>
            <w:r w:rsidRPr="00DA54C2">
              <w:rPr>
                <w:rFonts w:ascii="Arial" w:hAnsi="Arial" w:cs="Arial"/>
                <w:b/>
                <w:sz w:val="24"/>
              </w:rPr>
              <w:t>-35 % of Total Calories</w:t>
            </w:r>
          </w:p>
        </w:tc>
      </w:tr>
      <w:tr w:rsidR="008146DF" w14:paraId="261FBAAC" w14:textId="77777777" w:rsidTr="00E31452">
        <w:tc>
          <w:tcPr>
            <w:tcW w:w="3369" w:type="dxa"/>
            <w:shd w:val="clear" w:color="auto" w:fill="auto"/>
          </w:tcPr>
          <w:p w14:paraId="03F2ECF6" w14:textId="77777777" w:rsidR="008146DF" w:rsidRPr="00DA54C2" w:rsidRDefault="008146DF" w:rsidP="00E31452">
            <w:pPr>
              <w:jc w:val="center"/>
              <w:rPr>
                <w:rFonts w:ascii="Arial" w:hAnsi="Arial" w:cs="Arial"/>
                <w:b/>
                <w:sz w:val="24"/>
                <w:u w:val="single"/>
              </w:rPr>
            </w:pPr>
            <w:r w:rsidRPr="00DA54C2">
              <w:rPr>
                <w:rFonts w:ascii="Arial" w:hAnsi="Arial" w:cs="Arial"/>
                <w:b/>
                <w:sz w:val="24"/>
                <w:u w:val="single"/>
              </w:rPr>
              <w:t>Complex Carb Sources</w:t>
            </w:r>
          </w:p>
          <w:p w14:paraId="19794B6C" w14:textId="77777777" w:rsidR="008146DF" w:rsidRPr="00DA54C2" w:rsidRDefault="008146DF" w:rsidP="00E31452">
            <w:pPr>
              <w:jc w:val="center"/>
              <w:rPr>
                <w:rFonts w:ascii="Arial" w:hAnsi="Arial" w:cs="Arial"/>
                <w:b/>
                <w:sz w:val="24"/>
              </w:rPr>
            </w:pPr>
            <w:r w:rsidRPr="00DA54C2">
              <w:rPr>
                <w:rFonts w:ascii="Arial" w:hAnsi="Arial" w:cs="Arial"/>
                <w:b/>
                <w:sz w:val="24"/>
              </w:rPr>
              <w:t xml:space="preserve">(Recommended) </w:t>
            </w:r>
          </w:p>
          <w:p w14:paraId="5D4F2E99" w14:textId="77777777" w:rsidR="008146DF" w:rsidRPr="00DA54C2" w:rsidRDefault="008146DF" w:rsidP="00E31452">
            <w:pPr>
              <w:jc w:val="center"/>
              <w:rPr>
                <w:rFonts w:ascii="Arial" w:hAnsi="Arial" w:cs="Arial"/>
                <w:sz w:val="24"/>
              </w:rPr>
            </w:pPr>
            <w:r w:rsidRPr="00DA54C2">
              <w:rPr>
                <w:rFonts w:ascii="Arial" w:hAnsi="Arial" w:cs="Arial"/>
                <w:sz w:val="24"/>
              </w:rPr>
              <w:t xml:space="preserve">Whole grains, Wheat, Flour, bran, Cereal, Oats, Quinoa,  </w:t>
            </w:r>
          </w:p>
          <w:p w14:paraId="41BB7E8C" w14:textId="77777777" w:rsidR="008146DF" w:rsidRPr="00DA54C2" w:rsidRDefault="008146DF" w:rsidP="00E31452">
            <w:pPr>
              <w:jc w:val="center"/>
              <w:rPr>
                <w:rFonts w:ascii="Arial" w:hAnsi="Arial" w:cs="Arial"/>
                <w:sz w:val="24"/>
              </w:rPr>
            </w:pPr>
            <w:r w:rsidRPr="00DA54C2">
              <w:rPr>
                <w:rFonts w:ascii="Arial" w:hAnsi="Arial" w:cs="Arial"/>
                <w:sz w:val="24"/>
              </w:rPr>
              <w:t>Rice, Potatoes, Pasta</w:t>
            </w:r>
          </w:p>
          <w:p w14:paraId="50F287F7" w14:textId="77777777" w:rsidR="008146DF" w:rsidRPr="00DA54C2" w:rsidRDefault="008146DF" w:rsidP="00E31452">
            <w:pPr>
              <w:jc w:val="center"/>
              <w:rPr>
                <w:rFonts w:ascii="Arial" w:hAnsi="Arial" w:cs="Arial"/>
                <w:b/>
                <w:sz w:val="24"/>
              </w:rPr>
            </w:pPr>
            <w:r w:rsidRPr="00DA54C2">
              <w:rPr>
                <w:rFonts w:ascii="Arial" w:hAnsi="Arial" w:cs="Arial"/>
                <w:sz w:val="24"/>
              </w:rPr>
              <w:t>(Limit refined flour / grains)</w:t>
            </w:r>
            <w:r w:rsidRPr="00DA54C2">
              <w:rPr>
                <w:rFonts w:ascii="Arial" w:hAnsi="Arial" w:cs="Arial"/>
                <w:b/>
                <w:sz w:val="24"/>
              </w:rPr>
              <w:t xml:space="preserve"> </w:t>
            </w:r>
          </w:p>
          <w:p w14:paraId="0356F709" w14:textId="77777777" w:rsidR="008146DF" w:rsidRPr="00DA54C2" w:rsidRDefault="008146DF" w:rsidP="00E31452">
            <w:pPr>
              <w:jc w:val="center"/>
              <w:rPr>
                <w:rFonts w:ascii="Arial" w:hAnsi="Arial" w:cs="Arial"/>
                <w:sz w:val="24"/>
                <w:u w:val="single"/>
              </w:rPr>
            </w:pPr>
            <w:r w:rsidRPr="00DA54C2">
              <w:rPr>
                <w:rFonts w:ascii="Arial" w:hAnsi="Arial" w:cs="Arial"/>
                <w:b/>
                <w:sz w:val="24"/>
                <w:u w:val="single"/>
              </w:rPr>
              <w:t>Fibers</w:t>
            </w:r>
            <w:r w:rsidRPr="00DA54C2">
              <w:rPr>
                <w:rFonts w:ascii="Arial" w:hAnsi="Arial" w:cs="Arial"/>
                <w:sz w:val="24"/>
                <w:u w:val="single"/>
              </w:rPr>
              <w:t>:</w:t>
            </w:r>
          </w:p>
          <w:p w14:paraId="3A4FC1C0" w14:textId="77777777" w:rsidR="008146DF" w:rsidRPr="00DA54C2" w:rsidRDefault="008146DF" w:rsidP="00E31452">
            <w:pPr>
              <w:jc w:val="center"/>
              <w:rPr>
                <w:rFonts w:ascii="Arial" w:hAnsi="Arial" w:cs="Arial"/>
                <w:b/>
                <w:sz w:val="24"/>
              </w:rPr>
            </w:pPr>
            <w:r w:rsidRPr="00DA54C2">
              <w:rPr>
                <w:rFonts w:ascii="Arial" w:hAnsi="Arial" w:cs="Arial"/>
                <w:b/>
                <w:sz w:val="24"/>
              </w:rPr>
              <w:t>(Recommended)</w:t>
            </w:r>
          </w:p>
          <w:p w14:paraId="20C8C668" w14:textId="77777777" w:rsidR="008146DF" w:rsidRPr="00DA54C2" w:rsidRDefault="008146DF" w:rsidP="00E31452">
            <w:pPr>
              <w:jc w:val="center"/>
              <w:rPr>
                <w:rFonts w:ascii="Arial" w:hAnsi="Arial" w:cs="Arial"/>
                <w:sz w:val="24"/>
              </w:rPr>
            </w:pPr>
            <w:r w:rsidRPr="00DA54C2">
              <w:rPr>
                <w:rFonts w:ascii="Arial" w:hAnsi="Arial" w:cs="Arial"/>
                <w:sz w:val="24"/>
              </w:rPr>
              <w:t xml:space="preserve">Fruits, vegetables </w:t>
            </w:r>
          </w:p>
          <w:p w14:paraId="51704D96" w14:textId="77777777" w:rsidR="008146DF" w:rsidRPr="00DA54C2" w:rsidRDefault="008146DF" w:rsidP="00E31452">
            <w:pPr>
              <w:jc w:val="center"/>
              <w:rPr>
                <w:rFonts w:ascii="Arial" w:hAnsi="Arial" w:cs="Arial"/>
                <w:b/>
                <w:sz w:val="24"/>
                <w:u w:val="single"/>
              </w:rPr>
            </w:pPr>
            <w:r w:rsidRPr="00DA54C2">
              <w:rPr>
                <w:rFonts w:ascii="Arial" w:hAnsi="Arial" w:cs="Arial"/>
                <w:b/>
                <w:sz w:val="24"/>
                <w:u w:val="single"/>
              </w:rPr>
              <w:t xml:space="preserve">Simple Sugars </w:t>
            </w:r>
          </w:p>
          <w:p w14:paraId="5C5D4A1C" w14:textId="77777777" w:rsidR="008146DF" w:rsidRPr="00DA54C2" w:rsidRDefault="008146DF" w:rsidP="00E31452">
            <w:pPr>
              <w:jc w:val="center"/>
              <w:rPr>
                <w:rFonts w:ascii="Arial" w:hAnsi="Arial" w:cs="Arial"/>
                <w:b/>
                <w:sz w:val="24"/>
              </w:rPr>
            </w:pPr>
            <w:r w:rsidRPr="00DA54C2">
              <w:rPr>
                <w:rFonts w:ascii="Arial" w:hAnsi="Arial" w:cs="Arial"/>
                <w:b/>
                <w:sz w:val="24"/>
              </w:rPr>
              <w:t xml:space="preserve">(Not recommended </w:t>
            </w:r>
          </w:p>
          <w:p w14:paraId="01F0ED1E" w14:textId="77777777" w:rsidR="008146DF" w:rsidRPr="00DA54C2" w:rsidRDefault="008146DF" w:rsidP="00E31452">
            <w:pPr>
              <w:jc w:val="center"/>
              <w:rPr>
                <w:rFonts w:ascii="Arial" w:hAnsi="Arial" w:cs="Arial"/>
                <w:b/>
                <w:sz w:val="24"/>
              </w:rPr>
            </w:pPr>
            <w:r w:rsidRPr="00DA54C2">
              <w:rPr>
                <w:rFonts w:ascii="Arial" w:hAnsi="Arial" w:cs="Arial"/>
                <w:b/>
                <w:sz w:val="24"/>
              </w:rPr>
              <w:t>- limit intake)</w:t>
            </w:r>
          </w:p>
          <w:p w14:paraId="12C53C51" w14:textId="77777777" w:rsidR="008146DF" w:rsidRPr="00DA54C2" w:rsidRDefault="008146DF" w:rsidP="00E31452">
            <w:pPr>
              <w:jc w:val="center"/>
              <w:rPr>
                <w:rFonts w:ascii="Arial" w:hAnsi="Arial" w:cs="Arial"/>
                <w:sz w:val="24"/>
              </w:rPr>
            </w:pPr>
            <w:r w:rsidRPr="00DA54C2">
              <w:rPr>
                <w:rFonts w:ascii="Arial" w:hAnsi="Arial" w:cs="Arial"/>
                <w:sz w:val="24"/>
              </w:rPr>
              <w:t xml:space="preserve">Sugar, Honey, Syrups, Fructose, </w:t>
            </w:r>
          </w:p>
          <w:p w14:paraId="33A7AD8B" w14:textId="77777777" w:rsidR="008146DF" w:rsidRPr="00DA54C2" w:rsidRDefault="008146DF" w:rsidP="00E31452">
            <w:pPr>
              <w:jc w:val="center"/>
              <w:rPr>
                <w:rFonts w:ascii="Arial" w:hAnsi="Arial" w:cs="Arial"/>
                <w:sz w:val="24"/>
              </w:rPr>
            </w:pPr>
            <w:r w:rsidRPr="00DA54C2">
              <w:rPr>
                <w:rFonts w:ascii="Arial" w:hAnsi="Arial" w:cs="Arial"/>
                <w:sz w:val="24"/>
              </w:rPr>
              <w:t>Refined flours and grains</w:t>
            </w:r>
          </w:p>
        </w:tc>
        <w:tc>
          <w:tcPr>
            <w:tcW w:w="3260" w:type="dxa"/>
            <w:shd w:val="clear" w:color="auto" w:fill="auto"/>
          </w:tcPr>
          <w:p w14:paraId="42B98E3B" w14:textId="77777777" w:rsidR="008146DF" w:rsidRPr="00DA54C2" w:rsidRDefault="008146DF" w:rsidP="00E31452">
            <w:pPr>
              <w:jc w:val="center"/>
              <w:rPr>
                <w:rFonts w:ascii="Arial" w:hAnsi="Arial" w:cs="Arial"/>
                <w:b/>
                <w:sz w:val="24"/>
                <w:u w:val="single"/>
              </w:rPr>
            </w:pPr>
            <w:r w:rsidRPr="00DA54C2">
              <w:rPr>
                <w:rFonts w:ascii="Arial" w:hAnsi="Arial" w:cs="Arial"/>
                <w:b/>
                <w:sz w:val="24"/>
                <w:u w:val="single"/>
              </w:rPr>
              <w:t>Meat Sources</w:t>
            </w:r>
          </w:p>
          <w:p w14:paraId="63923404" w14:textId="77777777" w:rsidR="008146DF" w:rsidRPr="00DA54C2" w:rsidRDefault="008146DF" w:rsidP="00E31452">
            <w:pPr>
              <w:jc w:val="center"/>
              <w:rPr>
                <w:rFonts w:ascii="Arial" w:hAnsi="Arial" w:cs="Arial"/>
                <w:sz w:val="24"/>
              </w:rPr>
            </w:pPr>
          </w:p>
          <w:p w14:paraId="7AE25B56" w14:textId="77777777" w:rsidR="008146DF" w:rsidRPr="00DA54C2" w:rsidRDefault="008146DF" w:rsidP="00E31452">
            <w:pPr>
              <w:jc w:val="center"/>
              <w:rPr>
                <w:rFonts w:ascii="Arial" w:hAnsi="Arial" w:cs="Arial"/>
                <w:sz w:val="24"/>
              </w:rPr>
            </w:pPr>
            <w:r w:rsidRPr="00DA54C2">
              <w:rPr>
                <w:rFonts w:ascii="Arial" w:hAnsi="Arial" w:cs="Arial"/>
                <w:sz w:val="24"/>
              </w:rPr>
              <w:t>Beef, Fish, Poultry, shellfish, pork, eggs, duck, lamb.</w:t>
            </w:r>
          </w:p>
          <w:p w14:paraId="58D6E2EF" w14:textId="77777777" w:rsidR="008146DF" w:rsidRPr="00DA54C2" w:rsidRDefault="008146DF" w:rsidP="00E31452">
            <w:pPr>
              <w:jc w:val="center"/>
              <w:rPr>
                <w:rFonts w:ascii="Arial" w:hAnsi="Arial" w:cs="Arial"/>
                <w:b/>
                <w:sz w:val="24"/>
                <w:u w:val="single"/>
              </w:rPr>
            </w:pPr>
          </w:p>
          <w:p w14:paraId="46CCCBDB" w14:textId="77777777" w:rsidR="008146DF" w:rsidRPr="00DA54C2" w:rsidRDefault="008146DF" w:rsidP="00E31452">
            <w:pPr>
              <w:jc w:val="center"/>
              <w:rPr>
                <w:rFonts w:ascii="Arial" w:hAnsi="Arial" w:cs="Arial"/>
                <w:b/>
                <w:sz w:val="24"/>
                <w:u w:val="single"/>
              </w:rPr>
            </w:pPr>
            <w:r w:rsidRPr="00DA54C2">
              <w:rPr>
                <w:rFonts w:ascii="Arial" w:hAnsi="Arial" w:cs="Arial"/>
                <w:b/>
                <w:sz w:val="24"/>
                <w:u w:val="single"/>
              </w:rPr>
              <w:t>Non-Meat Sources</w:t>
            </w:r>
          </w:p>
          <w:p w14:paraId="39B57304" w14:textId="77777777" w:rsidR="008146DF" w:rsidRPr="00DA54C2" w:rsidRDefault="008146DF" w:rsidP="00E31452">
            <w:pPr>
              <w:jc w:val="center"/>
              <w:rPr>
                <w:rFonts w:ascii="Arial" w:hAnsi="Arial" w:cs="Arial"/>
                <w:sz w:val="24"/>
              </w:rPr>
            </w:pPr>
          </w:p>
          <w:p w14:paraId="010A2DDC" w14:textId="77777777" w:rsidR="008146DF" w:rsidRPr="00DA54C2" w:rsidRDefault="008146DF" w:rsidP="00E31452">
            <w:pPr>
              <w:jc w:val="center"/>
              <w:rPr>
                <w:rFonts w:ascii="Arial" w:hAnsi="Arial" w:cs="Arial"/>
                <w:sz w:val="24"/>
              </w:rPr>
            </w:pPr>
            <w:r w:rsidRPr="00DA54C2">
              <w:rPr>
                <w:rFonts w:ascii="Arial" w:hAnsi="Arial" w:cs="Arial"/>
                <w:sz w:val="24"/>
              </w:rPr>
              <w:t>Nuts, seeds, whole</w:t>
            </w:r>
            <w:r>
              <w:rPr>
                <w:rFonts w:ascii="Arial" w:hAnsi="Arial" w:cs="Arial"/>
                <w:sz w:val="24"/>
              </w:rPr>
              <w:t xml:space="preserve"> grains, quinoa, beans, legumes, tofu, tempeh</w:t>
            </w:r>
          </w:p>
          <w:p w14:paraId="7E8DF662" w14:textId="77777777" w:rsidR="008146DF" w:rsidRPr="00DA54C2" w:rsidRDefault="008146DF" w:rsidP="00E31452">
            <w:pPr>
              <w:jc w:val="center"/>
              <w:rPr>
                <w:rFonts w:ascii="Arial" w:hAnsi="Arial" w:cs="Arial"/>
                <w:sz w:val="24"/>
              </w:rPr>
            </w:pPr>
          </w:p>
          <w:p w14:paraId="273206EA" w14:textId="77777777" w:rsidR="008146DF" w:rsidRPr="00DA54C2" w:rsidRDefault="008146DF" w:rsidP="00E31452">
            <w:pPr>
              <w:jc w:val="center"/>
              <w:rPr>
                <w:rFonts w:ascii="Arial" w:hAnsi="Arial" w:cs="Arial"/>
                <w:sz w:val="24"/>
              </w:rPr>
            </w:pPr>
            <w:r w:rsidRPr="00DA54C2">
              <w:rPr>
                <w:rFonts w:ascii="Arial" w:hAnsi="Arial" w:cs="Arial"/>
                <w:sz w:val="24"/>
              </w:rPr>
              <w:t>Yogurt, cheese, milk</w:t>
            </w:r>
          </w:p>
        </w:tc>
        <w:tc>
          <w:tcPr>
            <w:tcW w:w="4252" w:type="dxa"/>
            <w:shd w:val="clear" w:color="auto" w:fill="auto"/>
          </w:tcPr>
          <w:p w14:paraId="45400105" w14:textId="77777777" w:rsidR="008146DF" w:rsidRPr="00DA54C2" w:rsidRDefault="008146DF" w:rsidP="00E31452">
            <w:pPr>
              <w:jc w:val="center"/>
              <w:rPr>
                <w:rFonts w:ascii="Arial" w:hAnsi="Arial" w:cs="Arial"/>
                <w:b/>
                <w:sz w:val="24"/>
              </w:rPr>
            </w:pPr>
            <w:r w:rsidRPr="00DA54C2">
              <w:rPr>
                <w:rFonts w:ascii="Arial" w:hAnsi="Arial" w:cs="Arial"/>
                <w:b/>
                <w:sz w:val="24"/>
                <w:u w:val="single"/>
              </w:rPr>
              <w:t>Food Sources</w:t>
            </w:r>
          </w:p>
          <w:p w14:paraId="4373F7A1" w14:textId="77777777" w:rsidR="008146DF" w:rsidRPr="00DA54C2" w:rsidRDefault="008146DF" w:rsidP="00E31452">
            <w:pPr>
              <w:jc w:val="center"/>
              <w:rPr>
                <w:rFonts w:ascii="Arial" w:hAnsi="Arial" w:cs="Arial"/>
                <w:sz w:val="24"/>
              </w:rPr>
            </w:pPr>
          </w:p>
          <w:p w14:paraId="52EFBB05" w14:textId="77777777" w:rsidR="008146DF" w:rsidRDefault="008146DF" w:rsidP="00E31452">
            <w:pPr>
              <w:jc w:val="center"/>
              <w:rPr>
                <w:rFonts w:ascii="Arial" w:hAnsi="Arial" w:cs="Arial"/>
                <w:sz w:val="24"/>
              </w:rPr>
            </w:pPr>
            <w:r w:rsidRPr="00DA54C2">
              <w:rPr>
                <w:rFonts w:ascii="Arial" w:hAnsi="Arial" w:cs="Arial"/>
                <w:sz w:val="24"/>
              </w:rPr>
              <w:t>Meats, Dairy, Cream,</w:t>
            </w:r>
          </w:p>
          <w:p w14:paraId="51E69F5C" w14:textId="77777777" w:rsidR="008146DF" w:rsidRPr="00DA54C2" w:rsidRDefault="008146DF" w:rsidP="00E31452">
            <w:pPr>
              <w:jc w:val="center"/>
              <w:rPr>
                <w:rFonts w:ascii="Arial" w:hAnsi="Arial" w:cs="Arial"/>
                <w:sz w:val="24"/>
              </w:rPr>
            </w:pPr>
            <w:r w:rsidRPr="00DA54C2">
              <w:rPr>
                <w:rFonts w:ascii="Arial" w:hAnsi="Arial" w:cs="Arial"/>
                <w:sz w:val="24"/>
              </w:rPr>
              <w:t xml:space="preserve"> Avocado, Coconut, </w:t>
            </w:r>
          </w:p>
          <w:p w14:paraId="177C5F85" w14:textId="77777777" w:rsidR="008146DF" w:rsidRPr="00DA54C2" w:rsidRDefault="008146DF" w:rsidP="00E31452">
            <w:pPr>
              <w:jc w:val="center"/>
              <w:rPr>
                <w:rFonts w:ascii="Arial" w:hAnsi="Arial" w:cs="Arial"/>
                <w:sz w:val="24"/>
              </w:rPr>
            </w:pPr>
            <w:r w:rsidRPr="00DA54C2">
              <w:rPr>
                <w:rFonts w:ascii="Arial" w:hAnsi="Arial" w:cs="Arial"/>
                <w:sz w:val="24"/>
              </w:rPr>
              <w:t>Oils (canola, olive, flaxseed, sunflower, peanut)</w:t>
            </w:r>
          </w:p>
          <w:p w14:paraId="196935A7" w14:textId="77777777" w:rsidR="008146DF" w:rsidRDefault="008146DF" w:rsidP="00E31452">
            <w:pPr>
              <w:jc w:val="center"/>
              <w:rPr>
                <w:rFonts w:ascii="Arial" w:hAnsi="Arial" w:cs="Arial"/>
                <w:sz w:val="24"/>
              </w:rPr>
            </w:pPr>
          </w:p>
          <w:p w14:paraId="743C1451" w14:textId="77777777" w:rsidR="008146DF" w:rsidRPr="00DA54C2" w:rsidRDefault="008146DF" w:rsidP="00E31452">
            <w:pPr>
              <w:jc w:val="center"/>
              <w:rPr>
                <w:rFonts w:ascii="Arial" w:hAnsi="Arial" w:cs="Arial"/>
                <w:sz w:val="24"/>
              </w:rPr>
            </w:pPr>
            <w:r w:rsidRPr="00DA54C2">
              <w:rPr>
                <w:rFonts w:ascii="Arial" w:hAnsi="Arial" w:cs="Arial"/>
                <w:sz w:val="24"/>
              </w:rPr>
              <w:t>Deep fried foods</w:t>
            </w:r>
          </w:p>
          <w:p w14:paraId="3FE460A9" w14:textId="77777777" w:rsidR="008146DF" w:rsidRDefault="008146DF" w:rsidP="00E31452">
            <w:pPr>
              <w:jc w:val="center"/>
              <w:rPr>
                <w:rFonts w:ascii="Arial" w:hAnsi="Arial" w:cs="Arial"/>
                <w:sz w:val="24"/>
              </w:rPr>
            </w:pPr>
          </w:p>
          <w:p w14:paraId="375D0957" w14:textId="77777777" w:rsidR="008146DF" w:rsidRPr="00DA54C2" w:rsidRDefault="008146DF" w:rsidP="00E31452">
            <w:pPr>
              <w:jc w:val="center"/>
              <w:rPr>
                <w:rFonts w:ascii="Arial" w:hAnsi="Arial" w:cs="Arial"/>
                <w:sz w:val="24"/>
              </w:rPr>
            </w:pPr>
            <w:r w:rsidRPr="00DA54C2">
              <w:rPr>
                <w:rFonts w:ascii="Arial" w:hAnsi="Arial" w:cs="Arial"/>
                <w:sz w:val="24"/>
              </w:rPr>
              <w:t>Butter, peanut butter</w:t>
            </w:r>
          </w:p>
          <w:p w14:paraId="073C0F33" w14:textId="77777777" w:rsidR="008146DF" w:rsidRPr="00DA54C2" w:rsidRDefault="008146DF" w:rsidP="00E31452">
            <w:pPr>
              <w:jc w:val="center"/>
              <w:rPr>
                <w:rFonts w:ascii="Arial" w:hAnsi="Arial" w:cs="Arial"/>
                <w:sz w:val="24"/>
              </w:rPr>
            </w:pPr>
            <w:r w:rsidRPr="00DA54C2">
              <w:rPr>
                <w:rFonts w:ascii="Arial" w:hAnsi="Arial" w:cs="Arial"/>
                <w:sz w:val="24"/>
              </w:rPr>
              <w:t>nuts, seeds, Egg yolks</w:t>
            </w:r>
          </w:p>
        </w:tc>
      </w:tr>
      <w:tr w:rsidR="008146DF" w14:paraId="5073817E" w14:textId="77777777" w:rsidTr="00E31452">
        <w:tc>
          <w:tcPr>
            <w:tcW w:w="10881" w:type="dxa"/>
            <w:gridSpan w:val="3"/>
            <w:shd w:val="clear" w:color="auto" w:fill="auto"/>
          </w:tcPr>
          <w:p w14:paraId="2A49133B" w14:textId="77777777" w:rsidR="008146DF" w:rsidRPr="00DA54C2" w:rsidRDefault="008146DF" w:rsidP="00E31452">
            <w:pPr>
              <w:jc w:val="center"/>
              <w:rPr>
                <w:rFonts w:ascii="Tahoma" w:hAnsi="Tahoma" w:cs="Tahoma"/>
                <w:b/>
              </w:rPr>
            </w:pPr>
            <w:r>
              <w:rPr>
                <w:rFonts w:ascii="Tahoma" w:hAnsi="Tahoma" w:cs="Tahoma"/>
                <w:b/>
                <w:sz w:val="32"/>
              </w:rPr>
              <w:t>Popular</w:t>
            </w:r>
            <w:r w:rsidRPr="00DA54C2">
              <w:rPr>
                <w:rFonts w:ascii="Tahoma" w:hAnsi="Tahoma" w:cs="Tahoma"/>
                <w:b/>
                <w:sz w:val="32"/>
              </w:rPr>
              <w:t xml:space="preserve"> Macronutrient Recommendations </w:t>
            </w:r>
          </w:p>
        </w:tc>
      </w:tr>
      <w:tr w:rsidR="008146DF" w14:paraId="1678A767" w14:textId="77777777" w:rsidTr="00E31452">
        <w:tc>
          <w:tcPr>
            <w:tcW w:w="10881" w:type="dxa"/>
            <w:gridSpan w:val="3"/>
            <w:shd w:val="clear" w:color="auto" w:fill="auto"/>
          </w:tcPr>
          <w:p w14:paraId="7A3BAE6A" w14:textId="77777777" w:rsidR="008146DF" w:rsidRDefault="008146DF" w:rsidP="00E31452">
            <w:pPr>
              <w:jc w:val="center"/>
              <w:rPr>
                <w:noProof/>
              </w:rPr>
            </w:pPr>
            <w:r>
              <w:rPr>
                <w:noProof/>
              </w:rPr>
              <w:drawing>
                <wp:inline distT="0" distB="0" distL="0" distR="0" wp14:anchorId="0E81BE67" wp14:editId="22721BC9">
                  <wp:extent cx="3400236" cy="1887917"/>
                  <wp:effectExtent l="0" t="0" r="0" b="0"/>
                  <wp:docPr id="552311875" name="Picture 552311875" descr="Macros-diet-calculator-official2.jpg (777×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ros-diet-calculator-official2.jpg (777×431)"/>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3417105" cy="1897283"/>
                          </a:xfrm>
                          <a:prstGeom prst="rect">
                            <a:avLst/>
                          </a:prstGeom>
                          <a:noFill/>
                          <a:ln>
                            <a:noFill/>
                          </a:ln>
                        </pic:spPr>
                      </pic:pic>
                    </a:graphicData>
                  </a:graphic>
                </wp:inline>
              </w:drawing>
            </w:r>
          </w:p>
          <w:p w14:paraId="5E9F0B12" w14:textId="77777777" w:rsidR="008146DF" w:rsidRDefault="00386ED6" w:rsidP="00E31452">
            <w:pPr>
              <w:jc w:val="center"/>
            </w:pPr>
            <w:hyperlink r:id="rId404" w:history="1">
              <w:r w:rsidR="008146DF" w:rsidRPr="00A275D0">
                <w:rPr>
                  <w:rStyle w:val="Hyperlink"/>
                </w:rPr>
                <w:t>h</w:t>
              </w:r>
              <w:hyperlink r:id="rId405" w:history="1">
                <w:r w:rsidR="008146DF">
                  <w:rPr>
                    <w:rStyle w:val="Hyperlink"/>
                  </w:rPr>
                  <w:t>Macros-diet-calculator-official2.jpg (777×431) (mealpreponfleek.com)</w:t>
                </w:r>
              </w:hyperlink>
            </w:hyperlink>
          </w:p>
        </w:tc>
      </w:tr>
    </w:tbl>
    <w:p w14:paraId="2DBAE98B" w14:textId="77777777" w:rsidR="008146DF" w:rsidRDefault="008146DF" w:rsidP="008146DF"/>
    <w:p w14:paraId="769E4C24" w14:textId="77777777" w:rsidR="008146DF" w:rsidRDefault="008146DF" w:rsidP="008146DF"/>
    <w:p w14:paraId="31DBE855" w14:textId="77777777" w:rsidR="008146DF" w:rsidRDefault="008146DF" w:rsidP="008146DF">
      <w:pPr>
        <w:rPr>
          <w:noProof/>
        </w:rPr>
      </w:pPr>
    </w:p>
    <w:p w14:paraId="53A9B88E" w14:textId="77777777" w:rsidR="008146DF" w:rsidRPr="00782095" w:rsidRDefault="008146DF" w:rsidP="008146DF">
      <w:pPr>
        <w:rPr>
          <w:rFonts w:ascii="Tahoma" w:hAnsi="Tahoma" w:cs="Tahoma"/>
          <w:b/>
          <w:noProof/>
          <w:sz w:val="28"/>
          <w:szCs w:val="28"/>
        </w:rPr>
      </w:pPr>
      <w:r>
        <w:rPr>
          <w:noProof/>
        </w:rPr>
        <w:br w:type="page"/>
      </w:r>
      <w:r w:rsidRPr="00782095">
        <w:rPr>
          <w:rFonts w:ascii="Tahoma" w:hAnsi="Tahoma" w:cs="Tahoma"/>
          <w:b/>
          <w:noProof/>
          <w:sz w:val="28"/>
          <w:szCs w:val="28"/>
        </w:rPr>
        <w:lastRenderedPageBreak/>
        <w:t>HELP</w:t>
      </w:r>
      <w:r>
        <w:rPr>
          <w:rFonts w:ascii="Tahoma" w:hAnsi="Tahoma" w:cs="Tahoma"/>
          <w:b/>
          <w:noProof/>
          <w:sz w:val="28"/>
          <w:szCs w:val="28"/>
        </w:rPr>
        <w:t xml:space="preserve">! </w:t>
      </w:r>
      <w:r w:rsidRPr="00782095">
        <w:rPr>
          <w:rFonts w:ascii="Tahoma" w:hAnsi="Tahoma" w:cs="Tahoma"/>
          <w:b/>
          <w:noProof/>
          <w:sz w:val="28"/>
          <w:szCs w:val="28"/>
        </w:rPr>
        <w:t xml:space="preserve">WHAT DO I EAT? </w:t>
      </w:r>
    </w:p>
    <w:p w14:paraId="311A0245" w14:textId="77777777" w:rsidR="008146DF" w:rsidRPr="00F1560D" w:rsidRDefault="008146DF" w:rsidP="008146DF">
      <w:pPr>
        <w:rPr>
          <w:noProof/>
          <w:sz w:val="4"/>
        </w:rPr>
      </w:pPr>
    </w:p>
    <w:p w14:paraId="4DD5CD02" w14:textId="77777777" w:rsidR="008146DF" w:rsidRPr="00782095" w:rsidRDefault="008146DF" w:rsidP="008146DF">
      <w:pPr>
        <w:rPr>
          <w:rFonts w:ascii="Arial" w:hAnsi="Arial" w:cs="Arial"/>
          <w:noProof/>
          <w:sz w:val="24"/>
        </w:rPr>
      </w:pPr>
      <w:r w:rsidRPr="00782095">
        <w:rPr>
          <w:rFonts w:ascii="Arial" w:hAnsi="Arial" w:cs="Arial"/>
          <w:noProof/>
          <w:sz w:val="24"/>
        </w:rPr>
        <w:t>Nutrition information can be overwhelming, confusing, misleading and contradictory.</w:t>
      </w:r>
    </w:p>
    <w:p w14:paraId="1E26AB8E" w14:textId="77777777" w:rsidR="008146DF" w:rsidRPr="00782095" w:rsidRDefault="008146DF" w:rsidP="008146DF">
      <w:pPr>
        <w:rPr>
          <w:rFonts w:ascii="Arial" w:hAnsi="Arial" w:cs="Arial"/>
          <w:noProof/>
          <w:sz w:val="24"/>
        </w:rPr>
      </w:pPr>
      <w:r w:rsidRPr="00782095">
        <w:rPr>
          <w:rFonts w:ascii="Arial" w:hAnsi="Arial" w:cs="Arial"/>
          <w:noProof/>
          <w:sz w:val="24"/>
        </w:rPr>
        <w:t>Food producers often preach mislead</w:t>
      </w:r>
      <w:r>
        <w:rPr>
          <w:rFonts w:ascii="Arial" w:hAnsi="Arial" w:cs="Arial"/>
          <w:noProof/>
          <w:sz w:val="24"/>
        </w:rPr>
        <w:t>ing facts to sell their products.</w:t>
      </w:r>
    </w:p>
    <w:p w14:paraId="4C903AA8" w14:textId="77777777" w:rsidR="008146DF" w:rsidRDefault="008146DF" w:rsidP="008146DF">
      <w:pPr>
        <w:rPr>
          <w:rFonts w:ascii="Arial" w:hAnsi="Arial" w:cs="Arial"/>
          <w:noProof/>
          <w:sz w:val="24"/>
        </w:rPr>
      </w:pPr>
      <w:r w:rsidRPr="00782095">
        <w:rPr>
          <w:rFonts w:ascii="Arial" w:hAnsi="Arial" w:cs="Arial"/>
          <w:noProof/>
          <w:sz w:val="24"/>
        </w:rPr>
        <w:t xml:space="preserve">Advertisers make you think that the food you are eating is healthy but in reality it is not even real food! </w:t>
      </w:r>
    </w:p>
    <w:p w14:paraId="5427113A" w14:textId="77777777" w:rsidR="008146DF" w:rsidRDefault="008146DF" w:rsidP="008146DF">
      <w:pPr>
        <w:rPr>
          <w:rFonts w:ascii="Arial" w:hAnsi="Arial" w:cs="Arial"/>
          <w:noProof/>
          <w:sz w:val="24"/>
        </w:rPr>
      </w:pPr>
      <w:r>
        <w:rPr>
          <w:rFonts w:ascii="Arial" w:hAnsi="Arial" w:cs="Arial"/>
          <w:noProof/>
          <w:sz w:val="24"/>
        </w:rPr>
        <w:t xml:space="preserve">Reading food labels is the key to truly understanding what you are eating.  </w:t>
      </w:r>
    </w:p>
    <w:p w14:paraId="79CCC1DF" w14:textId="77777777" w:rsidR="008146DF" w:rsidRPr="00F1560D" w:rsidRDefault="008146DF" w:rsidP="008146DF">
      <w:pPr>
        <w:rPr>
          <w:rFonts w:ascii="Arial" w:hAnsi="Arial" w:cs="Arial"/>
          <w:noProof/>
          <w:sz w:val="12"/>
        </w:rPr>
      </w:pPr>
    </w:p>
    <w:p w14:paraId="3F36861E" w14:textId="77777777" w:rsidR="008146DF" w:rsidRPr="00782095" w:rsidRDefault="008146DF" w:rsidP="008146DF">
      <w:pPr>
        <w:rPr>
          <w:rFonts w:ascii="Arial" w:hAnsi="Arial" w:cs="Arial"/>
          <w:noProof/>
          <w:sz w:val="24"/>
        </w:rPr>
      </w:pPr>
      <w:r w:rsidRPr="00782095">
        <w:rPr>
          <w:rFonts w:ascii="Arial" w:hAnsi="Arial" w:cs="Arial"/>
          <w:noProof/>
          <w:sz w:val="24"/>
        </w:rPr>
        <w:t>The Healthy Eating Plate</w:t>
      </w:r>
      <w:r>
        <w:rPr>
          <w:rFonts w:ascii="Arial" w:hAnsi="Arial" w:cs="Arial"/>
          <w:noProof/>
          <w:sz w:val="24"/>
        </w:rPr>
        <w:t xml:space="preserve"> created by the Harvard Chan School of Public Health (an excellent nutrition resource)</w:t>
      </w:r>
      <w:r w:rsidRPr="00782095">
        <w:rPr>
          <w:rFonts w:ascii="Arial" w:hAnsi="Arial" w:cs="Arial"/>
          <w:noProof/>
          <w:sz w:val="24"/>
        </w:rPr>
        <w:t xml:space="preserve"> is one example of a simple way of looking at meal planning</w:t>
      </w:r>
      <w:r>
        <w:rPr>
          <w:rFonts w:ascii="Arial" w:hAnsi="Arial" w:cs="Arial"/>
          <w:noProof/>
          <w:sz w:val="24"/>
        </w:rPr>
        <w:t xml:space="preserve">.By following the guidelines and </w:t>
      </w:r>
      <w:r w:rsidRPr="00782095">
        <w:rPr>
          <w:rFonts w:ascii="Arial" w:hAnsi="Arial" w:cs="Arial"/>
          <w:noProof/>
          <w:sz w:val="24"/>
        </w:rPr>
        <w:t>creating a healthy eating plate for each meal</w:t>
      </w:r>
      <w:r>
        <w:rPr>
          <w:rFonts w:ascii="Arial" w:hAnsi="Arial" w:cs="Arial"/>
          <w:noProof/>
          <w:sz w:val="24"/>
        </w:rPr>
        <w:t xml:space="preserve">, </w:t>
      </w:r>
      <w:r w:rsidRPr="00782095">
        <w:rPr>
          <w:rFonts w:ascii="Arial" w:hAnsi="Arial" w:cs="Arial"/>
          <w:noProof/>
          <w:sz w:val="24"/>
        </w:rPr>
        <w:t xml:space="preserve">you </w:t>
      </w:r>
      <w:r>
        <w:rPr>
          <w:rFonts w:ascii="Arial" w:hAnsi="Arial" w:cs="Arial"/>
          <w:noProof/>
          <w:sz w:val="24"/>
        </w:rPr>
        <w:t xml:space="preserve">will be able to </w:t>
      </w:r>
      <w:r w:rsidRPr="00782095">
        <w:rPr>
          <w:rFonts w:ascii="Arial" w:hAnsi="Arial" w:cs="Arial"/>
          <w:noProof/>
          <w:sz w:val="24"/>
        </w:rPr>
        <w:t xml:space="preserve">meet your daily </w:t>
      </w:r>
      <w:r>
        <w:rPr>
          <w:rFonts w:ascii="Arial" w:hAnsi="Arial" w:cs="Arial"/>
          <w:noProof/>
          <w:sz w:val="24"/>
        </w:rPr>
        <w:t xml:space="preserve">nutirion </w:t>
      </w:r>
      <w:r w:rsidRPr="00782095">
        <w:rPr>
          <w:rFonts w:ascii="Arial" w:hAnsi="Arial" w:cs="Arial"/>
          <w:noProof/>
          <w:sz w:val="24"/>
        </w:rPr>
        <w:t xml:space="preserve">requirements. A simple, yet very healthy way of balancing your food intake. </w:t>
      </w:r>
    </w:p>
    <w:p w14:paraId="29C3FB5A" w14:textId="77777777" w:rsidR="008146DF" w:rsidRDefault="008146DF" w:rsidP="008146DF">
      <w:pPr>
        <w:rPr>
          <w:noProof/>
        </w:rPr>
      </w:pPr>
    </w:p>
    <w:p w14:paraId="5E8E65FD" w14:textId="77777777" w:rsidR="008146DF" w:rsidRDefault="008146DF" w:rsidP="008146DF">
      <w:pPr>
        <w:jc w:val="center"/>
      </w:pPr>
      <w:r>
        <w:rPr>
          <w:noProof/>
        </w:rPr>
        <w:drawing>
          <wp:inline distT="0" distB="0" distL="0" distR="0" wp14:anchorId="0EA0A180" wp14:editId="436056CF">
            <wp:extent cx="4364990" cy="3450590"/>
            <wp:effectExtent l="0" t="0" r="0" b="0"/>
            <wp:docPr id="285" name="Picture 2" descr="Healthy Eating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lthy Eating Plate"/>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4364990" cy="3450590"/>
                    </a:xfrm>
                    <a:prstGeom prst="rect">
                      <a:avLst/>
                    </a:prstGeom>
                    <a:noFill/>
                    <a:ln>
                      <a:noFill/>
                    </a:ln>
                  </pic:spPr>
                </pic:pic>
              </a:graphicData>
            </a:graphic>
          </wp:inline>
        </w:drawing>
      </w:r>
    </w:p>
    <w:p w14:paraId="17EB80E4" w14:textId="77777777" w:rsidR="008146DF" w:rsidRDefault="008146DF" w:rsidP="008146DF">
      <w:pPr>
        <w:widowControl w:val="0"/>
        <w:jc w:val="center"/>
        <w:rPr>
          <w:rFonts w:ascii="Arial Narrow" w:hAnsi="Arial Narrow"/>
          <w:sz w:val="24"/>
        </w:rPr>
      </w:pPr>
    </w:p>
    <w:p w14:paraId="40BC6679" w14:textId="77777777" w:rsidR="008146DF" w:rsidRPr="00F1560D" w:rsidRDefault="008146DF" w:rsidP="008146DF">
      <w:pPr>
        <w:widowControl w:val="0"/>
        <w:rPr>
          <w:rFonts w:ascii="Tahoma" w:hAnsi="Tahoma"/>
          <w:b/>
          <w:sz w:val="24"/>
          <w:szCs w:val="28"/>
        </w:rPr>
      </w:pPr>
      <w:r w:rsidRPr="00F1560D">
        <w:rPr>
          <w:rFonts w:ascii="Tahoma" w:hAnsi="Tahoma"/>
          <w:b/>
          <w:sz w:val="24"/>
          <w:szCs w:val="28"/>
        </w:rPr>
        <w:t>HEALTHY TIPS TO EAT BY</w:t>
      </w:r>
      <w:r>
        <w:rPr>
          <w:rFonts w:ascii="Tahoma" w:hAnsi="Tahoma"/>
          <w:b/>
          <w:sz w:val="24"/>
          <w:szCs w:val="28"/>
        </w:rPr>
        <w:t>:</w:t>
      </w:r>
    </w:p>
    <w:p w14:paraId="16B3F9EA" w14:textId="77777777" w:rsidR="008146DF" w:rsidRPr="00941A56" w:rsidRDefault="008146DF" w:rsidP="008146DF">
      <w:pPr>
        <w:rPr>
          <w:rFonts w:ascii="Arial" w:hAnsi="Arial" w:cs="Arial"/>
          <w:sz w:val="24"/>
          <w:szCs w:val="24"/>
        </w:rPr>
      </w:pPr>
      <w:r w:rsidRPr="00941A56">
        <w:rPr>
          <w:rFonts w:ascii="Arial" w:hAnsi="Arial" w:cs="Arial"/>
          <w:sz w:val="24"/>
          <w:szCs w:val="24"/>
        </w:rPr>
        <w:t xml:space="preserve">Look at these tips to get ideas on ways to eat well every day. </w:t>
      </w:r>
      <w:r>
        <w:rPr>
          <w:rFonts w:ascii="Arial" w:hAnsi="Arial" w:cs="Arial"/>
          <w:sz w:val="24"/>
          <w:szCs w:val="24"/>
        </w:rPr>
        <w:t xml:space="preserve">Try one of the tips </w:t>
      </w:r>
      <w:r w:rsidRPr="00941A56">
        <w:rPr>
          <w:rFonts w:ascii="Arial" w:hAnsi="Arial" w:cs="Arial"/>
          <w:sz w:val="24"/>
          <w:szCs w:val="24"/>
        </w:rPr>
        <w:t xml:space="preserve">each month over the next year and see what a difference a small change can make. </w:t>
      </w:r>
    </w:p>
    <w:p w14:paraId="11874434" w14:textId="77777777" w:rsidR="008146DF" w:rsidRDefault="008146DF" w:rsidP="008146DF">
      <w:pPr>
        <w:numPr>
          <w:ilvl w:val="0"/>
          <w:numId w:val="44"/>
        </w:numPr>
        <w:rPr>
          <w:rFonts w:ascii="Arial" w:hAnsi="Arial" w:cs="Arial"/>
          <w:sz w:val="24"/>
          <w:szCs w:val="24"/>
        </w:rPr>
      </w:pPr>
      <w:r w:rsidRPr="00941A56">
        <w:rPr>
          <w:rFonts w:ascii="Arial" w:hAnsi="Arial" w:cs="Arial"/>
          <w:sz w:val="24"/>
          <w:szCs w:val="24"/>
        </w:rPr>
        <w:t>Have breakfast every day. It may help control your hunger later in the day.</w:t>
      </w:r>
    </w:p>
    <w:p w14:paraId="0D50293B" w14:textId="77777777" w:rsidR="008146DF" w:rsidRPr="00941A56" w:rsidRDefault="008146DF" w:rsidP="008146DF">
      <w:pPr>
        <w:numPr>
          <w:ilvl w:val="0"/>
          <w:numId w:val="44"/>
        </w:numPr>
        <w:rPr>
          <w:rFonts w:ascii="Arial" w:hAnsi="Arial" w:cs="Arial"/>
          <w:sz w:val="24"/>
          <w:szCs w:val="24"/>
        </w:rPr>
      </w:pPr>
      <w:r>
        <w:rPr>
          <w:rFonts w:ascii="Arial" w:hAnsi="Arial" w:cs="Arial"/>
          <w:sz w:val="24"/>
          <w:szCs w:val="24"/>
        </w:rPr>
        <w:t xml:space="preserve">Have a high-quality protein serving with each meal. </w:t>
      </w:r>
    </w:p>
    <w:p w14:paraId="574A6199" w14:textId="77777777" w:rsidR="008146DF" w:rsidRDefault="008146DF" w:rsidP="008146DF">
      <w:pPr>
        <w:numPr>
          <w:ilvl w:val="0"/>
          <w:numId w:val="44"/>
        </w:numPr>
        <w:spacing w:before="100" w:beforeAutospacing="1" w:after="100" w:afterAutospacing="1" w:line="276" w:lineRule="auto"/>
        <w:rPr>
          <w:rFonts w:ascii="Arial" w:hAnsi="Arial" w:cs="Arial"/>
          <w:sz w:val="24"/>
          <w:szCs w:val="24"/>
        </w:rPr>
      </w:pPr>
      <w:r w:rsidRPr="00941A56">
        <w:rPr>
          <w:rFonts w:ascii="Arial" w:hAnsi="Arial" w:cs="Arial"/>
          <w:sz w:val="24"/>
          <w:szCs w:val="24"/>
        </w:rPr>
        <w:t>Benefit from eating vegetables</w:t>
      </w:r>
      <w:r>
        <w:rPr>
          <w:rFonts w:ascii="Arial" w:hAnsi="Arial" w:cs="Arial"/>
          <w:sz w:val="24"/>
          <w:szCs w:val="24"/>
        </w:rPr>
        <w:t xml:space="preserve"> and </w:t>
      </w:r>
      <w:r w:rsidRPr="00941A56">
        <w:rPr>
          <w:rFonts w:ascii="Arial" w:hAnsi="Arial" w:cs="Arial"/>
          <w:sz w:val="24"/>
          <w:szCs w:val="24"/>
        </w:rPr>
        <w:t xml:space="preserve">fruit at all meals and as snacks. </w:t>
      </w:r>
    </w:p>
    <w:p w14:paraId="5B8F0804" w14:textId="77777777" w:rsidR="008146DF" w:rsidRPr="00E926B6" w:rsidRDefault="008146DF" w:rsidP="008146DF">
      <w:pPr>
        <w:numPr>
          <w:ilvl w:val="0"/>
          <w:numId w:val="44"/>
        </w:numPr>
        <w:spacing w:before="100" w:beforeAutospacing="1" w:after="100" w:afterAutospacing="1" w:line="276" w:lineRule="auto"/>
        <w:rPr>
          <w:rFonts w:ascii="Arial" w:hAnsi="Arial" w:cs="Arial"/>
          <w:sz w:val="24"/>
          <w:szCs w:val="24"/>
        </w:rPr>
      </w:pPr>
      <w:r w:rsidRPr="00E926B6">
        <w:rPr>
          <w:rFonts w:ascii="Arial" w:hAnsi="Arial" w:cs="Arial"/>
          <w:sz w:val="24"/>
          <w:szCs w:val="24"/>
        </w:rPr>
        <w:t xml:space="preserve">Use the Nutrition Facts table on food labels to find the amount of calories or nutrients in the stated amount of food. Choose products that contain less fat, saturated fat, trans fat, sugar and sodium (salt). Select products with more fibre. </w:t>
      </w:r>
    </w:p>
    <w:p w14:paraId="19336EB4" w14:textId="77777777" w:rsidR="008146DF" w:rsidRPr="00941A56" w:rsidRDefault="008146DF" w:rsidP="008146DF">
      <w:pPr>
        <w:numPr>
          <w:ilvl w:val="0"/>
          <w:numId w:val="44"/>
        </w:numPr>
        <w:spacing w:before="100" w:beforeAutospacing="1" w:after="100" w:afterAutospacing="1" w:line="276" w:lineRule="auto"/>
        <w:rPr>
          <w:rFonts w:ascii="Arial" w:hAnsi="Arial" w:cs="Arial"/>
          <w:sz w:val="24"/>
          <w:szCs w:val="24"/>
        </w:rPr>
      </w:pPr>
      <w:r w:rsidRPr="00941A56">
        <w:rPr>
          <w:rFonts w:ascii="Arial" w:hAnsi="Arial" w:cs="Arial"/>
          <w:sz w:val="24"/>
          <w:szCs w:val="24"/>
        </w:rPr>
        <w:t>When eating out, order smaller portions or share with a friend. Request nutrition information about the menu items to help you make healthier choices.</w:t>
      </w:r>
    </w:p>
    <w:p w14:paraId="652A9C6C" w14:textId="77777777" w:rsidR="008146DF" w:rsidRPr="00941A56" w:rsidRDefault="008146DF" w:rsidP="008146DF">
      <w:pPr>
        <w:numPr>
          <w:ilvl w:val="0"/>
          <w:numId w:val="44"/>
        </w:numPr>
        <w:spacing w:before="100" w:beforeAutospacing="1" w:after="100" w:afterAutospacing="1" w:line="276" w:lineRule="auto"/>
        <w:rPr>
          <w:rFonts w:ascii="Arial" w:hAnsi="Arial" w:cs="Arial"/>
          <w:sz w:val="24"/>
          <w:szCs w:val="24"/>
        </w:rPr>
      </w:pPr>
      <w:r w:rsidRPr="00941A56">
        <w:rPr>
          <w:rFonts w:ascii="Arial" w:hAnsi="Arial" w:cs="Arial"/>
          <w:sz w:val="24"/>
          <w:szCs w:val="24"/>
        </w:rPr>
        <w:t>Enjoy eating with family and friends.</w:t>
      </w:r>
    </w:p>
    <w:p w14:paraId="2EBFBB72" w14:textId="77777777" w:rsidR="008146DF" w:rsidRPr="00941A56" w:rsidRDefault="008146DF" w:rsidP="008146DF">
      <w:pPr>
        <w:numPr>
          <w:ilvl w:val="0"/>
          <w:numId w:val="44"/>
        </w:numPr>
        <w:spacing w:before="100" w:beforeAutospacing="1" w:after="100" w:afterAutospacing="1" w:line="276" w:lineRule="auto"/>
        <w:rPr>
          <w:rFonts w:ascii="Arial" w:hAnsi="Arial" w:cs="Arial"/>
          <w:sz w:val="24"/>
          <w:szCs w:val="24"/>
        </w:rPr>
      </w:pPr>
      <w:r w:rsidRPr="00941A56">
        <w:rPr>
          <w:rFonts w:ascii="Arial" w:hAnsi="Arial" w:cs="Arial"/>
          <w:sz w:val="24"/>
          <w:szCs w:val="24"/>
        </w:rPr>
        <w:t xml:space="preserve">Take time to eat and savour every bite. </w:t>
      </w:r>
    </w:p>
    <w:p w14:paraId="0C86C096" w14:textId="77777777" w:rsidR="008146DF" w:rsidRPr="00941A56" w:rsidRDefault="008146DF" w:rsidP="008146DF">
      <w:pPr>
        <w:numPr>
          <w:ilvl w:val="0"/>
          <w:numId w:val="44"/>
        </w:numPr>
        <w:spacing w:before="100" w:beforeAutospacing="1" w:after="100" w:afterAutospacing="1" w:line="276" w:lineRule="auto"/>
        <w:rPr>
          <w:rFonts w:ascii="Arial" w:hAnsi="Arial" w:cs="Arial"/>
          <w:sz w:val="24"/>
          <w:szCs w:val="24"/>
        </w:rPr>
      </w:pPr>
      <w:r w:rsidRPr="00941A56">
        <w:rPr>
          <w:rFonts w:ascii="Arial" w:hAnsi="Arial" w:cs="Arial"/>
          <w:sz w:val="24"/>
          <w:szCs w:val="24"/>
        </w:rPr>
        <w:t>Spread your meals throughout the day to keep you energized and satisfied. Avoid skipping meals which may cause you to eat more than you need later in the day.</w:t>
      </w:r>
    </w:p>
    <w:p w14:paraId="2896E880" w14:textId="77777777" w:rsidR="008146DF" w:rsidRPr="00941A56" w:rsidRDefault="008146DF" w:rsidP="008146DF">
      <w:pPr>
        <w:numPr>
          <w:ilvl w:val="0"/>
          <w:numId w:val="44"/>
        </w:numPr>
        <w:spacing w:before="100" w:beforeAutospacing="1" w:after="100" w:afterAutospacing="1" w:line="276" w:lineRule="auto"/>
        <w:rPr>
          <w:rFonts w:ascii="Arial" w:hAnsi="Arial" w:cs="Arial"/>
          <w:sz w:val="24"/>
          <w:szCs w:val="24"/>
        </w:rPr>
      </w:pPr>
      <w:r w:rsidRPr="00941A56">
        <w:rPr>
          <w:rFonts w:ascii="Arial" w:hAnsi="Arial" w:cs="Arial"/>
          <w:sz w:val="24"/>
          <w:szCs w:val="24"/>
        </w:rPr>
        <w:t xml:space="preserve">Drink water to satisfy your thirst and limit your intake of high calorie sweetened beverages. </w:t>
      </w:r>
    </w:p>
    <w:p w14:paraId="40623E35" w14:textId="77777777" w:rsidR="008146DF" w:rsidRPr="00941A56" w:rsidRDefault="008146DF" w:rsidP="008146DF">
      <w:pPr>
        <w:numPr>
          <w:ilvl w:val="0"/>
          <w:numId w:val="44"/>
        </w:numPr>
        <w:spacing w:before="100" w:beforeAutospacing="1" w:after="100" w:afterAutospacing="1" w:line="276" w:lineRule="auto"/>
        <w:rPr>
          <w:rFonts w:ascii="Arial" w:hAnsi="Arial" w:cs="Arial"/>
          <w:sz w:val="24"/>
          <w:szCs w:val="24"/>
        </w:rPr>
      </w:pPr>
      <w:r w:rsidRPr="00941A56">
        <w:rPr>
          <w:rFonts w:ascii="Arial" w:hAnsi="Arial" w:cs="Arial"/>
          <w:sz w:val="24"/>
          <w:szCs w:val="24"/>
        </w:rPr>
        <w:t xml:space="preserve">Snack smartly. </w:t>
      </w:r>
    </w:p>
    <w:p w14:paraId="13F94A94" w14:textId="77777777" w:rsidR="008146DF" w:rsidRDefault="008146DF" w:rsidP="008146DF">
      <w:pPr>
        <w:widowControl w:val="0"/>
      </w:pPr>
      <w:r>
        <w:rPr>
          <w:rFonts w:ascii="Tahoma" w:hAnsi="Tahoma"/>
          <w:b/>
          <w:sz w:val="28"/>
        </w:rPr>
        <w:br w:type="page"/>
      </w:r>
      <w:r>
        <w:lastRenderedPageBreak/>
        <w:t xml:space="preserve"> </w:t>
      </w:r>
      <w:r>
        <w:rPr>
          <w:noProof/>
        </w:rPr>
        <w:drawing>
          <wp:inline distT="0" distB="0" distL="0" distR="0" wp14:anchorId="61EF1C96" wp14:editId="2D289B15">
            <wp:extent cx="6772275" cy="7553325"/>
            <wp:effectExtent l="0" t="0" r="9525" b="9525"/>
            <wp:docPr id="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0" y="0"/>
                      <a:ext cx="6772275" cy="7553325"/>
                    </a:xfrm>
                    <a:prstGeom prst="rect">
                      <a:avLst/>
                    </a:prstGeom>
                    <a:noFill/>
                    <a:ln>
                      <a:noFill/>
                    </a:ln>
                  </pic:spPr>
                </pic:pic>
              </a:graphicData>
            </a:graphic>
          </wp:inline>
        </w:drawing>
      </w:r>
    </w:p>
    <w:p w14:paraId="5DAEC2A4" w14:textId="77777777" w:rsidR="008146DF" w:rsidRDefault="008146DF" w:rsidP="008146DF">
      <w:pPr>
        <w:spacing w:after="200" w:line="276" w:lineRule="auto"/>
      </w:pPr>
      <w:r>
        <w:br w:type="page"/>
      </w:r>
      <w:r>
        <w:rPr>
          <w:noProof/>
        </w:rPr>
        <w:lastRenderedPageBreak/>
        <w:drawing>
          <wp:inline distT="0" distB="0" distL="0" distR="0" wp14:anchorId="09D24063" wp14:editId="61FCBB94">
            <wp:extent cx="6686550" cy="9058275"/>
            <wp:effectExtent l="0" t="0" r="0" b="9525"/>
            <wp:docPr id="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6686550" cy="9058275"/>
                    </a:xfrm>
                    <a:prstGeom prst="rect">
                      <a:avLst/>
                    </a:prstGeom>
                    <a:noFill/>
                    <a:ln>
                      <a:noFill/>
                    </a:ln>
                  </pic:spPr>
                </pic:pic>
              </a:graphicData>
            </a:graphic>
          </wp:inline>
        </w:drawing>
      </w:r>
    </w:p>
    <w:p w14:paraId="146DF43C" w14:textId="77777777" w:rsidR="008146DF" w:rsidRPr="003751AC" w:rsidRDefault="008146DF" w:rsidP="008146DF">
      <w:pPr>
        <w:pStyle w:val="NormalWeb"/>
        <w:jc w:val="center"/>
        <w:rPr>
          <w:rFonts w:ascii="Tahoma" w:hAnsi="Tahoma" w:cs="Tahoma"/>
          <w:b/>
          <w:sz w:val="24"/>
          <w:szCs w:val="24"/>
          <w:u w:val="single"/>
          <w:lang w:val="en-CA" w:eastAsia="en-CA"/>
        </w:rPr>
      </w:pPr>
      <w:r>
        <w:rPr>
          <w:rFonts w:ascii="Tahoma" w:hAnsi="Tahoma" w:cs="Tahoma"/>
          <w:b/>
          <w:sz w:val="28"/>
          <w:szCs w:val="24"/>
          <w:u w:val="single"/>
          <w:lang w:val="en-CA" w:eastAsia="en-CA"/>
        </w:rPr>
        <w:lastRenderedPageBreak/>
        <w:t>C</w:t>
      </w:r>
      <w:r w:rsidRPr="003751AC">
        <w:rPr>
          <w:rFonts w:ascii="Tahoma" w:hAnsi="Tahoma" w:cs="Tahoma"/>
          <w:b/>
          <w:sz w:val="28"/>
          <w:szCs w:val="24"/>
          <w:u w:val="single"/>
          <w:lang w:val="en-CA" w:eastAsia="en-CA"/>
        </w:rPr>
        <w:t>anada’s Food Guide 2019 – Things to think about before you bite</w:t>
      </w:r>
      <w:r>
        <w:rPr>
          <w:rFonts w:ascii="Tahoma" w:hAnsi="Tahoma" w:cs="Tahoma"/>
          <w:b/>
          <w:sz w:val="28"/>
          <w:szCs w:val="24"/>
          <w:u w:val="single"/>
          <w:lang w:val="en-CA" w:eastAsia="en-CA"/>
        </w:rPr>
        <w:t>!</w:t>
      </w:r>
    </w:p>
    <w:p w14:paraId="593F4F6D" w14:textId="77777777" w:rsidR="008146DF" w:rsidRDefault="008146DF" w:rsidP="008146DF">
      <w:pPr>
        <w:pStyle w:val="ListParagraph"/>
        <w:numPr>
          <w:ilvl w:val="0"/>
          <w:numId w:val="61"/>
        </w:numPr>
        <w:spacing w:before="100" w:beforeAutospacing="1" w:after="100" w:afterAutospacing="1" w:line="360" w:lineRule="auto"/>
        <w:rPr>
          <w:rFonts w:ascii="Arial" w:hAnsi="Arial" w:cs="Arial"/>
          <w:sz w:val="24"/>
          <w:szCs w:val="24"/>
        </w:rPr>
      </w:pPr>
      <w:r w:rsidRPr="003751AC">
        <w:rPr>
          <w:rFonts w:ascii="Arial" w:hAnsi="Arial" w:cs="Arial"/>
          <w:sz w:val="24"/>
          <w:szCs w:val="24"/>
        </w:rPr>
        <w:t>Eat a variety of healthy foods</w:t>
      </w:r>
      <w:r>
        <w:rPr>
          <w:rFonts w:ascii="Arial" w:hAnsi="Arial" w:cs="Arial"/>
          <w:sz w:val="24"/>
          <w:szCs w:val="24"/>
        </w:rPr>
        <w:t>.</w:t>
      </w:r>
    </w:p>
    <w:p w14:paraId="6CD6FA30" w14:textId="77777777" w:rsidR="008146DF" w:rsidRDefault="008146DF" w:rsidP="008146DF">
      <w:pPr>
        <w:pStyle w:val="ListParagraph"/>
        <w:numPr>
          <w:ilvl w:val="0"/>
          <w:numId w:val="61"/>
        </w:numPr>
        <w:spacing w:before="100" w:beforeAutospacing="1" w:after="100" w:afterAutospacing="1" w:line="360" w:lineRule="auto"/>
        <w:rPr>
          <w:rFonts w:ascii="Arial" w:hAnsi="Arial" w:cs="Arial"/>
          <w:sz w:val="24"/>
          <w:szCs w:val="24"/>
        </w:rPr>
      </w:pPr>
      <w:r w:rsidRPr="003751AC">
        <w:rPr>
          <w:rFonts w:ascii="Arial" w:hAnsi="Arial" w:cs="Arial"/>
          <w:sz w:val="24"/>
          <w:szCs w:val="24"/>
        </w:rPr>
        <w:t xml:space="preserve">Healthy eating </w:t>
      </w:r>
      <w:r>
        <w:rPr>
          <w:rFonts w:ascii="Arial" w:hAnsi="Arial" w:cs="Arial"/>
          <w:sz w:val="24"/>
          <w:szCs w:val="24"/>
        </w:rPr>
        <w:t xml:space="preserve">should be </w:t>
      </w:r>
      <w:r w:rsidRPr="003751AC">
        <w:rPr>
          <w:rFonts w:ascii="Arial" w:hAnsi="Arial" w:cs="Arial"/>
          <w:sz w:val="24"/>
          <w:szCs w:val="24"/>
        </w:rPr>
        <w:t xml:space="preserve">a </w:t>
      </w:r>
      <w:r>
        <w:rPr>
          <w:rFonts w:ascii="Arial" w:hAnsi="Arial" w:cs="Arial"/>
          <w:sz w:val="24"/>
          <w:szCs w:val="24"/>
        </w:rPr>
        <w:t xml:space="preserve">daily </w:t>
      </w:r>
      <w:r w:rsidRPr="003751AC">
        <w:rPr>
          <w:rFonts w:ascii="Arial" w:hAnsi="Arial" w:cs="Arial"/>
          <w:sz w:val="24"/>
          <w:szCs w:val="24"/>
        </w:rPr>
        <w:t>habit</w:t>
      </w:r>
      <w:r>
        <w:rPr>
          <w:rFonts w:ascii="Arial" w:hAnsi="Arial" w:cs="Arial"/>
          <w:sz w:val="24"/>
          <w:szCs w:val="24"/>
        </w:rPr>
        <w:t>, a lifestyle not a short-term fad or diet</w:t>
      </w:r>
      <w:r w:rsidRPr="003751AC">
        <w:rPr>
          <w:rFonts w:ascii="Arial" w:hAnsi="Arial" w:cs="Arial"/>
          <w:sz w:val="24"/>
          <w:szCs w:val="24"/>
        </w:rPr>
        <w:t>.</w:t>
      </w:r>
    </w:p>
    <w:p w14:paraId="0E48EB5E" w14:textId="77777777" w:rsidR="008146DF" w:rsidRPr="003751AC" w:rsidRDefault="008146DF" w:rsidP="008146DF">
      <w:pPr>
        <w:pStyle w:val="ListParagraph"/>
        <w:numPr>
          <w:ilvl w:val="0"/>
          <w:numId w:val="61"/>
        </w:numPr>
        <w:spacing w:before="100" w:beforeAutospacing="1" w:after="100" w:afterAutospacing="1" w:line="360" w:lineRule="auto"/>
        <w:rPr>
          <w:rFonts w:ascii="Arial" w:hAnsi="Arial" w:cs="Arial"/>
          <w:sz w:val="24"/>
          <w:szCs w:val="24"/>
        </w:rPr>
      </w:pPr>
      <w:r w:rsidRPr="003751AC">
        <w:rPr>
          <w:rFonts w:ascii="Arial" w:hAnsi="Arial" w:cs="Arial"/>
          <w:sz w:val="24"/>
          <w:szCs w:val="24"/>
        </w:rPr>
        <w:t xml:space="preserve">Eat vegetables and fruits, whole grain foods and protein foods often to </w:t>
      </w:r>
      <w:r>
        <w:rPr>
          <w:rFonts w:ascii="Arial" w:hAnsi="Arial" w:cs="Arial"/>
          <w:sz w:val="24"/>
          <w:szCs w:val="24"/>
        </w:rPr>
        <w:t xml:space="preserve">ensure that you are getting the required nutrients and thus health. </w:t>
      </w:r>
    </w:p>
    <w:p w14:paraId="1E7A263B" w14:textId="77777777" w:rsidR="008146DF" w:rsidRPr="003751AC" w:rsidRDefault="008146DF" w:rsidP="008146DF">
      <w:pPr>
        <w:pStyle w:val="ListParagraph"/>
        <w:numPr>
          <w:ilvl w:val="0"/>
          <w:numId w:val="61"/>
        </w:numPr>
        <w:spacing w:before="100" w:beforeAutospacing="1" w:after="100" w:afterAutospacing="1" w:line="360" w:lineRule="auto"/>
        <w:rPr>
          <w:rFonts w:ascii="Arial" w:hAnsi="Arial" w:cs="Arial"/>
          <w:sz w:val="24"/>
          <w:szCs w:val="24"/>
        </w:rPr>
      </w:pPr>
      <w:r w:rsidRPr="003751AC">
        <w:rPr>
          <w:rFonts w:ascii="Arial" w:hAnsi="Arial" w:cs="Arial"/>
          <w:sz w:val="24"/>
          <w:szCs w:val="24"/>
        </w:rPr>
        <w:t>Try making half of your plate vegetables and fruits (colorful, variety of textures/shapes)</w:t>
      </w:r>
      <w:r>
        <w:rPr>
          <w:rFonts w:ascii="Arial" w:hAnsi="Arial" w:cs="Arial"/>
          <w:sz w:val="24"/>
          <w:szCs w:val="24"/>
        </w:rPr>
        <w:t xml:space="preserve"> with as many meals as you can each day. </w:t>
      </w:r>
    </w:p>
    <w:p w14:paraId="4F1957EF" w14:textId="77777777" w:rsidR="008146DF" w:rsidRPr="003751AC" w:rsidRDefault="008146DF" w:rsidP="008146DF">
      <w:pPr>
        <w:pStyle w:val="ListParagraph"/>
        <w:numPr>
          <w:ilvl w:val="0"/>
          <w:numId w:val="61"/>
        </w:numPr>
        <w:spacing w:before="100" w:beforeAutospacing="1" w:after="100" w:afterAutospacing="1" w:line="360" w:lineRule="auto"/>
        <w:rPr>
          <w:rFonts w:ascii="Arial" w:hAnsi="Arial" w:cs="Arial"/>
          <w:sz w:val="24"/>
          <w:szCs w:val="24"/>
        </w:rPr>
      </w:pPr>
      <w:r w:rsidRPr="003751AC">
        <w:rPr>
          <w:rFonts w:ascii="Arial" w:hAnsi="Arial" w:cs="Arial"/>
          <w:sz w:val="24"/>
          <w:szCs w:val="24"/>
        </w:rPr>
        <w:t xml:space="preserve">Choose protein foods that come from plants more often. Plant-based protein foods can provide more fiber and less saturated fat than other types of protein foods. </w:t>
      </w:r>
    </w:p>
    <w:p w14:paraId="1A4F5600" w14:textId="77777777" w:rsidR="008146DF" w:rsidRPr="003751AC" w:rsidRDefault="008146DF" w:rsidP="008146DF">
      <w:pPr>
        <w:pStyle w:val="ListParagraph"/>
        <w:numPr>
          <w:ilvl w:val="0"/>
          <w:numId w:val="61"/>
        </w:numPr>
        <w:spacing w:before="100" w:beforeAutospacing="1" w:after="100" w:afterAutospacing="1" w:line="360" w:lineRule="auto"/>
        <w:rPr>
          <w:rFonts w:ascii="Arial" w:hAnsi="Arial" w:cs="Arial"/>
          <w:sz w:val="24"/>
          <w:szCs w:val="24"/>
        </w:rPr>
      </w:pPr>
      <w:r>
        <w:rPr>
          <w:rFonts w:ascii="Arial" w:hAnsi="Arial" w:cs="Arial"/>
          <w:sz w:val="24"/>
          <w:szCs w:val="24"/>
        </w:rPr>
        <w:t>Choose</w:t>
      </w:r>
      <w:r w:rsidRPr="003751AC">
        <w:rPr>
          <w:rFonts w:ascii="Arial" w:hAnsi="Arial" w:cs="Arial"/>
          <w:sz w:val="24"/>
          <w:szCs w:val="24"/>
        </w:rPr>
        <w:t xml:space="preserve"> foods with healthy fats (nuts, avocadoes, salmon</w:t>
      </w:r>
      <w:r>
        <w:rPr>
          <w:rFonts w:ascii="Arial" w:hAnsi="Arial" w:cs="Arial"/>
          <w:sz w:val="24"/>
          <w:szCs w:val="24"/>
        </w:rPr>
        <w:t xml:space="preserve"> etc.</w:t>
      </w:r>
      <w:r w:rsidRPr="003751AC">
        <w:rPr>
          <w:rFonts w:ascii="Arial" w:hAnsi="Arial" w:cs="Arial"/>
          <w:sz w:val="24"/>
          <w:szCs w:val="24"/>
        </w:rPr>
        <w:t xml:space="preserve">) and limit saturated fats (fatty meat, high fat dairy, processed food) </w:t>
      </w:r>
      <w:r>
        <w:rPr>
          <w:rFonts w:ascii="Arial" w:hAnsi="Arial" w:cs="Arial"/>
          <w:sz w:val="24"/>
          <w:szCs w:val="24"/>
        </w:rPr>
        <w:t xml:space="preserve">for a healthier you. </w:t>
      </w:r>
    </w:p>
    <w:p w14:paraId="70A3003C" w14:textId="77777777" w:rsidR="008146DF" w:rsidRPr="003751AC" w:rsidRDefault="008146DF" w:rsidP="008146DF">
      <w:pPr>
        <w:pStyle w:val="ListParagraph"/>
        <w:numPr>
          <w:ilvl w:val="0"/>
          <w:numId w:val="61"/>
        </w:numPr>
        <w:spacing w:before="100" w:beforeAutospacing="1" w:after="100" w:afterAutospacing="1" w:line="360" w:lineRule="auto"/>
        <w:rPr>
          <w:rFonts w:ascii="Arial" w:hAnsi="Arial" w:cs="Arial"/>
          <w:sz w:val="24"/>
          <w:szCs w:val="24"/>
        </w:rPr>
      </w:pPr>
      <w:r w:rsidRPr="003751AC">
        <w:rPr>
          <w:rFonts w:ascii="Arial" w:hAnsi="Arial" w:cs="Arial"/>
          <w:sz w:val="24"/>
          <w:szCs w:val="24"/>
        </w:rPr>
        <w:t>Enjoy a variety of whole grain foods (quinoa, brown rice, whole wheat bread/pasta)</w:t>
      </w:r>
      <w:r>
        <w:rPr>
          <w:rFonts w:ascii="Arial" w:hAnsi="Arial" w:cs="Arial"/>
          <w:sz w:val="24"/>
          <w:szCs w:val="24"/>
        </w:rPr>
        <w:t>.</w:t>
      </w:r>
      <w:r w:rsidRPr="003751AC">
        <w:rPr>
          <w:rFonts w:ascii="Arial" w:hAnsi="Arial" w:cs="Arial"/>
          <w:sz w:val="24"/>
          <w:szCs w:val="24"/>
        </w:rPr>
        <w:t xml:space="preserve"> </w:t>
      </w:r>
    </w:p>
    <w:p w14:paraId="384CED84" w14:textId="77777777" w:rsidR="008146DF" w:rsidRPr="003751AC" w:rsidRDefault="008146DF" w:rsidP="008146DF">
      <w:pPr>
        <w:pStyle w:val="ListParagraph"/>
        <w:numPr>
          <w:ilvl w:val="0"/>
          <w:numId w:val="61"/>
        </w:numPr>
        <w:spacing w:before="100" w:beforeAutospacing="1" w:after="100" w:afterAutospacing="1" w:line="360" w:lineRule="auto"/>
        <w:rPr>
          <w:rFonts w:ascii="Arial" w:hAnsi="Arial" w:cs="Arial"/>
          <w:sz w:val="24"/>
          <w:szCs w:val="24"/>
        </w:rPr>
      </w:pPr>
      <w:r w:rsidRPr="003751AC">
        <w:rPr>
          <w:rFonts w:ascii="Arial" w:hAnsi="Arial" w:cs="Arial"/>
          <w:sz w:val="24"/>
          <w:szCs w:val="24"/>
        </w:rPr>
        <w:t>Limit highly processed foods and drinks</w:t>
      </w:r>
      <w:r>
        <w:rPr>
          <w:rFonts w:ascii="Arial" w:hAnsi="Arial" w:cs="Arial"/>
          <w:sz w:val="24"/>
          <w:szCs w:val="24"/>
        </w:rPr>
        <w:t xml:space="preserve">. Processed foods </w:t>
      </w:r>
      <w:r w:rsidRPr="003751AC">
        <w:rPr>
          <w:rFonts w:ascii="Arial" w:hAnsi="Arial" w:cs="Arial"/>
          <w:sz w:val="24"/>
          <w:szCs w:val="24"/>
        </w:rPr>
        <w:t>have added/excess sodi</w:t>
      </w:r>
      <w:r>
        <w:rPr>
          <w:rFonts w:ascii="Arial" w:hAnsi="Arial" w:cs="Arial"/>
          <w:sz w:val="24"/>
          <w:szCs w:val="24"/>
        </w:rPr>
        <w:t>um, sugars and/or saturated fat.</w:t>
      </w:r>
      <w:r w:rsidRPr="003751AC">
        <w:rPr>
          <w:rFonts w:ascii="Arial" w:hAnsi="Arial" w:cs="Arial"/>
          <w:sz w:val="24"/>
          <w:szCs w:val="24"/>
        </w:rPr>
        <w:t xml:space="preserve"> </w:t>
      </w:r>
    </w:p>
    <w:p w14:paraId="7A40B432" w14:textId="77777777" w:rsidR="008146DF" w:rsidRPr="003751AC" w:rsidRDefault="008146DF" w:rsidP="008146DF">
      <w:pPr>
        <w:pStyle w:val="ListParagraph"/>
        <w:numPr>
          <w:ilvl w:val="0"/>
          <w:numId w:val="61"/>
        </w:numPr>
        <w:spacing w:before="100" w:beforeAutospacing="1" w:after="100" w:afterAutospacing="1" w:line="360" w:lineRule="auto"/>
        <w:rPr>
          <w:rFonts w:ascii="Arial" w:hAnsi="Arial" w:cs="Arial"/>
          <w:sz w:val="24"/>
          <w:szCs w:val="24"/>
        </w:rPr>
      </w:pPr>
      <w:r>
        <w:rPr>
          <w:rFonts w:ascii="Arial" w:hAnsi="Arial" w:cs="Arial"/>
          <w:sz w:val="24"/>
          <w:szCs w:val="24"/>
        </w:rPr>
        <w:t>Make water your drink of choice.</w:t>
      </w:r>
    </w:p>
    <w:p w14:paraId="1F4DDACD" w14:textId="77777777" w:rsidR="008146DF" w:rsidRDefault="008146DF" w:rsidP="008146DF">
      <w:pPr>
        <w:pStyle w:val="ListParagraph"/>
        <w:numPr>
          <w:ilvl w:val="0"/>
          <w:numId w:val="61"/>
        </w:numPr>
        <w:spacing w:before="100" w:beforeAutospacing="1" w:after="100" w:afterAutospacing="1" w:line="360" w:lineRule="auto"/>
        <w:rPr>
          <w:rFonts w:ascii="Arial" w:hAnsi="Arial" w:cs="Arial"/>
          <w:sz w:val="24"/>
          <w:szCs w:val="24"/>
        </w:rPr>
      </w:pPr>
      <w:r w:rsidRPr="003751AC">
        <w:rPr>
          <w:rFonts w:ascii="Arial" w:hAnsi="Arial" w:cs="Arial"/>
          <w:sz w:val="24"/>
          <w:szCs w:val="24"/>
        </w:rPr>
        <w:t>Be mindful of your eating habits. Focus your attention on eating, where you are eating, why, with whom, how much, how you fee</w:t>
      </w:r>
      <w:r>
        <w:rPr>
          <w:rFonts w:ascii="Arial" w:hAnsi="Arial" w:cs="Arial"/>
          <w:sz w:val="24"/>
          <w:szCs w:val="24"/>
        </w:rPr>
        <w:t>l before during and after your meal.</w:t>
      </w:r>
    </w:p>
    <w:p w14:paraId="08CFAF09" w14:textId="77777777" w:rsidR="008146DF" w:rsidRPr="003751AC" w:rsidRDefault="008146DF" w:rsidP="008146DF">
      <w:pPr>
        <w:pStyle w:val="ListParagraph"/>
        <w:numPr>
          <w:ilvl w:val="0"/>
          <w:numId w:val="61"/>
        </w:numPr>
        <w:spacing w:before="100" w:beforeAutospacing="1" w:after="100" w:afterAutospacing="1" w:line="360" w:lineRule="auto"/>
        <w:rPr>
          <w:rFonts w:ascii="Arial" w:hAnsi="Arial" w:cs="Arial"/>
          <w:sz w:val="24"/>
          <w:szCs w:val="24"/>
        </w:rPr>
      </w:pPr>
      <w:r w:rsidRPr="003751AC">
        <w:rPr>
          <w:rFonts w:ascii="Arial" w:hAnsi="Arial" w:cs="Arial"/>
          <w:sz w:val="24"/>
          <w:szCs w:val="24"/>
        </w:rPr>
        <w:t xml:space="preserve">Cook more often / plan what you eat / involve others in planning and preparing meals. </w:t>
      </w:r>
    </w:p>
    <w:p w14:paraId="227AA777" w14:textId="77777777" w:rsidR="008146DF" w:rsidRPr="003751AC" w:rsidRDefault="008146DF" w:rsidP="008146DF">
      <w:pPr>
        <w:pStyle w:val="ListParagraph"/>
        <w:numPr>
          <w:ilvl w:val="0"/>
          <w:numId w:val="61"/>
        </w:numPr>
        <w:spacing w:before="100" w:beforeAutospacing="1" w:after="100" w:afterAutospacing="1" w:line="360" w:lineRule="auto"/>
        <w:rPr>
          <w:rFonts w:ascii="Arial" w:hAnsi="Arial" w:cs="Arial"/>
          <w:sz w:val="24"/>
          <w:szCs w:val="24"/>
        </w:rPr>
      </w:pPr>
      <w:r w:rsidRPr="003751AC">
        <w:rPr>
          <w:rFonts w:ascii="Arial" w:hAnsi="Arial" w:cs="Arial"/>
          <w:sz w:val="24"/>
          <w:szCs w:val="24"/>
        </w:rPr>
        <w:t>Planning what you eat mak</w:t>
      </w:r>
      <w:r>
        <w:rPr>
          <w:rFonts w:ascii="Arial" w:hAnsi="Arial" w:cs="Arial"/>
          <w:sz w:val="24"/>
          <w:szCs w:val="24"/>
        </w:rPr>
        <w:t>es it easier to cook more often.</w:t>
      </w:r>
    </w:p>
    <w:p w14:paraId="567746BD" w14:textId="77777777" w:rsidR="008146DF" w:rsidRDefault="008146DF" w:rsidP="008146DF">
      <w:pPr>
        <w:pStyle w:val="ListParagraph"/>
        <w:numPr>
          <w:ilvl w:val="0"/>
          <w:numId w:val="61"/>
        </w:numPr>
        <w:spacing w:before="100" w:beforeAutospacing="1" w:after="100" w:afterAutospacing="1" w:line="360" w:lineRule="auto"/>
        <w:rPr>
          <w:rFonts w:ascii="Arial" w:hAnsi="Arial" w:cs="Arial"/>
          <w:sz w:val="24"/>
          <w:szCs w:val="24"/>
        </w:rPr>
      </w:pPr>
      <w:r w:rsidRPr="009217F4">
        <w:rPr>
          <w:rFonts w:ascii="Arial" w:hAnsi="Arial" w:cs="Arial"/>
          <w:sz w:val="24"/>
          <w:szCs w:val="24"/>
        </w:rPr>
        <w:t>Make time to enjoy meals with others at home, school</w:t>
      </w:r>
      <w:r>
        <w:rPr>
          <w:rFonts w:ascii="Arial" w:hAnsi="Arial" w:cs="Arial"/>
          <w:sz w:val="24"/>
          <w:szCs w:val="24"/>
        </w:rPr>
        <w:t xml:space="preserve"> and/or </w:t>
      </w:r>
      <w:r w:rsidRPr="009217F4">
        <w:rPr>
          <w:rFonts w:ascii="Arial" w:hAnsi="Arial" w:cs="Arial"/>
          <w:sz w:val="24"/>
          <w:szCs w:val="24"/>
        </w:rPr>
        <w:t>work</w:t>
      </w:r>
      <w:r>
        <w:rPr>
          <w:rFonts w:ascii="Arial" w:hAnsi="Arial" w:cs="Arial"/>
          <w:sz w:val="24"/>
          <w:szCs w:val="24"/>
        </w:rPr>
        <w:t>.</w:t>
      </w:r>
      <w:r w:rsidRPr="009217F4">
        <w:rPr>
          <w:rFonts w:ascii="Arial" w:hAnsi="Arial" w:cs="Arial"/>
          <w:sz w:val="24"/>
          <w:szCs w:val="24"/>
        </w:rPr>
        <w:t xml:space="preserve"> </w:t>
      </w:r>
    </w:p>
    <w:p w14:paraId="38E19794" w14:textId="77777777" w:rsidR="008146DF" w:rsidRPr="009217F4" w:rsidRDefault="008146DF" w:rsidP="008146DF">
      <w:pPr>
        <w:pStyle w:val="ListParagraph"/>
        <w:numPr>
          <w:ilvl w:val="0"/>
          <w:numId w:val="61"/>
        </w:numPr>
        <w:spacing w:before="100" w:beforeAutospacing="1" w:after="100" w:afterAutospacing="1" w:line="360" w:lineRule="auto"/>
        <w:rPr>
          <w:rFonts w:ascii="Arial" w:hAnsi="Arial" w:cs="Arial"/>
          <w:sz w:val="24"/>
          <w:szCs w:val="24"/>
        </w:rPr>
      </w:pPr>
      <w:r w:rsidRPr="009217F4">
        <w:rPr>
          <w:rFonts w:ascii="Arial" w:hAnsi="Arial" w:cs="Arial"/>
          <w:sz w:val="24"/>
          <w:szCs w:val="24"/>
        </w:rPr>
        <w:t>Include cultures and food tradi</w:t>
      </w:r>
      <w:r>
        <w:rPr>
          <w:rFonts w:ascii="Arial" w:hAnsi="Arial" w:cs="Arial"/>
          <w:sz w:val="24"/>
          <w:szCs w:val="24"/>
        </w:rPr>
        <w:t>tions as part of healthy eating.</w:t>
      </w:r>
    </w:p>
    <w:p w14:paraId="4180D737" w14:textId="77777777" w:rsidR="008146DF" w:rsidRPr="003751AC" w:rsidRDefault="008146DF" w:rsidP="008146DF">
      <w:pPr>
        <w:pStyle w:val="ListParagraph"/>
        <w:numPr>
          <w:ilvl w:val="0"/>
          <w:numId w:val="61"/>
        </w:numPr>
        <w:spacing w:before="100" w:beforeAutospacing="1" w:after="100" w:afterAutospacing="1" w:line="360" w:lineRule="auto"/>
        <w:rPr>
          <w:rFonts w:ascii="Arial" w:hAnsi="Arial" w:cs="Arial"/>
          <w:sz w:val="24"/>
          <w:szCs w:val="24"/>
        </w:rPr>
      </w:pPr>
      <w:r w:rsidRPr="003751AC">
        <w:rPr>
          <w:rFonts w:ascii="Arial" w:hAnsi="Arial" w:cs="Arial"/>
          <w:sz w:val="24"/>
          <w:szCs w:val="24"/>
        </w:rPr>
        <w:t xml:space="preserve">Use food labels </w:t>
      </w:r>
      <w:r>
        <w:rPr>
          <w:rFonts w:ascii="Arial" w:hAnsi="Arial" w:cs="Arial"/>
          <w:sz w:val="24"/>
          <w:szCs w:val="24"/>
        </w:rPr>
        <w:t>to</w:t>
      </w:r>
      <w:r w:rsidRPr="003751AC">
        <w:rPr>
          <w:rFonts w:ascii="Arial" w:hAnsi="Arial" w:cs="Arial"/>
          <w:sz w:val="24"/>
          <w:szCs w:val="24"/>
        </w:rPr>
        <w:t xml:space="preserve"> help </w:t>
      </w:r>
      <w:r>
        <w:rPr>
          <w:rFonts w:ascii="Arial" w:hAnsi="Arial" w:cs="Arial"/>
          <w:sz w:val="24"/>
          <w:szCs w:val="24"/>
        </w:rPr>
        <w:t>you compare and choose products. Focus on grams of sugar, fibre, sodium and protein content.</w:t>
      </w:r>
    </w:p>
    <w:p w14:paraId="06CD39A4" w14:textId="77777777" w:rsidR="008146DF" w:rsidRPr="003751AC" w:rsidRDefault="008146DF" w:rsidP="008146DF">
      <w:pPr>
        <w:pStyle w:val="ListParagraph"/>
        <w:numPr>
          <w:ilvl w:val="0"/>
          <w:numId w:val="61"/>
        </w:numPr>
        <w:spacing w:before="100" w:beforeAutospacing="1" w:after="100" w:afterAutospacing="1" w:line="360" w:lineRule="auto"/>
        <w:rPr>
          <w:rFonts w:ascii="Arial" w:hAnsi="Arial" w:cs="Arial"/>
          <w:sz w:val="24"/>
          <w:szCs w:val="24"/>
        </w:rPr>
      </w:pPr>
      <w:r w:rsidRPr="003751AC">
        <w:rPr>
          <w:rFonts w:ascii="Arial" w:hAnsi="Arial" w:cs="Arial"/>
          <w:sz w:val="24"/>
          <w:szCs w:val="24"/>
        </w:rPr>
        <w:t>Be aware of marketing because it can influence your food choices</w:t>
      </w:r>
      <w:r>
        <w:rPr>
          <w:rFonts w:ascii="Arial" w:hAnsi="Arial" w:cs="Arial"/>
          <w:sz w:val="24"/>
          <w:szCs w:val="24"/>
        </w:rPr>
        <w:t xml:space="preserve">. Low fat often means higher sugar. No cholesterol often means that there was never any cholesterol to begin with. </w:t>
      </w:r>
    </w:p>
    <w:p w14:paraId="0A290832" w14:textId="77777777" w:rsidR="008146DF" w:rsidRDefault="008146DF" w:rsidP="008146DF">
      <w:pPr>
        <w:tabs>
          <w:tab w:val="left" w:pos="4186"/>
        </w:tabs>
        <w:spacing w:after="200" w:line="276" w:lineRule="auto"/>
      </w:pPr>
      <w:r>
        <w:tab/>
      </w:r>
    </w:p>
    <w:p w14:paraId="632C21CE" w14:textId="77777777" w:rsidR="008146DF" w:rsidRPr="00255810" w:rsidRDefault="008146DF" w:rsidP="008146DF">
      <w:pPr>
        <w:tabs>
          <w:tab w:val="left" w:pos="4186"/>
        </w:tabs>
        <w:jc w:val="center"/>
        <w:rPr>
          <w:rFonts w:ascii="Copperplate Gothic Bold" w:hAnsi="Copperplate Gothic Bold"/>
          <w:b/>
          <w:sz w:val="40"/>
          <w:szCs w:val="40"/>
        </w:rPr>
      </w:pPr>
      <w:r w:rsidRPr="003751AC">
        <w:br w:type="page"/>
      </w:r>
      <w:bookmarkStart w:id="10" w:name="Chapter7"/>
      <w:bookmarkStart w:id="11" w:name="_Hlk90977157"/>
      <w:bookmarkEnd w:id="10"/>
      <w:r w:rsidRPr="00255810">
        <w:rPr>
          <w:rFonts w:ascii="Copperplate Gothic Bold" w:hAnsi="Copperplate Gothic Bold"/>
          <w:b/>
          <w:sz w:val="40"/>
          <w:szCs w:val="40"/>
        </w:rPr>
        <w:lastRenderedPageBreak/>
        <w:t xml:space="preserve">CHAPTER </w:t>
      </w:r>
      <w:r>
        <w:rPr>
          <w:rFonts w:ascii="Copperplate Gothic Bold" w:hAnsi="Copperplate Gothic Bold"/>
          <w:b/>
          <w:sz w:val="40"/>
          <w:szCs w:val="40"/>
        </w:rPr>
        <w:t xml:space="preserve">7 </w:t>
      </w:r>
      <w:r w:rsidRPr="00255810">
        <w:rPr>
          <w:rFonts w:ascii="Copperplate Gothic Bold" w:hAnsi="Copperplate Gothic Bold"/>
          <w:b/>
          <w:sz w:val="40"/>
          <w:szCs w:val="40"/>
        </w:rPr>
        <w:t xml:space="preserve">– </w:t>
      </w:r>
    </w:p>
    <w:p w14:paraId="2F19CC28" w14:textId="77777777" w:rsidR="008146DF" w:rsidRDefault="008146DF" w:rsidP="008146DF">
      <w:pPr>
        <w:tabs>
          <w:tab w:val="left" w:pos="4186"/>
        </w:tabs>
        <w:jc w:val="center"/>
        <w:rPr>
          <w:rFonts w:ascii="Copperplate Gothic Bold" w:hAnsi="Copperplate Gothic Bold"/>
          <w:b/>
          <w:sz w:val="40"/>
          <w:szCs w:val="40"/>
        </w:rPr>
      </w:pPr>
      <w:r w:rsidRPr="00255810">
        <w:rPr>
          <w:rFonts w:ascii="Copperplate Gothic Bold" w:hAnsi="Copperplate Gothic Bold"/>
          <w:b/>
          <w:sz w:val="40"/>
          <w:szCs w:val="40"/>
        </w:rPr>
        <w:t>BODY COMPOSITION + WEIGHT MANAGEMENT</w:t>
      </w:r>
      <w:r w:rsidRPr="00D42856">
        <w:rPr>
          <w:rFonts w:ascii="Copperplate Gothic Bold" w:hAnsi="Copperplate Gothic Bold"/>
          <w:b/>
          <w:sz w:val="40"/>
          <w:szCs w:val="40"/>
        </w:rPr>
        <w:t xml:space="preserve"> </w:t>
      </w:r>
    </w:p>
    <w:p w14:paraId="0BB9D8BA" w14:textId="77777777" w:rsidR="008146DF" w:rsidRPr="0075630A" w:rsidRDefault="008146DF" w:rsidP="008146DF">
      <w:pPr>
        <w:tabs>
          <w:tab w:val="left" w:pos="4186"/>
        </w:tabs>
        <w:jc w:val="center"/>
        <w:rPr>
          <w:rFonts w:ascii="Copperplate Gothic Bold" w:hAnsi="Copperplate Gothic Bold"/>
          <w:b/>
          <w:sz w:val="10"/>
          <w:szCs w:val="40"/>
        </w:rPr>
      </w:pPr>
    </w:p>
    <w:tbl>
      <w:tblPr>
        <w:tblW w:w="10915"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96"/>
        <w:gridCol w:w="1980"/>
        <w:gridCol w:w="1980"/>
        <w:gridCol w:w="2676"/>
        <w:gridCol w:w="2183"/>
      </w:tblGrid>
      <w:tr w:rsidR="008146DF" w14:paraId="75069EA2" w14:textId="77777777" w:rsidTr="00E31452">
        <w:tc>
          <w:tcPr>
            <w:tcW w:w="10915" w:type="dxa"/>
            <w:gridSpan w:val="5"/>
          </w:tcPr>
          <w:p w14:paraId="73BC01E7" w14:textId="77777777" w:rsidR="008146DF" w:rsidRPr="002E128A" w:rsidRDefault="008146DF" w:rsidP="00E31452">
            <w:pPr>
              <w:widowControl w:val="0"/>
              <w:shd w:val="clear" w:color="auto" w:fill="D9D9D9" w:themeFill="background1" w:themeFillShade="D9"/>
              <w:jc w:val="center"/>
              <w:rPr>
                <w:rFonts w:ascii="Arial Black" w:hAnsi="Arial Black"/>
                <w:b/>
                <w:sz w:val="28"/>
              </w:rPr>
            </w:pPr>
            <w:r>
              <w:tab/>
            </w:r>
            <w:r>
              <w:rPr>
                <w:rFonts w:ascii="Tahoma" w:hAnsi="Tahoma"/>
                <w:b/>
                <w:sz w:val="28"/>
              </w:rPr>
              <w:t>FITT PRINCIPLE FOR BODY COMPOSITION (Muscle/Fat ratio)</w:t>
            </w:r>
          </w:p>
          <w:p w14:paraId="0EA1ECD0" w14:textId="7C268BAF" w:rsidR="008146DF" w:rsidRDefault="008146DF" w:rsidP="00E31452">
            <w:pPr>
              <w:widowControl w:val="0"/>
              <w:shd w:val="clear" w:color="auto" w:fill="D9D9D9" w:themeFill="background1" w:themeFillShade="D9"/>
              <w:jc w:val="center"/>
              <w:rPr>
                <w:rFonts w:ascii="Arial Narrow" w:hAnsi="Arial Narrow"/>
                <w:sz w:val="24"/>
              </w:rPr>
            </w:pPr>
            <w:r w:rsidRPr="002E128A">
              <w:rPr>
                <w:rFonts w:ascii="Arial Black" w:hAnsi="Arial Black"/>
                <w:b/>
                <w:sz w:val="24"/>
              </w:rPr>
              <w:t>KEY to Weight Management</w:t>
            </w:r>
            <w:r>
              <w:rPr>
                <w:rFonts w:ascii="Arial Black" w:hAnsi="Arial Black"/>
                <w:b/>
                <w:sz w:val="24"/>
              </w:rPr>
              <w:t xml:space="preserve"> and a Healthier Body Composition</w:t>
            </w:r>
          </w:p>
        </w:tc>
      </w:tr>
      <w:tr w:rsidR="008146DF" w14:paraId="5721EF0C" w14:textId="77777777" w:rsidTr="0075630A">
        <w:tc>
          <w:tcPr>
            <w:tcW w:w="2096" w:type="dxa"/>
          </w:tcPr>
          <w:p w14:paraId="1A009A1A" w14:textId="77777777" w:rsidR="008146DF" w:rsidRDefault="008146DF" w:rsidP="00E31452">
            <w:pPr>
              <w:pStyle w:val="BodyText"/>
              <w:jc w:val="center"/>
            </w:pPr>
            <w:r>
              <w:t>Body Composition /</w:t>
            </w:r>
          </w:p>
          <w:p w14:paraId="242484A1" w14:textId="77777777" w:rsidR="008146DF" w:rsidRDefault="008146DF" w:rsidP="00E31452">
            <w:pPr>
              <w:pStyle w:val="BodyText"/>
              <w:jc w:val="center"/>
            </w:pPr>
            <w:r>
              <w:t>Weight Management</w:t>
            </w:r>
          </w:p>
          <w:p w14:paraId="2800DC45" w14:textId="77777777" w:rsidR="008146DF" w:rsidRDefault="008146DF" w:rsidP="00E31452">
            <w:pPr>
              <w:jc w:val="center"/>
              <w:rPr>
                <w:rFonts w:ascii="Arial Narrow" w:hAnsi="Arial Narrow"/>
                <w:sz w:val="24"/>
              </w:rPr>
            </w:pPr>
            <w:r>
              <w:rPr>
                <w:rFonts w:ascii="Arial Narrow" w:hAnsi="Arial Narrow"/>
                <w:sz w:val="24"/>
              </w:rPr>
              <w:t>Key=</w:t>
            </w:r>
          </w:p>
          <w:p w14:paraId="12E6012E" w14:textId="061B7406" w:rsidR="008146DF" w:rsidRDefault="008146DF" w:rsidP="0075630A">
            <w:pPr>
              <w:jc w:val="center"/>
              <w:rPr>
                <w:rFonts w:ascii="Arial Narrow" w:hAnsi="Arial Narrow"/>
                <w:sz w:val="24"/>
              </w:rPr>
            </w:pPr>
            <w:r>
              <w:rPr>
                <w:rFonts w:ascii="Arial Narrow" w:hAnsi="Arial Narrow"/>
                <w:sz w:val="24"/>
              </w:rPr>
              <w:t>Balance Energy In vs.</w:t>
            </w:r>
            <w:r w:rsidR="0075630A">
              <w:rPr>
                <w:rFonts w:ascii="Arial Narrow" w:hAnsi="Arial Narrow"/>
                <w:sz w:val="24"/>
              </w:rPr>
              <w:t xml:space="preserve"> </w:t>
            </w:r>
            <w:r>
              <w:rPr>
                <w:rFonts w:ascii="Arial Narrow" w:hAnsi="Arial Narrow"/>
                <w:sz w:val="24"/>
              </w:rPr>
              <w:t>Energy out</w:t>
            </w:r>
          </w:p>
        </w:tc>
        <w:tc>
          <w:tcPr>
            <w:tcW w:w="1980" w:type="dxa"/>
          </w:tcPr>
          <w:p w14:paraId="1CC80260" w14:textId="77777777" w:rsidR="008146DF" w:rsidRDefault="008146DF" w:rsidP="00E31452">
            <w:pPr>
              <w:jc w:val="center"/>
              <w:rPr>
                <w:rFonts w:ascii="Arial Narrow" w:hAnsi="Arial Narrow"/>
                <w:sz w:val="24"/>
              </w:rPr>
            </w:pPr>
            <w:r>
              <w:rPr>
                <w:rFonts w:ascii="Arial Narrow" w:hAnsi="Arial Narrow"/>
                <w:sz w:val="24"/>
              </w:rPr>
              <w:t xml:space="preserve">Do </w:t>
            </w:r>
            <w:r w:rsidRPr="00D17C5E">
              <w:rPr>
                <w:rFonts w:ascii="Arial Narrow" w:hAnsi="Arial Narrow"/>
                <w:b/>
                <w:sz w:val="24"/>
              </w:rPr>
              <w:t>Cardio FITT</w:t>
            </w:r>
          </w:p>
          <w:p w14:paraId="400FED59" w14:textId="77777777" w:rsidR="008146DF" w:rsidRDefault="008146DF" w:rsidP="00E31452">
            <w:pPr>
              <w:jc w:val="center"/>
              <w:rPr>
                <w:rFonts w:ascii="Arial Narrow" w:hAnsi="Arial Narrow"/>
                <w:sz w:val="24"/>
              </w:rPr>
            </w:pPr>
            <w:r>
              <w:rPr>
                <w:rFonts w:ascii="Arial Narrow" w:hAnsi="Arial Narrow"/>
                <w:sz w:val="24"/>
              </w:rPr>
              <w:t>Goal=</w:t>
            </w:r>
          </w:p>
          <w:p w14:paraId="3E114C52" w14:textId="77777777" w:rsidR="008146DF" w:rsidRDefault="008146DF" w:rsidP="00E31452">
            <w:pPr>
              <w:jc w:val="center"/>
              <w:rPr>
                <w:rFonts w:ascii="Arial Narrow" w:hAnsi="Arial Narrow"/>
                <w:sz w:val="24"/>
              </w:rPr>
            </w:pPr>
            <w:r>
              <w:rPr>
                <w:rFonts w:ascii="Arial Narrow" w:hAnsi="Arial Narrow"/>
                <w:sz w:val="24"/>
              </w:rPr>
              <w:t>Caloric Expenditure</w:t>
            </w:r>
          </w:p>
          <w:p w14:paraId="38A9A93A" w14:textId="77777777" w:rsidR="008146DF" w:rsidRDefault="008146DF" w:rsidP="00E31452">
            <w:pPr>
              <w:jc w:val="center"/>
              <w:rPr>
                <w:rFonts w:ascii="Arial Narrow" w:hAnsi="Arial Narrow"/>
                <w:sz w:val="24"/>
              </w:rPr>
            </w:pPr>
          </w:p>
        </w:tc>
        <w:tc>
          <w:tcPr>
            <w:tcW w:w="1980" w:type="dxa"/>
          </w:tcPr>
          <w:p w14:paraId="5FCDDBD4" w14:textId="77777777" w:rsidR="008146DF" w:rsidRDefault="008146DF" w:rsidP="00E31452">
            <w:pPr>
              <w:jc w:val="center"/>
              <w:rPr>
                <w:rFonts w:ascii="Arial Narrow" w:hAnsi="Arial Narrow"/>
                <w:sz w:val="24"/>
              </w:rPr>
            </w:pPr>
            <w:r>
              <w:rPr>
                <w:rFonts w:ascii="Arial Narrow" w:hAnsi="Arial Narrow"/>
                <w:sz w:val="24"/>
              </w:rPr>
              <w:t xml:space="preserve">Do </w:t>
            </w:r>
            <w:r w:rsidRPr="00D17C5E">
              <w:rPr>
                <w:rFonts w:ascii="Arial Narrow" w:hAnsi="Arial Narrow"/>
                <w:b/>
                <w:sz w:val="24"/>
              </w:rPr>
              <w:t>Muscle FITT</w:t>
            </w:r>
            <w:r>
              <w:rPr>
                <w:rFonts w:ascii="Arial Narrow" w:hAnsi="Arial Narrow"/>
                <w:sz w:val="24"/>
              </w:rPr>
              <w:t xml:space="preserve"> </w:t>
            </w:r>
          </w:p>
          <w:p w14:paraId="777731F9" w14:textId="77777777" w:rsidR="008146DF" w:rsidRDefault="008146DF" w:rsidP="00E31452">
            <w:pPr>
              <w:jc w:val="center"/>
              <w:rPr>
                <w:rFonts w:ascii="Arial Narrow" w:hAnsi="Arial Narrow"/>
                <w:sz w:val="24"/>
              </w:rPr>
            </w:pPr>
            <w:r>
              <w:rPr>
                <w:rFonts w:ascii="Arial Narrow" w:hAnsi="Arial Narrow"/>
                <w:sz w:val="24"/>
              </w:rPr>
              <w:t>Goals=</w:t>
            </w:r>
          </w:p>
          <w:p w14:paraId="32C5151E" w14:textId="77777777" w:rsidR="008146DF" w:rsidRDefault="008146DF" w:rsidP="00E31452">
            <w:pPr>
              <w:jc w:val="center"/>
              <w:rPr>
                <w:rFonts w:ascii="Arial Narrow" w:hAnsi="Arial Narrow"/>
                <w:sz w:val="24"/>
              </w:rPr>
            </w:pPr>
            <w:r>
              <w:rPr>
                <w:rFonts w:ascii="Arial Narrow" w:hAnsi="Arial Narrow"/>
                <w:sz w:val="24"/>
              </w:rPr>
              <w:t xml:space="preserve">Caloric Expenditure </w:t>
            </w:r>
          </w:p>
          <w:p w14:paraId="4DC7FCE2" w14:textId="77777777" w:rsidR="008146DF" w:rsidRDefault="008146DF" w:rsidP="00E31452">
            <w:pPr>
              <w:jc w:val="center"/>
              <w:rPr>
                <w:rFonts w:ascii="Arial Narrow" w:hAnsi="Arial Narrow"/>
                <w:sz w:val="24"/>
              </w:rPr>
            </w:pPr>
            <w:r>
              <w:rPr>
                <w:rFonts w:ascii="Arial Black" w:hAnsi="Arial Black"/>
                <w:sz w:val="24"/>
              </w:rPr>
              <w:t xml:space="preserve">↑ </w:t>
            </w:r>
            <w:r>
              <w:rPr>
                <w:rFonts w:ascii="Arial Narrow" w:hAnsi="Arial Narrow"/>
                <w:sz w:val="24"/>
              </w:rPr>
              <w:t xml:space="preserve">muscle mass </w:t>
            </w:r>
          </w:p>
          <w:p w14:paraId="0C3D53E7" w14:textId="77777777" w:rsidR="008146DF" w:rsidRDefault="008146DF" w:rsidP="00E31452">
            <w:pPr>
              <w:jc w:val="center"/>
              <w:rPr>
                <w:rFonts w:ascii="Arial Narrow" w:hAnsi="Arial Narrow"/>
                <w:sz w:val="24"/>
              </w:rPr>
            </w:pPr>
            <w:r>
              <w:rPr>
                <w:rFonts w:ascii="Arial Black" w:hAnsi="Arial Black"/>
                <w:sz w:val="24"/>
              </w:rPr>
              <w:t>↑</w:t>
            </w:r>
            <w:r>
              <w:rPr>
                <w:rFonts w:ascii="Arial Narrow" w:hAnsi="Arial Narrow"/>
                <w:sz w:val="24"/>
              </w:rPr>
              <w:t xml:space="preserve"> metabolism</w:t>
            </w:r>
          </w:p>
        </w:tc>
        <w:tc>
          <w:tcPr>
            <w:tcW w:w="2676" w:type="dxa"/>
          </w:tcPr>
          <w:p w14:paraId="088455D7" w14:textId="77777777" w:rsidR="0075630A" w:rsidRDefault="008146DF" w:rsidP="00E31452">
            <w:pPr>
              <w:jc w:val="center"/>
              <w:rPr>
                <w:rFonts w:ascii="Arial Narrow" w:hAnsi="Arial Narrow"/>
                <w:sz w:val="24"/>
              </w:rPr>
            </w:pPr>
            <w:r>
              <w:rPr>
                <w:rFonts w:ascii="Arial Narrow" w:hAnsi="Arial Narrow"/>
                <w:sz w:val="24"/>
              </w:rPr>
              <w:t xml:space="preserve">Follow the </w:t>
            </w:r>
            <w:r w:rsidRPr="00D17C5E">
              <w:rPr>
                <w:rFonts w:ascii="Arial Narrow" w:hAnsi="Arial Narrow"/>
                <w:b/>
                <w:sz w:val="24"/>
              </w:rPr>
              <w:t>Canada Food</w:t>
            </w:r>
            <w:r>
              <w:rPr>
                <w:rFonts w:ascii="Arial Narrow" w:hAnsi="Arial Narrow"/>
                <w:sz w:val="24"/>
              </w:rPr>
              <w:t xml:space="preserve"> </w:t>
            </w:r>
            <w:r w:rsidRPr="00D17C5E">
              <w:rPr>
                <w:rFonts w:ascii="Arial Narrow" w:hAnsi="Arial Narrow"/>
                <w:b/>
                <w:sz w:val="24"/>
              </w:rPr>
              <w:t>Guide</w:t>
            </w:r>
            <w:r>
              <w:rPr>
                <w:rFonts w:ascii="Arial Narrow" w:hAnsi="Arial Narrow"/>
                <w:sz w:val="24"/>
              </w:rPr>
              <w:t xml:space="preserve"> for healthy eating</w:t>
            </w:r>
            <w:r w:rsidR="0075630A">
              <w:rPr>
                <w:rFonts w:ascii="Arial Narrow" w:hAnsi="Arial Narrow"/>
                <w:sz w:val="24"/>
              </w:rPr>
              <w:t>.</w:t>
            </w:r>
          </w:p>
          <w:p w14:paraId="27C88AAE" w14:textId="287A8EAC" w:rsidR="008146DF" w:rsidRDefault="0075630A" w:rsidP="00E31452">
            <w:pPr>
              <w:jc w:val="center"/>
              <w:rPr>
                <w:rFonts w:ascii="Arial Narrow" w:hAnsi="Arial Narrow"/>
                <w:sz w:val="24"/>
              </w:rPr>
            </w:pPr>
            <w:r>
              <w:rPr>
                <w:rFonts w:ascii="Arial Narrow" w:hAnsi="Arial Narrow"/>
                <w:sz w:val="24"/>
              </w:rPr>
              <w:t>Protein, grains, fruits and vegetables. Quality Food P</w:t>
            </w:r>
            <w:r w:rsidR="008146DF">
              <w:rPr>
                <w:rFonts w:ascii="Arial Narrow" w:hAnsi="Arial Narrow"/>
                <w:sz w:val="24"/>
              </w:rPr>
              <w:t>ortion control and control of caloric intake.</w:t>
            </w:r>
          </w:p>
        </w:tc>
        <w:tc>
          <w:tcPr>
            <w:tcW w:w="2183" w:type="dxa"/>
          </w:tcPr>
          <w:p w14:paraId="7B04E7BD" w14:textId="6E7EC1E2" w:rsidR="0075630A" w:rsidRPr="00D17C5E" w:rsidRDefault="0075630A" w:rsidP="00E31452">
            <w:pPr>
              <w:jc w:val="center"/>
              <w:rPr>
                <w:rFonts w:ascii="Arial Narrow" w:hAnsi="Arial Narrow"/>
                <w:b/>
                <w:sz w:val="24"/>
              </w:rPr>
            </w:pPr>
            <w:r w:rsidRPr="00D17C5E">
              <w:rPr>
                <w:rFonts w:ascii="Arial Narrow" w:hAnsi="Arial Narrow"/>
                <w:b/>
                <w:sz w:val="24"/>
              </w:rPr>
              <w:t>Daily Activity (30-60)</w:t>
            </w:r>
          </w:p>
          <w:p w14:paraId="63DF385A" w14:textId="77777777" w:rsidR="0075630A" w:rsidRDefault="008146DF" w:rsidP="00E31452">
            <w:pPr>
              <w:jc w:val="center"/>
              <w:rPr>
                <w:rFonts w:ascii="Arial Narrow" w:hAnsi="Arial Narrow"/>
                <w:sz w:val="24"/>
              </w:rPr>
            </w:pPr>
            <w:r>
              <w:rPr>
                <w:rFonts w:ascii="Arial Narrow" w:hAnsi="Arial Narrow"/>
                <w:sz w:val="24"/>
              </w:rPr>
              <w:t xml:space="preserve">Follow an active lifestyle </w:t>
            </w:r>
            <w:r w:rsidR="0075630A">
              <w:rPr>
                <w:rFonts w:ascii="Arial Narrow" w:hAnsi="Arial Narrow"/>
                <w:sz w:val="24"/>
              </w:rPr>
              <w:t xml:space="preserve">daily </w:t>
            </w:r>
          </w:p>
          <w:p w14:paraId="7A95927E" w14:textId="63C4B0B7" w:rsidR="008146DF" w:rsidRDefault="008146DF" w:rsidP="0075630A">
            <w:pPr>
              <w:jc w:val="center"/>
              <w:rPr>
                <w:rFonts w:ascii="Arial Narrow" w:hAnsi="Arial Narrow"/>
                <w:sz w:val="24"/>
              </w:rPr>
            </w:pPr>
            <w:r>
              <w:rPr>
                <w:rFonts w:ascii="Arial Narrow" w:hAnsi="Arial Narrow"/>
                <w:sz w:val="24"/>
              </w:rPr>
              <w:t xml:space="preserve"> =</w:t>
            </w:r>
            <w:r w:rsidR="0075630A">
              <w:rPr>
                <w:rFonts w:ascii="Arial Narrow" w:hAnsi="Arial Narrow"/>
                <w:sz w:val="24"/>
              </w:rPr>
              <w:t xml:space="preserve"> </w:t>
            </w:r>
            <w:r>
              <w:rPr>
                <w:rFonts w:ascii="Arial Narrow" w:hAnsi="Arial Narrow"/>
                <w:sz w:val="24"/>
              </w:rPr>
              <w:t>Increase in caloric expenditure</w:t>
            </w:r>
          </w:p>
        </w:tc>
      </w:tr>
    </w:tbl>
    <w:p w14:paraId="657B5BAE" w14:textId="77777777" w:rsidR="008146DF" w:rsidRDefault="008146DF" w:rsidP="008146DF">
      <w:pPr>
        <w:widowControl w:val="0"/>
        <w:rPr>
          <w:b/>
          <w:sz w:val="24"/>
        </w:rPr>
      </w:pPr>
    </w:p>
    <w:p w14:paraId="4878FFCC" w14:textId="0FE0F04B" w:rsidR="008146DF" w:rsidRDefault="008146DF" w:rsidP="008146DF">
      <w:pPr>
        <w:widowControl w:val="0"/>
        <w:rPr>
          <w:rFonts w:ascii="Arial Narrow" w:hAnsi="Arial Narrow"/>
          <w:sz w:val="24"/>
        </w:rPr>
      </w:pPr>
      <w:r>
        <w:rPr>
          <w:rFonts w:ascii="Arial Narrow" w:hAnsi="Arial Narrow"/>
          <w:sz w:val="24"/>
        </w:rPr>
        <w:t>Body composition refers your body’s ratio of fat compared to muscle and bone. Our body weight is determined by our fat weight and lean body weight (muscles, bones, skin and blood). A person can be overweight and extremely fit due to a high lean body weight (muscle mass) just as a person can be of low body weight but unfit with high body fat levels. As a result, using body weight as the sole indicator of health is ineffective and inaccurate. A look into your body composition can give information in relation to your nutrition</w:t>
      </w:r>
      <w:r w:rsidR="00CC6BFF">
        <w:rPr>
          <w:rFonts w:ascii="Arial Narrow" w:hAnsi="Arial Narrow"/>
          <w:sz w:val="24"/>
        </w:rPr>
        <w:t>, activity</w:t>
      </w:r>
      <w:r w:rsidR="0079341C">
        <w:rPr>
          <w:rFonts w:ascii="Arial Narrow" w:hAnsi="Arial Narrow"/>
          <w:sz w:val="24"/>
        </w:rPr>
        <w:t xml:space="preserve"> and </w:t>
      </w:r>
      <w:r w:rsidR="00CC6BFF">
        <w:rPr>
          <w:rFonts w:ascii="Arial Narrow" w:hAnsi="Arial Narrow"/>
          <w:sz w:val="24"/>
        </w:rPr>
        <w:t xml:space="preserve">lifestyle </w:t>
      </w:r>
      <w:r>
        <w:rPr>
          <w:rFonts w:ascii="Arial Narrow" w:hAnsi="Arial Narrow"/>
          <w:sz w:val="24"/>
        </w:rPr>
        <w:t>needs and habits as well as your health status and risk for disease.</w:t>
      </w:r>
      <w:r w:rsidR="0079341C">
        <w:rPr>
          <w:rFonts w:ascii="Arial Narrow" w:hAnsi="Arial Narrow"/>
          <w:sz w:val="24"/>
        </w:rPr>
        <w:t xml:space="preserve"> It should be noted that Body Composition is only one component of physical health. As we have learned through the previous chapters it is also extremely important to </w:t>
      </w:r>
      <w:r w:rsidR="0075630A">
        <w:rPr>
          <w:rFonts w:ascii="Arial Narrow" w:hAnsi="Arial Narrow"/>
          <w:sz w:val="24"/>
        </w:rPr>
        <w:t>consider</w:t>
      </w:r>
      <w:r w:rsidR="0079341C">
        <w:rPr>
          <w:rFonts w:ascii="Arial Narrow" w:hAnsi="Arial Narrow"/>
          <w:sz w:val="24"/>
        </w:rPr>
        <w:t xml:space="preserve"> overall health, blood pressure, resting heart rate, cardiovascular fitness, mental health, nutrition, muscle strength and endurance, hygiene and heredity. </w:t>
      </w:r>
      <w:r>
        <w:rPr>
          <w:rFonts w:ascii="Arial Narrow" w:hAnsi="Arial Narrow"/>
          <w:sz w:val="24"/>
        </w:rPr>
        <w:t xml:space="preserve">  </w:t>
      </w:r>
    </w:p>
    <w:p w14:paraId="64FA09ED" w14:textId="77777777" w:rsidR="008146DF" w:rsidRPr="0079341C" w:rsidRDefault="008146DF" w:rsidP="008146DF">
      <w:pPr>
        <w:widowControl w:val="0"/>
        <w:rPr>
          <w:rFonts w:ascii="Arial Narrow" w:hAnsi="Arial Narrow"/>
          <w:sz w:val="12"/>
        </w:rPr>
      </w:pPr>
    </w:p>
    <w:p w14:paraId="675BBA9D" w14:textId="77777777" w:rsidR="008146DF" w:rsidRDefault="008146DF" w:rsidP="008146DF">
      <w:pPr>
        <w:widowControl w:val="0"/>
        <w:rPr>
          <w:rFonts w:ascii="Arial Narrow" w:hAnsi="Arial Narrow"/>
          <w:sz w:val="24"/>
        </w:rPr>
      </w:pPr>
      <w:r>
        <w:rPr>
          <w:rFonts w:ascii="Arial Narrow" w:hAnsi="Arial Narrow"/>
          <w:sz w:val="24"/>
        </w:rPr>
        <w:t>Components of Lean Body Weight:</w:t>
      </w:r>
      <w:r>
        <w:rPr>
          <w:rFonts w:ascii="Arial Narrow" w:hAnsi="Arial Narrow"/>
          <w:sz w:val="24"/>
        </w:rPr>
        <w:tab/>
        <w:t>Muscles, bones, skin, organs, water</w:t>
      </w:r>
    </w:p>
    <w:p w14:paraId="4512F9FE" w14:textId="77777777" w:rsidR="008146DF" w:rsidRDefault="008146DF" w:rsidP="008146DF">
      <w:pPr>
        <w:widowControl w:val="0"/>
        <w:rPr>
          <w:rFonts w:ascii="Arial Narrow" w:hAnsi="Arial Narrow"/>
          <w:sz w:val="24"/>
        </w:rPr>
      </w:pPr>
      <w:r>
        <w:rPr>
          <w:rFonts w:ascii="Arial Narrow" w:hAnsi="Arial Narrow"/>
          <w:sz w:val="24"/>
        </w:rPr>
        <w:t>Components of Body Fat Weight:</w:t>
      </w:r>
      <w:r>
        <w:rPr>
          <w:rFonts w:ascii="Arial Narrow" w:hAnsi="Arial Narrow"/>
          <w:sz w:val="24"/>
        </w:rPr>
        <w:tab/>
        <w:t>Blood fat, adipose tissue (subcutaneous and visceral)</w:t>
      </w:r>
    </w:p>
    <w:p w14:paraId="69E1F016" w14:textId="77777777" w:rsidR="00A05D33" w:rsidRPr="0075630A" w:rsidRDefault="00A05D33" w:rsidP="00A05D33">
      <w:pPr>
        <w:widowControl w:val="0"/>
        <w:rPr>
          <w:rFonts w:ascii="Arial Narrow" w:hAnsi="Arial Narrow"/>
          <w:sz w:val="14"/>
        </w:rPr>
      </w:pPr>
    </w:p>
    <w:p w14:paraId="7ABE4704" w14:textId="792DB767" w:rsidR="00A05D33" w:rsidRDefault="00A05D33" w:rsidP="00A05D33">
      <w:pPr>
        <w:widowControl w:val="0"/>
        <w:rPr>
          <w:rFonts w:ascii="Arial Narrow" w:hAnsi="Arial Narrow"/>
          <w:sz w:val="24"/>
        </w:rPr>
      </w:pPr>
      <w:r>
        <w:rPr>
          <w:rFonts w:ascii="Arial Narrow" w:hAnsi="Arial Narrow"/>
          <w:sz w:val="24"/>
        </w:rPr>
        <w:t>A recommended amount of body fat is necessary in order for our bodies to function properly. Too little or too much fat can cause various health risks.</w:t>
      </w:r>
    </w:p>
    <w:p w14:paraId="70B76A59" w14:textId="77777777" w:rsidR="00A05D33" w:rsidRDefault="00A05D33" w:rsidP="00A05D33">
      <w:pPr>
        <w:widowControl w:val="0"/>
        <w:rPr>
          <w:rFonts w:ascii="Arial Narrow" w:hAnsi="Arial Narrow"/>
          <w:sz w:val="24"/>
        </w:rPr>
      </w:pPr>
      <w:r>
        <w:rPr>
          <w:rFonts w:ascii="Arial Narrow" w:hAnsi="Arial Narrow"/>
          <w:sz w:val="24"/>
        </w:rPr>
        <w:t xml:space="preserve">Health risks associated with </w:t>
      </w:r>
      <w:r>
        <w:rPr>
          <w:rFonts w:ascii="Arial Narrow" w:hAnsi="Arial Narrow"/>
          <w:b/>
          <w:sz w:val="24"/>
        </w:rPr>
        <w:t>high body fat</w:t>
      </w:r>
      <w:r>
        <w:rPr>
          <w:rFonts w:ascii="Arial Narrow" w:hAnsi="Arial Narrow"/>
          <w:sz w:val="24"/>
        </w:rPr>
        <w:t xml:space="preserve">: </w:t>
      </w:r>
    </w:p>
    <w:p w14:paraId="4777C8F3" w14:textId="77777777" w:rsidR="00A05D33" w:rsidRDefault="00A05D33" w:rsidP="00A05D33">
      <w:pPr>
        <w:widowControl w:val="0"/>
        <w:numPr>
          <w:ilvl w:val="0"/>
          <w:numId w:val="54"/>
        </w:numPr>
        <w:tabs>
          <w:tab w:val="left" w:pos="-1440"/>
        </w:tabs>
        <w:rPr>
          <w:rFonts w:ascii="Arial Narrow" w:hAnsi="Arial Narrow"/>
          <w:sz w:val="24"/>
        </w:rPr>
      </w:pPr>
      <w:r>
        <w:rPr>
          <w:rFonts w:ascii="Arial Narrow" w:hAnsi="Arial Narrow"/>
          <w:sz w:val="24"/>
        </w:rPr>
        <w:t>High blood pressure, diabetes, heart disease, low back + joint problems.</w:t>
      </w:r>
    </w:p>
    <w:p w14:paraId="5964EC6A" w14:textId="77777777" w:rsidR="00A05D33" w:rsidRDefault="00A05D33" w:rsidP="00A05D33">
      <w:pPr>
        <w:widowControl w:val="0"/>
        <w:rPr>
          <w:rFonts w:ascii="Arial Narrow" w:hAnsi="Arial Narrow"/>
          <w:sz w:val="24"/>
        </w:rPr>
      </w:pPr>
      <w:r>
        <w:rPr>
          <w:rFonts w:ascii="Arial Narrow" w:hAnsi="Arial Narrow"/>
          <w:sz w:val="24"/>
        </w:rPr>
        <w:t xml:space="preserve">Health risks associated with </w:t>
      </w:r>
      <w:r>
        <w:rPr>
          <w:rFonts w:ascii="Arial Narrow" w:hAnsi="Arial Narrow"/>
          <w:b/>
          <w:sz w:val="24"/>
        </w:rPr>
        <w:t>low body fat</w:t>
      </w:r>
      <w:r>
        <w:rPr>
          <w:rFonts w:ascii="Arial Narrow" w:hAnsi="Arial Narrow"/>
          <w:sz w:val="24"/>
        </w:rPr>
        <w:t>:</w:t>
      </w:r>
    </w:p>
    <w:p w14:paraId="0FCE8C0E" w14:textId="77777777" w:rsidR="00A05D33" w:rsidRDefault="00A05D33" w:rsidP="00A05D33">
      <w:pPr>
        <w:widowControl w:val="0"/>
        <w:numPr>
          <w:ilvl w:val="0"/>
          <w:numId w:val="54"/>
        </w:numPr>
        <w:tabs>
          <w:tab w:val="left" w:pos="-1440"/>
        </w:tabs>
        <w:rPr>
          <w:rFonts w:ascii="Arial Narrow" w:hAnsi="Arial Narrow"/>
          <w:sz w:val="24"/>
        </w:rPr>
      </w:pPr>
      <w:r>
        <w:rPr>
          <w:rFonts w:ascii="Arial Narrow" w:hAnsi="Arial Narrow"/>
          <w:sz w:val="24"/>
        </w:rPr>
        <w:t xml:space="preserve">Low blood pressure, malnutrition, low energy levels, stress on the heart, </w:t>
      </w:r>
      <w:r w:rsidRPr="00CD2438">
        <w:rPr>
          <w:rFonts w:ascii="Arial Narrow" w:hAnsi="Arial Narrow"/>
          <w:sz w:val="24"/>
          <w:shd w:val="clear" w:color="auto" w:fill="FFFFFF"/>
        </w:rPr>
        <w:t>Amenorrhea</w:t>
      </w:r>
    </w:p>
    <w:p w14:paraId="01DFBDFF" w14:textId="77777777" w:rsidR="00A05D33" w:rsidRDefault="00A05D33" w:rsidP="00A05D33">
      <w:pPr>
        <w:widowControl w:val="0"/>
        <w:rPr>
          <w:rFonts w:ascii="Arial Narrow" w:hAnsi="Arial Narrow"/>
          <w:sz w:val="24"/>
        </w:rPr>
      </w:pPr>
      <w:r>
        <w:rPr>
          <w:rFonts w:ascii="Arial Narrow" w:hAnsi="Arial Narrow"/>
          <w:sz w:val="24"/>
        </w:rPr>
        <w:t xml:space="preserve">Health risks associated with </w:t>
      </w:r>
      <w:r>
        <w:rPr>
          <w:rFonts w:ascii="Arial Narrow" w:hAnsi="Arial Narrow"/>
          <w:b/>
          <w:sz w:val="24"/>
        </w:rPr>
        <w:t>low muscle mass</w:t>
      </w:r>
      <w:r>
        <w:rPr>
          <w:rFonts w:ascii="Arial Narrow" w:hAnsi="Arial Narrow"/>
          <w:sz w:val="24"/>
        </w:rPr>
        <w:t>:</w:t>
      </w:r>
    </w:p>
    <w:p w14:paraId="7F8888FE" w14:textId="77777777" w:rsidR="00A05D33" w:rsidRDefault="00A05D33" w:rsidP="00A05D33">
      <w:pPr>
        <w:widowControl w:val="0"/>
        <w:numPr>
          <w:ilvl w:val="0"/>
          <w:numId w:val="54"/>
        </w:numPr>
        <w:tabs>
          <w:tab w:val="left" w:pos="-1440"/>
        </w:tabs>
        <w:rPr>
          <w:rFonts w:ascii="Arial Narrow" w:hAnsi="Arial Narrow"/>
          <w:sz w:val="24"/>
        </w:rPr>
      </w:pPr>
      <w:r>
        <w:rPr>
          <w:rFonts w:ascii="Arial Narrow" w:hAnsi="Arial Narrow"/>
          <w:sz w:val="24"/>
        </w:rPr>
        <w:t>Muscle and joint injury, poor muscular strength endurance, low metabolism.</w:t>
      </w:r>
    </w:p>
    <w:p w14:paraId="7E899641" w14:textId="77777777" w:rsidR="00A05D33" w:rsidRPr="0075630A" w:rsidRDefault="00A05D33" w:rsidP="00A05D33">
      <w:pPr>
        <w:widowControl w:val="0"/>
        <w:numPr>
          <w:ilvl w:val="12"/>
          <w:numId w:val="0"/>
        </w:numPr>
        <w:spacing w:line="215" w:lineRule="auto"/>
        <w:rPr>
          <w:rFonts w:ascii="Arial Narrow" w:hAnsi="Arial Narrow"/>
          <w:color w:val="000000" w:themeColor="text1"/>
          <w:sz w:val="14"/>
        </w:rPr>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801"/>
        <w:gridCol w:w="3802"/>
      </w:tblGrid>
      <w:tr w:rsidR="0075630A" w:rsidRPr="002439F2" w14:paraId="0A3591C7" w14:textId="77777777" w:rsidTr="004B676B">
        <w:tc>
          <w:tcPr>
            <w:tcW w:w="10795" w:type="dxa"/>
            <w:gridSpan w:val="3"/>
            <w:shd w:val="clear" w:color="auto" w:fill="auto"/>
          </w:tcPr>
          <w:p w14:paraId="0059A5AD" w14:textId="28751D48" w:rsidR="0075630A" w:rsidRPr="002439F2" w:rsidRDefault="0075630A" w:rsidP="0075630A">
            <w:pPr>
              <w:widowControl w:val="0"/>
              <w:numPr>
                <w:ilvl w:val="12"/>
                <w:numId w:val="0"/>
              </w:numPr>
              <w:spacing w:line="215" w:lineRule="auto"/>
              <w:jc w:val="center"/>
              <w:rPr>
                <w:rFonts w:ascii="Arial" w:hAnsi="Arial" w:cs="Arial"/>
                <w:b/>
                <w:color w:val="000000" w:themeColor="text1"/>
                <w:sz w:val="24"/>
              </w:rPr>
            </w:pPr>
            <w:r w:rsidRPr="002439F2">
              <w:rPr>
                <w:rFonts w:ascii="Arial" w:hAnsi="Arial" w:cs="Arial"/>
                <w:b/>
                <w:color w:val="000000" w:themeColor="text1"/>
                <w:sz w:val="24"/>
              </w:rPr>
              <w:t>General Body Fat Guidelines for Males and Females</w:t>
            </w:r>
          </w:p>
        </w:tc>
      </w:tr>
      <w:tr w:rsidR="00A05D33" w:rsidRPr="002439F2" w14:paraId="54F68D44" w14:textId="77777777" w:rsidTr="004B676B">
        <w:tc>
          <w:tcPr>
            <w:tcW w:w="3192" w:type="dxa"/>
            <w:shd w:val="clear" w:color="auto" w:fill="auto"/>
          </w:tcPr>
          <w:p w14:paraId="7F5639F0" w14:textId="77777777" w:rsidR="00A05D33" w:rsidRPr="002439F2" w:rsidRDefault="00A05D33" w:rsidP="004B676B">
            <w:pPr>
              <w:widowControl w:val="0"/>
              <w:numPr>
                <w:ilvl w:val="12"/>
                <w:numId w:val="0"/>
              </w:numPr>
              <w:spacing w:line="215" w:lineRule="auto"/>
              <w:rPr>
                <w:rFonts w:ascii="Arial" w:hAnsi="Arial" w:cs="Arial"/>
                <w:b/>
                <w:color w:val="000000" w:themeColor="text1"/>
                <w:sz w:val="24"/>
              </w:rPr>
            </w:pPr>
            <w:r w:rsidRPr="002439F2">
              <w:rPr>
                <w:rFonts w:ascii="Arial" w:hAnsi="Arial" w:cs="Arial"/>
                <w:b/>
                <w:color w:val="000000" w:themeColor="text1"/>
                <w:sz w:val="24"/>
              </w:rPr>
              <w:t xml:space="preserve">Group </w:t>
            </w:r>
          </w:p>
        </w:tc>
        <w:tc>
          <w:tcPr>
            <w:tcW w:w="3801" w:type="dxa"/>
            <w:shd w:val="clear" w:color="auto" w:fill="auto"/>
          </w:tcPr>
          <w:p w14:paraId="29F9B5FB" w14:textId="77777777" w:rsidR="00A05D33" w:rsidRPr="002439F2" w:rsidRDefault="00A05D33" w:rsidP="004B676B">
            <w:pPr>
              <w:widowControl w:val="0"/>
              <w:numPr>
                <w:ilvl w:val="12"/>
                <w:numId w:val="0"/>
              </w:numPr>
              <w:spacing w:line="215" w:lineRule="auto"/>
              <w:jc w:val="center"/>
              <w:rPr>
                <w:rFonts w:ascii="Arial" w:hAnsi="Arial" w:cs="Arial"/>
                <w:b/>
                <w:color w:val="000000" w:themeColor="text1"/>
                <w:sz w:val="24"/>
              </w:rPr>
            </w:pPr>
            <w:r w:rsidRPr="002439F2">
              <w:rPr>
                <w:rFonts w:ascii="Arial" w:hAnsi="Arial" w:cs="Arial"/>
                <w:b/>
                <w:color w:val="000000" w:themeColor="text1"/>
                <w:sz w:val="24"/>
              </w:rPr>
              <w:t>Males</w:t>
            </w:r>
          </w:p>
        </w:tc>
        <w:tc>
          <w:tcPr>
            <w:tcW w:w="3802" w:type="dxa"/>
            <w:shd w:val="clear" w:color="auto" w:fill="auto"/>
          </w:tcPr>
          <w:p w14:paraId="6BC73985" w14:textId="77777777" w:rsidR="00A05D33" w:rsidRPr="002439F2" w:rsidRDefault="00A05D33" w:rsidP="004B676B">
            <w:pPr>
              <w:widowControl w:val="0"/>
              <w:numPr>
                <w:ilvl w:val="12"/>
                <w:numId w:val="0"/>
              </w:numPr>
              <w:spacing w:line="215" w:lineRule="auto"/>
              <w:jc w:val="center"/>
              <w:rPr>
                <w:rFonts w:ascii="Arial" w:hAnsi="Arial" w:cs="Arial"/>
                <w:b/>
                <w:color w:val="000000" w:themeColor="text1"/>
                <w:sz w:val="24"/>
              </w:rPr>
            </w:pPr>
            <w:r w:rsidRPr="002439F2">
              <w:rPr>
                <w:rFonts w:ascii="Arial" w:hAnsi="Arial" w:cs="Arial"/>
                <w:b/>
                <w:color w:val="000000" w:themeColor="text1"/>
                <w:sz w:val="24"/>
              </w:rPr>
              <w:t>Females</w:t>
            </w:r>
          </w:p>
        </w:tc>
      </w:tr>
      <w:tr w:rsidR="00A05D33" w:rsidRPr="002439F2" w14:paraId="3A991518" w14:textId="77777777" w:rsidTr="004B676B">
        <w:tc>
          <w:tcPr>
            <w:tcW w:w="3192" w:type="dxa"/>
            <w:shd w:val="clear" w:color="auto" w:fill="auto"/>
          </w:tcPr>
          <w:p w14:paraId="11963D8D" w14:textId="77777777" w:rsidR="00A05D33" w:rsidRPr="002439F2" w:rsidRDefault="00A05D33" w:rsidP="004B676B">
            <w:pPr>
              <w:widowControl w:val="0"/>
              <w:numPr>
                <w:ilvl w:val="12"/>
                <w:numId w:val="0"/>
              </w:numPr>
              <w:spacing w:line="215" w:lineRule="auto"/>
              <w:rPr>
                <w:rFonts w:ascii="Arial Narrow" w:hAnsi="Arial Narrow"/>
                <w:color w:val="000000" w:themeColor="text1"/>
                <w:sz w:val="24"/>
              </w:rPr>
            </w:pPr>
            <w:r w:rsidRPr="002439F2">
              <w:rPr>
                <w:rFonts w:ascii="Arial Narrow" w:hAnsi="Arial Narrow"/>
                <w:color w:val="000000" w:themeColor="text1"/>
                <w:sz w:val="24"/>
              </w:rPr>
              <w:t xml:space="preserve">Essential Fat </w:t>
            </w:r>
          </w:p>
        </w:tc>
        <w:tc>
          <w:tcPr>
            <w:tcW w:w="3801" w:type="dxa"/>
            <w:shd w:val="clear" w:color="auto" w:fill="auto"/>
          </w:tcPr>
          <w:p w14:paraId="4BC40783" w14:textId="77777777" w:rsidR="00A05D33" w:rsidRPr="002439F2" w:rsidRDefault="00A05D33" w:rsidP="004B676B">
            <w:pPr>
              <w:widowControl w:val="0"/>
              <w:numPr>
                <w:ilvl w:val="12"/>
                <w:numId w:val="0"/>
              </w:numPr>
              <w:spacing w:line="215" w:lineRule="auto"/>
              <w:jc w:val="center"/>
              <w:rPr>
                <w:rFonts w:ascii="Arial Narrow" w:hAnsi="Arial Narrow"/>
                <w:color w:val="000000" w:themeColor="text1"/>
                <w:sz w:val="24"/>
              </w:rPr>
            </w:pPr>
            <w:r w:rsidRPr="002439F2">
              <w:rPr>
                <w:rFonts w:ascii="Arial Narrow" w:hAnsi="Arial Narrow"/>
                <w:color w:val="000000" w:themeColor="text1"/>
                <w:sz w:val="24"/>
              </w:rPr>
              <w:t>2 - 5 %</w:t>
            </w:r>
          </w:p>
        </w:tc>
        <w:tc>
          <w:tcPr>
            <w:tcW w:w="3802" w:type="dxa"/>
            <w:shd w:val="clear" w:color="auto" w:fill="auto"/>
          </w:tcPr>
          <w:p w14:paraId="3A611CC2" w14:textId="77777777" w:rsidR="00A05D33" w:rsidRPr="002439F2" w:rsidRDefault="00A05D33" w:rsidP="004B676B">
            <w:pPr>
              <w:widowControl w:val="0"/>
              <w:numPr>
                <w:ilvl w:val="12"/>
                <w:numId w:val="0"/>
              </w:numPr>
              <w:spacing w:line="215" w:lineRule="auto"/>
              <w:jc w:val="center"/>
              <w:rPr>
                <w:rFonts w:ascii="Arial Narrow" w:hAnsi="Arial Narrow"/>
                <w:color w:val="000000" w:themeColor="text1"/>
                <w:sz w:val="24"/>
              </w:rPr>
            </w:pPr>
            <w:r w:rsidRPr="002439F2">
              <w:rPr>
                <w:rFonts w:ascii="Arial Narrow" w:hAnsi="Arial Narrow"/>
                <w:color w:val="000000" w:themeColor="text1"/>
                <w:sz w:val="24"/>
              </w:rPr>
              <w:t>10 - 13 %</w:t>
            </w:r>
          </w:p>
        </w:tc>
      </w:tr>
      <w:tr w:rsidR="00A05D33" w:rsidRPr="002439F2" w14:paraId="3DB592F6" w14:textId="77777777" w:rsidTr="004B676B">
        <w:tc>
          <w:tcPr>
            <w:tcW w:w="3192" w:type="dxa"/>
            <w:shd w:val="clear" w:color="auto" w:fill="auto"/>
          </w:tcPr>
          <w:p w14:paraId="1DCB12A9" w14:textId="77777777" w:rsidR="00A05D33" w:rsidRPr="002439F2" w:rsidRDefault="00A05D33" w:rsidP="004B676B">
            <w:pPr>
              <w:widowControl w:val="0"/>
              <w:numPr>
                <w:ilvl w:val="12"/>
                <w:numId w:val="0"/>
              </w:numPr>
              <w:spacing w:line="215" w:lineRule="auto"/>
              <w:rPr>
                <w:rFonts w:ascii="Arial Narrow" w:hAnsi="Arial Narrow"/>
                <w:color w:val="000000" w:themeColor="text1"/>
                <w:sz w:val="24"/>
              </w:rPr>
            </w:pPr>
            <w:r w:rsidRPr="002439F2">
              <w:rPr>
                <w:rFonts w:ascii="Arial Narrow" w:hAnsi="Arial Narrow"/>
                <w:color w:val="000000" w:themeColor="text1"/>
                <w:sz w:val="24"/>
              </w:rPr>
              <w:t xml:space="preserve">Elite Athlete (depends on sport) </w:t>
            </w:r>
          </w:p>
        </w:tc>
        <w:tc>
          <w:tcPr>
            <w:tcW w:w="3801" w:type="dxa"/>
            <w:shd w:val="clear" w:color="auto" w:fill="auto"/>
          </w:tcPr>
          <w:p w14:paraId="1297A82D" w14:textId="77777777" w:rsidR="00A05D33" w:rsidRPr="002439F2" w:rsidRDefault="00A05D33" w:rsidP="004B676B">
            <w:pPr>
              <w:widowControl w:val="0"/>
              <w:numPr>
                <w:ilvl w:val="12"/>
                <w:numId w:val="0"/>
              </w:numPr>
              <w:spacing w:line="215" w:lineRule="auto"/>
              <w:jc w:val="center"/>
              <w:rPr>
                <w:rFonts w:ascii="Arial Narrow" w:hAnsi="Arial Narrow"/>
                <w:color w:val="000000" w:themeColor="text1"/>
                <w:sz w:val="24"/>
              </w:rPr>
            </w:pPr>
            <w:r w:rsidRPr="002439F2">
              <w:rPr>
                <w:rFonts w:ascii="Arial Narrow" w:hAnsi="Arial Narrow"/>
                <w:color w:val="000000" w:themeColor="text1"/>
                <w:sz w:val="24"/>
              </w:rPr>
              <w:t>6 – 13 %</w:t>
            </w:r>
          </w:p>
        </w:tc>
        <w:tc>
          <w:tcPr>
            <w:tcW w:w="3802" w:type="dxa"/>
            <w:shd w:val="clear" w:color="auto" w:fill="auto"/>
          </w:tcPr>
          <w:p w14:paraId="5F1B8476" w14:textId="77777777" w:rsidR="00A05D33" w:rsidRPr="002439F2" w:rsidRDefault="00A05D33" w:rsidP="004B676B">
            <w:pPr>
              <w:widowControl w:val="0"/>
              <w:numPr>
                <w:ilvl w:val="12"/>
                <w:numId w:val="0"/>
              </w:numPr>
              <w:spacing w:line="215" w:lineRule="auto"/>
              <w:jc w:val="center"/>
              <w:rPr>
                <w:rFonts w:ascii="Arial Narrow" w:hAnsi="Arial Narrow"/>
                <w:color w:val="000000" w:themeColor="text1"/>
                <w:sz w:val="24"/>
              </w:rPr>
            </w:pPr>
            <w:r w:rsidRPr="002439F2">
              <w:rPr>
                <w:rFonts w:ascii="Arial Narrow" w:hAnsi="Arial Narrow"/>
                <w:color w:val="000000" w:themeColor="text1"/>
                <w:sz w:val="24"/>
              </w:rPr>
              <w:t>14 – 20 %</w:t>
            </w:r>
          </w:p>
        </w:tc>
      </w:tr>
      <w:tr w:rsidR="00A05D33" w:rsidRPr="002439F2" w14:paraId="206B8DCD" w14:textId="77777777" w:rsidTr="004B676B">
        <w:tc>
          <w:tcPr>
            <w:tcW w:w="3192" w:type="dxa"/>
            <w:shd w:val="clear" w:color="auto" w:fill="auto"/>
          </w:tcPr>
          <w:p w14:paraId="79D3B703" w14:textId="77777777" w:rsidR="00A05D33" w:rsidRPr="002439F2" w:rsidRDefault="00A05D33" w:rsidP="004B676B">
            <w:pPr>
              <w:widowControl w:val="0"/>
              <w:numPr>
                <w:ilvl w:val="12"/>
                <w:numId w:val="0"/>
              </w:numPr>
              <w:spacing w:line="215" w:lineRule="auto"/>
              <w:rPr>
                <w:rFonts w:ascii="Arial Narrow" w:hAnsi="Arial Narrow"/>
                <w:color w:val="000000" w:themeColor="text1"/>
                <w:sz w:val="24"/>
              </w:rPr>
            </w:pPr>
            <w:r w:rsidRPr="002439F2">
              <w:rPr>
                <w:rFonts w:ascii="Arial Narrow" w:hAnsi="Arial Narrow"/>
                <w:color w:val="000000" w:themeColor="text1"/>
                <w:sz w:val="24"/>
              </w:rPr>
              <w:t xml:space="preserve">Healthy </w:t>
            </w:r>
          </w:p>
        </w:tc>
        <w:tc>
          <w:tcPr>
            <w:tcW w:w="3801" w:type="dxa"/>
            <w:shd w:val="clear" w:color="auto" w:fill="auto"/>
          </w:tcPr>
          <w:p w14:paraId="4A20F184" w14:textId="77777777" w:rsidR="00A05D33" w:rsidRPr="002439F2" w:rsidRDefault="00A05D33" w:rsidP="004B676B">
            <w:pPr>
              <w:widowControl w:val="0"/>
              <w:numPr>
                <w:ilvl w:val="12"/>
                <w:numId w:val="0"/>
              </w:numPr>
              <w:spacing w:line="215" w:lineRule="auto"/>
              <w:jc w:val="center"/>
              <w:rPr>
                <w:rFonts w:ascii="Arial Narrow" w:hAnsi="Arial Narrow"/>
                <w:color w:val="000000" w:themeColor="text1"/>
                <w:sz w:val="24"/>
              </w:rPr>
            </w:pPr>
            <w:r w:rsidRPr="002439F2">
              <w:rPr>
                <w:rFonts w:ascii="Arial Narrow" w:hAnsi="Arial Narrow"/>
                <w:color w:val="000000" w:themeColor="text1"/>
                <w:sz w:val="24"/>
              </w:rPr>
              <w:t>10 – 15 %</w:t>
            </w:r>
          </w:p>
        </w:tc>
        <w:tc>
          <w:tcPr>
            <w:tcW w:w="3802" w:type="dxa"/>
            <w:shd w:val="clear" w:color="auto" w:fill="auto"/>
          </w:tcPr>
          <w:p w14:paraId="6CDE1F81" w14:textId="77777777" w:rsidR="00A05D33" w:rsidRPr="002439F2" w:rsidRDefault="00A05D33" w:rsidP="004B676B">
            <w:pPr>
              <w:widowControl w:val="0"/>
              <w:numPr>
                <w:ilvl w:val="12"/>
                <w:numId w:val="0"/>
              </w:numPr>
              <w:spacing w:line="215" w:lineRule="auto"/>
              <w:jc w:val="center"/>
              <w:rPr>
                <w:rFonts w:ascii="Arial Narrow" w:hAnsi="Arial Narrow"/>
                <w:color w:val="000000" w:themeColor="text1"/>
                <w:sz w:val="24"/>
              </w:rPr>
            </w:pPr>
            <w:r w:rsidRPr="002439F2">
              <w:rPr>
                <w:rFonts w:ascii="Arial Narrow" w:hAnsi="Arial Narrow"/>
                <w:color w:val="000000" w:themeColor="text1"/>
                <w:sz w:val="24"/>
              </w:rPr>
              <w:t>18 – 25%</w:t>
            </w:r>
          </w:p>
        </w:tc>
      </w:tr>
      <w:tr w:rsidR="00A05D33" w:rsidRPr="002439F2" w14:paraId="7F7FAA80" w14:textId="77777777" w:rsidTr="004B676B">
        <w:tc>
          <w:tcPr>
            <w:tcW w:w="3192" w:type="dxa"/>
            <w:shd w:val="clear" w:color="auto" w:fill="auto"/>
          </w:tcPr>
          <w:p w14:paraId="592BC7B7" w14:textId="77777777" w:rsidR="00A05D33" w:rsidRPr="002439F2" w:rsidRDefault="00A05D33" w:rsidP="004B676B">
            <w:pPr>
              <w:widowControl w:val="0"/>
              <w:numPr>
                <w:ilvl w:val="12"/>
                <w:numId w:val="0"/>
              </w:numPr>
              <w:spacing w:line="215" w:lineRule="auto"/>
              <w:rPr>
                <w:rFonts w:ascii="Arial Narrow" w:hAnsi="Arial Narrow"/>
                <w:color w:val="000000" w:themeColor="text1"/>
                <w:sz w:val="24"/>
              </w:rPr>
            </w:pPr>
            <w:r w:rsidRPr="002439F2">
              <w:rPr>
                <w:rFonts w:ascii="Arial Narrow" w:hAnsi="Arial Narrow"/>
                <w:color w:val="000000" w:themeColor="text1"/>
                <w:sz w:val="24"/>
              </w:rPr>
              <w:t>Average Population</w:t>
            </w:r>
          </w:p>
        </w:tc>
        <w:tc>
          <w:tcPr>
            <w:tcW w:w="3801" w:type="dxa"/>
            <w:shd w:val="clear" w:color="auto" w:fill="auto"/>
          </w:tcPr>
          <w:p w14:paraId="7F9993F0" w14:textId="77777777" w:rsidR="00A05D33" w:rsidRPr="002439F2" w:rsidRDefault="00A05D33" w:rsidP="004B676B">
            <w:pPr>
              <w:widowControl w:val="0"/>
              <w:numPr>
                <w:ilvl w:val="12"/>
                <w:numId w:val="0"/>
              </w:numPr>
              <w:spacing w:line="215" w:lineRule="auto"/>
              <w:jc w:val="center"/>
              <w:rPr>
                <w:rFonts w:ascii="Arial Narrow" w:hAnsi="Arial Narrow"/>
                <w:color w:val="000000" w:themeColor="text1"/>
                <w:sz w:val="24"/>
              </w:rPr>
            </w:pPr>
            <w:r w:rsidRPr="002439F2">
              <w:rPr>
                <w:rFonts w:ascii="Arial Narrow" w:hAnsi="Arial Narrow"/>
                <w:color w:val="000000" w:themeColor="text1"/>
                <w:sz w:val="24"/>
              </w:rPr>
              <w:t>16 – 24 %</w:t>
            </w:r>
          </w:p>
        </w:tc>
        <w:tc>
          <w:tcPr>
            <w:tcW w:w="3802" w:type="dxa"/>
            <w:shd w:val="clear" w:color="auto" w:fill="auto"/>
          </w:tcPr>
          <w:p w14:paraId="41CD63EF" w14:textId="77777777" w:rsidR="00A05D33" w:rsidRPr="002439F2" w:rsidRDefault="00A05D33" w:rsidP="004B676B">
            <w:pPr>
              <w:widowControl w:val="0"/>
              <w:numPr>
                <w:ilvl w:val="12"/>
                <w:numId w:val="0"/>
              </w:numPr>
              <w:spacing w:line="215" w:lineRule="auto"/>
              <w:jc w:val="center"/>
              <w:rPr>
                <w:rFonts w:ascii="Arial Narrow" w:hAnsi="Arial Narrow"/>
                <w:color w:val="000000" w:themeColor="text1"/>
                <w:sz w:val="24"/>
              </w:rPr>
            </w:pPr>
            <w:r w:rsidRPr="002439F2">
              <w:rPr>
                <w:rFonts w:ascii="Arial Narrow" w:hAnsi="Arial Narrow"/>
                <w:color w:val="000000" w:themeColor="text1"/>
                <w:sz w:val="24"/>
              </w:rPr>
              <w:t>25 – 31 %</w:t>
            </w:r>
          </w:p>
        </w:tc>
      </w:tr>
      <w:tr w:rsidR="00A05D33" w:rsidRPr="002439F2" w14:paraId="19F5F62E" w14:textId="77777777" w:rsidTr="004B676B">
        <w:tc>
          <w:tcPr>
            <w:tcW w:w="3192" w:type="dxa"/>
            <w:shd w:val="clear" w:color="auto" w:fill="auto"/>
          </w:tcPr>
          <w:p w14:paraId="5FBCF92B" w14:textId="77777777" w:rsidR="00A05D33" w:rsidRPr="002439F2" w:rsidRDefault="00A05D33" w:rsidP="004B676B">
            <w:pPr>
              <w:widowControl w:val="0"/>
              <w:numPr>
                <w:ilvl w:val="12"/>
                <w:numId w:val="0"/>
              </w:numPr>
              <w:spacing w:line="215" w:lineRule="auto"/>
              <w:rPr>
                <w:rFonts w:ascii="Arial Narrow" w:hAnsi="Arial Narrow"/>
                <w:color w:val="000000" w:themeColor="text1"/>
                <w:sz w:val="24"/>
              </w:rPr>
            </w:pPr>
            <w:r w:rsidRPr="002439F2">
              <w:rPr>
                <w:rFonts w:ascii="Arial Narrow" w:hAnsi="Arial Narrow"/>
                <w:color w:val="000000" w:themeColor="text1"/>
                <w:sz w:val="24"/>
              </w:rPr>
              <w:t>Obese (</w:t>
            </w:r>
            <w:r w:rsidRPr="002439F2">
              <w:rPr>
                <w:rFonts w:ascii="Arial Narrow" w:hAnsi="Arial Narrow"/>
                <w:i/>
                <w:iCs/>
                <w:color w:val="000000" w:themeColor="text1"/>
                <w:sz w:val="24"/>
              </w:rPr>
              <w:t>medical terminology</w:t>
            </w:r>
            <w:r w:rsidRPr="002439F2">
              <w:rPr>
                <w:rFonts w:ascii="Arial Narrow" w:hAnsi="Arial Narrow"/>
                <w:color w:val="000000" w:themeColor="text1"/>
                <w:sz w:val="24"/>
              </w:rPr>
              <w:t>)</w:t>
            </w:r>
          </w:p>
        </w:tc>
        <w:tc>
          <w:tcPr>
            <w:tcW w:w="3801" w:type="dxa"/>
            <w:shd w:val="clear" w:color="auto" w:fill="auto"/>
          </w:tcPr>
          <w:p w14:paraId="6FAFCC72" w14:textId="77777777" w:rsidR="00A05D33" w:rsidRPr="002439F2" w:rsidRDefault="00A05D33" w:rsidP="004B676B">
            <w:pPr>
              <w:widowControl w:val="0"/>
              <w:numPr>
                <w:ilvl w:val="12"/>
                <w:numId w:val="0"/>
              </w:numPr>
              <w:spacing w:line="215" w:lineRule="auto"/>
              <w:jc w:val="center"/>
              <w:rPr>
                <w:rFonts w:ascii="Arial Narrow" w:hAnsi="Arial Narrow"/>
                <w:color w:val="000000" w:themeColor="text1"/>
                <w:sz w:val="24"/>
              </w:rPr>
            </w:pPr>
            <w:r w:rsidRPr="002439F2">
              <w:rPr>
                <w:rFonts w:ascii="Arial Narrow" w:hAnsi="Arial Narrow"/>
                <w:color w:val="000000" w:themeColor="text1"/>
                <w:sz w:val="24"/>
              </w:rPr>
              <w:t xml:space="preserve">&gt; 25 % </w:t>
            </w:r>
          </w:p>
        </w:tc>
        <w:tc>
          <w:tcPr>
            <w:tcW w:w="3802" w:type="dxa"/>
            <w:shd w:val="clear" w:color="auto" w:fill="auto"/>
          </w:tcPr>
          <w:p w14:paraId="46432BD9" w14:textId="77777777" w:rsidR="00A05D33" w:rsidRPr="002439F2" w:rsidRDefault="00A05D33" w:rsidP="004B676B">
            <w:pPr>
              <w:widowControl w:val="0"/>
              <w:numPr>
                <w:ilvl w:val="12"/>
                <w:numId w:val="0"/>
              </w:numPr>
              <w:spacing w:line="215" w:lineRule="auto"/>
              <w:jc w:val="center"/>
              <w:rPr>
                <w:rFonts w:ascii="Arial Narrow" w:hAnsi="Arial Narrow"/>
                <w:color w:val="000000" w:themeColor="text1"/>
                <w:sz w:val="24"/>
              </w:rPr>
            </w:pPr>
            <w:r w:rsidRPr="002439F2">
              <w:rPr>
                <w:rFonts w:ascii="Arial Narrow" w:hAnsi="Arial Narrow"/>
                <w:color w:val="000000" w:themeColor="text1"/>
                <w:sz w:val="24"/>
              </w:rPr>
              <w:t>&gt; 32 %</w:t>
            </w:r>
          </w:p>
        </w:tc>
      </w:tr>
    </w:tbl>
    <w:p w14:paraId="040D60C4" w14:textId="77777777" w:rsidR="008146DF" w:rsidRDefault="008146DF" w:rsidP="008146DF">
      <w:pPr>
        <w:widowControl w:val="0"/>
        <w:rPr>
          <w:ins w:id="12" w:author="Shawna Lambert" w:date="2024-08-09T10:17:00Z"/>
          <w:rFonts w:ascii="Arial Narrow" w:hAnsi="Arial Narrow"/>
          <w:sz w:val="24"/>
        </w:rPr>
      </w:pPr>
    </w:p>
    <w:p w14:paraId="4377F265" w14:textId="0BF20E18" w:rsidR="00052167" w:rsidRDefault="00052167" w:rsidP="00052167">
      <w:pPr>
        <w:widowControl w:val="0"/>
        <w:numPr>
          <w:ilvl w:val="12"/>
          <w:numId w:val="0"/>
        </w:numPr>
        <w:spacing w:line="215" w:lineRule="auto"/>
        <w:rPr>
          <w:rFonts w:ascii="Arial" w:hAnsi="Arial" w:cs="Arial"/>
          <w:b/>
          <w:color w:val="000000" w:themeColor="text1"/>
          <w:sz w:val="24"/>
        </w:rPr>
      </w:pPr>
      <w:r>
        <w:rPr>
          <w:rFonts w:ascii="Arial" w:hAnsi="Arial" w:cs="Arial"/>
          <w:b/>
          <w:color w:val="000000" w:themeColor="text1"/>
          <w:sz w:val="24"/>
        </w:rPr>
        <w:t>Body Composition Analysis:</w:t>
      </w:r>
    </w:p>
    <w:p w14:paraId="5EADE0A7" w14:textId="77777777" w:rsidR="00E67633" w:rsidRDefault="00E67633" w:rsidP="00052167">
      <w:pPr>
        <w:widowControl w:val="0"/>
        <w:numPr>
          <w:ilvl w:val="12"/>
          <w:numId w:val="0"/>
        </w:numPr>
        <w:spacing w:line="215" w:lineRule="auto"/>
        <w:rPr>
          <w:rFonts w:ascii="Arial" w:hAnsi="Arial" w:cs="Arial"/>
          <w:b/>
          <w:color w:val="000000" w:themeColor="text1"/>
          <w:sz w:val="24"/>
        </w:rPr>
      </w:pPr>
    </w:p>
    <w:p w14:paraId="02275887" w14:textId="0927BF4C" w:rsidR="00A05D33" w:rsidRDefault="00052167" w:rsidP="00052167">
      <w:pPr>
        <w:widowControl w:val="0"/>
        <w:numPr>
          <w:ilvl w:val="12"/>
          <w:numId w:val="0"/>
        </w:numPr>
        <w:spacing w:line="215" w:lineRule="auto"/>
        <w:rPr>
          <w:rFonts w:ascii="Arial Narrow" w:hAnsi="Arial Narrow" w:cs="Arial"/>
          <w:color w:val="000000" w:themeColor="text1"/>
          <w:sz w:val="24"/>
        </w:rPr>
      </w:pPr>
      <w:r w:rsidRPr="0079341C">
        <w:rPr>
          <w:rFonts w:ascii="Arial Narrow" w:hAnsi="Arial Narrow" w:cs="Arial"/>
          <w:color w:val="000000" w:themeColor="text1"/>
          <w:sz w:val="24"/>
        </w:rPr>
        <w:t>There are a variety of tests designed to determine a person’s body composition</w:t>
      </w:r>
      <w:r w:rsidR="0079341C">
        <w:rPr>
          <w:rFonts w:ascii="Arial Narrow" w:hAnsi="Arial Narrow" w:cs="Arial"/>
          <w:color w:val="000000" w:themeColor="text1"/>
          <w:sz w:val="24"/>
        </w:rPr>
        <w:t xml:space="preserve"> (% body fat / muscle mass)</w:t>
      </w:r>
      <w:r w:rsidRPr="0079341C">
        <w:rPr>
          <w:rFonts w:ascii="Arial Narrow" w:hAnsi="Arial Narrow" w:cs="Arial"/>
          <w:color w:val="000000" w:themeColor="text1"/>
          <w:sz w:val="24"/>
        </w:rPr>
        <w:t xml:space="preserve"> The most accurate tests are not available at home</w:t>
      </w:r>
      <w:r w:rsidR="00E67633" w:rsidRPr="0079341C">
        <w:rPr>
          <w:rFonts w:ascii="Arial Narrow" w:hAnsi="Arial Narrow" w:cs="Arial"/>
          <w:color w:val="000000" w:themeColor="text1"/>
          <w:sz w:val="24"/>
        </w:rPr>
        <w:t xml:space="preserve"> as they </w:t>
      </w:r>
      <w:r w:rsidRPr="0079341C">
        <w:rPr>
          <w:rFonts w:ascii="Arial Narrow" w:hAnsi="Arial Narrow" w:cs="Arial"/>
          <w:color w:val="000000" w:themeColor="text1"/>
          <w:sz w:val="24"/>
        </w:rPr>
        <w:t>require special</w:t>
      </w:r>
      <w:r w:rsidR="00E67633" w:rsidRPr="0079341C">
        <w:rPr>
          <w:rFonts w:ascii="Arial Narrow" w:hAnsi="Arial Narrow" w:cs="Arial"/>
          <w:color w:val="000000" w:themeColor="text1"/>
          <w:sz w:val="24"/>
        </w:rPr>
        <w:t>ized</w:t>
      </w:r>
      <w:r w:rsidRPr="0079341C">
        <w:rPr>
          <w:rFonts w:ascii="Arial Narrow" w:hAnsi="Arial Narrow" w:cs="Arial"/>
          <w:color w:val="000000" w:themeColor="text1"/>
          <w:sz w:val="24"/>
        </w:rPr>
        <w:t xml:space="preserve"> equipment and </w:t>
      </w:r>
      <w:r w:rsidR="00E67633" w:rsidRPr="0079341C">
        <w:rPr>
          <w:rFonts w:ascii="Arial Narrow" w:hAnsi="Arial Narrow" w:cs="Arial"/>
          <w:color w:val="000000" w:themeColor="text1"/>
          <w:sz w:val="24"/>
        </w:rPr>
        <w:t xml:space="preserve">can be very expensive. These types of tests include: Hydrostatic (underwater) weighing, Dual-Energy X-Ray Absorptiometry, Bod Pod air displacement tests, Bioelectric </w:t>
      </w:r>
      <w:r w:rsidR="0079341C" w:rsidRPr="0079341C">
        <w:rPr>
          <w:rFonts w:ascii="Arial Narrow" w:hAnsi="Arial Narrow" w:cs="Arial"/>
          <w:color w:val="000000" w:themeColor="text1"/>
          <w:sz w:val="24"/>
        </w:rPr>
        <w:t>Impedance</w:t>
      </w:r>
      <w:r w:rsidR="00E67633" w:rsidRPr="0079341C">
        <w:rPr>
          <w:rFonts w:ascii="Arial Narrow" w:hAnsi="Arial Narrow" w:cs="Arial"/>
          <w:color w:val="000000" w:themeColor="text1"/>
          <w:sz w:val="24"/>
        </w:rPr>
        <w:t xml:space="preserve"> testing</w:t>
      </w:r>
      <w:r w:rsidR="0079341C">
        <w:rPr>
          <w:rFonts w:ascii="Arial Narrow" w:hAnsi="Arial Narrow" w:cs="Arial"/>
          <w:color w:val="000000" w:themeColor="text1"/>
          <w:sz w:val="24"/>
        </w:rPr>
        <w:t xml:space="preserve"> </w:t>
      </w:r>
      <w:r w:rsidR="00F806BB" w:rsidRPr="0079341C">
        <w:rPr>
          <w:rFonts w:ascii="Arial Narrow" w:hAnsi="Arial Narrow" w:cs="Arial"/>
          <w:color w:val="000000" w:themeColor="text1"/>
          <w:sz w:val="24"/>
        </w:rPr>
        <w:t>(</w:t>
      </w:r>
      <w:r w:rsidR="00E67633" w:rsidRPr="0079341C">
        <w:rPr>
          <w:rFonts w:ascii="Arial Narrow" w:hAnsi="Arial Narrow" w:cs="Arial"/>
          <w:color w:val="000000" w:themeColor="text1"/>
          <w:sz w:val="24"/>
        </w:rPr>
        <w:t>the home/gym versions are less accurate</w:t>
      </w:r>
      <w:r w:rsidR="00CC6BFF" w:rsidRPr="0079341C">
        <w:rPr>
          <w:rFonts w:ascii="Arial Narrow" w:hAnsi="Arial Narrow" w:cs="Arial"/>
          <w:color w:val="000000" w:themeColor="text1"/>
          <w:sz w:val="24"/>
        </w:rPr>
        <w:t>)</w:t>
      </w:r>
      <w:r w:rsidR="00E67633" w:rsidRPr="0079341C">
        <w:rPr>
          <w:rFonts w:ascii="Arial Narrow" w:hAnsi="Arial Narrow" w:cs="Arial"/>
          <w:color w:val="000000" w:themeColor="text1"/>
          <w:sz w:val="24"/>
        </w:rPr>
        <w:t xml:space="preserve">. </w:t>
      </w:r>
      <w:r w:rsidR="00CC6BFF" w:rsidRPr="0079341C">
        <w:rPr>
          <w:rFonts w:ascii="Arial Narrow" w:hAnsi="Arial Narrow" w:cs="Arial"/>
          <w:color w:val="000000" w:themeColor="text1"/>
          <w:sz w:val="24"/>
        </w:rPr>
        <w:t xml:space="preserve">Skinfold measurements can be administered by qualified personal trainers at low cost. </w:t>
      </w:r>
      <w:r w:rsidR="0075630A">
        <w:rPr>
          <w:rFonts w:ascii="Arial Narrow" w:hAnsi="Arial Narrow" w:cs="Arial"/>
          <w:color w:val="000000" w:themeColor="text1"/>
          <w:sz w:val="24"/>
        </w:rPr>
        <w:t>This type of testing involves using calipers to measure s</w:t>
      </w:r>
      <w:r w:rsidR="00CC6BFF" w:rsidRPr="0079341C">
        <w:rPr>
          <w:rFonts w:ascii="Arial Narrow" w:hAnsi="Arial Narrow" w:cs="Arial"/>
          <w:color w:val="000000" w:themeColor="text1"/>
          <w:sz w:val="24"/>
        </w:rPr>
        <w:t xml:space="preserve">kinfold thickness at various </w:t>
      </w:r>
      <w:r w:rsidR="0079341C" w:rsidRPr="0079341C">
        <w:rPr>
          <w:rFonts w:ascii="Arial Narrow" w:hAnsi="Arial Narrow" w:cs="Arial"/>
          <w:color w:val="000000" w:themeColor="text1"/>
          <w:sz w:val="24"/>
        </w:rPr>
        <w:t>sites</w:t>
      </w:r>
      <w:r w:rsidR="0079341C">
        <w:rPr>
          <w:rFonts w:ascii="Arial Narrow" w:hAnsi="Arial Narrow" w:cs="Arial"/>
          <w:color w:val="000000" w:themeColor="text1"/>
          <w:sz w:val="24"/>
        </w:rPr>
        <w:t xml:space="preserve"> on the body</w:t>
      </w:r>
      <w:r w:rsidR="00CC6BFF" w:rsidRPr="0079341C">
        <w:rPr>
          <w:rFonts w:ascii="Arial Narrow" w:hAnsi="Arial Narrow" w:cs="Arial"/>
          <w:color w:val="000000" w:themeColor="text1"/>
          <w:sz w:val="24"/>
        </w:rPr>
        <w:t xml:space="preserve"> </w:t>
      </w:r>
      <w:r w:rsidR="0079341C">
        <w:rPr>
          <w:rFonts w:ascii="Arial Narrow" w:hAnsi="Arial Narrow" w:cs="Arial"/>
          <w:color w:val="000000" w:themeColor="text1"/>
          <w:sz w:val="24"/>
        </w:rPr>
        <w:t>(thighs, abdomen, upper back, triceps</w:t>
      </w:r>
      <w:r w:rsidR="00933D54">
        <w:rPr>
          <w:rFonts w:ascii="Arial Narrow" w:hAnsi="Arial Narrow" w:cs="Arial"/>
          <w:color w:val="000000" w:themeColor="text1"/>
          <w:sz w:val="24"/>
        </w:rPr>
        <w:t>). The</w:t>
      </w:r>
      <w:r w:rsidR="0075630A">
        <w:rPr>
          <w:rFonts w:ascii="Arial Narrow" w:hAnsi="Arial Narrow" w:cs="Arial"/>
          <w:color w:val="000000" w:themeColor="text1"/>
          <w:sz w:val="24"/>
        </w:rPr>
        <w:t xml:space="preserve"> measurements are then </w:t>
      </w:r>
      <w:r w:rsidR="0079341C">
        <w:rPr>
          <w:rFonts w:ascii="Arial Narrow" w:hAnsi="Arial Narrow" w:cs="Arial"/>
          <w:color w:val="000000" w:themeColor="text1"/>
          <w:sz w:val="24"/>
        </w:rPr>
        <w:t xml:space="preserve">used </w:t>
      </w:r>
      <w:r w:rsidR="00CC6BFF" w:rsidRPr="0079341C">
        <w:rPr>
          <w:rFonts w:ascii="Arial Narrow" w:hAnsi="Arial Narrow" w:cs="Arial"/>
          <w:color w:val="000000" w:themeColor="text1"/>
          <w:sz w:val="24"/>
        </w:rPr>
        <w:t xml:space="preserve">to estimate body fat percentage. </w:t>
      </w:r>
    </w:p>
    <w:p w14:paraId="317BBC97" w14:textId="77777777" w:rsidR="0079341C" w:rsidRDefault="0079341C" w:rsidP="00052167">
      <w:pPr>
        <w:widowControl w:val="0"/>
        <w:numPr>
          <w:ilvl w:val="12"/>
          <w:numId w:val="0"/>
        </w:numPr>
        <w:spacing w:line="215" w:lineRule="auto"/>
        <w:rPr>
          <w:rFonts w:ascii="Arial" w:hAnsi="Arial" w:cs="Arial"/>
          <w:b/>
          <w:color w:val="000000" w:themeColor="text1"/>
          <w:sz w:val="24"/>
        </w:rPr>
      </w:pPr>
    </w:p>
    <w:p w14:paraId="41B1C96B" w14:textId="77777777" w:rsidR="0075630A" w:rsidRDefault="0075630A">
      <w:pPr>
        <w:spacing w:after="160" w:line="259" w:lineRule="auto"/>
        <w:rPr>
          <w:rFonts w:ascii="Arial" w:hAnsi="Arial" w:cs="Arial"/>
          <w:b/>
          <w:color w:val="000000" w:themeColor="text1"/>
          <w:sz w:val="24"/>
        </w:rPr>
      </w:pPr>
      <w:r>
        <w:rPr>
          <w:rFonts w:ascii="Arial" w:hAnsi="Arial" w:cs="Arial"/>
          <w:b/>
          <w:color w:val="000000" w:themeColor="text1"/>
          <w:sz w:val="24"/>
        </w:rPr>
        <w:br w:type="page"/>
      </w:r>
    </w:p>
    <w:p w14:paraId="31534C46" w14:textId="49CC6C36" w:rsidR="0079341C" w:rsidRDefault="00E67633" w:rsidP="00052167">
      <w:pPr>
        <w:widowControl w:val="0"/>
        <w:numPr>
          <w:ilvl w:val="12"/>
          <w:numId w:val="0"/>
        </w:numPr>
        <w:spacing w:line="215" w:lineRule="auto"/>
        <w:rPr>
          <w:rFonts w:ascii="Arial" w:hAnsi="Arial" w:cs="Arial"/>
          <w:b/>
          <w:color w:val="000000" w:themeColor="text1"/>
          <w:sz w:val="24"/>
        </w:rPr>
      </w:pPr>
      <w:r>
        <w:rPr>
          <w:rFonts w:ascii="Arial" w:hAnsi="Arial" w:cs="Arial"/>
          <w:b/>
          <w:color w:val="000000" w:themeColor="text1"/>
          <w:sz w:val="24"/>
        </w:rPr>
        <w:lastRenderedPageBreak/>
        <w:t xml:space="preserve">Body composition testing </w:t>
      </w:r>
      <w:r w:rsidR="00CC6BFF">
        <w:rPr>
          <w:rFonts w:ascii="Arial" w:hAnsi="Arial" w:cs="Arial"/>
          <w:b/>
          <w:color w:val="000000" w:themeColor="text1"/>
          <w:sz w:val="24"/>
        </w:rPr>
        <w:t xml:space="preserve">without specialized equipment is possible but not as accurate. </w:t>
      </w:r>
    </w:p>
    <w:p w14:paraId="2B22B129" w14:textId="77777777" w:rsidR="0075630A" w:rsidRDefault="0075630A" w:rsidP="00052167">
      <w:pPr>
        <w:widowControl w:val="0"/>
        <w:numPr>
          <w:ilvl w:val="12"/>
          <w:numId w:val="0"/>
        </w:numPr>
        <w:spacing w:line="215" w:lineRule="auto"/>
        <w:rPr>
          <w:rFonts w:ascii="Arial Narrow" w:hAnsi="Arial Narrow" w:cs="Arial"/>
          <w:color w:val="000000" w:themeColor="text1"/>
          <w:sz w:val="24"/>
        </w:rPr>
      </w:pPr>
    </w:p>
    <w:p w14:paraId="5D9C1FEE" w14:textId="5B38FB0B" w:rsidR="00A05D33" w:rsidRDefault="00CC6BFF" w:rsidP="00052167">
      <w:pPr>
        <w:widowControl w:val="0"/>
        <w:numPr>
          <w:ilvl w:val="12"/>
          <w:numId w:val="0"/>
        </w:numPr>
        <w:spacing w:line="215" w:lineRule="auto"/>
        <w:rPr>
          <w:rFonts w:ascii="Arial Narrow" w:hAnsi="Arial Narrow" w:cs="Arial"/>
          <w:color w:val="000000" w:themeColor="text1"/>
          <w:sz w:val="24"/>
        </w:rPr>
      </w:pPr>
      <w:r w:rsidRPr="0079341C">
        <w:rPr>
          <w:rFonts w:ascii="Arial Narrow" w:hAnsi="Arial Narrow" w:cs="Arial"/>
          <w:color w:val="000000" w:themeColor="text1"/>
          <w:sz w:val="24"/>
        </w:rPr>
        <w:t xml:space="preserve">These tests use </w:t>
      </w:r>
      <w:r w:rsidR="00E67633" w:rsidRPr="0079341C">
        <w:rPr>
          <w:rFonts w:ascii="Arial Narrow" w:hAnsi="Arial Narrow" w:cs="Arial"/>
          <w:color w:val="000000" w:themeColor="text1"/>
          <w:sz w:val="24"/>
        </w:rPr>
        <w:t xml:space="preserve">body measurements </w:t>
      </w:r>
      <w:r w:rsidRPr="0079341C">
        <w:rPr>
          <w:rFonts w:ascii="Arial Narrow" w:hAnsi="Arial Narrow" w:cs="Arial"/>
          <w:color w:val="000000" w:themeColor="text1"/>
          <w:sz w:val="24"/>
        </w:rPr>
        <w:t xml:space="preserve">to estimate body fat percentage, fat distribution </w:t>
      </w:r>
      <w:r w:rsidR="00E67633" w:rsidRPr="0079341C">
        <w:rPr>
          <w:rFonts w:ascii="Arial Narrow" w:hAnsi="Arial Narrow" w:cs="Arial"/>
          <w:color w:val="000000" w:themeColor="text1"/>
          <w:sz w:val="24"/>
        </w:rPr>
        <w:t xml:space="preserve">and </w:t>
      </w:r>
      <w:r w:rsidRPr="0079341C">
        <w:rPr>
          <w:rFonts w:ascii="Arial Narrow" w:hAnsi="Arial Narrow" w:cs="Arial"/>
          <w:color w:val="000000" w:themeColor="text1"/>
          <w:sz w:val="24"/>
        </w:rPr>
        <w:t xml:space="preserve">body mass to </w:t>
      </w:r>
      <w:r w:rsidR="00E67633" w:rsidRPr="0079341C">
        <w:rPr>
          <w:rFonts w:ascii="Arial Narrow" w:hAnsi="Arial Narrow" w:cs="Arial"/>
          <w:color w:val="000000" w:themeColor="text1"/>
          <w:sz w:val="24"/>
        </w:rPr>
        <w:t>give you some insight to your present bod</w:t>
      </w:r>
      <w:r w:rsidR="001B67C2" w:rsidRPr="0079341C">
        <w:rPr>
          <w:rFonts w:ascii="Arial Narrow" w:hAnsi="Arial Narrow" w:cs="Arial"/>
          <w:color w:val="000000" w:themeColor="text1"/>
          <w:sz w:val="24"/>
        </w:rPr>
        <w:t>y</w:t>
      </w:r>
      <w:r w:rsidR="00E67633" w:rsidRPr="0079341C">
        <w:rPr>
          <w:rFonts w:ascii="Arial Narrow" w:hAnsi="Arial Narrow" w:cs="Arial"/>
          <w:color w:val="000000" w:themeColor="text1"/>
          <w:sz w:val="24"/>
        </w:rPr>
        <w:t>.</w:t>
      </w:r>
      <w:r w:rsidR="001B67C2" w:rsidRPr="0079341C">
        <w:rPr>
          <w:rFonts w:ascii="Arial Narrow" w:hAnsi="Arial Narrow" w:cs="Arial"/>
          <w:color w:val="000000" w:themeColor="text1"/>
          <w:sz w:val="24"/>
        </w:rPr>
        <w:t xml:space="preserve"> You will be asked to complete a variety of these</w:t>
      </w:r>
      <w:r w:rsidRPr="0079341C">
        <w:rPr>
          <w:rFonts w:ascii="Arial Narrow" w:hAnsi="Arial Narrow" w:cs="Arial"/>
          <w:color w:val="000000" w:themeColor="text1"/>
          <w:sz w:val="24"/>
        </w:rPr>
        <w:t xml:space="preserve"> </w:t>
      </w:r>
      <w:r w:rsidR="001B67C2" w:rsidRPr="0079341C">
        <w:rPr>
          <w:rFonts w:ascii="Arial Narrow" w:hAnsi="Arial Narrow" w:cs="Arial"/>
          <w:color w:val="000000" w:themeColor="text1"/>
          <w:sz w:val="24"/>
        </w:rPr>
        <w:t>tests in the Chapter review homework</w:t>
      </w:r>
      <w:r w:rsidRPr="0079341C">
        <w:rPr>
          <w:rFonts w:ascii="Arial Narrow" w:hAnsi="Arial Narrow" w:cs="Arial"/>
          <w:color w:val="000000" w:themeColor="text1"/>
          <w:sz w:val="24"/>
        </w:rPr>
        <w:t xml:space="preserve"> and the Fitness Appraisal</w:t>
      </w:r>
      <w:r w:rsidR="00A05D33">
        <w:rPr>
          <w:rFonts w:ascii="Arial Narrow" w:hAnsi="Arial Narrow" w:cs="Arial"/>
          <w:color w:val="000000" w:themeColor="text1"/>
          <w:sz w:val="24"/>
        </w:rPr>
        <w:t>. Understanding the purpose of the tests can help you</w:t>
      </w:r>
      <w:r w:rsidR="006631C3">
        <w:rPr>
          <w:rFonts w:ascii="Arial Narrow" w:hAnsi="Arial Narrow" w:cs="Arial"/>
          <w:color w:val="000000" w:themeColor="text1"/>
          <w:sz w:val="24"/>
        </w:rPr>
        <w:t xml:space="preserve"> better </w:t>
      </w:r>
      <w:r w:rsidR="00A05D33">
        <w:rPr>
          <w:rFonts w:ascii="Arial Narrow" w:hAnsi="Arial Narrow" w:cs="Arial"/>
          <w:color w:val="000000" w:themeColor="text1"/>
          <w:sz w:val="24"/>
        </w:rPr>
        <w:t xml:space="preserve">understand </w:t>
      </w:r>
      <w:r w:rsidR="006631C3">
        <w:rPr>
          <w:rFonts w:ascii="Arial Narrow" w:hAnsi="Arial Narrow" w:cs="Arial"/>
          <w:color w:val="000000" w:themeColor="text1"/>
          <w:sz w:val="24"/>
        </w:rPr>
        <w:t xml:space="preserve">your </w:t>
      </w:r>
      <w:r w:rsidR="00A05D33">
        <w:rPr>
          <w:rFonts w:ascii="Arial Narrow" w:hAnsi="Arial Narrow" w:cs="Arial"/>
          <w:color w:val="000000" w:themeColor="text1"/>
          <w:sz w:val="24"/>
        </w:rPr>
        <w:t xml:space="preserve">body composition and </w:t>
      </w:r>
      <w:r w:rsidRPr="0079341C">
        <w:rPr>
          <w:rFonts w:ascii="Arial Narrow" w:hAnsi="Arial Narrow" w:cs="Arial"/>
          <w:color w:val="000000" w:themeColor="text1"/>
          <w:sz w:val="24"/>
        </w:rPr>
        <w:t xml:space="preserve">the validity of the </w:t>
      </w:r>
      <w:r w:rsidR="006631C3">
        <w:rPr>
          <w:rFonts w:ascii="Arial Narrow" w:hAnsi="Arial Narrow" w:cs="Arial"/>
          <w:color w:val="000000" w:themeColor="text1"/>
          <w:sz w:val="24"/>
        </w:rPr>
        <w:t xml:space="preserve">test </w:t>
      </w:r>
      <w:r w:rsidRPr="0079341C">
        <w:rPr>
          <w:rFonts w:ascii="Arial Narrow" w:hAnsi="Arial Narrow" w:cs="Arial"/>
          <w:color w:val="000000" w:themeColor="text1"/>
          <w:sz w:val="24"/>
        </w:rPr>
        <w:t>results.</w:t>
      </w:r>
      <w:r w:rsidR="0079341C">
        <w:rPr>
          <w:rFonts w:ascii="Arial Narrow" w:hAnsi="Arial Narrow" w:cs="Arial"/>
          <w:color w:val="000000" w:themeColor="text1"/>
          <w:sz w:val="24"/>
        </w:rPr>
        <w:t xml:space="preserve"> </w:t>
      </w:r>
    </w:p>
    <w:p w14:paraId="12F88473" w14:textId="77777777" w:rsidR="00A05D33" w:rsidRDefault="00A05D33" w:rsidP="00052167">
      <w:pPr>
        <w:widowControl w:val="0"/>
        <w:numPr>
          <w:ilvl w:val="12"/>
          <w:numId w:val="0"/>
        </w:numPr>
        <w:spacing w:line="215" w:lineRule="auto"/>
        <w:rPr>
          <w:rFonts w:ascii="Arial Narrow" w:hAnsi="Arial Narrow" w:cs="Arial"/>
          <w:color w:val="000000" w:themeColor="text1"/>
          <w:sz w:val="24"/>
        </w:rPr>
      </w:pPr>
    </w:p>
    <w:p w14:paraId="707419F1" w14:textId="78E00723" w:rsidR="00E67633" w:rsidRDefault="0079341C" w:rsidP="00052167">
      <w:pPr>
        <w:widowControl w:val="0"/>
        <w:numPr>
          <w:ilvl w:val="12"/>
          <w:numId w:val="0"/>
        </w:numPr>
        <w:spacing w:line="215" w:lineRule="auto"/>
        <w:rPr>
          <w:rFonts w:ascii="Arial Narrow" w:hAnsi="Arial Narrow" w:cs="Arial"/>
          <w:color w:val="000000" w:themeColor="text1"/>
          <w:sz w:val="24"/>
        </w:rPr>
      </w:pPr>
      <w:r>
        <w:rPr>
          <w:rFonts w:ascii="Arial Narrow" w:hAnsi="Arial Narrow" w:cs="Arial"/>
          <w:color w:val="000000" w:themeColor="text1"/>
          <w:sz w:val="24"/>
        </w:rPr>
        <w:t>One of the tests</w:t>
      </w:r>
      <w:r w:rsidR="00A05D33">
        <w:rPr>
          <w:rFonts w:ascii="Arial Narrow" w:hAnsi="Arial Narrow" w:cs="Arial"/>
          <w:color w:val="000000" w:themeColor="text1"/>
          <w:sz w:val="24"/>
        </w:rPr>
        <w:t xml:space="preserve"> that</w:t>
      </w:r>
      <w:r>
        <w:rPr>
          <w:rFonts w:ascii="Arial Narrow" w:hAnsi="Arial Narrow" w:cs="Arial"/>
          <w:color w:val="000000" w:themeColor="text1"/>
          <w:sz w:val="24"/>
        </w:rPr>
        <w:t xml:space="preserve"> </w:t>
      </w:r>
      <w:r w:rsidR="00A05D33">
        <w:rPr>
          <w:rFonts w:ascii="Arial Narrow" w:hAnsi="Arial Narrow" w:cs="Arial"/>
          <w:color w:val="000000" w:themeColor="text1"/>
          <w:sz w:val="24"/>
        </w:rPr>
        <w:t xml:space="preserve">you will be asked to do in your homework </w:t>
      </w:r>
      <w:r>
        <w:rPr>
          <w:rFonts w:ascii="Arial Narrow" w:hAnsi="Arial Narrow" w:cs="Arial"/>
          <w:color w:val="000000" w:themeColor="text1"/>
          <w:sz w:val="24"/>
        </w:rPr>
        <w:t xml:space="preserve">is the </w:t>
      </w:r>
      <w:r w:rsidRPr="0075630A">
        <w:rPr>
          <w:rFonts w:ascii="Arial Narrow" w:hAnsi="Arial Narrow" w:cs="Arial"/>
          <w:b/>
          <w:color w:val="000000" w:themeColor="text1"/>
          <w:sz w:val="24"/>
        </w:rPr>
        <w:t>B</w:t>
      </w:r>
      <w:r w:rsidR="00A05D33" w:rsidRPr="0075630A">
        <w:rPr>
          <w:rFonts w:ascii="Arial Narrow" w:hAnsi="Arial Narrow" w:cs="Arial"/>
          <w:b/>
          <w:color w:val="000000" w:themeColor="text1"/>
          <w:sz w:val="24"/>
        </w:rPr>
        <w:t>ody Mass Index</w:t>
      </w:r>
      <w:r w:rsidR="00A05D33">
        <w:rPr>
          <w:rFonts w:ascii="Arial Narrow" w:hAnsi="Arial Narrow" w:cs="Arial"/>
          <w:color w:val="000000" w:themeColor="text1"/>
          <w:sz w:val="24"/>
        </w:rPr>
        <w:t xml:space="preserve"> test. The </w:t>
      </w:r>
      <w:r w:rsidR="00A05D33" w:rsidRPr="0075630A">
        <w:rPr>
          <w:rFonts w:ascii="Arial Narrow" w:hAnsi="Arial Narrow" w:cs="Arial"/>
          <w:b/>
          <w:color w:val="000000" w:themeColor="text1"/>
          <w:sz w:val="24"/>
        </w:rPr>
        <w:t>BMI</w:t>
      </w:r>
      <w:r w:rsidR="00A05D33">
        <w:rPr>
          <w:rFonts w:ascii="Arial Narrow" w:hAnsi="Arial Narrow" w:cs="Arial"/>
          <w:color w:val="000000" w:themeColor="text1"/>
          <w:sz w:val="24"/>
        </w:rPr>
        <w:t xml:space="preserve"> test uses Body weight and height to determine health risk. This test is simple to use and </w:t>
      </w:r>
      <w:r>
        <w:rPr>
          <w:rFonts w:ascii="Arial Narrow" w:hAnsi="Arial Narrow" w:cs="Arial"/>
          <w:color w:val="000000" w:themeColor="text1"/>
          <w:sz w:val="24"/>
        </w:rPr>
        <w:t xml:space="preserve">has been </w:t>
      </w:r>
      <w:r w:rsidR="00A05D33">
        <w:rPr>
          <w:rFonts w:ascii="Arial Narrow" w:hAnsi="Arial Narrow" w:cs="Arial"/>
          <w:color w:val="000000" w:themeColor="text1"/>
          <w:sz w:val="24"/>
        </w:rPr>
        <w:t xml:space="preserve">widely used in the Fitness industry but has been subject to much controversy. Understanding the downfalls of the test can help us to understand how to effectively analyse body composition. </w:t>
      </w:r>
    </w:p>
    <w:p w14:paraId="457EAFEB" w14:textId="282F9AEC" w:rsidR="00A05D33" w:rsidRDefault="00A05D33" w:rsidP="00052167">
      <w:pPr>
        <w:widowControl w:val="0"/>
        <w:numPr>
          <w:ilvl w:val="12"/>
          <w:numId w:val="0"/>
        </w:numPr>
        <w:spacing w:line="215" w:lineRule="auto"/>
        <w:rPr>
          <w:rFonts w:ascii="Arial Narrow" w:hAnsi="Arial Narrow" w:cs="Arial"/>
          <w:color w:val="000000" w:themeColor="text1"/>
          <w:sz w:val="24"/>
        </w:rPr>
      </w:pPr>
    </w:p>
    <w:p w14:paraId="487B84A4" w14:textId="3AEDD592" w:rsidR="00A05D33" w:rsidRPr="0075630A" w:rsidRDefault="00A05D33" w:rsidP="00A05D33">
      <w:pPr>
        <w:shd w:val="clear" w:color="auto" w:fill="FFFFFF"/>
        <w:rPr>
          <w:rFonts w:ascii="Arial Narrow" w:hAnsi="Arial Narrow" w:cs="Arial"/>
          <w:color w:val="000000"/>
          <w:sz w:val="24"/>
          <w:szCs w:val="24"/>
        </w:rPr>
      </w:pPr>
      <w:r w:rsidRPr="0075630A">
        <w:rPr>
          <w:rFonts w:ascii="Arial Narrow" w:hAnsi="Arial Narrow" w:cs="Arial"/>
          <w:color w:val="000000"/>
          <w:sz w:val="24"/>
          <w:szCs w:val="24"/>
        </w:rPr>
        <w:t>Some things to consider</w:t>
      </w:r>
      <w:r w:rsidR="0075630A">
        <w:rPr>
          <w:rFonts w:ascii="Arial Narrow" w:hAnsi="Arial Narrow" w:cs="Arial"/>
          <w:color w:val="000000"/>
          <w:sz w:val="24"/>
          <w:szCs w:val="24"/>
        </w:rPr>
        <w:t xml:space="preserve"> about the BMI Test</w:t>
      </w:r>
      <w:r w:rsidRPr="0075630A">
        <w:rPr>
          <w:rFonts w:ascii="Arial Narrow" w:hAnsi="Arial Narrow" w:cs="Arial"/>
          <w:color w:val="000000"/>
          <w:sz w:val="24"/>
          <w:szCs w:val="24"/>
        </w:rPr>
        <w:t xml:space="preserve">: </w:t>
      </w:r>
    </w:p>
    <w:p w14:paraId="459C6B15" w14:textId="77777777" w:rsidR="00A05D33" w:rsidRPr="0075630A" w:rsidRDefault="00A05D33" w:rsidP="00A05D33">
      <w:pPr>
        <w:numPr>
          <w:ilvl w:val="0"/>
          <w:numId w:val="85"/>
        </w:numPr>
        <w:shd w:val="clear" w:color="auto" w:fill="FFFFFF"/>
        <w:tabs>
          <w:tab w:val="clear" w:pos="720"/>
          <w:tab w:val="num" w:pos="360"/>
        </w:tabs>
        <w:spacing w:after="100" w:afterAutospacing="1"/>
        <w:ind w:hanging="720"/>
        <w:rPr>
          <w:rFonts w:ascii="Arial Narrow" w:hAnsi="Arial Narrow" w:cs="Arial"/>
          <w:color w:val="000000"/>
          <w:sz w:val="24"/>
          <w:szCs w:val="24"/>
        </w:rPr>
      </w:pPr>
      <w:r w:rsidRPr="0075630A">
        <w:rPr>
          <w:rFonts w:ascii="Arial Narrow" w:hAnsi="Arial Narrow" w:cs="Arial"/>
          <w:color w:val="000000"/>
          <w:sz w:val="24"/>
          <w:szCs w:val="24"/>
        </w:rPr>
        <w:t>The BMI Test does not distinguish between bodyfat and fat-free mass.</w:t>
      </w:r>
    </w:p>
    <w:p w14:paraId="1CC4E6DD" w14:textId="77777777" w:rsidR="00A05D33" w:rsidRPr="0075630A" w:rsidRDefault="00A05D33" w:rsidP="00A05D33">
      <w:pPr>
        <w:numPr>
          <w:ilvl w:val="0"/>
          <w:numId w:val="85"/>
        </w:numPr>
        <w:shd w:val="clear" w:color="auto" w:fill="FFFFFF"/>
        <w:tabs>
          <w:tab w:val="clear" w:pos="720"/>
          <w:tab w:val="num" w:pos="360"/>
        </w:tabs>
        <w:spacing w:before="100" w:beforeAutospacing="1" w:after="100" w:afterAutospacing="1"/>
        <w:ind w:hanging="720"/>
        <w:rPr>
          <w:rFonts w:ascii="Arial Narrow" w:hAnsi="Arial Narrow" w:cs="Arial"/>
          <w:color w:val="000000"/>
          <w:sz w:val="24"/>
          <w:szCs w:val="24"/>
        </w:rPr>
      </w:pPr>
      <w:r w:rsidRPr="0075630A">
        <w:rPr>
          <w:rFonts w:ascii="Arial Narrow" w:hAnsi="Arial Narrow" w:cs="Arial"/>
          <w:color w:val="000000"/>
          <w:sz w:val="24"/>
          <w:szCs w:val="24"/>
        </w:rPr>
        <w:t>The BMI Test does not take Gender, Age, Ethnicity and Physical Characteristics into account.</w:t>
      </w:r>
    </w:p>
    <w:p w14:paraId="48D964C8" w14:textId="77777777" w:rsidR="00A05D33" w:rsidRPr="0075630A" w:rsidRDefault="00A05D33" w:rsidP="00A05D33">
      <w:pPr>
        <w:numPr>
          <w:ilvl w:val="0"/>
          <w:numId w:val="85"/>
        </w:numPr>
        <w:shd w:val="clear" w:color="auto" w:fill="FFFFFF"/>
        <w:tabs>
          <w:tab w:val="clear" w:pos="720"/>
          <w:tab w:val="num" w:pos="360"/>
        </w:tabs>
        <w:spacing w:before="100" w:beforeAutospacing="1" w:after="100" w:afterAutospacing="1"/>
        <w:ind w:hanging="720"/>
        <w:rPr>
          <w:rFonts w:ascii="Arial Narrow" w:hAnsi="Arial Narrow" w:cs="Arial"/>
          <w:color w:val="000000"/>
          <w:sz w:val="24"/>
          <w:szCs w:val="24"/>
        </w:rPr>
      </w:pPr>
      <w:r w:rsidRPr="0075630A">
        <w:rPr>
          <w:rFonts w:ascii="Arial Narrow" w:hAnsi="Arial Narrow" w:cs="Arial"/>
          <w:color w:val="000000"/>
          <w:sz w:val="24"/>
          <w:szCs w:val="24"/>
        </w:rPr>
        <w:t>At the same BMI, females tend to have more body fat than males.</w:t>
      </w:r>
    </w:p>
    <w:p w14:paraId="56FC24D9" w14:textId="77777777" w:rsidR="00A05D33" w:rsidRPr="0075630A" w:rsidRDefault="00A05D33" w:rsidP="00A05D33">
      <w:pPr>
        <w:numPr>
          <w:ilvl w:val="0"/>
          <w:numId w:val="85"/>
        </w:numPr>
        <w:shd w:val="clear" w:color="auto" w:fill="FFFFFF"/>
        <w:tabs>
          <w:tab w:val="clear" w:pos="720"/>
          <w:tab w:val="num" w:pos="360"/>
        </w:tabs>
        <w:spacing w:before="100" w:beforeAutospacing="1" w:after="100" w:afterAutospacing="1"/>
        <w:ind w:left="360"/>
        <w:rPr>
          <w:rFonts w:ascii="Arial Narrow" w:hAnsi="Arial Narrow" w:cs="Arial"/>
          <w:color w:val="000000"/>
          <w:sz w:val="24"/>
          <w:szCs w:val="24"/>
        </w:rPr>
      </w:pPr>
      <w:r w:rsidRPr="0075630A">
        <w:rPr>
          <w:rFonts w:ascii="Arial Narrow" w:hAnsi="Arial Narrow" w:cs="Arial"/>
          <w:color w:val="000000"/>
          <w:sz w:val="24"/>
          <w:szCs w:val="24"/>
        </w:rPr>
        <w:t>At the same BMI, the amount of body fat may be higher or lower depending on the racial/ethnic group and gender.</w:t>
      </w:r>
    </w:p>
    <w:p w14:paraId="221E6AA8" w14:textId="77777777" w:rsidR="00A05D33" w:rsidRPr="0075630A" w:rsidRDefault="00A05D33" w:rsidP="00A05D33">
      <w:pPr>
        <w:numPr>
          <w:ilvl w:val="0"/>
          <w:numId w:val="85"/>
        </w:numPr>
        <w:shd w:val="clear" w:color="auto" w:fill="FFFFFF"/>
        <w:tabs>
          <w:tab w:val="clear" w:pos="720"/>
          <w:tab w:val="num" w:pos="360"/>
        </w:tabs>
        <w:spacing w:before="100" w:beforeAutospacing="1" w:after="100" w:afterAutospacing="1"/>
        <w:ind w:hanging="720"/>
        <w:rPr>
          <w:rFonts w:ascii="Arial Narrow" w:hAnsi="Arial Narrow" w:cs="Arial"/>
          <w:color w:val="000000"/>
          <w:sz w:val="24"/>
          <w:szCs w:val="24"/>
        </w:rPr>
      </w:pPr>
      <w:r w:rsidRPr="0075630A">
        <w:rPr>
          <w:rFonts w:ascii="Arial Narrow" w:hAnsi="Arial Narrow" w:cs="Arial"/>
          <w:color w:val="000000"/>
          <w:sz w:val="24"/>
          <w:szCs w:val="24"/>
        </w:rPr>
        <w:t>At the same BMI, older people, on average, tend to have more body fat than younger adults.</w:t>
      </w:r>
    </w:p>
    <w:p w14:paraId="03EE7000" w14:textId="77777777" w:rsidR="00A05D33" w:rsidRPr="0075630A" w:rsidRDefault="00A05D33" w:rsidP="00A05D33">
      <w:pPr>
        <w:numPr>
          <w:ilvl w:val="0"/>
          <w:numId w:val="85"/>
        </w:numPr>
        <w:shd w:val="clear" w:color="auto" w:fill="FFFFFF"/>
        <w:tabs>
          <w:tab w:val="clear" w:pos="720"/>
          <w:tab w:val="num" w:pos="360"/>
        </w:tabs>
        <w:spacing w:before="100" w:beforeAutospacing="1" w:after="100" w:afterAutospacing="1"/>
        <w:ind w:hanging="720"/>
        <w:rPr>
          <w:rFonts w:ascii="Arial Narrow" w:hAnsi="Arial Narrow" w:cs="Arial"/>
          <w:color w:val="000000"/>
          <w:sz w:val="24"/>
          <w:szCs w:val="24"/>
        </w:rPr>
      </w:pPr>
      <w:r w:rsidRPr="0075630A">
        <w:rPr>
          <w:rFonts w:ascii="Arial Narrow" w:hAnsi="Arial Narrow" w:cs="Arial"/>
          <w:color w:val="000000"/>
          <w:sz w:val="24"/>
          <w:szCs w:val="24"/>
        </w:rPr>
        <w:t>The BMI does not take into the density of your bone mass.</w:t>
      </w:r>
    </w:p>
    <w:p w14:paraId="6D4B4F9E" w14:textId="77777777" w:rsidR="00A05D33" w:rsidRPr="0075630A" w:rsidRDefault="00A05D33" w:rsidP="00A05D33">
      <w:pPr>
        <w:numPr>
          <w:ilvl w:val="0"/>
          <w:numId w:val="85"/>
        </w:numPr>
        <w:shd w:val="clear" w:color="auto" w:fill="FFFFFF"/>
        <w:tabs>
          <w:tab w:val="clear" w:pos="720"/>
          <w:tab w:val="num" w:pos="360"/>
        </w:tabs>
        <w:spacing w:before="100" w:beforeAutospacing="1"/>
        <w:ind w:hanging="720"/>
        <w:rPr>
          <w:rFonts w:ascii="Arial Narrow" w:hAnsi="Arial Narrow" w:cs="Arial"/>
          <w:color w:val="000000"/>
          <w:sz w:val="24"/>
          <w:szCs w:val="24"/>
        </w:rPr>
      </w:pPr>
      <w:r w:rsidRPr="0075630A">
        <w:rPr>
          <w:rFonts w:ascii="Arial Narrow" w:hAnsi="Arial Narrow" w:cs="Arial"/>
          <w:color w:val="000000"/>
          <w:sz w:val="24"/>
          <w:szCs w:val="24"/>
        </w:rPr>
        <w:t>At the same BMI, athletes tend to have less body fat than do non-athletes.</w:t>
      </w:r>
    </w:p>
    <w:p w14:paraId="7D3A5343" w14:textId="77777777" w:rsidR="00A05D33" w:rsidRPr="008D51EB" w:rsidRDefault="00A05D33" w:rsidP="00A05D33">
      <w:pPr>
        <w:pStyle w:val="NormalWeb"/>
        <w:numPr>
          <w:ilvl w:val="0"/>
          <w:numId w:val="63"/>
        </w:numPr>
        <w:tabs>
          <w:tab w:val="num" w:pos="360"/>
        </w:tabs>
        <w:spacing w:before="0" w:beforeAutospacing="0" w:after="0" w:afterAutospacing="0"/>
        <w:ind w:hanging="720"/>
        <w:rPr>
          <w:rFonts w:ascii="Arial" w:hAnsi="Arial" w:cs="Arial"/>
          <w:sz w:val="24"/>
          <w:szCs w:val="24"/>
          <w:lang w:val="en"/>
        </w:rPr>
      </w:pPr>
      <w:r w:rsidRPr="0075630A">
        <w:rPr>
          <w:rFonts w:ascii="Arial Narrow" w:hAnsi="Arial Narrow" w:cs="Arial"/>
          <w:sz w:val="24"/>
          <w:szCs w:val="24"/>
          <w:lang w:val="en"/>
        </w:rPr>
        <w:t>Students should be aware of the inaccuracy of just looking at body weight to determine health risk.</w:t>
      </w:r>
      <w:r w:rsidRPr="008D51EB">
        <w:rPr>
          <w:rFonts w:ascii="Arial" w:hAnsi="Arial" w:cs="Arial"/>
          <w:sz w:val="24"/>
          <w:szCs w:val="24"/>
          <w:lang w:val="en"/>
        </w:rPr>
        <w:t xml:space="preserve"> </w:t>
      </w:r>
    </w:p>
    <w:p w14:paraId="45570D53" w14:textId="39E203DD" w:rsidR="00A05D33" w:rsidRDefault="00A05D33" w:rsidP="00052167">
      <w:pPr>
        <w:widowControl w:val="0"/>
        <w:numPr>
          <w:ilvl w:val="12"/>
          <w:numId w:val="0"/>
        </w:numPr>
        <w:spacing w:line="215" w:lineRule="auto"/>
        <w:rPr>
          <w:rFonts w:ascii="Arial Narrow" w:hAnsi="Arial Narrow" w:cs="Arial"/>
          <w:color w:val="000000" w:themeColor="text1"/>
          <w:sz w:val="24"/>
          <w:lang w:val="en"/>
        </w:rPr>
      </w:pPr>
    </w:p>
    <w:tbl>
      <w:tblPr>
        <w:tblStyle w:val="TableGrid"/>
        <w:tblW w:w="0" w:type="auto"/>
        <w:tblLook w:val="04A0" w:firstRow="1" w:lastRow="0" w:firstColumn="1" w:lastColumn="0" w:noHBand="0" w:noVBand="1"/>
      </w:tblPr>
      <w:tblGrid>
        <w:gridCol w:w="10790"/>
      </w:tblGrid>
      <w:tr w:rsidR="00F83D6E" w14:paraId="4ACC22E6" w14:textId="77777777" w:rsidTr="00F83D6E">
        <w:tc>
          <w:tcPr>
            <w:tcW w:w="10790" w:type="dxa"/>
          </w:tcPr>
          <w:p w14:paraId="32AC6271" w14:textId="363C81B0" w:rsidR="00F83D6E" w:rsidRPr="00D17C5E" w:rsidRDefault="00F83D6E" w:rsidP="00D17C5E">
            <w:pPr>
              <w:widowControl w:val="0"/>
              <w:jc w:val="center"/>
              <w:rPr>
                <w:rFonts w:ascii="Arial Narrow" w:hAnsi="Arial Narrow"/>
                <w:b/>
                <w:bCs/>
                <w:i/>
              </w:rPr>
            </w:pPr>
            <w:r w:rsidRPr="00F83D6E">
              <w:rPr>
                <w:rFonts w:ascii="Arial Narrow" w:hAnsi="Arial Narrow" w:cs="Tahoma"/>
                <w:b/>
                <w:sz w:val="24"/>
                <w:szCs w:val="24"/>
                <w:lang w:val="en"/>
              </w:rPr>
              <w:t>Body Mass Index</w:t>
            </w:r>
            <w:r>
              <w:rPr>
                <w:rFonts w:ascii="Arial Narrow" w:hAnsi="Arial Narrow" w:cs="Tahoma"/>
                <w:b/>
                <w:sz w:val="24"/>
                <w:szCs w:val="24"/>
                <w:lang w:val="en"/>
              </w:rPr>
              <w:t xml:space="preserve"> = </w:t>
            </w:r>
            <w:r w:rsidRPr="00F83D6E">
              <w:rPr>
                <w:rFonts w:ascii="Arial Narrow" w:hAnsi="Arial Narrow" w:cs="Tahoma"/>
                <w:b/>
                <w:sz w:val="24"/>
                <w:szCs w:val="24"/>
                <w:lang w:val="en"/>
              </w:rPr>
              <w:t>Weight (kg) ÷ Height (m)²</w:t>
            </w:r>
            <w:r w:rsidR="00D17C5E">
              <w:t xml:space="preserve"> </w:t>
            </w:r>
            <w:hyperlink r:id="rId409" w:history="1">
              <w:r w:rsidR="00D17C5E">
                <w:rPr>
                  <w:rStyle w:val="Hyperlink"/>
                </w:rPr>
                <w:t>BMI Calculator</w:t>
              </w:r>
            </w:hyperlink>
            <w:r w:rsidR="00D17C5E">
              <w:t xml:space="preserve"> – </w:t>
            </w:r>
            <w:r w:rsidR="00D17C5E" w:rsidRPr="00D17C5E">
              <w:rPr>
                <w:rFonts w:ascii="Arial" w:hAnsi="Arial" w:cs="Arial"/>
              </w:rPr>
              <w:t>use link if you are not on the chart.</w:t>
            </w:r>
          </w:p>
          <w:p w14:paraId="0670B411" w14:textId="47F6A701" w:rsidR="00F83D6E" w:rsidRDefault="00F83D6E" w:rsidP="00F83D6E">
            <w:pPr>
              <w:widowControl w:val="0"/>
              <w:jc w:val="center"/>
              <w:rPr>
                <w:rFonts w:ascii="Arial Narrow" w:hAnsi="Arial Narrow"/>
                <w:b/>
                <w:bCs/>
                <w:i/>
              </w:rPr>
            </w:pPr>
            <w:r w:rsidRPr="00077883">
              <w:rPr>
                <w:rFonts w:ascii="Arial Narrow" w:hAnsi="Arial Narrow"/>
                <w:b/>
                <w:bCs/>
                <w:i/>
              </w:rPr>
              <w:t>NHLBI OBESITY EDUCATION INITIATIVE. NATIONAL INSTITUTES OF HEALTH, 1998.</w:t>
            </w:r>
          </w:p>
          <w:p w14:paraId="5385B060" w14:textId="16B39DF8" w:rsidR="00F83D6E" w:rsidRDefault="00F83D6E" w:rsidP="00F83D6E">
            <w:pPr>
              <w:widowControl w:val="0"/>
              <w:numPr>
                <w:ilvl w:val="12"/>
                <w:numId w:val="0"/>
              </w:numPr>
              <w:spacing w:line="215" w:lineRule="auto"/>
              <w:jc w:val="center"/>
              <w:rPr>
                <w:rFonts w:ascii="Arial Narrow" w:hAnsi="Arial Narrow" w:cs="Arial"/>
                <w:color w:val="000000" w:themeColor="text1"/>
                <w:sz w:val="24"/>
                <w:lang w:val="en"/>
              </w:rPr>
            </w:pPr>
            <w:r>
              <w:rPr>
                <w:noProof/>
              </w:rPr>
              <w:drawing>
                <wp:inline distT="0" distB="0" distL="0" distR="0" wp14:anchorId="03BFE24D" wp14:editId="0E7C137E">
                  <wp:extent cx="6590499" cy="3536315"/>
                  <wp:effectExtent l="0" t="0" r="1270" b="6985"/>
                  <wp:docPr id="552311879" name="Picture 14" descr="bmi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mi chart"/>
                          <pic:cNvPicPr>
                            <a:picLocks noChangeAspect="1" noChangeArrowheads="1"/>
                          </pic:cNvPicPr>
                        </pic:nvPicPr>
                        <pic:blipFill>
                          <a:blip r:embed="rId410" cstate="print">
                            <a:extLst>
                              <a:ext uri="{28A0092B-C50C-407E-A947-70E740481C1C}">
                                <a14:useLocalDpi xmlns:a14="http://schemas.microsoft.com/office/drawing/2010/main" val="0"/>
                              </a:ext>
                            </a:extLst>
                          </a:blip>
                          <a:srcRect/>
                          <a:stretch>
                            <a:fillRect/>
                          </a:stretch>
                        </pic:blipFill>
                        <pic:spPr bwMode="auto">
                          <a:xfrm>
                            <a:off x="0" y="0"/>
                            <a:ext cx="6653364" cy="3570047"/>
                          </a:xfrm>
                          <a:prstGeom prst="rect">
                            <a:avLst/>
                          </a:prstGeom>
                          <a:noFill/>
                          <a:ln>
                            <a:noFill/>
                          </a:ln>
                        </pic:spPr>
                      </pic:pic>
                    </a:graphicData>
                  </a:graphic>
                </wp:inline>
              </w:drawing>
            </w:r>
          </w:p>
        </w:tc>
      </w:tr>
    </w:tb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2224"/>
        <w:gridCol w:w="2226"/>
        <w:gridCol w:w="1850"/>
        <w:gridCol w:w="2158"/>
      </w:tblGrid>
      <w:tr w:rsidR="00F83D6E" w:rsidRPr="00BA606D" w14:paraId="3B8A7EC3" w14:textId="77777777" w:rsidTr="004B676B">
        <w:tc>
          <w:tcPr>
            <w:tcW w:w="2332" w:type="dxa"/>
            <w:shd w:val="clear" w:color="auto" w:fill="auto"/>
          </w:tcPr>
          <w:p w14:paraId="181B84A8" w14:textId="77777777" w:rsidR="00F83D6E" w:rsidRPr="00BA606D" w:rsidRDefault="00F83D6E" w:rsidP="004B676B">
            <w:pPr>
              <w:spacing w:line="259" w:lineRule="auto"/>
              <w:jc w:val="center"/>
              <w:rPr>
                <w:rFonts w:ascii="Arial Narrow" w:hAnsi="Arial Narrow" w:cs="Arial"/>
                <w:sz w:val="32"/>
                <w:lang w:val="en"/>
              </w:rPr>
            </w:pPr>
            <w:r w:rsidRPr="00BA606D">
              <w:rPr>
                <w:rFonts w:ascii="Arial Narrow" w:hAnsi="Arial Narrow" w:cs="Arial"/>
                <w:sz w:val="32"/>
                <w:lang w:val="en"/>
              </w:rPr>
              <w:t>Less than 18.5</w:t>
            </w:r>
          </w:p>
          <w:p w14:paraId="72BCCE5C" w14:textId="77777777" w:rsidR="00F83D6E" w:rsidRPr="00BA606D" w:rsidRDefault="00F83D6E" w:rsidP="004B676B">
            <w:pPr>
              <w:spacing w:line="259" w:lineRule="auto"/>
              <w:jc w:val="center"/>
              <w:rPr>
                <w:rFonts w:ascii="Arial Narrow" w:hAnsi="Arial Narrow" w:cs="Arial"/>
                <w:b/>
                <w:sz w:val="32"/>
                <w:lang w:val="en"/>
              </w:rPr>
            </w:pPr>
            <w:r w:rsidRPr="00BA606D">
              <w:rPr>
                <w:rFonts w:ascii="Arial Narrow" w:hAnsi="Arial Narrow" w:cs="Arial"/>
                <w:b/>
                <w:lang w:val="en"/>
              </w:rPr>
              <w:t>Underweight</w:t>
            </w:r>
          </w:p>
        </w:tc>
        <w:tc>
          <w:tcPr>
            <w:tcW w:w="2224" w:type="dxa"/>
            <w:shd w:val="clear" w:color="auto" w:fill="auto"/>
          </w:tcPr>
          <w:p w14:paraId="50459B81" w14:textId="77777777" w:rsidR="00F83D6E" w:rsidRPr="00BA606D" w:rsidRDefault="00F83D6E" w:rsidP="004B676B">
            <w:pPr>
              <w:widowControl w:val="0"/>
              <w:jc w:val="center"/>
              <w:rPr>
                <w:rFonts w:ascii="Arial Narrow" w:hAnsi="Arial Narrow"/>
                <w:b/>
                <w:bCs/>
              </w:rPr>
            </w:pPr>
            <w:r w:rsidRPr="00BA606D">
              <w:rPr>
                <w:rFonts w:ascii="Arial Narrow" w:hAnsi="Arial Narrow"/>
                <w:sz w:val="32"/>
              </w:rPr>
              <w:t xml:space="preserve">18.5 </w:t>
            </w:r>
            <w:r>
              <w:rPr>
                <w:rFonts w:ascii="Arial Narrow" w:hAnsi="Arial Narrow"/>
                <w:sz w:val="32"/>
              </w:rPr>
              <w:t>–</w:t>
            </w:r>
            <w:r w:rsidRPr="00BA606D">
              <w:rPr>
                <w:rFonts w:ascii="Arial Narrow" w:hAnsi="Arial Narrow"/>
                <w:sz w:val="32"/>
              </w:rPr>
              <w:t xml:space="preserve"> 25</w:t>
            </w:r>
          </w:p>
          <w:p w14:paraId="196B75EA" w14:textId="77777777" w:rsidR="00F83D6E" w:rsidRPr="00BA606D" w:rsidRDefault="00F83D6E" w:rsidP="004B676B">
            <w:pPr>
              <w:widowControl w:val="0"/>
              <w:jc w:val="center"/>
              <w:rPr>
                <w:rFonts w:ascii="Arial Narrow" w:hAnsi="Arial Narrow"/>
                <w:sz w:val="32"/>
              </w:rPr>
            </w:pPr>
            <w:r w:rsidRPr="00BA606D">
              <w:rPr>
                <w:rFonts w:ascii="Arial Narrow" w:hAnsi="Arial Narrow"/>
                <w:b/>
                <w:bCs/>
              </w:rPr>
              <w:t>Healthy Weight</w:t>
            </w:r>
          </w:p>
        </w:tc>
        <w:tc>
          <w:tcPr>
            <w:tcW w:w="2226" w:type="dxa"/>
            <w:shd w:val="clear" w:color="auto" w:fill="auto"/>
          </w:tcPr>
          <w:p w14:paraId="4A974183" w14:textId="77777777" w:rsidR="00F83D6E" w:rsidRPr="00BA606D" w:rsidRDefault="00F83D6E" w:rsidP="004B676B">
            <w:pPr>
              <w:widowControl w:val="0"/>
              <w:jc w:val="center"/>
              <w:rPr>
                <w:rFonts w:ascii="Arial Narrow" w:hAnsi="Arial Narrow"/>
                <w:b/>
                <w:bCs/>
              </w:rPr>
            </w:pPr>
            <w:r w:rsidRPr="00BA606D">
              <w:rPr>
                <w:rFonts w:ascii="Arial Narrow" w:hAnsi="Arial Narrow"/>
                <w:sz w:val="32"/>
              </w:rPr>
              <w:t>26 - 30</w:t>
            </w:r>
          </w:p>
          <w:p w14:paraId="27B91E93" w14:textId="77777777" w:rsidR="00F83D6E" w:rsidRDefault="00F83D6E" w:rsidP="004B676B">
            <w:pPr>
              <w:widowControl w:val="0"/>
              <w:jc w:val="center"/>
              <w:rPr>
                <w:rFonts w:ascii="Arial Narrow" w:hAnsi="Arial Narrow"/>
                <w:b/>
                <w:bCs/>
              </w:rPr>
            </w:pPr>
            <w:r w:rsidRPr="00BA606D">
              <w:rPr>
                <w:rFonts w:ascii="Arial Narrow" w:hAnsi="Arial Narrow"/>
                <w:b/>
                <w:bCs/>
              </w:rPr>
              <w:t>Overweight</w:t>
            </w:r>
            <w:r>
              <w:rPr>
                <w:rFonts w:ascii="Arial Narrow" w:hAnsi="Arial Narrow"/>
                <w:b/>
                <w:bCs/>
              </w:rPr>
              <w:t xml:space="preserve"> / </w:t>
            </w:r>
          </w:p>
          <w:p w14:paraId="03D6BB08" w14:textId="77777777" w:rsidR="00F83D6E" w:rsidRPr="00BA606D" w:rsidRDefault="00F83D6E" w:rsidP="004B676B">
            <w:pPr>
              <w:widowControl w:val="0"/>
              <w:jc w:val="center"/>
              <w:rPr>
                <w:rFonts w:ascii="Arial Narrow" w:hAnsi="Arial Narrow"/>
                <w:sz w:val="32"/>
              </w:rPr>
            </w:pPr>
            <w:r>
              <w:rPr>
                <w:rFonts w:ascii="Arial Narrow" w:hAnsi="Arial Narrow"/>
                <w:b/>
                <w:bCs/>
              </w:rPr>
              <w:t>possible risk</w:t>
            </w:r>
          </w:p>
        </w:tc>
        <w:tc>
          <w:tcPr>
            <w:tcW w:w="1850" w:type="dxa"/>
            <w:shd w:val="clear" w:color="auto" w:fill="auto"/>
          </w:tcPr>
          <w:p w14:paraId="4F1EF264" w14:textId="77777777" w:rsidR="00D17C5E" w:rsidRDefault="00F83D6E" w:rsidP="004B676B">
            <w:pPr>
              <w:widowControl w:val="0"/>
              <w:jc w:val="center"/>
              <w:rPr>
                <w:rFonts w:ascii="Arial Narrow" w:hAnsi="Arial Narrow"/>
                <w:b/>
                <w:bCs/>
              </w:rPr>
            </w:pPr>
            <w:r w:rsidRPr="00BA606D">
              <w:rPr>
                <w:rFonts w:ascii="Arial Narrow" w:hAnsi="Arial Narrow"/>
                <w:sz w:val="32"/>
              </w:rPr>
              <w:t>31 - 40</w:t>
            </w:r>
            <w:r w:rsidRPr="00BA606D">
              <w:rPr>
                <w:rFonts w:ascii="Arial Narrow" w:hAnsi="Arial Narrow"/>
                <w:b/>
                <w:bCs/>
              </w:rPr>
              <w:t xml:space="preserve"> </w:t>
            </w:r>
          </w:p>
          <w:p w14:paraId="5FD1DC46" w14:textId="49049041" w:rsidR="00F83D6E" w:rsidRPr="00BA606D" w:rsidRDefault="00F83D6E" w:rsidP="004B676B">
            <w:pPr>
              <w:widowControl w:val="0"/>
              <w:jc w:val="center"/>
              <w:rPr>
                <w:rFonts w:ascii="Arial Narrow" w:hAnsi="Arial Narrow"/>
                <w:sz w:val="32"/>
              </w:rPr>
            </w:pPr>
            <w:r w:rsidRPr="00BA606D">
              <w:rPr>
                <w:rFonts w:ascii="Arial Narrow" w:hAnsi="Arial Narrow"/>
                <w:b/>
                <w:bCs/>
              </w:rPr>
              <w:t>High Risk</w:t>
            </w:r>
          </w:p>
        </w:tc>
        <w:tc>
          <w:tcPr>
            <w:tcW w:w="2158" w:type="dxa"/>
            <w:shd w:val="clear" w:color="auto" w:fill="auto"/>
          </w:tcPr>
          <w:p w14:paraId="10FC5661" w14:textId="77777777" w:rsidR="00F83D6E" w:rsidRPr="00BA606D" w:rsidRDefault="00F83D6E" w:rsidP="004B676B">
            <w:pPr>
              <w:widowControl w:val="0"/>
              <w:jc w:val="center"/>
              <w:rPr>
                <w:rFonts w:ascii="Arial Narrow" w:hAnsi="Arial Narrow"/>
                <w:sz w:val="32"/>
              </w:rPr>
            </w:pPr>
            <w:r w:rsidRPr="00BA606D">
              <w:rPr>
                <w:rFonts w:ascii="Arial Narrow" w:hAnsi="Arial Narrow"/>
                <w:sz w:val="32"/>
              </w:rPr>
              <w:t>More than 40</w:t>
            </w:r>
            <w:r w:rsidRPr="00BA606D">
              <w:rPr>
                <w:rFonts w:ascii="Arial Narrow" w:hAnsi="Arial Narrow"/>
                <w:b/>
                <w:bCs/>
              </w:rPr>
              <w:t xml:space="preserve"> Extremely High Risk</w:t>
            </w:r>
          </w:p>
        </w:tc>
      </w:tr>
      <w:tr w:rsidR="00F83D6E" w:rsidRPr="00BA606D" w14:paraId="181309C8" w14:textId="77777777" w:rsidTr="004B676B">
        <w:tc>
          <w:tcPr>
            <w:tcW w:w="2332" w:type="dxa"/>
            <w:shd w:val="clear" w:color="auto" w:fill="auto"/>
          </w:tcPr>
          <w:p w14:paraId="4B2DC92B" w14:textId="77777777" w:rsidR="00F83D6E" w:rsidRPr="00BA606D" w:rsidRDefault="00F83D6E" w:rsidP="004B676B">
            <w:pPr>
              <w:widowControl w:val="0"/>
              <w:jc w:val="center"/>
              <w:rPr>
                <w:rFonts w:ascii="Arial Narrow" w:hAnsi="Arial Narrow"/>
              </w:rPr>
            </w:pPr>
            <w:r w:rsidRPr="00BA606D">
              <w:rPr>
                <w:rFonts w:ascii="Arial Narrow" w:hAnsi="Arial Narrow"/>
              </w:rPr>
              <w:t>May be associated with health problems for some people.</w:t>
            </w:r>
          </w:p>
          <w:p w14:paraId="368B57A7" w14:textId="77777777" w:rsidR="00F83D6E" w:rsidRPr="00BA606D" w:rsidRDefault="00F83D6E" w:rsidP="004B676B">
            <w:pPr>
              <w:spacing w:after="160" w:line="259" w:lineRule="auto"/>
              <w:jc w:val="center"/>
              <w:rPr>
                <w:rFonts w:ascii="Tahoma" w:hAnsi="Tahoma" w:cs="Tahoma"/>
                <w:b/>
                <w:sz w:val="96"/>
                <w:lang w:val="en"/>
              </w:rPr>
            </w:pPr>
            <w:r w:rsidRPr="00BA606D">
              <w:rPr>
                <w:rFonts w:ascii="Arial Narrow" w:hAnsi="Arial Narrow"/>
              </w:rPr>
              <w:t>It may be a good idea to consult a dietician and/or physician for advice.</w:t>
            </w:r>
          </w:p>
        </w:tc>
        <w:tc>
          <w:tcPr>
            <w:tcW w:w="2224" w:type="dxa"/>
            <w:shd w:val="clear" w:color="auto" w:fill="auto"/>
          </w:tcPr>
          <w:p w14:paraId="1AAE8420" w14:textId="77777777" w:rsidR="00F83D6E" w:rsidRPr="00BA606D" w:rsidRDefault="00F83D6E" w:rsidP="004B676B">
            <w:pPr>
              <w:widowControl w:val="0"/>
              <w:jc w:val="center"/>
              <w:rPr>
                <w:rFonts w:ascii="Arial Narrow" w:hAnsi="Arial Narrow"/>
              </w:rPr>
            </w:pPr>
            <w:r w:rsidRPr="00BA606D">
              <w:rPr>
                <w:rFonts w:ascii="Arial Narrow" w:hAnsi="Arial Narrow"/>
              </w:rPr>
              <w:t>This range is associated with the lowest risk of body composition related illness for most people.</w:t>
            </w:r>
          </w:p>
          <w:p w14:paraId="53A2115F" w14:textId="2D6AFB19" w:rsidR="00F83D6E" w:rsidRPr="00BA606D" w:rsidRDefault="00F83D6E" w:rsidP="00F83D6E">
            <w:pPr>
              <w:widowControl w:val="0"/>
              <w:jc w:val="center"/>
              <w:rPr>
                <w:rFonts w:ascii="Arial Narrow" w:hAnsi="Arial Narrow"/>
              </w:rPr>
            </w:pPr>
            <w:r w:rsidRPr="00BA606D">
              <w:rPr>
                <w:rFonts w:ascii="Arial Narrow" w:hAnsi="Arial Narrow"/>
              </w:rPr>
              <w:t>This is the range you want to stay in – for life!</w:t>
            </w:r>
          </w:p>
        </w:tc>
        <w:tc>
          <w:tcPr>
            <w:tcW w:w="2226" w:type="dxa"/>
            <w:shd w:val="clear" w:color="auto" w:fill="auto"/>
          </w:tcPr>
          <w:p w14:paraId="0B813C76" w14:textId="36E6902C" w:rsidR="00F83D6E" w:rsidRPr="00BA606D" w:rsidRDefault="00F83D6E" w:rsidP="004B676B">
            <w:pPr>
              <w:widowControl w:val="0"/>
              <w:jc w:val="center"/>
              <w:rPr>
                <w:rFonts w:ascii="Arial Narrow" w:hAnsi="Arial Narrow"/>
              </w:rPr>
            </w:pPr>
            <w:r w:rsidRPr="00BA606D">
              <w:rPr>
                <w:rFonts w:ascii="Arial Narrow" w:hAnsi="Arial Narrow"/>
              </w:rPr>
              <w:t xml:space="preserve">A BMI </w:t>
            </w:r>
            <w:r w:rsidR="00933D54">
              <w:rPr>
                <w:rFonts w:ascii="Arial Narrow" w:hAnsi="Arial Narrow"/>
              </w:rPr>
              <w:t xml:space="preserve">of </w:t>
            </w:r>
            <w:r w:rsidRPr="00BA606D">
              <w:rPr>
                <w:rFonts w:ascii="Arial Narrow" w:hAnsi="Arial Narrow"/>
              </w:rPr>
              <w:t>over 25 due to high body fat levels</w:t>
            </w:r>
            <w:r w:rsidR="00933D54">
              <w:rPr>
                <w:rFonts w:ascii="Arial Narrow" w:hAnsi="Arial Narrow"/>
              </w:rPr>
              <w:t>,</w:t>
            </w:r>
            <w:r w:rsidRPr="00BA606D">
              <w:rPr>
                <w:rFonts w:ascii="Arial Narrow" w:hAnsi="Arial Narrow"/>
              </w:rPr>
              <w:t xml:space="preserve"> can be associated with health problems for some people.</w:t>
            </w:r>
          </w:p>
          <w:p w14:paraId="77F93143" w14:textId="77777777" w:rsidR="00F83D6E" w:rsidRPr="00BA606D" w:rsidRDefault="00F83D6E" w:rsidP="004B676B">
            <w:pPr>
              <w:widowControl w:val="0"/>
              <w:jc w:val="center"/>
              <w:rPr>
                <w:rFonts w:ascii="Arial Narrow" w:hAnsi="Arial Narrow"/>
              </w:rPr>
            </w:pPr>
            <w:r w:rsidRPr="00BA606D">
              <w:rPr>
                <w:rFonts w:ascii="Arial Narrow" w:hAnsi="Arial Narrow"/>
              </w:rPr>
              <w:t>Corresponds to 10 % over ideal body weight.</w:t>
            </w:r>
          </w:p>
        </w:tc>
        <w:tc>
          <w:tcPr>
            <w:tcW w:w="4008" w:type="dxa"/>
            <w:gridSpan w:val="2"/>
            <w:shd w:val="clear" w:color="auto" w:fill="auto"/>
          </w:tcPr>
          <w:p w14:paraId="2DE3D299" w14:textId="77777777" w:rsidR="00F83D6E" w:rsidRPr="00BA606D" w:rsidRDefault="00F83D6E" w:rsidP="004B676B">
            <w:pPr>
              <w:widowControl w:val="0"/>
              <w:jc w:val="center"/>
              <w:rPr>
                <w:rFonts w:ascii="Arial Narrow" w:hAnsi="Arial Narrow"/>
                <w:b/>
                <w:bCs/>
              </w:rPr>
            </w:pPr>
            <w:r w:rsidRPr="00BA606D">
              <w:rPr>
                <w:rFonts w:ascii="Arial Narrow" w:hAnsi="Arial Narrow"/>
              </w:rPr>
              <w:t>A BMI over 30 (30 lbs. or more overweight) due to high body fat levels especially with fat storage in the abdominal area is associated with increased risk of developing health problems such as heart disease, high blood pressure and diabetes. It is recommended to evaluate your present lifestyle and consult a dietician or physician for advice.</w:t>
            </w:r>
          </w:p>
        </w:tc>
      </w:tr>
    </w:tbl>
    <w:p w14:paraId="2EBB065C" w14:textId="77777777" w:rsidR="00F83D6E" w:rsidRDefault="00F83D6E" w:rsidP="00052167">
      <w:pPr>
        <w:widowControl w:val="0"/>
        <w:numPr>
          <w:ilvl w:val="12"/>
          <w:numId w:val="0"/>
        </w:numPr>
        <w:spacing w:line="215" w:lineRule="auto"/>
        <w:rPr>
          <w:rFonts w:ascii="Arial Narrow" w:hAnsi="Arial Narrow" w:cs="Arial"/>
          <w:color w:val="000000" w:themeColor="text1"/>
          <w:sz w:val="24"/>
          <w:lang w:val="en"/>
        </w:rPr>
      </w:pPr>
    </w:p>
    <w:p w14:paraId="1E7E017E" w14:textId="02FCDF87" w:rsidR="00F83D6E" w:rsidRPr="00400013" w:rsidRDefault="00F83D6E" w:rsidP="00F83D6E"/>
    <w:p w14:paraId="40F21D21" w14:textId="77777777" w:rsidR="00F83D6E" w:rsidRPr="00413D1C" w:rsidRDefault="00F83D6E" w:rsidP="00F83D6E">
      <w:pPr>
        <w:spacing w:after="160" w:line="259" w:lineRule="auto"/>
        <w:jc w:val="center"/>
        <w:rPr>
          <w:rFonts w:ascii="Arial Black" w:hAnsi="Arial Black"/>
          <w:sz w:val="144"/>
        </w:rPr>
      </w:pPr>
      <w:r w:rsidRPr="00F96759">
        <w:rPr>
          <w:rFonts w:ascii="Arial Black" w:hAnsi="Arial Black"/>
          <w:sz w:val="32"/>
        </w:rPr>
        <w:t>HIGH BMI</w:t>
      </w:r>
      <w:r>
        <w:rPr>
          <w:rFonts w:ascii="Arial Black" w:hAnsi="Arial Black"/>
          <w:sz w:val="32"/>
        </w:rPr>
        <w:t xml:space="preserve"> - </w:t>
      </w:r>
      <w:r w:rsidRPr="00F96759">
        <w:rPr>
          <w:rFonts w:ascii="Arial Black" w:hAnsi="Arial Black"/>
          <w:sz w:val="36"/>
        </w:rPr>
        <w:t>MUSCLE OR BODY FAT???</w:t>
      </w:r>
    </w:p>
    <w:p w14:paraId="23544B50" w14:textId="77777777" w:rsidR="00F83D6E" w:rsidRDefault="00F83D6E" w:rsidP="00F83D6E">
      <w:pPr>
        <w:spacing w:after="160" w:line="259" w:lineRule="auto"/>
        <w:jc w:val="center"/>
        <w:rPr>
          <w:rFonts w:ascii="Tahoma" w:eastAsia="Arial Unicode MS" w:hAnsi="Tahoma" w:cs="Tahoma"/>
          <w:b/>
          <w:sz w:val="96"/>
          <w:lang w:val="en"/>
        </w:rPr>
      </w:pPr>
      <w:r>
        <w:rPr>
          <w:noProof/>
          <w:color w:val="0000FF"/>
        </w:rPr>
        <w:drawing>
          <wp:inline distT="0" distB="0" distL="0" distR="0" wp14:anchorId="73DA0B1C" wp14:editId="3F3816E0">
            <wp:extent cx="3262586" cy="2316729"/>
            <wp:effectExtent l="0" t="0" r="0" b="0"/>
            <wp:docPr id="552311896" name="Picture 4" descr="Image result for body composition">
              <a:hlinkClick xmlns:a="http://schemas.openxmlformats.org/drawingml/2006/main" r:id="rId4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body composition">
                      <a:hlinkClick r:id="rId411"/>
                    </pic:cNvPr>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3265730" cy="2318961"/>
                    </a:xfrm>
                    <a:prstGeom prst="rect">
                      <a:avLst/>
                    </a:prstGeom>
                    <a:noFill/>
                    <a:ln>
                      <a:noFill/>
                    </a:ln>
                  </pic:spPr>
                </pic:pic>
              </a:graphicData>
            </a:graphic>
          </wp:inline>
        </w:drawing>
      </w:r>
    </w:p>
    <w:p w14:paraId="06799E7D" w14:textId="77777777" w:rsidR="00F83D6E" w:rsidRPr="00F83D6E" w:rsidRDefault="00F83D6E" w:rsidP="00052167">
      <w:pPr>
        <w:widowControl w:val="0"/>
        <w:numPr>
          <w:ilvl w:val="12"/>
          <w:numId w:val="0"/>
        </w:numPr>
        <w:spacing w:line="215" w:lineRule="auto"/>
        <w:rPr>
          <w:rFonts w:ascii="Arial Narrow" w:hAnsi="Arial Narrow" w:cs="Arial"/>
          <w:color w:val="000000" w:themeColor="text1"/>
          <w:sz w:val="24"/>
          <w:lang w:val="en-GB"/>
        </w:rPr>
      </w:pPr>
    </w:p>
    <w:p w14:paraId="7DDD440E" w14:textId="0380A06E" w:rsidR="008146DF" w:rsidRPr="00CE5B46" w:rsidRDefault="008146DF" w:rsidP="008146DF">
      <w:pPr>
        <w:rPr>
          <w:rFonts w:ascii="Arial Narrow" w:hAnsi="Arial Narrow" w:cs="Arial"/>
          <w:color w:val="231F20"/>
          <w:sz w:val="24"/>
          <w:szCs w:val="27"/>
        </w:rPr>
      </w:pPr>
      <w:r w:rsidRPr="00CE5B46">
        <w:rPr>
          <w:rFonts w:ascii="Arial Narrow" w:hAnsi="Arial Narrow" w:cs="Arial"/>
          <w:color w:val="231F20"/>
          <w:sz w:val="24"/>
          <w:szCs w:val="27"/>
          <w:lang w:val="en-US" w:eastAsia="en-US"/>
        </w:rPr>
        <w:t xml:space="preserve">When analyzing Body Composition, it is important to consider that muscle mass, body fat distribution and metabolism may vary from person to person. There are many different body shapes and many different body types as all bodies are special and unique. One aspect of what makes them unique is their shape and how they carry weight and muscle. Regardless of body type and/or shape, health improvements can be made with regular physical activity and healthy nutrition. </w:t>
      </w:r>
      <w:r>
        <w:rPr>
          <w:rFonts w:ascii="Arial Narrow" w:hAnsi="Arial Narrow" w:cs="Arial"/>
          <w:color w:val="231F20"/>
          <w:sz w:val="24"/>
          <w:szCs w:val="27"/>
          <w:lang w:val="en-US" w:eastAsia="en-US"/>
        </w:rPr>
        <w:t>Regardless of your</w:t>
      </w:r>
      <w:r w:rsidRPr="00CE5B46">
        <w:rPr>
          <w:rFonts w:ascii="Arial Narrow" w:hAnsi="Arial Narrow" w:cs="Arial"/>
          <w:color w:val="231F20"/>
          <w:sz w:val="24"/>
          <w:szCs w:val="27"/>
        </w:rPr>
        <w:t xml:space="preserve"> body type</w:t>
      </w:r>
      <w:r>
        <w:rPr>
          <w:rFonts w:ascii="Arial Narrow" w:hAnsi="Arial Narrow" w:cs="Arial"/>
          <w:color w:val="231F20"/>
          <w:sz w:val="24"/>
          <w:szCs w:val="27"/>
        </w:rPr>
        <w:t xml:space="preserve">, </w:t>
      </w:r>
      <w:r w:rsidRPr="00CE5B46">
        <w:rPr>
          <w:rFonts w:ascii="Arial Narrow" w:hAnsi="Arial Narrow" w:cs="Arial"/>
          <w:color w:val="231F20"/>
          <w:sz w:val="24"/>
          <w:szCs w:val="27"/>
        </w:rPr>
        <w:t>achieve</w:t>
      </w:r>
      <w:r>
        <w:rPr>
          <w:rFonts w:ascii="Arial Narrow" w:hAnsi="Arial Narrow" w:cs="Arial"/>
          <w:color w:val="231F20"/>
          <w:sz w:val="24"/>
          <w:szCs w:val="27"/>
        </w:rPr>
        <w:t xml:space="preserve">ments and </w:t>
      </w:r>
      <w:r w:rsidRPr="00CE5B46">
        <w:rPr>
          <w:rFonts w:ascii="Arial Narrow" w:hAnsi="Arial Narrow" w:cs="Arial"/>
          <w:color w:val="231F20"/>
          <w:sz w:val="24"/>
          <w:szCs w:val="27"/>
        </w:rPr>
        <w:t xml:space="preserve">improvements in strength, flexibility, and body </w:t>
      </w:r>
      <w:r>
        <w:rPr>
          <w:rFonts w:ascii="Arial Narrow" w:hAnsi="Arial Narrow" w:cs="Arial"/>
          <w:color w:val="231F20"/>
          <w:sz w:val="24"/>
          <w:szCs w:val="27"/>
        </w:rPr>
        <w:t xml:space="preserve">composition can be achieved by </w:t>
      </w:r>
      <w:r w:rsidRPr="00CE5B46">
        <w:rPr>
          <w:rFonts w:ascii="Arial Narrow" w:hAnsi="Arial Narrow" w:cs="Arial"/>
          <w:color w:val="231F20"/>
          <w:sz w:val="24"/>
          <w:szCs w:val="27"/>
        </w:rPr>
        <w:t>follow</w:t>
      </w:r>
      <w:r>
        <w:rPr>
          <w:rFonts w:ascii="Arial Narrow" w:hAnsi="Arial Narrow" w:cs="Arial"/>
          <w:color w:val="231F20"/>
          <w:sz w:val="24"/>
          <w:szCs w:val="27"/>
        </w:rPr>
        <w:t>ing</w:t>
      </w:r>
      <w:r w:rsidRPr="00CE5B46">
        <w:rPr>
          <w:rFonts w:ascii="Arial Narrow" w:hAnsi="Arial Narrow" w:cs="Arial"/>
          <w:color w:val="231F20"/>
          <w:sz w:val="24"/>
          <w:szCs w:val="27"/>
        </w:rPr>
        <w:t xml:space="preserve"> an exercise program</w:t>
      </w:r>
      <w:r>
        <w:rPr>
          <w:rFonts w:ascii="Arial Narrow" w:hAnsi="Arial Narrow" w:cs="Arial"/>
          <w:color w:val="231F20"/>
          <w:sz w:val="24"/>
          <w:szCs w:val="27"/>
        </w:rPr>
        <w:t>, active living and h</w:t>
      </w:r>
      <w:r w:rsidRPr="00CE5B46">
        <w:rPr>
          <w:rFonts w:ascii="Arial Narrow" w:hAnsi="Arial Narrow" w:cs="Arial"/>
          <w:color w:val="231F20"/>
          <w:sz w:val="24"/>
          <w:szCs w:val="27"/>
        </w:rPr>
        <w:t>ealthy eating plan to reach their goals.</w:t>
      </w:r>
    </w:p>
    <w:p w14:paraId="2C88C3A0" w14:textId="77777777" w:rsidR="008146DF" w:rsidRDefault="008146DF" w:rsidP="008146DF">
      <w:pPr>
        <w:rPr>
          <w:rFonts w:ascii="Arial" w:hAnsi="Arial" w:cs="Arial"/>
          <w:color w:val="231F20"/>
          <w:sz w:val="27"/>
          <w:szCs w:val="27"/>
        </w:rPr>
      </w:pPr>
    </w:p>
    <w:tbl>
      <w:tblPr>
        <w:tblStyle w:val="TableGrid"/>
        <w:tblW w:w="0" w:type="auto"/>
        <w:tblLook w:val="04A0" w:firstRow="1" w:lastRow="0" w:firstColumn="1" w:lastColumn="0" w:noHBand="0" w:noVBand="1"/>
      </w:tblPr>
      <w:tblGrid>
        <w:gridCol w:w="3596"/>
        <w:gridCol w:w="1799"/>
        <w:gridCol w:w="1798"/>
        <w:gridCol w:w="3597"/>
      </w:tblGrid>
      <w:tr w:rsidR="008146DF" w14:paraId="7468C7EA" w14:textId="77777777" w:rsidTr="00E31452">
        <w:tc>
          <w:tcPr>
            <w:tcW w:w="10790" w:type="dxa"/>
            <w:gridSpan w:val="4"/>
          </w:tcPr>
          <w:p w14:paraId="15C59264" w14:textId="77777777" w:rsidR="008146DF" w:rsidRDefault="008146DF" w:rsidP="00E31452">
            <w:pPr>
              <w:jc w:val="center"/>
              <w:rPr>
                <w:rFonts w:ascii="Arial" w:hAnsi="Arial" w:cs="Arial"/>
                <w:b/>
                <w:color w:val="231F20"/>
                <w:sz w:val="24"/>
                <w:szCs w:val="24"/>
                <w:lang w:eastAsia="en-US"/>
              </w:rPr>
            </w:pPr>
            <w:r w:rsidRPr="00FA5AF3">
              <w:rPr>
                <w:rFonts w:ascii="Arial" w:hAnsi="Arial" w:cs="Arial"/>
                <w:b/>
                <w:color w:val="231F20"/>
                <w:sz w:val="24"/>
                <w:szCs w:val="24"/>
                <w:lang w:eastAsia="en-US"/>
              </w:rPr>
              <w:t xml:space="preserve">Somatotypes </w:t>
            </w:r>
          </w:p>
          <w:p w14:paraId="578DC1D2" w14:textId="77777777" w:rsidR="008146DF" w:rsidRDefault="008146DF" w:rsidP="00E31452">
            <w:pPr>
              <w:jc w:val="center"/>
              <w:rPr>
                <w:rStyle w:val="Strong"/>
                <w:rFonts w:ascii="Arial" w:hAnsi="Arial" w:cs="Arial"/>
                <w:b w:val="0"/>
                <w:color w:val="000000"/>
                <w:sz w:val="24"/>
                <w:szCs w:val="24"/>
                <w:shd w:val="clear" w:color="auto" w:fill="FFFFFF"/>
              </w:rPr>
            </w:pPr>
            <w:r>
              <w:rPr>
                <w:rStyle w:val="Strong"/>
                <w:rFonts w:ascii="Arial" w:hAnsi="Arial" w:cs="Arial"/>
                <w:b w:val="0"/>
                <w:color w:val="000000"/>
                <w:sz w:val="24"/>
                <w:szCs w:val="24"/>
                <w:shd w:val="clear" w:color="auto" w:fill="FFFFFF"/>
              </w:rPr>
              <w:t>I</w:t>
            </w:r>
            <w:r w:rsidRPr="00FA5AF3">
              <w:rPr>
                <w:rStyle w:val="Strong"/>
                <w:rFonts w:ascii="Arial" w:hAnsi="Arial" w:cs="Arial"/>
                <w:b w:val="0"/>
                <w:color w:val="000000"/>
                <w:sz w:val="24"/>
                <w:szCs w:val="24"/>
                <w:shd w:val="clear" w:color="auto" w:fill="FFFFFF"/>
              </w:rPr>
              <w:t>ndividuals genetic physical predisposition to a certain body shape, fat to muscle ratio and stature.</w:t>
            </w:r>
          </w:p>
          <w:p w14:paraId="745177AB" w14:textId="77777777" w:rsidR="008146DF" w:rsidRPr="008F0CE8" w:rsidRDefault="008146DF" w:rsidP="00E31452">
            <w:pPr>
              <w:jc w:val="center"/>
              <w:rPr>
                <w:rFonts w:ascii="Arial" w:hAnsi="Arial" w:cs="Arial"/>
                <w:color w:val="231F20"/>
                <w:sz w:val="24"/>
                <w:szCs w:val="24"/>
                <w:lang w:eastAsia="en-US"/>
              </w:rPr>
            </w:pPr>
            <w:r w:rsidRPr="008F0CE8">
              <w:rPr>
                <w:rFonts w:ascii="Arial" w:hAnsi="Arial" w:cs="Arial"/>
                <w:color w:val="231F20"/>
                <w:sz w:val="24"/>
                <w:szCs w:val="24"/>
                <w:lang w:eastAsia="en-US"/>
              </w:rPr>
              <w:t xml:space="preserve">It is possible to be a mix of somatotypes as we are unique and come in all shapes and sizes </w:t>
            </w:r>
            <w:r w:rsidRPr="008F0CE8">
              <w:rPr>
                <mc:AlternateContent>
                  <mc:Choice Requires="w16se">
                    <w:rFonts w:ascii="Arial" w:hAnsi="Arial" w:cs="Arial"/>
                  </mc:Choice>
                  <mc:Fallback>
                    <w:rFonts w:ascii="Segoe UI Emoji" w:eastAsia="Segoe UI Emoji" w:hAnsi="Segoe UI Emoji" w:cs="Segoe UI Emoji"/>
                  </mc:Fallback>
                </mc:AlternateContent>
                <w:color w:val="231F20"/>
                <w:sz w:val="24"/>
                <w:szCs w:val="24"/>
                <w:lang w:eastAsia="en-US"/>
              </w:rPr>
              <mc:AlternateContent>
                <mc:Choice Requires="w16se">
                  <w16se:symEx w16se:font="Segoe UI Emoji" w16se:char="1F60A"/>
                </mc:Choice>
                <mc:Fallback>
                  <w:t>😊</w:t>
                </mc:Fallback>
              </mc:AlternateContent>
            </w:r>
            <w:r w:rsidRPr="008F0CE8">
              <w:rPr>
                <w:rFonts w:ascii="Arial" w:hAnsi="Arial" w:cs="Arial"/>
                <w:color w:val="231F20"/>
                <w:sz w:val="24"/>
                <w:szCs w:val="24"/>
                <w:lang w:eastAsia="en-US"/>
              </w:rPr>
              <w:t xml:space="preserve"> </w:t>
            </w:r>
          </w:p>
        </w:tc>
      </w:tr>
      <w:tr w:rsidR="008146DF" w14:paraId="6F9D27A6" w14:textId="77777777" w:rsidTr="00E31452">
        <w:tc>
          <w:tcPr>
            <w:tcW w:w="3596" w:type="dxa"/>
          </w:tcPr>
          <w:p w14:paraId="72CA5251" w14:textId="77777777" w:rsidR="008146DF" w:rsidRPr="00A74328" w:rsidRDefault="008146DF" w:rsidP="00E31452">
            <w:pPr>
              <w:shd w:val="clear" w:color="auto" w:fill="FFFFFF"/>
              <w:jc w:val="center"/>
              <w:textAlignment w:val="baseline"/>
              <w:rPr>
                <w:rFonts w:ascii="Arial" w:hAnsi="Arial" w:cs="Arial"/>
                <w:color w:val="231F20"/>
                <w:sz w:val="24"/>
                <w:szCs w:val="27"/>
                <w:lang w:eastAsia="en-US"/>
              </w:rPr>
            </w:pPr>
            <w:r w:rsidRPr="00A74328">
              <w:rPr>
                <w:rFonts w:ascii="Arial" w:hAnsi="Arial" w:cs="Arial"/>
                <w:color w:val="000000"/>
                <w:sz w:val="27"/>
                <w:szCs w:val="27"/>
                <w:lang w:val="en-US" w:eastAsia="en-US"/>
              </w:rPr>
              <w:t>Ectomorph</w:t>
            </w:r>
          </w:p>
        </w:tc>
        <w:tc>
          <w:tcPr>
            <w:tcW w:w="3597" w:type="dxa"/>
            <w:gridSpan w:val="2"/>
          </w:tcPr>
          <w:p w14:paraId="56C4E66F" w14:textId="77777777" w:rsidR="008146DF" w:rsidRPr="00A74328" w:rsidRDefault="008146DF" w:rsidP="00E31452">
            <w:pPr>
              <w:jc w:val="center"/>
              <w:rPr>
                <w:rFonts w:ascii="Arial" w:hAnsi="Arial" w:cs="Arial"/>
                <w:color w:val="231F20"/>
                <w:sz w:val="24"/>
                <w:szCs w:val="27"/>
                <w:lang w:eastAsia="en-US"/>
              </w:rPr>
            </w:pPr>
            <w:r>
              <w:rPr>
                <w:rFonts w:ascii="Arial" w:hAnsi="Arial" w:cs="Arial"/>
                <w:color w:val="231F20"/>
                <w:sz w:val="24"/>
                <w:szCs w:val="27"/>
                <w:lang w:eastAsia="en-US"/>
              </w:rPr>
              <w:t>Mesomorph</w:t>
            </w:r>
          </w:p>
        </w:tc>
        <w:tc>
          <w:tcPr>
            <w:tcW w:w="3597" w:type="dxa"/>
          </w:tcPr>
          <w:p w14:paraId="5AC917A6" w14:textId="77777777" w:rsidR="008146DF" w:rsidRPr="00A74328" w:rsidRDefault="008146DF" w:rsidP="00E31452">
            <w:pPr>
              <w:jc w:val="center"/>
              <w:rPr>
                <w:rFonts w:ascii="Arial" w:hAnsi="Arial" w:cs="Arial"/>
                <w:color w:val="231F20"/>
                <w:sz w:val="24"/>
                <w:szCs w:val="27"/>
                <w:lang w:eastAsia="en-US"/>
              </w:rPr>
            </w:pPr>
            <w:r>
              <w:rPr>
                <w:rFonts w:ascii="Arial" w:hAnsi="Arial" w:cs="Arial"/>
                <w:color w:val="231F20"/>
                <w:sz w:val="24"/>
                <w:szCs w:val="27"/>
                <w:lang w:eastAsia="en-US"/>
              </w:rPr>
              <w:t>Endomorph</w:t>
            </w:r>
          </w:p>
        </w:tc>
      </w:tr>
      <w:tr w:rsidR="008146DF" w14:paraId="6381D525" w14:textId="77777777" w:rsidTr="00E31452">
        <w:tc>
          <w:tcPr>
            <w:tcW w:w="3596" w:type="dxa"/>
          </w:tcPr>
          <w:p w14:paraId="7B06FE2B" w14:textId="77777777" w:rsidR="008146DF" w:rsidRPr="00255810" w:rsidRDefault="008146DF" w:rsidP="00E31452">
            <w:pPr>
              <w:numPr>
                <w:ilvl w:val="0"/>
                <w:numId w:val="90"/>
              </w:numPr>
              <w:shd w:val="clear" w:color="auto" w:fill="FFFFFF"/>
              <w:tabs>
                <w:tab w:val="clear" w:pos="720"/>
                <w:tab w:val="num" w:pos="341"/>
              </w:tabs>
              <w:ind w:left="341" w:hanging="270"/>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Slight frame and bone structure</w:t>
            </w:r>
          </w:p>
          <w:p w14:paraId="5651A2FE" w14:textId="77777777" w:rsidR="008146DF" w:rsidRPr="00255810" w:rsidRDefault="008146DF" w:rsidP="00E31452">
            <w:pPr>
              <w:numPr>
                <w:ilvl w:val="0"/>
                <w:numId w:val="90"/>
              </w:numPr>
              <w:shd w:val="clear" w:color="auto" w:fill="FFFFFF"/>
              <w:tabs>
                <w:tab w:val="clear" w:pos="720"/>
                <w:tab w:val="num" w:pos="341"/>
              </w:tabs>
              <w:ind w:hanging="649"/>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Narrow shoulders</w:t>
            </w:r>
          </w:p>
          <w:p w14:paraId="14E6CF5B" w14:textId="77777777" w:rsidR="008146DF" w:rsidRPr="00255810" w:rsidRDefault="008146DF" w:rsidP="00E31452">
            <w:pPr>
              <w:numPr>
                <w:ilvl w:val="0"/>
                <w:numId w:val="90"/>
              </w:numPr>
              <w:shd w:val="clear" w:color="auto" w:fill="FFFFFF"/>
              <w:tabs>
                <w:tab w:val="clear" w:pos="720"/>
                <w:tab w:val="num" w:pos="341"/>
              </w:tabs>
              <w:ind w:hanging="649"/>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Naturally lean</w:t>
            </w:r>
          </w:p>
          <w:p w14:paraId="75AD8ACE" w14:textId="77777777" w:rsidR="008146DF" w:rsidRPr="00255810" w:rsidRDefault="008146DF" w:rsidP="00E31452">
            <w:pPr>
              <w:numPr>
                <w:ilvl w:val="0"/>
                <w:numId w:val="90"/>
              </w:numPr>
              <w:shd w:val="clear" w:color="auto" w:fill="FFFFFF"/>
              <w:tabs>
                <w:tab w:val="clear" w:pos="720"/>
                <w:tab w:val="num" w:pos="341"/>
              </w:tabs>
              <w:ind w:hanging="649"/>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Flat chest</w:t>
            </w:r>
          </w:p>
          <w:p w14:paraId="1DB2FC3F" w14:textId="77777777" w:rsidR="008146DF" w:rsidRPr="00255810" w:rsidRDefault="008146DF" w:rsidP="00E31452">
            <w:pPr>
              <w:numPr>
                <w:ilvl w:val="0"/>
                <w:numId w:val="90"/>
              </w:numPr>
              <w:shd w:val="clear" w:color="auto" w:fill="FFFFFF"/>
              <w:tabs>
                <w:tab w:val="clear" w:pos="720"/>
                <w:tab w:val="num" w:pos="341"/>
              </w:tabs>
              <w:ind w:hanging="649"/>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Fast metabolism</w:t>
            </w:r>
          </w:p>
          <w:p w14:paraId="7683B6A7" w14:textId="77777777" w:rsidR="008146DF" w:rsidRPr="00255810" w:rsidRDefault="008146DF" w:rsidP="00E31452">
            <w:pPr>
              <w:numPr>
                <w:ilvl w:val="0"/>
                <w:numId w:val="90"/>
              </w:numPr>
              <w:shd w:val="clear" w:color="auto" w:fill="FFFFFF"/>
              <w:tabs>
                <w:tab w:val="clear" w:pos="720"/>
                <w:tab w:val="num" w:pos="341"/>
              </w:tabs>
              <w:ind w:left="341"/>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Finds it difficult to gain weight</w:t>
            </w:r>
          </w:p>
          <w:p w14:paraId="36032698" w14:textId="77777777" w:rsidR="008146DF" w:rsidRPr="00255810" w:rsidRDefault="008146DF" w:rsidP="00E31452">
            <w:pPr>
              <w:numPr>
                <w:ilvl w:val="0"/>
                <w:numId w:val="90"/>
              </w:numPr>
              <w:shd w:val="clear" w:color="auto" w:fill="FFFFFF"/>
              <w:tabs>
                <w:tab w:val="clear" w:pos="720"/>
                <w:tab w:val="num" w:pos="341"/>
              </w:tabs>
              <w:ind w:left="341"/>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Finds building muscle mass challenging</w:t>
            </w:r>
          </w:p>
          <w:p w14:paraId="31EC6DDC" w14:textId="77777777" w:rsidR="008146DF" w:rsidRPr="00255810" w:rsidRDefault="008146DF" w:rsidP="00E31452">
            <w:pPr>
              <w:rPr>
                <w:rFonts w:ascii="Arial Narrow" w:hAnsi="Arial Narrow" w:cs="Arial"/>
                <w:color w:val="231F20"/>
                <w:sz w:val="24"/>
                <w:szCs w:val="27"/>
                <w:lang w:val="en-US" w:eastAsia="en-US"/>
              </w:rPr>
            </w:pPr>
          </w:p>
        </w:tc>
        <w:tc>
          <w:tcPr>
            <w:tcW w:w="3597" w:type="dxa"/>
            <w:gridSpan w:val="2"/>
          </w:tcPr>
          <w:p w14:paraId="563F6630" w14:textId="77777777" w:rsidR="008146DF" w:rsidRPr="00255810" w:rsidRDefault="008146DF" w:rsidP="00E31452">
            <w:pPr>
              <w:numPr>
                <w:ilvl w:val="0"/>
                <w:numId w:val="91"/>
              </w:numPr>
              <w:shd w:val="clear" w:color="auto" w:fill="FFFFFF"/>
              <w:tabs>
                <w:tab w:val="clear" w:pos="720"/>
                <w:tab w:val="num" w:pos="360"/>
              </w:tabs>
              <w:ind w:left="342" w:hanging="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Medium frame</w:t>
            </w:r>
          </w:p>
          <w:p w14:paraId="59403466" w14:textId="77777777" w:rsidR="008146DF" w:rsidRPr="00255810" w:rsidRDefault="008146DF" w:rsidP="00E31452">
            <w:pPr>
              <w:numPr>
                <w:ilvl w:val="0"/>
                <w:numId w:val="91"/>
              </w:numPr>
              <w:shd w:val="clear" w:color="auto" w:fill="FFFFFF"/>
              <w:tabs>
                <w:tab w:val="clear" w:pos="720"/>
                <w:tab w:val="num" w:pos="360"/>
              </w:tabs>
              <w:ind w:left="342" w:hanging="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Athletic and toned body</w:t>
            </w:r>
          </w:p>
          <w:p w14:paraId="0F271BA7" w14:textId="77777777" w:rsidR="008146DF" w:rsidRPr="00255810" w:rsidRDefault="008146DF" w:rsidP="00E31452">
            <w:pPr>
              <w:numPr>
                <w:ilvl w:val="0"/>
                <w:numId w:val="91"/>
              </w:numPr>
              <w:shd w:val="clear" w:color="auto" w:fill="FFFFFF"/>
              <w:tabs>
                <w:tab w:val="clear" w:pos="720"/>
                <w:tab w:val="num" w:pos="360"/>
              </w:tabs>
              <w:ind w:left="342" w:hanging="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Muscle definition</w:t>
            </w:r>
          </w:p>
          <w:p w14:paraId="6A5C8D0A" w14:textId="77777777" w:rsidR="008146DF" w:rsidRPr="00255810" w:rsidRDefault="008146DF" w:rsidP="00E31452">
            <w:pPr>
              <w:numPr>
                <w:ilvl w:val="0"/>
                <w:numId w:val="91"/>
              </w:numPr>
              <w:shd w:val="clear" w:color="auto" w:fill="FFFFFF"/>
              <w:tabs>
                <w:tab w:val="clear" w:pos="720"/>
                <w:tab w:val="num" w:pos="360"/>
              </w:tabs>
              <w:ind w:left="342" w:hanging="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Generally rectangular-shaped body</w:t>
            </w:r>
          </w:p>
          <w:p w14:paraId="7B9B9B63" w14:textId="77777777" w:rsidR="008146DF" w:rsidRPr="00255810" w:rsidRDefault="008146DF" w:rsidP="00E31452">
            <w:pPr>
              <w:numPr>
                <w:ilvl w:val="0"/>
                <w:numId w:val="91"/>
              </w:numPr>
              <w:shd w:val="clear" w:color="auto" w:fill="FFFFFF"/>
              <w:tabs>
                <w:tab w:val="clear" w:pos="720"/>
                <w:tab w:val="num" w:pos="360"/>
              </w:tabs>
              <w:ind w:left="342" w:hanging="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Strong</w:t>
            </w:r>
          </w:p>
          <w:p w14:paraId="1BA50E3E" w14:textId="77777777" w:rsidR="008146DF" w:rsidRPr="00255810" w:rsidRDefault="008146DF" w:rsidP="00E31452">
            <w:pPr>
              <w:numPr>
                <w:ilvl w:val="0"/>
                <w:numId w:val="91"/>
              </w:numPr>
              <w:shd w:val="clear" w:color="auto" w:fill="FFFFFF"/>
              <w:tabs>
                <w:tab w:val="clear" w:pos="720"/>
                <w:tab w:val="num" w:pos="360"/>
              </w:tabs>
              <w:ind w:left="342" w:hanging="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Gains muscle easily</w:t>
            </w:r>
          </w:p>
          <w:p w14:paraId="26201BF2" w14:textId="77777777" w:rsidR="008146DF" w:rsidRPr="00255810" w:rsidRDefault="008146DF" w:rsidP="00E31452">
            <w:pPr>
              <w:rPr>
                <w:rFonts w:ascii="Arial Narrow" w:hAnsi="Arial Narrow" w:cs="Arial"/>
                <w:color w:val="231F20"/>
                <w:sz w:val="24"/>
                <w:szCs w:val="27"/>
                <w:lang w:eastAsia="en-US"/>
              </w:rPr>
            </w:pPr>
          </w:p>
        </w:tc>
        <w:tc>
          <w:tcPr>
            <w:tcW w:w="3597" w:type="dxa"/>
          </w:tcPr>
          <w:p w14:paraId="38DCC7F7" w14:textId="77777777" w:rsidR="008146DF" w:rsidRPr="00255810" w:rsidRDefault="008146DF" w:rsidP="00E31452">
            <w:pPr>
              <w:numPr>
                <w:ilvl w:val="0"/>
                <w:numId w:val="92"/>
              </w:numPr>
              <w:shd w:val="clear" w:color="auto" w:fill="FFFFFF"/>
              <w:tabs>
                <w:tab w:val="clear" w:pos="720"/>
                <w:tab w:val="num" w:pos="342"/>
              </w:tabs>
              <w:ind w:left="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Soft body with minimal natural muscle definition</w:t>
            </w:r>
          </w:p>
          <w:p w14:paraId="08F0194A" w14:textId="77777777" w:rsidR="008146DF" w:rsidRPr="00255810" w:rsidRDefault="008146DF" w:rsidP="00E31452">
            <w:pPr>
              <w:numPr>
                <w:ilvl w:val="0"/>
                <w:numId w:val="92"/>
              </w:numPr>
              <w:shd w:val="clear" w:color="auto" w:fill="FFFFFF"/>
              <w:tabs>
                <w:tab w:val="clear" w:pos="720"/>
                <w:tab w:val="num" w:pos="342"/>
              </w:tabs>
              <w:ind w:left="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Tends towards a round body shape</w:t>
            </w:r>
          </w:p>
          <w:p w14:paraId="7E06D517" w14:textId="77777777" w:rsidR="008146DF" w:rsidRPr="00255810" w:rsidRDefault="008146DF" w:rsidP="00E31452">
            <w:pPr>
              <w:numPr>
                <w:ilvl w:val="0"/>
                <w:numId w:val="92"/>
              </w:numPr>
              <w:shd w:val="clear" w:color="auto" w:fill="FFFFFF"/>
              <w:tabs>
                <w:tab w:val="clear" w:pos="720"/>
                <w:tab w:val="num" w:pos="342"/>
              </w:tabs>
              <w:ind w:left="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Prone to gaining fat</w:t>
            </w:r>
          </w:p>
          <w:p w14:paraId="6729CFCF" w14:textId="77777777" w:rsidR="008146DF" w:rsidRPr="00255810" w:rsidRDefault="008146DF" w:rsidP="00E31452">
            <w:pPr>
              <w:numPr>
                <w:ilvl w:val="0"/>
                <w:numId w:val="92"/>
              </w:numPr>
              <w:shd w:val="clear" w:color="auto" w:fill="FFFFFF"/>
              <w:tabs>
                <w:tab w:val="clear" w:pos="720"/>
                <w:tab w:val="num" w:pos="342"/>
              </w:tabs>
              <w:ind w:left="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Usually, have a larger bone structure</w:t>
            </w:r>
          </w:p>
          <w:p w14:paraId="4A162D29" w14:textId="77777777" w:rsidR="008146DF" w:rsidRPr="00255810" w:rsidRDefault="008146DF" w:rsidP="00E31452">
            <w:pPr>
              <w:numPr>
                <w:ilvl w:val="0"/>
                <w:numId w:val="92"/>
              </w:numPr>
              <w:shd w:val="clear" w:color="auto" w:fill="FFFFFF"/>
              <w:tabs>
                <w:tab w:val="clear" w:pos="720"/>
                <w:tab w:val="num" w:pos="342"/>
              </w:tabs>
              <w:ind w:left="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Slower metabolism</w:t>
            </w:r>
          </w:p>
          <w:p w14:paraId="4FCF6C7D" w14:textId="77777777" w:rsidR="008146DF" w:rsidRPr="00255810" w:rsidRDefault="008146DF" w:rsidP="00E31452">
            <w:pPr>
              <w:numPr>
                <w:ilvl w:val="0"/>
                <w:numId w:val="92"/>
              </w:numPr>
              <w:shd w:val="clear" w:color="auto" w:fill="FFFFFF"/>
              <w:tabs>
                <w:tab w:val="clear" w:pos="720"/>
                <w:tab w:val="num" w:pos="342"/>
              </w:tabs>
              <w:ind w:left="342"/>
              <w:textAlignment w:val="baseline"/>
              <w:rPr>
                <w:rFonts w:ascii="Arial Narrow" w:hAnsi="Arial Narrow" w:cs="Arial"/>
                <w:color w:val="231F20"/>
                <w:sz w:val="24"/>
                <w:szCs w:val="27"/>
                <w:lang w:val="en-US" w:eastAsia="en-US"/>
              </w:rPr>
            </w:pPr>
            <w:r w:rsidRPr="00255810">
              <w:rPr>
                <w:rFonts w:ascii="Arial Narrow" w:hAnsi="Arial Narrow" w:cs="Segoe UI"/>
                <w:color w:val="000000"/>
                <w:sz w:val="24"/>
                <w:szCs w:val="27"/>
                <w:lang w:val="en-US" w:eastAsia="en-US"/>
              </w:rPr>
              <w:t>Finds it more difficult than the other body types to lose fat</w:t>
            </w:r>
          </w:p>
        </w:tc>
      </w:tr>
      <w:tr w:rsidR="008146DF" w14:paraId="56709C65" w14:textId="77777777" w:rsidTr="00E31452">
        <w:tc>
          <w:tcPr>
            <w:tcW w:w="5395" w:type="dxa"/>
            <w:gridSpan w:val="2"/>
          </w:tcPr>
          <w:p w14:paraId="06DACF33" w14:textId="77777777" w:rsidR="008146DF" w:rsidRPr="00A74328" w:rsidRDefault="008146DF" w:rsidP="00E31452">
            <w:pPr>
              <w:shd w:val="clear" w:color="auto" w:fill="FFFFFF"/>
              <w:ind w:left="-18"/>
              <w:jc w:val="center"/>
              <w:textAlignment w:val="baseline"/>
              <w:rPr>
                <w:rFonts w:ascii="Segoe UI" w:hAnsi="Segoe UI" w:cs="Segoe UI"/>
                <w:color w:val="000000"/>
                <w:sz w:val="27"/>
                <w:szCs w:val="27"/>
                <w:lang w:val="en-US" w:eastAsia="en-US"/>
              </w:rPr>
            </w:pPr>
            <w:r w:rsidRPr="00C66CF1">
              <w:fldChar w:fldCharType="begin"/>
            </w:r>
            <w:r w:rsidRPr="00C66CF1">
              <w:instrText xml:space="preserve"> INCLUDEPICTURE "https://media.istockphoto.com/vectors/bodytypes-vector-id473271810?k=6&amp;m=473271810&amp;s=612x612&amp;w=0&amp;h=TcBoOpQ6zjPg37JIr2QDphYiqIh3iGRat1jyCRyIzow=" \* MERGEFORMATINET </w:instrText>
            </w:r>
            <w:r w:rsidRPr="00C66CF1">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rsidR="00112A5D">
              <w:fldChar w:fldCharType="begin"/>
            </w:r>
            <w:r w:rsidR="00112A5D">
              <w:instrText xml:space="preserve"> INCLUDEPICTURE  "https://media.istockphoto.com/vectors/bodytypes-vector-id473271810?k=6&amp;m=473271810&amp;s=612x612&amp;w=0&amp;h=TcBoOpQ6zjPg37JIr2QDphYiqIh3iGRat1jyCRyIzow=" \* MERGEFORMATINET </w:instrText>
            </w:r>
            <w:r w:rsidR="00112A5D">
              <w:fldChar w:fldCharType="separate"/>
            </w:r>
            <w:r w:rsidR="0026717E">
              <w:fldChar w:fldCharType="begin"/>
            </w:r>
            <w:r w:rsidR="0026717E">
              <w:instrText xml:space="preserve"> INCLUDEPICTURE  "https://media.istockphoto.com/vectors/bodytypes-vector-id473271810?k=6&amp;m=473271810&amp;s=612x612&amp;w=0&amp;h=TcBoOpQ6zjPg37JIr2QDphYiqIh3iGRat1jyCRyIzow=" \* MERGEFORMATINET </w:instrText>
            </w:r>
            <w:r w:rsidR="0026717E">
              <w:fldChar w:fldCharType="separate"/>
            </w:r>
            <w:r w:rsidR="0000180B">
              <w:fldChar w:fldCharType="begin"/>
            </w:r>
            <w:r w:rsidR="0000180B">
              <w:instrText xml:space="preserve"> INCLUDEPICTURE  "https://media.istockphoto.com/vectors/bodytypes-vector-id473271810?k=6&amp;m=473271810&amp;s=612x612&amp;w=0&amp;h=TcBoOpQ6zjPg37JIr2QDphYiqIh3iGRat1jyCRyIzow=" \* MERGEFORMATINET </w:instrText>
            </w:r>
            <w:r w:rsidR="0000180B">
              <w:fldChar w:fldCharType="separate"/>
            </w:r>
            <w:r w:rsidR="00753B40">
              <w:fldChar w:fldCharType="begin"/>
            </w:r>
            <w:r w:rsidR="00753B40">
              <w:instrText xml:space="preserve"> INCLUDEPICTURE  "https://media.istockphoto.com/vectors/bodytypes-vector-id473271810?k=6&amp;m=473271810&amp;s=612x612&amp;w=0&amp;h=TcBoOpQ6zjPg37JIr2QDphYiqIh3iGRat1jyCRyIzow=" \* MERGEFORMATINET </w:instrText>
            </w:r>
            <w:r w:rsidR="00753B40">
              <w:fldChar w:fldCharType="separate"/>
            </w:r>
            <w:r w:rsidR="00FF0954">
              <w:fldChar w:fldCharType="begin"/>
            </w:r>
            <w:r w:rsidR="00FF0954">
              <w:instrText xml:space="preserve"> INCLUDEPICTURE  "https://media.istockphoto.com/vectors/bodytypes-vector-id473271810?k=6&amp;m=473271810&amp;s=612x612&amp;w=0&amp;h=TcBoOpQ6zjPg37JIr2QDphYiqIh3iGRat1jyCRyIzow=" \* MERGEFORMATINET </w:instrText>
            </w:r>
            <w:r w:rsidR="00FF0954">
              <w:fldChar w:fldCharType="separate"/>
            </w:r>
            <w:r w:rsidR="008105A1">
              <w:fldChar w:fldCharType="begin"/>
            </w:r>
            <w:r w:rsidR="008105A1">
              <w:instrText xml:space="preserve"> INCLUDEPICTURE  "https://media.istockphoto.com/vectors/bodytypes-vector-id473271810?k=6&amp;m=473271810&amp;s=612x612&amp;w=0&amp;h=TcBoOpQ6zjPg37JIr2QDphYiqIh3iGRat1jyCRyIzow=" \* MERGEFORMATINET </w:instrText>
            </w:r>
            <w:r w:rsidR="008105A1">
              <w:fldChar w:fldCharType="separate"/>
            </w:r>
            <w:r w:rsidR="008105A1">
              <w:fldChar w:fldCharType="begin"/>
            </w:r>
            <w:r w:rsidR="008105A1">
              <w:instrText xml:space="preserve"> INCLUDEPICTURE  "https://media.istockphoto.com/vectors/bodytypes-vector-id473271810?k=6&amp;m=473271810&amp;s=612x612&amp;w=0&amp;h=TcBoOpQ6zjPg37JIr2QDphYiqIh3iGRat1jyCRyIzow=" \* MERGEFORMATINET </w:instrText>
            </w:r>
            <w:r w:rsidR="008105A1">
              <w:fldChar w:fldCharType="separate"/>
            </w:r>
            <w:r w:rsidR="00AB585F">
              <w:fldChar w:fldCharType="begin"/>
            </w:r>
            <w:r w:rsidR="00AB585F">
              <w:instrText xml:space="preserve"> INCLUDEPICTURE  "https://media.istockphoto.com/vectors/bodytypes-vector-id473271810?k=6&amp;m=473271810&amp;s=612x612&amp;w=0&amp;h=TcBoOpQ6zjPg37JIr2QDphYiqIh3iGRat1jyCRyIzow=" \* MERGEFORMATINET </w:instrText>
            </w:r>
            <w:r w:rsidR="00AB585F">
              <w:fldChar w:fldCharType="separate"/>
            </w:r>
            <w:r w:rsidR="00E31452">
              <w:fldChar w:fldCharType="begin"/>
            </w:r>
            <w:r w:rsidR="00E31452">
              <w:instrText xml:space="preserve"> INCLUDEPICTURE  "https://media.istockphoto.com/vectors/bodytypes-vector-id473271810?k=6&amp;m=473271810&amp;s=612x612&amp;w=0&amp;h=TcBoOpQ6zjPg37JIr2QDphYiqIh3iGRat1jyCRyIzow=" \* MERGEFORMATINET </w:instrText>
            </w:r>
            <w:r w:rsidR="00E31452">
              <w:fldChar w:fldCharType="separate"/>
            </w:r>
            <w:r w:rsidR="0028779D">
              <w:fldChar w:fldCharType="begin"/>
            </w:r>
            <w:r w:rsidR="0028779D">
              <w:instrText xml:space="preserve"> INCLUDEPICTURE  "https://media.istockphoto.com/vectors/bodytypes-vector-id473271810?k=6&amp;m=473271810&amp;s=612x612&amp;w=0&amp;h=TcBoOpQ6zjPg37JIr2QDphYiqIh3iGRat1jyCRyIzow=" \* MERGEFORMATINET </w:instrText>
            </w:r>
            <w:r w:rsidR="0028779D">
              <w:fldChar w:fldCharType="separate"/>
            </w:r>
            <w:r w:rsidR="0079341C">
              <w:fldChar w:fldCharType="begin"/>
            </w:r>
            <w:r w:rsidR="0079341C">
              <w:instrText xml:space="preserve"> INCLUDEPICTURE  "https://media.istockphoto.com/vectors/bodytypes-vector-id473271810?k=6&amp;m=473271810&amp;s=612x612&amp;w=0&amp;h=TcBoOpQ6zjPg37JIr2QDphYiqIh3iGRat1jyCRyIzow=" \* MERGEFORMATINET </w:instrText>
            </w:r>
            <w:r w:rsidR="0079341C">
              <w:fldChar w:fldCharType="separate"/>
            </w:r>
            <w:r w:rsidR="004B676B">
              <w:fldChar w:fldCharType="begin"/>
            </w:r>
            <w:r w:rsidR="004B676B">
              <w:instrText xml:space="preserve"> INCLUDEPICTURE  "https://media.istockphoto.com/vectors/bodytypes-vector-id473271810?k=6&amp;m=473271810&amp;s=612x612&amp;w=0&amp;h=TcBoOpQ6zjPg37JIr2QDphYiqIh3iGRat1jyCRyIzow=" \* MERGEFORMATINET </w:instrText>
            </w:r>
            <w:r w:rsidR="004B676B">
              <w:fldChar w:fldCharType="separate"/>
            </w:r>
            <w:r w:rsidR="003471C8">
              <w:fldChar w:fldCharType="begin"/>
            </w:r>
            <w:r w:rsidR="003471C8">
              <w:instrText xml:space="preserve"> INCLUDEPICTURE  "https://media.istockphoto.com/vectors/bodytypes-vector-id473271810?k=6&amp;m=473271810&amp;s=612x612&amp;w=0&amp;h=TcBoOpQ6zjPg37JIr2QDphYiqIh3iGRat1jyCRyIzow=" \* MERGEFORMATINET </w:instrText>
            </w:r>
            <w:r w:rsidR="003471C8">
              <w:fldChar w:fldCharType="separate"/>
            </w:r>
            <w:r w:rsidR="005A76DE">
              <w:fldChar w:fldCharType="begin"/>
            </w:r>
            <w:r w:rsidR="005A76DE">
              <w:instrText xml:space="preserve"> INCLUDEPICTURE  "https://media.istockphoto.com/vectors/bodytypes-vector-id473271810?k=6&amp;m=473271810&amp;s=612x612&amp;w=0&amp;h=TcBoOpQ6zjPg37JIr2QDphYiqIh3iGRat1jyCRyIzow=" \* MERGEFORMATINET </w:instrText>
            </w:r>
            <w:r w:rsidR="005A76DE">
              <w:fldChar w:fldCharType="separate"/>
            </w:r>
            <w:r w:rsidR="00D17C5E">
              <w:fldChar w:fldCharType="begin"/>
            </w:r>
            <w:r w:rsidR="00D17C5E">
              <w:instrText xml:space="preserve"> INCLUDEPICTURE  "https://media.istockphoto.com/vectors/bodytypes-vector-id473271810?k=6&amp;m=473271810&amp;s=612x612&amp;w=0&amp;h=TcBoOpQ6zjPg37JIr2QDphYiqIh3iGRat1jyCRyIzow=" \* MERGEFORMATINET </w:instrText>
            </w:r>
            <w:r w:rsidR="00D17C5E">
              <w:fldChar w:fldCharType="separate"/>
            </w:r>
            <w:r w:rsidR="002F7215">
              <w:fldChar w:fldCharType="begin"/>
            </w:r>
            <w:r w:rsidR="002F7215">
              <w:instrText xml:space="preserve"> INCLUDEPICTURE  "https://media.istockphoto.com/vectors/bodytypes-vector-id473271810?k=6&amp;m=473271810&amp;s=612x612&amp;w=0&amp;h=TcBoOpQ6zjPg37JIr2QDphYiqIh3iGRat1jyCRyIzow=" \* MERGEFORMATINET </w:instrText>
            </w:r>
            <w:r w:rsidR="002F7215">
              <w:fldChar w:fldCharType="separate"/>
            </w:r>
            <w:r w:rsidR="00262E40">
              <w:fldChar w:fldCharType="begin"/>
            </w:r>
            <w:r w:rsidR="00262E40">
              <w:instrText xml:space="preserve"> INCLUDEPICTURE  "https://media.istockphoto.com/vectors/bodytypes-vector-id473271810?k=6&amp;m=473271810&amp;s=612x612&amp;w=0&amp;h=TcBoOpQ6zjPg37JIr2QDphYiqIh3iGRat1jyCRyIzow=" \* MERGEFORMATINET </w:instrText>
            </w:r>
            <w:r w:rsidR="00262E40">
              <w:fldChar w:fldCharType="separate"/>
            </w:r>
            <w:r w:rsidR="00002A64">
              <w:fldChar w:fldCharType="begin"/>
            </w:r>
            <w:r w:rsidR="00002A64">
              <w:instrText xml:space="preserve"> INCLUDEPICTURE  "https://media.istockphoto.com/vectors/bodytypes-vector-id473271810?k=6&amp;m=473271810&amp;s=612x612&amp;w=0&amp;h=TcBoOpQ6zjPg37JIr2QDphYiqIh3iGRat1jyCRyIzow=" \* MERGEFORMATINET </w:instrText>
            </w:r>
            <w:r w:rsidR="00002A64">
              <w:fldChar w:fldCharType="separate"/>
            </w:r>
            <w:r w:rsidR="001613EE">
              <w:fldChar w:fldCharType="begin"/>
            </w:r>
            <w:r w:rsidR="001613EE">
              <w:instrText xml:space="preserve"> INCLUDEPICTURE  "https://media.istockphoto.com/vectors/bodytypes-vector-id473271810?k=6&amp;m=473271810&amp;s=612x612&amp;w=0&amp;h=TcBoOpQ6zjPg37JIr2QDphYiqIh3iGRat1jyCRyIzow=" \* MERGEFORMATINET </w:instrText>
            </w:r>
            <w:r w:rsidR="001613EE">
              <w:fldChar w:fldCharType="separate"/>
            </w:r>
            <w:r w:rsidR="00ED68E1">
              <w:fldChar w:fldCharType="begin"/>
            </w:r>
            <w:r w:rsidR="00ED68E1">
              <w:instrText xml:space="preserve"> INCLUDEPICTURE  "https://media.istockphoto.com/vectors/bodytypes-vector-id473271810?k=6&amp;m=473271810&amp;s=612x612&amp;w=0&amp;h=TcBoOpQ6zjPg37JIr2QDphYiqIh3iGRat1jyCRyIzow=" \* MERGEFORMATINET </w:instrText>
            </w:r>
            <w:r w:rsidR="00ED68E1">
              <w:fldChar w:fldCharType="separate"/>
            </w:r>
            <w:r w:rsidR="009831FD">
              <w:fldChar w:fldCharType="begin"/>
            </w:r>
            <w:r w:rsidR="009831FD">
              <w:instrText xml:space="preserve"> INCLUDEPICTURE  "https://media.istockphoto.com/vectors/bodytypes-vector-id473271810?k=6&amp;m=473271810&amp;s=612x612&amp;w=0&amp;h=TcBoOpQ6zjPg37JIr2QDphYiqIh3iGRat1jyCRyIzow=" \* MERGEFORMATINET </w:instrText>
            </w:r>
            <w:r w:rsidR="009831FD">
              <w:fldChar w:fldCharType="separate"/>
            </w:r>
            <w:r w:rsidR="00D7481E">
              <w:fldChar w:fldCharType="begin"/>
            </w:r>
            <w:r w:rsidR="00D7481E">
              <w:instrText xml:space="preserve"> INCLUDEPICTURE  "https://media.istockphoto.com/vectors/bodytypes-vector-id473271810?k=6&amp;m=473271810&amp;s=612x612&amp;w=0&amp;h=TcBoOpQ6zjPg37JIr2QDphYiqIh3iGRat1jyCRyIzow=" \* MERGEFORMATINET </w:instrText>
            </w:r>
            <w:r w:rsidR="00D7481E">
              <w:fldChar w:fldCharType="separate"/>
            </w:r>
            <w:r w:rsidR="00212F31">
              <w:fldChar w:fldCharType="begin"/>
            </w:r>
            <w:r w:rsidR="00212F31">
              <w:instrText xml:space="preserve"> INCLUDEPICTURE  "https://media.istockphoto.com/vectors/bodytypes-vector-id473271810?k=6&amp;m=473271810&amp;s=612x612&amp;w=0&amp;h=TcBoOpQ6zjPg37JIr2QDphYiqIh3iGRat1jyCRyIzow=" \* MERGEFORMATINET </w:instrText>
            </w:r>
            <w:r w:rsidR="00212F31">
              <w:fldChar w:fldCharType="separate"/>
            </w:r>
            <w:r w:rsidR="00E0442E">
              <w:fldChar w:fldCharType="begin"/>
            </w:r>
            <w:r w:rsidR="00E0442E">
              <w:instrText xml:space="preserve"> INCLUDEPICTURE  "https://media.istockphoto.com/vectors/bodytypes-vector-id473271810?k=6&amp;m=473271810&amp;s=612x612&amp;w=0&amp;h=TcBoOpQ6zjPg37JIr2QDphYiqIh3iGRat1jyCRyIzow=" \* MERGEFORMATINET </w:instrText>
            </w:r>
            <w:r w:rsidR="00E0442E">
              <w:fldChar w:fldCharType="separate"/>
            </w:r>
            <w:r w:rsidR="00CF4BB3">
              <w:fldChar w:fldCharType="begin"/>
            </w:r>
            <w:r w:rsidR="00CF4BB3">
              <w:instrText xml:space="preserve"> INCLUDEPICTURE  "https://media.istockphoto.com/vectors/bodytypes-vector-id473271810?k=6&amp;m=473271810&amp;s=612x612&amp;w=0&amp;h=TcBoOpQ6zjPg37JIr2QDphYiqIh3iGRat1jyCRyIzow=" \* MERGEFORMATINET </w:instrText>
            </w:r>
            <w:r w:rsidR="00CF4BB3">
              <w:fldChar w:fldCharType="separate"/>
            </w:r>
            <w:r w:rsidR="000D7DEF">
              <w:fldChar w:fldCharType="begin"/>
            </w:r>
            <w:r w:rsidR="000D7DEF">
              <w:instrText xml:space="preserve"> INCLUDEPICTURE  "https://media.istockphoto.com/vectors/bodytypes-vector-id473271810?k=6&amp;m=473271810&amp;s=612x612&amp;w=0&amp;h=TcBoOpQ6zjPg37JIr2QDphYiqIh3iGRat1jyCRyIzow=" \* MERGEFORMATINET </w:instrText>
            </w:r>
            <w:r w:rsidR="000D7DEF">
              <w:fldChar w:fldCharType="separate"/>
            </w:r>
            <w:r w:rsidR="00336942">
              <w:fldChar w:fldCharType="begin"/>
            </w:r>
            <w:r w:rsidR="00336942">
              <w:instrText xml:space="preserve"> INCLUDEPICTURE  "https://media.istockphoto.com/vectors/bodytypes-vector-id473271810?k=6&amp;m=473271810&amp;s=612x612&amp;w=0&amp;h=TcBoOpQ6zjPg37JIr2QDphYiqIh3iGRat1jyCRyIzow=" \* MERGEFORMATINET </w:instrText>
            </w:r>
            <w:r w:rsidR="00336942">
              <w:fldChar w:fldCharType="separate"/>
            </w:r>
            <w:r w:rsidR="00386ED6">
              <w:fldChar w:fldCharType="begin"/>
            </w:r>
            <w:r w:rsidR="00386ED6">
              <w:instrText xml:space="preserve"> INCLUDEPICTURE  "https://media.istockphoto.com/vectors/bodytypes-vector-id473271810?k=6&amp;m=473271810&amp;s=612x612&amp;w=0&amp;h=TcBoOpQ6zjPg37JIr2QDphYiqIh3iGRat1jyCRyIzow=" \* MERGEFORMATINET </w:instrText>
            </w:r>
            <w:r w:rsidR="00386ED6">
              <w:fldChar w:fldCharType="separate"/>
            </w:r>
            <w:r w:rsidR="00386ED6">
              <w:pict w14:anchorId="7113B5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bodytypes-vector-id473271810 (612×510)" style="width:163.8pt;height:135.6pt">
                  <v:imagedata r:id="rId413" r:href="rId414"/>
                </v:shape>
              </w:pict>
            </w:r>
            <w:r w:rsidR="00386ED6">
              <w:fldChar w:fldCharType="end"/>
            </w:r>
            <w:r w:rsidR="00336942">
              <w:fldChar w:fldCharType="end"/>
            </w:r>
            <w:r w:rsidR="000D7DEF">
              <w:fldChar w:fldCharType="end"/>
            </w:r>
            <w:r w:rsidR="00CF4BB3">
              <w:fldChar w:fldCharType="end"/>
            </w:r>
            <w:r w:rsidR="00E0442E">
              <w:fldChar w:fldCharType="end"/>
            </w:r>
            <w:r w:rsidR="00212F31">
              <w:fldChar w:fldCharType="end"/>
            </w:r>
            <w:r w:rsidR="00D7481E">
              <w:fldChar w:fldCharType="end"/>
            </w:r>
            <w:r w:rsidR="009831FD">
              <w:fldChar w:fldCharType="end"/>
            </w:r>
            <w:r w:rsidR="00ED68E1">
              <w:fldChar w:fldCharType="end"/>
            </w:r>
            <w:r w:rsidR="001613EE">
              <w:fldChar w:fldCharType="end"/>
            </w:r>
            <w:r w:rsidR="00002A64">
              <w:fldChar w:fldCharType="end"/>
            </w:r>
            <w:r w:rsidR="00262E40">
              <w:fldChar w:fldCharType="end"/>
            </w:r>
            <w:r w:rsidR="002F7215">
              <w:fldChar w:fldCharType="end"/>
            </w:r>
            <w:r w:rsidR="00D17C5E">
              <w:fldChar w:fldCharType="end"/>
            </w:r>
            <w:r w:rsidR="005A76DE">
              <w:fldChar w:fldCharType="end"/>
            </w:r>
            <w:r w:rsidR="003471C8">
              <w:fldChar w:fldCharType="end"/>
            </w:r>
            <w:r w:rsidR="004B676B">
              <w:fldChar w:fldCharType="end"/>
            </w:r>
            <w:r w:rsidR="0079341C">
              <w:fldChar w:fldCharType="end"/>
            </w:r>
            <w:r w:rsidR="0028779D">
              <w:fldChar w:fldCharType="end"/>
            </w:r>
            <w:r w:rsidR="00E31452">
              <w:fldChar w:fldCharType="end"/>
            </w:r>
            <w:r w:rsidR="00AB585F">
              <w:fldChar w:fldCharType="end"/>
            </w:r>
            <w:r w:rsidR="008105A1">
              <w:fldChar w:fldCharType="end"/>
            </w:r>
            <w:r w:rsidR="008105A1">
              <w:fldChar w:fldCharType="end"/>
            </w:r>
            <w:r w:rsidR="00FF0954">
              <w:fldChar w:fldCharType="end"/>
            </w:r>
            <w:r w:rsidR="00753B40">
              <w:fldChar w:fldCharType="end"/>
            </w:r>
            <w:r w:rsidR="0000180B">
              <w:fldChar w:fldCharType="end"/>
            </w:r>
            <w:r w:rsidR="0026717E">
              <w:fldChar w:fldCharType="end"/>
            </w:r>
            <w:r w:rsidR="00112A5D">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C66CF1">
              <w:fldChar w:fldCharType="end"/>
            </w:r>
          </w:p>
        </w:tc>
        <w:tc>
          <w:tcPr>
            <w:tcW w:w="5395" w:type="dxa"/>
            <w:gridSpan w:val="2"/>
          </w:tcPr>
          <w:p w14:paraId="134B9A71" w14:textId="77777777" w:rsidR="008146DF" w:rsidRPr="00A74328" w:rsidRDefault="008146DF" w:rsidP="00E31452">
            <w:pPr>
              <w:shd w:val="clear" w:color="auto" w:fill="FFFFFF"/>
              <w:ind w:left="-18"/>
              <w:jc w:val="center"/>
              <w:textAlignment w:val="baseline"/>
              <w:rPr>
                <w:rFonts w:ascii="Segoe UI" w:hAnsi="Segoe UI" w:cs="Segoe UI"/>
                <w:color w:val="000000"/>
                <w:sz w:val="27"/>
                <w:szCs w:val="27"/>
                <w:lang w:val="en-US" w:eastAsia="en-US"/>
              </w:rPr>
            </w:pPr>
            <w:r>
              <w:rPr>
                <w:noProof/>
              </w:rPr>
              <w:drawing>
                <wp:inline distT="0" distB="0" distL="0" distR="0" wp14:anchorId="35739DD3" wp14:editId="2F7A7D4C">
                  <wp:extent cx="2707884" cy="1627621"/>
                  <wp:effectExtent l="0" t="0" r="0" b="0"/>
                  <wp:docPr id="552311893" name="Picture 552311893" descr="ectomorphendomorphmesomorphfemale500x300.png (50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ctomorphendomorphmesomorphfemale500x300.png (500×300)"/>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2747365" cy="1651351"/>
                          </a:xfrm>
                          <a:prstGeom prst="rect">
                            <a:avLst/>
                          </a:prstGeom>
                          <a:noFill/>
                          <a:ln>
                            <a:noFill/>
                          </a:ln>
                        </pic:spPr>
                      </pic:pic>
                    </a:graphicData>
                  </a:graphic>
                </wp:inline>
              </w:drawing>
            </w:r>
          </w:p>
        </w:tc>
      </w:tr>
    </w:tbl>
    <w:p w14:paraId="392CA323" w14:textId="77777777" w:rsidR="008146DF" w:rsidRDefault="008146DF" w:rsidP="008146DF">
      <w:pPr>
        <w:widowControl w:val="0"/>
        <w:tabs>
          <w:tab w:val="left" w:pos="-1440"/>
        </w:tabs>
        <w:rPr>
          <w:rFonts w:ascii="Arial Narrow" w:hAnsi="Arial Narrow"/>
          <w:sz w:val="24"/>
        </w:rPr>
      </w:pPr>
    </w:p>
    <w:p w14:paraId="007B4465" w14:textId="77777777" w:rsidR="008146DF" w:rsidRDefault="008146DF" w:rsidP="008146DF">
      <w:pPr>
        <w:widowControl w:val="0"/>
        <w:rPr>
          <w:rFonts w:ascii="Arial Narrow" w:hAnsi="Arial Narrow"/>
          <w:sz w:val="24"/>
        </w:rPr>
      </w:pPr>
      <w:r>
        <w:rPr>
          <w:rFonts w:ascii="Arial Narrow" w:hAnsi="Arial Narrow"/>
          <w:sz w:val="24"/>
        </w:rPr>
        <w:lastRenderedPageBreak/>
        <w:t xml:space="preserve"> </w:t>
      </w:r>
    </w:p>
    <w:p w14:paraId="13FB7F88" w14:textId="4CC1B461" w:rsidR="008146DF" w:rsidRDefault="008146DF" w:rsidP="008146DF">
      <w:pPr>
        <w:widowControl w:val="0"/>
        <w:rPr>
          <w:rFonts w:ascii="Tahoma" w:hAnsi="Tahoma"/>
          <w:b/>
          <w:sz w:val="24"/>
        </w:rPr>
      </w:pPr>
      <w:r>
        <w:rPr>
          <w:rFonts w:ascii="Tahoma" w:hAnsi="Tahoma"/>
          <w:b/>
          <w:sz w:val="24"/>
        </w:rPr>
        <w:t xml:space="preserve">THE KEYS TO </w:t>
      </w:r>
      <w:r w:rsidR="00212F31">
        <w:rPr>
          <w:rFonts w:ascii="Tahoma" w:hAnsi="Tahoma"/>
          <w:b/>
          <w:sz w:val="24"/>
        </w:rPr>
        <w:t xml:space="preserve">HEALTHY </w:t>
      </w:r>
      <w:r>
        <w:rPr>
          <w:rFonts w:ascii="Tahoma" w:hAnsi="Tahoma"/>
          <w:b/>
          <w:sz w:val="24"/>
        </w:rPr>
        <w:t xml:space="preserve">WEIGHT MANAGEMENT AND BODY COMPOSITION </w:t>
      </w:r>
    </w:p>
    <w:p w14:paraId="325837A9" w14:textId="78975B7F" w:rsidR="008146DF" w:rsidRDefault="008146DF" w:rsidP="008146DF">
      <w:pPr>
        <w:spacing w:before="120" w:after="240"/>
        <w:rPr>
          <w:rFonts w:ascii="Arial Narrow" w:hAnsi="Arial Narrow" w:cs="Arial"/>
          <w:sz w:val="24"/>
          <w:szCs w:val="24"/>
        </w:rPr>
      </w:pPr>
      <w:r w:rsidRPr="00357044">
        <w:rPr>
          <w:rFonts w:ascii="Arial Narrow" w:hAnsi="Arial Narrow" w:cs="Arial"/>
          <w:sz w:val="24"/>
          <w:szCs w:val="24"/>
        </w:rPr>
        <w:t xml:space="preserve">For years we have focused on caloric balance to understand weight management. If caloric intake equals caloric expenditure then a person will not gain weight or that 3,500 calories equals one pound of weight. The latest research shows that the math may not be that simple. There are other factors that need to be considered as not everyone burns calories at the same rate. Two people can eat the same number of calories but not have the same result on the scale. This is due to how quickly each person is able to burns calories (metabolic rates), a persons’ set point body weight (the weight at which your hormones like you to be at) and the types of food that are eaten.  The quality of the food that you eat can have a large impact on the number of calories consumed and metabolized. Studies have shown that individuals who intake larger quantities of processed foods and simple sugar will consume more calories and metabolize less calories than those who consume quality foods like fruits, vegetables, whole grains and quality protein. </w:t>
      </w:r>
    </w:p>
    <w:p w14:paraId="50DE45CC" w14:textId="77777777" w:rsidR="008146DF" w:rsidRPr="005978FB" w:rsidRDefault="008146DF" w:rsidP="008146DF">
      <w:pPr>
        <w:jc w:val="center"/>
        <w:rPr>
          <w:rFonts w:ascii="Arial" w:hAnsi="Arial" w:cs="Arial"/>
          <w:b/>
          <w:sz w:val="36"/>
        </w:rPr>
      </w:pPr>
      <w:r w:rsidRPr="005978FB">
        <w:rPr>
          <w:rFonts w:ascii="Arial" w:hAnsi="Arial" w:cs="Arial"/>
          <w:b/>
          <w:sz w:val="36"/>
        </w:rPr>
        <w:t>Weight Management Top 1</w:t>
      </w:r>
      <w:r>
        <w:rPr>
          <w:rFonts w:ascii="Arial" w:hAnsi="Arial" w:cs="Arial"/>
          <w:b/>
          <w:sz w:val="36"/>
        </w:rPr>
        <w:t>0 Con</w:t>
      </w:r>
      <w:r w:rsidRPr="005978FB">
        <w:rPr>
          <w:rFonts w:ascii="Arial" w:hAnsi="Arial" w:cs="Arial"/>
          <w:b/>
          <w:sz w:val="36"/>
        </w:rPr>
        <w:t>siderations</w:t>
      </w:r>
    </w:p>
    <w:tbl>
      <w:tblPr>
        <w:tblStyle w:val="TableGrid"/>
        <w:tblW w:w="0" w:type="auto"/>
        <w:tblLook w:val="04A0" w:firstRow="1" w:lastRow="0" w:firstColumn="1" w:lastColumn="0" w:noHBand="0" w:noVBand="1"/>
      </w:tblPr>
      <w:tblGrid>
        <w:gridCol w:w="1129"/>
        <w:gridCol w:w="9661"/>
      </w:tblGrid>
      <w:tr w:rsidR="008146DF" w14:paraId="230DD14C" w14:textId="77777777" w:rsidTr="00E31452">
        <w:tc>
          <w:tcPr>
            <w:tcW w:w="1129" w:type="dxa"/>
          </w:tcPr>
          <w:p w14:paraId="7A2870A8" w14:textId="77777777" w:rsidR="008146DF" w:rsidRDefault="008146DF" w:rsidP="00E31452">
            <w:pPr>
              <w:jc w:val="center"/>
              <w:rPr>
                <w:rFonts w:ascii="Arial" w:hAnsi="Arial" w:cs="Arial"/>
                <w:sz w:val="24"/>
              </w:rPr>
            </w:pPr>
            <w:r>
              <w:rPr>
                <w:rFonts w:ascii="Arial" w:hAnsi="Arial" w:cs="Arial"/>
                <w:sz w:val="24"/>
              </w:rPr>
              <w:t xml:space="preserve"># 1 </w:t>
            </w:r>
          </w:p>
        </w:tc>
        <w:tc>
          <w:tcPr>
            <w:tcW w:w="9661" w:type="dxa"/>
          </w:tcPr>
          <w:p w14:paraId="7C76DD28" w14:textId="77777777" w:rsidR="008146DF" w:rsidRPr="001946F0" w:rsidRDefault="008146DF" w:rsidP="00E31452">
            <w:pPr>
              <w:rPr>
                <w:rFonts w:ascii="Arial Black" w:hAnsi="Arial Black" w:cs="Arial"/>
                <w:b/>
                <w:sz w:val="24"/>
              </w:rPr>
            </w:pPr>
            <w:r w:rsidRPr="001946F0">
              <w:rPr>
                <w:rFonts w:ascii="Arial Black" w:hAnsi="Arial Black" w:cs="Arial"/>
                <w:b/>
                <w:sz w:val="24"/>
              </w:rPr>
              <w:t>Daily Activity: Accumulate a minimum of 30-60 minutes each day.</w:t>
            </w:r>
          </w:p>
          <w:p w14:paraId="770F38BF" w14:textId="77777777" w:rsidR="008146DF" w:rsidRPr="00255810" w:rsidRDefault="008146DF" w:rsidP="00E31452">
            <w:pPr>
              <w:rPr>
                <w:rFonts w:ascii="Arial Narrow" w:hAnsi="Arial Narrow" w:cs="Arial"/>
                <w:sz w:val="24"/>
              </w:rPr>
            </w:pPr>
            <w:r w:rsidRPr="00255810">
              <w:rPr>
                <w:rFonts w:ascii="Arial Narrow" w:hAnsi="Arial Narrow" w:cs="Arial"/>
                <w:sz w:val="24"/>
              </w:rPr>
              <w:t xml:space="preserve">Walk – shovel – rake – vacuum – bike </w:t>
            </w:r>
          </w:p>
          <w:p w14:paraId="1E00E2E9" w14:textId="77777777" w:rsidR="008146DF" w:rsidRDefault="008146DF" w:rsidP="00E31452">
            <w:pPr>
              <w:rPr>
                <w:rFonts w:ascii="Arial" w:hAnsi="Arial" w:cs="Arial"/>
                <w:sz w:val="24"/>
              </w:rPr>
            </w:pPr>
            <w:r w:rsidRPr="00255810">
              <w:rPr>
                <w:rFonts w:ascii="Arial Narrow" w:hAnsi="Arial Narrow" w:cs="Arial"/>
                <w:sz w:val="24"/>
              </w:rPr>
              <w:t>Contributes to caloric expenditure, ↑ muscle mass, ↑ metabolism, stress management, disease prevention, ↑ energy, improved sleep and so many more benefits</w:t>
            </w:r>
          </w:p>
        </w:tc>
      </w:tr>
      <w:tr w:rsidR="008146DF" w14:paraId="274A07A5" w14:textId="77777777" w:rsidTr="00E31452">
        <w:tc>
          <w:tcPr>
            <w:tcW w:w="1129" w:type="dxa"/>
          </w:tcPr>
          <w:p w14:paraId="6423237A" w14:textId="77777777" w:rsidR="008146DF" w:rsidRDefault="008146DF" w:rsidP="00E31452">
            <w:pPr>
              <w:jc w:val="center"/>
              <w:rPr>
                <w:rFonts w:ascii="Arial" w:hAnsi="Arial" w:cs="Arial"/>
                <w:sz w:val="24"/>
              </w:rPr>
            </w:pPr>
            <w:r>
              <w:rPr>
                <w:rFonts w:ascii="Arial" w:hAnsi="Arial" w:cs="Arial"/>
                <w:sz w:val="24"/>
              </w:rPr>
              <w:t># 2</w:t>
            </w:r>
          </w:p>
        </w:tc>
        <w:tc>
          <w:tcPr>
            <w:tcW w:w="9661" w:type="dxa"/>
          </w:tcPr>
          <w:p w14:paraId="3314FB7A" w14:textId="77777777" w:rsidR="008146DF" w:rsidRPr="00357044" w:rsidRDefault="008146DF" w:rsidP="00E31452">
            <w:pPr>
              <w:widowControl w:val="0"/>
              <w:tabs>
                <w:tab w:val="left" w:pos="-1440"/>
              </w:tabs>
              <w:rPr>
                <w:rFonts w:ascii="Arial Black" w:hAnsi="Arial Black"/>
                <w:sz w:val="24"/>
              </w:rPr>
            </w:pPr>
            <w:r w:rsidRPr="00357044">
              <w:rPr>
                <w:rFonts w:ascii="Arial Black" w:hAnsi="Arial Black"/>
                <w:sz w:val="24"/>
              </w:rPr>
              <w:t>Do Cardiovascular Exercise - follow FITT guidelines</w:t>
            </w:r>
          </w:p>
          <w:p w14:paraId="47005056" w14:textId="77777777" w:rsidR="008146DF" w:rsidRPr="00F21D7B" w:rsidRDefault="008146DF" w:rsidP="00E31452">
            <w:pPr>
              <w:pStyle w:val="ListParagraph"/>
              <w:numPr>
                <w:ilvl w:val="0"/>
                <w:numId w:val="54"/>
              </w:numPr>
              <w:rPr>
                <w:rFonts w:ascii="Arial Narrow" w:hAnsi="Arial Narrow" w:cs="Arial"/>
                <w:sz w:val="24"/>
              </w:rPr>
            </w:pPr>
            <w:r w:rsidRPr="00F21D7B">
              <w:rPr>
                <w:rFonts w:ascii="Arial Narrow" w:hAnsi="Arial Narrow" w:cs="Arial"/>
                <w:sz w:val="24"/>
              </w:rPr>
              <w:t>2-5 x / Week Cardio Exercise – 15-60 minutes – HR RANGE</w:t>
            </w:r>
          </w:p>
          <w:p w14:paraId="7216C4FC" w14:textId="77777777" w:rsidR="008146DF" w:rsidRPr="00F21D7B" w:rsidRDefault="008146DF" w:rsidP="00E31452">
            <w:pPr>
              <w:pStyle w:val="ListParagraph"/>
              <w:numPr>
                <w:ilvl w:val="0"/>
                <w:numId w:val="54"/>
              </w:numPr>
              <w:rPr>
                <w:rFonts w:ascii="Arial Narrow" w:hAnsi="Arial Narrow" w:cs="Arial"/>
                <w:sz w:val="24"/>
              </w:rPr>
            </w:pPr>
            <w:r w:rsidRPr="00F21D7B">
              <w:rPr>
                <w:rFonts w:ascii="Arial Narrow" w:hAnsi="Arial Narrow" w:cs="Arial"/>
                <w:sz w:val="24"/>
              </w:rPr>
              <w:t xml:space="preserve">Contributes to caloric expenditure, </w:t>
            </w:r>
            <w:r>
              <w:rPr>
                <w:rFonts w:ascii="Arial Black" w:hAnsi="Arial Black" w:cs="Arial"/>
                <w:sz w:val="24"/>
              </w:rPr>
              <w:t>↑</w:t>
            </w:r>
            <w:r w:rsidRPr="00F21D7B">
              <w:rPr>
                <w:rFonts w:ascii="Arial Narrow" w:hAnsi="Arial Narrow" w:cs="Arial"/>
                <w:sz w:val="24"/>
              </w:rPr>
              <w:t>muscle mass</w:t>
            </w:r>
            <w:r>
              <w:rPr>
                <w:rFonts w:ascii="Arial Narrow" w:hAnsi="Arial Narrow" w:cs="Arial"/>
                <w:sz w:val="24"/>
              </w:rPr>
              <w:t xml:space="preserve"> (depending on the activity, </w:t>
            </w:r>
            <w:r>
              <w:rPr>
                <w:rFonts w:ascii="Arial Black" w:hAnsi="Arial Black" w:cs="Arial"/>
                <w:sz w:val="24"/>
              </w:rPr>
              <w:t>↑</w:t>
            </w:r>
            <w:r w:rsidRPr="00F21D7B">
              <w:rPr>
                <w:rFonts w:ascii="Arial Narrow" w:hAnsi="Arial Narrow" w:cs="Arial"/>
                <w:sz w:val="24"/>
              </w:rPr>
              <w:t xml:space="preserve"> metabolism</w:t>
            </w:r>
          </w:p>
          <w:p w14:paraId="6E8FFE44" w14:textId="77777777" w:rsidR="008146DF" w:rsidRDefault="008146DF" w:rsidP="00E31452">
            <w:pPr>
              <w:widowControl w:val="0"/>
              <w:numPr>
                <w:ilvl w:val="0"/>
                <w:numId w:val="74"/>
              </w:numPr>
              <w:tabs>
                <w:tab w:val="left" w:pos="-1440"/>
              </w:tabs>
              <w:rPr>
                <w:rFonts w:ascii="Arial Narrow" w:hAnsi="Arial Narrow"/>
                <w:sz w:val="24"/>
              </w:rPr>
            </w:pPr>
            <w:r>
              <w:rPr>
                <w:rFonts w:ascii="Arial Narrow" w:hAnsi="Arial Narrow"/>
                <w:sz w:val="24"/>
              </w:rPr>
              <w:t>Increases caloric expenditure and thus will help in the reduction of body fat.</w:t>
            </w:r>
          </w:p>
          <w:p w14:paraId="251A6753" w14:textId="77777777" w:rsidR="008146DF" w:rsidRPr="00357044" w:rsidRDefault="008146DF" w:rsidP="00E31452">
            <w:pPr>
              <w:widowControl w:val="0"/>
              <w:numPr>
                <w:ilvl w:val="0"/>
                <w:numId w:val="74"/>
              </w:numPr>
              <w:tabs>
                <w:tab w:val="left" w:pos="-1440"/>
              </w:tabs>
              <w:rPr>
                <w:rFonts w:ascii="Arial Narrow" w:hAnsi="Arial Narrow"/>
                <w:sz w:val="24"/>
              </w:rPr>
            </w:pPr>
            <w:r>
              <w:rPr>
                <w:rFonts w:ascii="Arial Narrow" w:hAnsi="Arial Narrow"/>
                <w:sz w:val="24"/>
              </w:rPr>
              <w:t>Increase daily metabolism (daily caloric expenditure).</w:t>
            </w:r>
            <w:r w:rsidRPr="00357044">
              <w:rPr>
                <w:rFonts w:ascii="Arial" w:hAnsi="Arial" w:cs="Arial"/>
                <w:color w:val="444444"/>
                <w:sz w:val="24"/>
                <w:szCs w:val="24"/>
              </w:rPr>
              <w:t xml:space="preserve"> </w:t>
            </w:r>
          </w:p>
          <w:p w14:paraId="00FA8EEF" w14:textId="77777777" w:rsidR="008146DF" w:rsidRDefault="008146DF" w:rsidP="00E31452">
            <w:pPr>
              <w:widowControl w:val="0"/>
              <w:numPr>
                <w:ilvl w:val="0"/>
                <w:numId w:val="74"/>
              </w:numPr>
              <w:tabs>
                <w:tab w:val="left" w:pos="-1440"/>
              </w:tabs>
              <w:rPr>
                <w:rFonts w:ascii="Arial" w:hAnsi="Arial" w:cs="Arial"/>
                <w:sz w:val="24"/>
              </w:rPr>
            </w:pPr>
            <w:r w:rsidRPr="00357044">
              <w:rPr>
                <w:rFonts w:ascii="Arial Narrow" w:hAnsi="Arial Narrow" w:cs="Arial"/>
                <w:sz w:val="24"/>
                <w:szCs w:val="24"/>
              </w:rPr>
              <w:t>Aim to get at least 150 minutes of moderate-intensity exercise each week.</w:t>
            </w:r>
            <w:r>
              <w:rPr>
                <w:rFonts w:ascii="Arial Narrow" w:hAnsi="Arial Narrow" w:cs="Arial"/>
                <w:sz w:val="24"/>
                <w:szCs w:val="24"/>
              </w:rPr>
              <w:t xml:space="preserve"> Moderate intensity is like walking up a long hill. </w:t>
            </w:r>
          </w:p>
        </w:tc>
      </w:tr>
      <w:tr w:rsidR="008146DF" w14:paraId="17FDD973" w14:textId="77777777" w:rsidTr="00E31452">
        <w:tc>
          <w:tcPr>
            <w:tcW w:w="1129" w:type="dxa"/>
          </w:tcPr>
          <w:p w14:paraId="5E140DD9" w14:textId="77777777" w:rsidR="008146DF" w:rsidRDefault="008146DF" w:rsidP="00E31452">
            <w:pPr>
              <w:jc w:val="center"/>
              <w:rPr>
                <w:rFonts w:ascii="Arial" w:hAnsi="Arial" w:cs="Arial"/>
                <w:sz w:val="24"/>
              </w:rPr>
            </w:pPr>
            <w:r>
              <w:rPr>
                <w:rFonts w:ascii="Arial" w:hAnsi="Arial" w:cs="Arial"/>
                <w:sz w:val="24"/>
              </w:rPr>
              <w:t># 3</w:t>
            </w:r>
          </w:p>
        </w:tc>
        <w:tc>
          <w:tcPr>
            <w:tcW w:w="9661" w:type="dxa"/>
          </w:tcPr>
          <w:p w14:paraId="4264190F" w14:textId="77777777" w:rsidR="008146DF" w:rsidRPr="00357044" w:rsidRDefault="008146DF" w:rsidP="00E31452">
            <w:pPr>
              <w:widowControl w:val="0"/>
              <w:tabs>
                <w:tab w:val="left" w:pos="-1440"/>
              </w:tabs>
              <w:rPr>
                <w:rFonts w:ascii="Arial Black" w:hAnsi="Arial Black"/>
                <w:sz w:val="24"/>
              </w:rPr>
            </w:pPr>
            <w:r w:rsidRPr="00357044">
              <w:rPr>
                <w:rFonts w:ascii="Arial Black" w:hAnsi="Arial Black"/>
                <w:sz w:val="24"/>
              </w:rPr>
              <w:t>Weight Train - follow FITT guidelines</w:t>
            </w:r>
          </w:p>
          <w:p w14:paraId="152220BB" w14:textId="77777777" w:rsidR="008146DF" w:rsidRPr="00F21D7B" w:rsidRDefault="008146DF" w:rsidP="00E31452">
            <w:pPr>
              <w:pStyle w:val="ListParagraph"/>
              <w:numPr>
                <w:ilvl w:val="0"/>
                <w:numId w:val="78"/>
              </w:numPr>
              <w:rPr>
                <w:rFonts w:ascii="Arial Narrow" w:hAnsi="Arial Narrow" w:cs="Arial"/>
                <w:sz w:val="24"/>
              </w:rPr>
            </w:pPr>
            <w:r w:rsidRPr="00F21D7B">
              <w:rPr>
                <w:rFonts w:ascii="Arial Narrow" w:hAnsi="Arial Narrow" w:cs="Arial"/>
                <w:sz w:val="24"/>
              </w:rPr>
              <w:t xml:space="preserve">2 x / Week – Muscle Conditioning for All Major Muscle Groups </w:t>
            </w:r>
          </w:p>
          <w:p w14:paraId="594E55F6" w14:textId="77777777" w:rsidR="008146DF" w:rsidRDefault="008146DF" w:rsidP="00E31452">
            <w:pPr>
              <w:widowControl w:val="0"/>
              <w:numPr>
                <w:ilvl w:val="0"/>
                <w:numId w:val="75"/>
              </w:numPr>
              <w:tabs>
                <w:tab w:val="left" w:pos="-1440"/>
              </w:tabs>
              <w:rPr>
                <w:rFonts w:ascii="Arial Narrow" w:hAnsi="Arial Narrow"/>
                <w:sz w:val="24"/>
              </w:rPr>
            </w:pPr>
            <w:r>
              <w:rPr>
                <w:rFonts w:ascii="Arial Narrow" w:hAnsi="Arial Narrow"/>
                <w:sz w:val="24"/>
              </w:rPr>
              <w:t>Increases caloric expenditure and thus will help in the reduction of body fat.</w:t>
            </w:r>
          </w:p>
          <w:p w14:paraId="2D44A8C4" w14:textId="77777777" w:rsidR="008146DF" w:rsidRDefault="008146DF" w:rsidP="00E31452">
            <w:pPr>
              <w:widowControl w:val="0"/>
              <w:numPr>
                <w:ilvl w:val="0"/>
                <w:numId w:val="75"/>
              </w:numPr>
              <w:tabs>
                <w:tab w:val="left" w:pos="-1440"/>
              </w:tabs>
              <w:rPr>
                <w:rFonts w:ascii="Arial Narrow" w:hAnsi="Arial Narrow"/>
                <w:sz w:val="24"/>
              </w:rPr>
            </w:pPr>
            <w:r>
              <w:rPr>
                <w:rFonts w:ascii="Arial Narrow" w:hAnsi="Arial Narrow"/>
                <w:sz w:val="24"/>
              </w:rPr>
              <w:t>Increases muscle mass which can increase your metabolic rate.</w:t>
            </w:r>
          </w:p>
          <w:p w14:paraId="3E0B3E58" w14:textId="77777777" w:rsidR="008146DF" w:rsidRPr="00F21D7B" w:rsidRDefault="008146DF" w:rsidP="00E31452">
            <w:pPr>
              <w:widowControl w:val="0"/>
              <w:numPr>
                <w:ilvl w:val="0"/>
                <w:numId w:val="75"/>
              </w:numPr>
              <w:tabs>
                <w:tab w:val="left" w:pos="-1440"/>
              </w:tabs>
              <w:rPr>
                <w:rFonts w:ascii="Arial Narrow" w:hAnsi="Arial Narrow"/>
                <w:sz w:val="24"/>
              </w:rPr>
            </w:pPr>
            <w:r w:rsidRPr="00F21D7B">
              <w:rPr>
                <w:rFonts w:ascii="Arial Narrow" w:hAnsi="Arial Narrow" w:cs="Arial"/>
                <w:sz w:val="24"/>
              </w:rPr>
              <w:t xml:space="preserve">1 pound of muscle can increase metabolism up to 50 calories / day </w:t>
            </w:r>
          </w:p>
          <w:p w14:paraId="50639953" w14:textId="77777777" w:rsidR="008146DF" w:rsidRDefault="008146DF" w:rsidP="00E31452">
            <w:pPr>
              <w:widowControl w:val="0"/>
              <w:numPr>
                <w:ilvl w:val="0"/>
                <w:numId w:val="75"/>
              </w:numPr>
              <w:tabs>
                <w:tab w:val="left" w:pos="-1440"/>
              </w:tabs>
              <w:rPr>
                <w:rFonts w:ascii="Arial" w:hAnsi="Arial" w:cs="Arial"/>
                <w:sz w:val="24"/>
              </w:rPr>
            </w:pPr>
            <w:r w:rsidRPr="00F21D7B">
              <w:rPr>
                <w:rFonts w:ascii="Arial Narrow" w:hAnsi="Arial Narrow"/>
                <w:sz w:val="24"/>
              </w:rPr>
              <w:t>Increase daily metabolism (daily caloric expenditure).</w:t>
            </w:r>
          </w:p>
        </w:tc>
      </w:tr>
      <w:tr w:rsidR="008146DF" w14:paraId="58C9965B" w14:textId="77777777" w:rsidTr="00E31452">
        <w:tc>
          <w:tcPr>
            <w:tcW w:w="1129" w:type="dxa"/>
          </w:tcPr>
          <w:p w14:paraId="008BD185" w14:textId="77777777" w:rsidR="008146DF" w:rsidRDefault="008146DF" w:rsidP="00E31452">
            <w:pPr>
              <w:jc w:val="center"/>
              <w:rPr>
                <w:rFonts w:ascii="Arial" w:hAnsi="Arial" w:cs="Arial"/>
                <w:sz w:val="24"/>
              </w:rPr>
            </w:pPr>
            <w:r>
              <w:rPr>
                <w:rFonts w:ascii="Arial" w:hAnsi="Arial" w:cs="Arial"/>
                <w:sz w:val="24"/>
              </w:rPr>
              <w:t># 4.</w:t>
            </w:r>
          </w:p>
        </w:tc>
        <w:tc>
          <w:tcPr>
            <w:tcW w:w="9661" w:type="dxa"/>
          </w:tcPr>
          <w:p w14:paraId="0EF18C66" w14:textId="77777777" w:rsidR="008146DF" w:rsidRPr="001946F0" w:rsidRDefault="008146DF" w:rsidP="00E31452">
            <w:pPr>
              <w:widowControl w:val="0"/>
              <w:tabs>
                <w:tab w:val="left" w:pos="-1440"/>
              </w:tabs>
              <w:ind w:left="720" w:hanging="720"/>
              <w:rPr>
                <w:rFonts w:ascii="Arial Black" w:hAnsi="Arial Black"/>
                <w:b/>
                <w:sz w:val="22"/>
              </w:rPr>
            </w:pPr>
            <w:r w:rsidRPr="001946F0">
              <w:rPr>
                <w:rFonts w:ascii="Arial Black" w:hAnsi="Arial Black"/>
                <w:b/>
                <w:sz w:val="24"/>
              </w:rPr>
              <w:t>Follow a well-balanced eating plan</w:t>
            </w:r>
            <w:r w:rsidRPr="001946F0">
              <w:rPr>
                <w:rFonts w:ascii="Arial Black" w:hAnsi="Arial Black"/>
                <w:b/>
                <w:sz w:val="22"/>
              </w:rPr>
              <w:t xml:space="preserve"> - Canada food Guide - My Plate.</w:t>
            </w:r>
          </w:p>
          <w:p w14:paraId="63A3D78E" w14:textId="77777777" w:rsidR="008146DF" w:rsidRPr="00357044" w:rsidRDefault="008146DF" w:rsidP="00E31452">
            <w:pPr>
              <w:pStyle w:val="ListParagraph"/>
              <w:widowControl w:val="0"/>
              <w:numPr>
                <w:ilvl w:val="0"/>
                <w:numId w:val="73"/>
              </w:numPr>
              <w:tabs>
                <w:tab w:val="left" w:pos="-1440"/>
              </w:tabs>
              <w:ind w:left="426"/>
              <w:rPr>
                <w:rFonts w:ascii="Arial Narrow" w:hAnsi="Arial Narrow"/>
                <w:sz w:val="24"/>
              </w:rPr>
            </w:pPr>
            <w:r w:rsidRPr="00357044">
              <w:rPr>
                <w:rFonts w:ascii="Arial Narrow" w:hAnsi="Arial Narrow"/>
                <w:sz w:val="24"/>
              </w:rPr>
              <w:t xml:space="preserve">Caloric intake and nutrient intake have the greatest </w:t>
            </w:r>
            <w:r>
              <w:rPr>
                <w:rFonts w:ascii="Arial Narrow" w:hAnsi="Arial Narrow"/>
                <w:sz w:val="24"/>
              </w:rPr>
              <w:t>impact</w:t>
            </w:r>
            <w:r w:rsidRPr="00357044">
              <w:rPr>
                <w:rFonts w:ascii="Arial Narrow" w:hAnsi="Arial Narrow"/>
                <w:sz w:val="24"/>
              </w:rPr>
              <w:t xml:space="preserve"> on weight management.  </w:t>
            </w:r>
          </w:p>
          <w:p w14:paraId="1F915843" w14:textId="77777777" w:rsidR="008146DF" w:rsidRDefault="008146DF" w:rsidP="00E31452">
            <w:pPr>
              <w:widowControl w:val="0"/>
              <w:numPr>
                <w:ilvl w:val="0"/>
                <w:numId w:val="72"/>
              </w:numPr>
              <w:tabs>
                <w:tab w:val="left" w:pos="-1440"/>
              </w:tabs>
              <w:ind w:left="426"/>
              <w:rPr>
                <w:rFonts w:ascii="Arial Narrow" w:hAnsi="Arial Narrow"/>
                <w:sz w:val="24"/>
              </w:rPr>
            </w:pPr>
            <w:r>
              <w:rPr>
                <w:rFonts w:ascii="Arial Narrow" w:hAnsi="Arial Narrow"/>
                <w:sz w:val="24"/>
              </w:rPr>
              <w:t>Balance caloric intake and output.</w:t>
            </w:r>
          </w:p>
          <w:p w14:paraId="25F3D344" w14:textId="77777777" w:rsidR="008146DF" w:rsidRDefault="008146DF" w:rsidP="00E31452">
            <w:pPr>
              <w:widowControl w:val="0"/>
              <w:numPr>
                <w:ilvl w:val="0"/>
                <w:numId w:val="72"/>
              </w:numPr>
              <w:tabs>
                <w:tab w:val="left" w:pos="-1440"/>
              </w:tabs>
              <w:ind w:left="426"/>
              <w:rPr>
                <w:rFonts w:ascii="Arial Narrow" w:hAnsi="Arial Narrow"/>
                <w:sz w:val="24"/>
              </w:rPr>
            </w:pPr>
            <w:r>
              <w:rPr>
                <w:rFonts w:ascii="Arial Narrow" w:hAnsi="Arial Narrow"/>
                <w:sz w:val="24"/>
              </w:rPr>
              <w:t xml:space="preserve">Practice portion control by following My Plate proportions as much as possible. </w:t>
            </w:r>
          </w:p>
          <w:p w14:paraId="15FC91C7" w14:textId="77777777" w:rsidR="008146DF" w:rsidRDefault="008146DF" w:rsidP="00E31452">
            <w:pPr>
              <w:widowControl w:val="0"/>
              <w:numPr>
                <w:ilvl w:val="0"/>
                <w:numId w:val="72"/>
              </w:numPr>
              <w:tabs>
                <w:tab w:val="left" w:pos="-1440"/>
              </w:tabs>
              <w:ind w:left="426"/>
              <w:rPr>
                <w:rFonts w:ascii="Arial Narrow" w:hAnsi="Arial Narrow"/>
                <w:sz w:val="24"/>
              </w:rPr>
            </w:pPr>
            <w:r>
              <w:rPr>
                <w:rFonts w:ascii="Arial Narrow" w:hAnsi="Arial Narrow"/>
                <w:sz w:val="24"/>
              </w:rPr>
              <w:t>Eat frequent smaller meals vs. less frequent large meals.</w:t>
            </w:r>
          </w:p>
          <w:p w14:paraId="15712A01" w14:textId="77777777" w:rsidR="008146DF" w:rsidRDefault="008146DF" w:rsidP="00E31452">
            <w:pPr>
              <w:widowControl w:val="0"/>
              <w:numPr>
                <w:ilvl w:val="0"/>
                <w:numId w:val="72"/>
              </w:numPr>
              <w:tabs>
                <w:tab w:val="left" w:pos="-1440"/>
              </w:tabs>
              <w:ind w:left="426"/>
              <w:rPr>
                <w:rFonts w:ascii="Arial Narrow" w:hAnsi="Arial Narrow"/>
                <w:sz w:val="24"/>
              </w:rPr>
            </w:pPr>
            <w:r>
              <w:rPr>
                <w:rFonts w:ascii="Arial Narrow" w:hAnsi="Arial Narrow"/>
                <w:sz w:val="24"/>
              </w:rPr>
              <w:t xml:space="preserve">Do not skip breakfast. </w:t>
            </w:r>
          </w:p>
          <w:p w14:paraId="3165305F" w14:textId="77777777" w:rsidR="008146DF" w:rsidRPr="00357044" w:rsidRDefault="008146DF" w:rsidP="00E31452">
            <w:pPr>
              <w:pStyle w:val="ListParagraph"/>
              <w:widowControl w:val="0"/>
              <w:numPr>
                <w:ilvl w:val="0"/>
                <w:numId w:val="72"/>
              </w:numPr>
              <w:tabs>
                <w:tab w:val="left" w:pos="-1440"/>
              </w:tabs>
              <w:ind w:left="426"/>
              <w:rPr>
                <w:rFonts w:ascii="Arial Narrow" w:hAnsi="Arial Narrow"/>
                <w:sz w:val="24"/>
              </w:rPr>
            </w:pPr>
            <w:r w:rsidRPr="00357044">
              <w:rPr>
                <w:rFonts w:ascii="Arial Narrow" w:hAnsi="Arial Narrow"/>
                <w:sz w:val="24"/>
              </w:rPr>
              <w:t>Choose your food and drinks wisely. Avoid high calorie, low nutrient foods like sodas, candy, doughnuts etc…</w:t>
            </w:r>
            <w:r w:rsidRPr="00357044">
              <w:rPr>
                <w:rFonts w:ascii="Arial" w:hAnsi="Arial" w:cs="Arial"/>
                <w:sz w:val="24"/>
                <w:szCs w:val="24"/>
              </w:rPr>
              <w:t xml:space="preserve"> </w:t>
            </w:r>
          </w:p>
          <w:p w14:paraId="11FD7558" w14:textId="77777777" w:rsidR="008146DF" w:rsidRPr="00357044" w:rsidRDefault="008146DF" w:rsidP="00E31452">
            <w:pPr>
              <w:pStyle w:val="ListParagraph"/>
              <w:widowControl w:val="0"/>
              <w:numPr>
                <w:ilvl w:val="0"/>
                <w:numId w:val="72"/>
              </w:numPr>
              <w:tabs>
                <w:tab w:val="left" w:pos="-1440"/>
              </w:tabs>
              <w:ind w:left="426"/>
              <w:rPr>
                <w:rFonts w:ascii="Arial Narrow" w:hAnsi="Arial Narrow"/>
                <w:sz w:val="24"/>
              </w:rPr>
            </w:pPr>
            <w:r w:rsidRPr="00357044">
              <w:rPr>
                <w:rFonts w:ascii="Arial Narrow" w:hAnsi="Arial Narrow" w:cs="Arial"/>
                <w:sz w:val="24"/>
                <w:szCs w:val="24"/>
              </w:rPr>
              <w:t>Eating processed foods</w:t>
            </w:r>
            <w:r>
              <w:rPr>
                <w:rFonts w:ascii="Arial Narrow" w:hAnsi="Arial Narrow" w:cs="Arial"/>
                <w:sz w:val="24"/>
                <w:szCs w:val="24"/>
              </w:rPr>
              <w:t xml:space="preserve"> and foods high in simple sugar</w:t>
            </w:r>
            <w:r w:rsidRPr="00357044">
              <w:rPr>
                <w:rFonts w:ascii="Arial Narrow" w:hAnsi="Arial Narrow" w:cs="Arial"/>
                <w:sz w:val="24"/>
                <w:szCs w:val="24"/>
              </w:rPr>
              <w:t xml:space="preserve"> seems to spur people to eat more calories compared with eating unprocessed foods. </w:t>
            </w:r>
          </w:p>
          <w:p w14:paraId="438B79B9" w14:textId="77777777" w:rsidR="008146DF" w:rsidRDefault="008146DF" w:rsidP="00E31452">
            <w:pPr>
              <w:pStyle w:val="ListParagraph"/>
              <w:widowControl w:val="0"/>
              <w:numPr>
                <w:ilvl w:val="0"/>
                <w:numId w:val="72"/>
              </w:numPr>
              <w:tabs>
                <w:tab w:val="left" w:pos="-1440"/>
              </w:tabs>
              <w:ind w:left="426"/>
              <w:rPr>
                <w:rFonts w:ascii="Arial" w:hAnsi="Arial" w:cs="Arial"/>
                <w:sz w:val="24"/>
              </w:rPr>
            </w:pPr>
            <w:r w:rsidRPr="00357044">
              <w:rPr>
                <w:rFonts w:ascii="Arial Narrow" w:hAnsi="Arial Narrow" w:cs="Arial"/>
                <w:sz w:val="24"/>
                <w:szCs w:val="24"/>
              </w:rPr>
              <w:t>Focus on choosing unprocessed foods, including lean meats, whole grains, and lots of fruits and vegetables in their natural form.</w:t>
            </w:r>
            <w:r w:rsidRPr="00357044">
              <w:rPr>
                <w:rFonts w:ascii="Arial Narrow" w:hAnsi="Arial Narrow"/>
                <w:sz w:val="24"/>
              </w:rPr>
              <w:t xml:space="preserve"> </w:t>
            </w:r>
            <w:r>
              <w:rPr>
                <w:rFonts w:ascii="Arial" w:hAnsi="Arial" w:cs="Arial"/>
                <w:sz w:val="24"/>
              </w:rPr>
              <w:t xml:space="preserve"> </w:t>
            </w:r>
          </w:p>
        </w:tc>
      </w:tr>
    </w:tbl>
    <w:p w14:paraId="3440156F" w14:textId="77777777" w:rsidR="007F5133" w:rsidRDefault="007F5133">
      <w:r>
        <w:br w:type="page"/>
      </w:r>
    </w:p>
    <w:tbl>
      <w:tblPr>
        <w:tblStyle w:val="TableGrid"/>
        <w:tblW w:w="0" w:type="auto"/>
        <w:tblLook w:val="04A0" w:firstRow="1" w:lastRow="0" w:firstColumn="1" w:lastColumn="0" w:noHBand="0" w:noVBand="1"/>
      </w:tblPr>
      <w:tblGrid>
        <w:gridCol w:w="1129"/>
        <w:gridCol w:w="9661"/>
      </w:tblGrid>
      <w:tr w:rsidR="008146DF" w14:paraId="2DDEE3EF" w14:textId="77777777" w:rsidTr="00E31452">
        <w:tc>
          <w:tcPr>
            <w:tcW w:w="1129" w:type="dxa"/>
          </w:tcPr>
          <w:p w14:paraId="489A0D54" w14:textId="3382994E" w:rsidR="008146DF" w:rsidRDefault="008146DF" w:rsidP="00E31452">
            <w:pPr>
              <w:jc w:val="center"/>
              <w:rPr>
                <w:rFonts w:ascii="Arial" w:hAnsi="Arial" w:cs="Arial"/>
                <w:sz w:val="24"/>
              </w:rPr>
            </w:pPr>
            <w:r>
              <w:rPr>
                <w:rFonts w:ascii="Arial" w:hAnsi="Arial" w:cs="Arial"/>
                <w:sz w:val="24"/>
              </w:rPr>
              <w:lastRenderedPageBreak/>
              <w:t># 5.</w:t>
            </w:r>
          </w:p>
        </w:tc>
        <w:tc>
          <w:tcPr>
            <w:tcW w:w="9661" w:type="dxa"/>
          </w:tcPr>
          <w:p w14:paraId="58FE3B69" w14:textId="77777777" w:rsidR="008146DF" w:rsidRDefault="008146DF" w:rsidP="00E31452">
            <w:pPr>
              <w:rPr>
                <w:rFonts w:ascii="Arial" w:hAnsi="Arial" w:cs="Arial"/>
                <w:b/>
                <w:sz w:val="24"/>
              </w:rPr>
            </w:pPr>
            <w:r w:rsidRPr="00F21D7B">
              <w:rPr>
                <w:rFonts w:ascii="Arial" w:hAnsi="Arial" w:cs="Arial"/>
                <w:b/>
                <w:sz w:val="24"/>
              </w:rPr>
              <w:t>Lower Sugar Intake - (straight sugar, soda, syrup, glucose)</w:t>
            </w:r>
            <w:r>
              <w:rPr>
                <w:rFonts w:ascii="Arial" w:hAnsi="Arial" w:cs="Arial"/>
                <w:b/>
                <w:sz w:val="24"/>
              </w:rPr>
              <w:t xml:space="preserve"> as:</w:t>
            </w:r>
          </w:p>
          <w:p w14:paraId="2C3A1A90" w14:textId="77777777" w:rsidR="008146DF" w:rsidRPr="00F21D7B" w:rsidRDefault="008146DF" w:rsidP="00E31452">
            <w:pPr>
              <w:pStyle w:val="ListParagraph"/>
              <w:numPr>
                <w:ilvl w:val="0"/>
                <w:numId w:val="79"/>
              </w:numPr>
              <w:rPr>
                <w:rFonts w:ascii="Arial Narrow" w:hAnsi="Arial Narrow" w:cs="Arial"/>
                <w:sz w:val="24"/>
              </w:rPr>
            </w:pPr>
            <w:r w:rsidRPr="00F21D7B">
              <w:rPr>
                <w:rFonts w:ascii="Arial Narrow" w:hAnsi="Arial Narrow" w:cs="Arial"/>
                <w:sz w:val="24"/>
              </w:rPr>
              <w:t>They are empty Calories – High Calories – with little nutrient value</w:t>
            </w:r>
          </w:p>
          <w:p w14:paraId="4C19E3F9" w14:textId="77777777" w:rsidR="008146DF" w:rsidRPr="00F21D7B" w:rsidRDefault="008146DF" w:rsidP="00E31452">
            <w:pPr>
              <w:pStyle w:val="ListParagraph"/>
              <w:numPr>
                <w:ilvl w:val="0"/>
                <w:numId w:val="79"/>
              </w:numPr>
              <w:rPr>
                <w:rFonts w:ascii="Arial Narrow" w:hAnsi="Arial Narrow" w:cs="Arial"/>
                <w:sz w:val="24"/>
              </w:rPr>
            </w:pPr>
            <w:r w:rsidRPr="00F21D7B">
              <w:rPr>
                <w:rFonts w:ascii="Arial Narrow" w:hAnsi="Arial Narrow" w:cs="Arial"/>
                <w:sz w:val="24"/>
              </w:rPr>
              <w:t xml:space="preserve">Increase blood sugar which </w:t>
            </w:r>
            <w:r w:rsidRPr="00F21D7B">
              <w:rPr>
                <w:rFonts w:ascii="Arial Narrow" w:hAnsi="Arial Narrow" w:cs="Arial"/>
                <w:b/>
                <w:sz w:val="24"/>
              </w:rPr>
              <w:t>decreases insulin and leptin resistance</w:t>
            </w:r>
            <w:r w:rsidRPr="00F21D7B">
              <w:rPr>
                <w:rFonts w:ascii="Arial Narrow" w:hAnsi="Arial Narrow" w:cs="Arial"/>
                <w:sz w:val="24"/>
              </w:rPr>
              <w:t>.</w:t>
            </w:r>
          </w:p>
          <w:p w14:paraId="184BA33F" w14:textId="77777777" w:rsidR="008146DF" w:rsidRPr="00F21D7B" w:rsidRDefault="008146DF" w:rsidP="00E31452">
            <w:pPr>
              <w:pStyle w:val="ListParagraph"/>
              <w:numPr>
                <w:ilvl w:val="0"/>
                <w:numId w:val="79"/>
              </w:numPr>
              <w:rPr>
                <w:rFonts w:ascii="Arial Narrow" w:hAnsi="Arial Narrow" w:cs="Arial"/>
                <w:sz w:val="24"/>
              </w:rPr>
            </w:pPr>
            <w:r w:rsidRPr="00F21D7B">
              <w:rPr>
                <w:rFonts w:ascii="Arial Narrow" w:hAnsi="Arial Narrow" w:cs="Arial"/>
                <w:sz w:val="24"/>
              </w:rPr>
              <w:t xml:space="preserve">Insulin is released from pancreas to move sugar to where it should be stored (muscle, glycogen) if insulin does not work, sugar will be stored as fat. </w:t>
            </w:r>
          </w:p>
          <w:p w14:paraId="28C26EEC" w14:textId="77777777" w:rsidR="008146DF" w:rsidRPr="001946F0" w:rsidRDefault="008146DF" w:rsidP="00E31452">
            <w:pPr>
              <w:pStyle w:val="ListParagraph"/>
              <w:numPr>
                <w:ilvl w:val="0"/>
                <w:numId w:val="79"/>
              </w:numPr>
              <w:rPr>
                <w:rFonts w:ascii="Arial Narrow" w:hAnsi="Arial Narrow" w:cs="Arial"/>
                <w:sz w:val="24"/>
              </w:rPr>
            </w:pPr>
            <w:r w:rsidRPr="001946F0">
              <w:rPr>
                <w:rFonts w:ascii="Arial Narrow" w:hAnsi="Arial Narrow" w:cs="Arial"/>
                <w:sz w:val="24"/>
              </w:rPr>
              <w:t xml:space="preserve">Leptin is a (hunger hormone) which makes us feel full – high sugar intake decreases leptin and this our appetite increases (we will crave more sugar!)  High sugar intake has been found to cause more fat storage in the abdominal region. </w:t>
            </w:r>
          </w:p>
          <w:p w14:paraId="46260EB4" w14:textId="77777777" w:rsidR="008146DF" w:rsidRPr="00F21D7B" w:rsidRDefault="008146DF" w:rsidP="00E31452">
            <w:pPr>
              <w:rPr>
                <w:rFonts w:ascii="Arial" w:hAnsi="Arial" w:cs="Arial"/>
                <w:b/>
                <w:sz w:val="24"/>
              </w:rPr>
            </w:pPr>
            <w:r w:rsidRPr="00F21D7B">
              <w:rPr>
                <w:rFonts w:ascii="Arial" w:hAnsi="Arial" w:cs="Arial"/>
                <w:b/>
                <w:sz w:val="24"/>
              </w:rPr>
              <w:t>Decrease refined Carbohydrates</w:t>
            </w:r>
            <w:r>
              <w:rPr>
                <w:rFonts w:ascii="Arial" w:hAnsi="Arial" w:cs="Arial"/>
                <w:b/>
                <w:sz w:val="24"/>
              </w:rPr>
              <w:t>:</w:t>
            </w:r>
          </w:p>
          <w:p w14:paraId="3D0EE75B" w14:textId="77777777" w:rsidR="008146DF" w:rsidRPr="00F21D7B" w:rsidRDefault="008146DF" w:rsidP="00E31452">
            <w:pPr>
              <w:pStyle w:val="ListParagraph"/>
              <w:numPr>
                <w:ilvl w:val="0"/>
                <w:numId w:val="80"/>
              </w:numPr>
              <w:rPr>
                <w:rFonts w:ascii="Arial Narrow" w:hAnsi="Arial Narrow" w:cs="Arial"/>
                <w:sz w:val="24"/>
              </w:rPr>
            </w:pPr>
            <w:r w:rsidRPr="00F21D7B">
              <w:rPr>
                <w:rFonts w:ascii="Arial Narrow" w:hAnsi="Arial Narrow" w:cs="Arial"/>
                <w:sz w:val="24"/>
              </w:rPr>
              <w:t>White flour, pastries, cookies, cakes, minute rice</w:t>
            </w:r>
            <w:r>
              <w:rPr>
                <w:rFonts w:ascii="Arial Narrow" w:hAnsi="Arial Narrow" w:cs="Arial"/>
                <w:sz w:val="24"/>
              </w:rPr>
              <w:t xml:space="preserve"> are just some examples.</w:t>
            </w:r>
          </w:p>
          <w:p w14:paraId="7FCE7156" w14:textId="77777777" w:rsidR="008146DF" w:rsidRPr="00F21D7B" w:rsidRDefault="008146DF" w:rsidP="00E31452">
            <w:pPr>
              <w:pStyle w:val="ListParagraph"/>
              <w:numPr>
                <w:ilvl w:val="0"/>
                <w:numId w:val="79"/>
              </w:numPr>
              <w:rPr>
                <w:rFonts w:ascii="Arial" w:hAnsi="Arial" w:cs="Arial"/>
                <w:sz w:val="24"/>
              </w:rPr>
            </w:pPr>
            <w:r w:rsidRPr="00F21D7B">
              <w:rPr>
                <w:rFonts w:ascii="Arial Narrow" w:hAnsi="Arial Narrow" w:cs="Arial"/>
                <w:sz w:val="24"/>
              </w:rPr>
              <w:t>High sugar intake – fast absorption which increases blood sugar levels</w:t>
            </w:r>
          </w:p>
        </w:tc>
      </w:tr>
      <w:tr w:rsidR="008146DF" w14:paraId="1AC108F3" w14:textId="77777777" w:rsidTr="00E31452">
        <w:tc>
          <w:tcPr>
            <w:tcW w:w="1129" w:type="dxa"/>
          </w:tcPr>
          <w:p w14:paraId="5ADB0CAF" w14:textId="77777777" w:rsidR="008146DF" w:rsidRDefault="008146DF" w:rsidP="00E31452">
            <w:pPr>
              <w:jc w:val="center"/>
              <w:rPr>
                <w:rFonts w:ascii="Arial" w:hAnsi="Arial" w:cs="Arial"/>
                <w:sz w:val="24"/>
              </w:rPr>
            </w:pPr>
            <w:r>
              <w:rPr>
                <w:rFonts w:ascii="Arial" w:hAnsi="Arial" w:cs="Arial"/>
                <w:sz w:val="24"/>
              </w:rPr>
              <w:t># 6</w:t>
            </w:r>
          </w:p>
        </w:tc>
        <w:tc>
          <w:tcPr>
            <w:tcW w:w="9661" w:type="dxa"/>
          </w:tcPr>
          <w:p w14:paraId="20826CA5" w14:textId="5B54B789" w:rsidR="008146DF" w:rsidRPr="0044605D" w:rsidRDefault="008146DF" w:rsidP="00E31452">
            <w:pPr>
              <w:rPr>
                <w:rFonts w:ascii="Arial Narrow" w:hAnsi="Arial Narrow" w:cs="Arial"/>
                <w:b/>
                <w:sz w:val="24"/>
              </w:rPr>
            </w:pPr>
            <w:r w:rsidRPr="0044605D">
              <w:rPr>
                <w:rFonts w:ascii="Arial Narrow" w:hAnsi="Arial Narrow" w:cs="Arial"/>
                <w:b/>
                <w:sz w:val="24"/>
              </w:rPr>
              <w:t>Increase Quality Protein Consumption</w:t>
            </w:r>
            <w:r>
              <w:rPr>
                <w:rFonts w:ascii="Arial Narrow" w:hAnsi="Arial Narrow" w:cs="Arial"/>
                <w:b/>
                <w:sz w:val="24"/>
              </w:rPr>
              <w:t>: Have a protein serving with each meal</w:t>
            </w:r>
            <w:r w:rsidR="007F5133">
              <w:rPr>
                <w:rFonts w:ascii="Arial Narrow" w:hAnsi="Arial Narrow" w:cs="Arial"/>
                <w:b/>
                <w:sz w:val="24"/>
              </w:rPr>
              <w:t xml:space="preserve"> (20-30g / meal)</w:t>
            </w:r>
          </w:p>
          <w:p w14:paraId="468EABF7" w14:textId="77777777" w:rsidR="008146DF" w:rsidRPr="0044605D" w:rsidRDefault="008146DF" w:rsidP="00E31452">
            <w:pPr>
              <w:pStyle w:val="ListParagraph"/>
              <w:numPr>
                <w:ilvl w:val="0"/>
                <w:numId w:val="81"/>
              </w:numPr>
              <w:rPr>
                <w:rFonts w:ascii="Arial Narrow" w:hAnsi="Arial Narrow" w:cs="Arial"/>
                <w:sz w:val="24"/>
              </w:rPr>
            </w:pPr>
            <w:r w:rsidRPr="0044605D">
              <w:rPr>
                <w:rFonts w:ascii="Arial Narrow" w:hAnsi="Arial Narrow" w:cs="Arial"/>
                <w:sz w:val="24"/>
              </w:rPr>
              <w:t>Slows digestions – regulates blood sugar – regulates hunger hormones – helps you feel full after eating</w:t>
            </w:r>
            <w:r w:rsidRPr="0044605D">
              <w:rPr>
                <w:rFonts w:ascii="Arial" w:hAnsi="Arial" w:cs="Arial"/>
                <w:sz w:val="24"/>
              </w:rPr>
              <w:t xml:space="preserve"> </w:t>
            </w:r>
          </w:p>
          <w:p w14:paraId="6A67FB25" w14:textId="77777777" w:rsidR="008146DF" w:rsidRDefault="008146DF" w:rsidP="00E31452">
            <w:pPr>
              <w:rPr>
                <w:rFonts w:ascii="Arial Narrow" w:hAnsi="Arial Narrow" w:cs="Arial"/>
                <w:sz w:val="24"/>
              </w:rPr>
            </w:pPr>
            <w:r w:rsidRPr="0044605D">
              <w:rPr>
                <w:rFonts w:ascii="Arial Narrow" w:hAnsi="Arial Narrow" w:cs="Arial"/>
                <w:sz w:val="24"/>
              </w:rPr>
              <w:t xml:space="preserve">Quality Protein = </w:t>
            </w:r>
          </w:p>
          <w:p w14:paraId="321AA12B" w14:textId="77777777" w:rsidR="008146DF" w:rsidRDefault="008146DF" w:rsidP="00E31452">
            <w:pPr>
              <w:rPr>
                <w:rFonts w:ascii="Arial Narrow" w:hAnsi="Arial Narrow" w:cs="Arial"/>
                <w:sz w:val="24"/>
              </w:rPr>
            </w:pPr>
            <w:r w:rsidRPr="0044605D">
              <w:rPr>
                <w:rFonts w:ascii="Arial Narrow" w:hAnsi="Arial Narrow" w:cs="Arial"/>
                <w:sz w:val="24"/>
              </w:rPr>
              <w:t>Legumes (lentils, peas</w:t>
            </w:r>
            <w:r>
              <w:rPr>
                <w:rFonts w:ascii="Arial Narrow" w:hAnsi="Arial Narrow" w:cs="Arial"/>
                <w:sz w:val="24"/>
              </w:rPr>
              <w:t xml:space="preserve">, </w:t>
            </w:r>
            <w:r w:rsidRPr="0044605D">
              <w:rPr>
                <w:rFonts w:ascii="Arial Narrow" w:hAnsi="Arial Narrow" w:cs="Arial"/>
                <w:sz w:val="24"/>
              </w:rPr>
              <w:t xml:space="preserve">beans), Nuts and seeds, whole grain (kamut, wheat, oats, quinoa, rice), </w:t>
            </w:r>
          </w:p>
          <w:p w14:paraId="42A5C996" w14:textId="77777777" w:rsidR="008146DF" w:rsidRPr="0044605D" w:rsidRDefault="008146DF" w:rsidP="00E31452">
            <w:pPr>
              <w:rPr>
                <w:rFonts w:ascii="Arial Narrow" w:hAnsi="Arial Narrow" w:cs="Arial"/>
                <w:sz w:val="24"/>
              </w:rPr>
            </w:pPr>
            <w:r w:rsidRPr="0044605D">
              <w:rPr>
                <w:rFonts w:ascii="Arial Narrow" w:hAnsi="Arial Narrow" w:cs="Arial"/>
                <w:sz w:val="24"/>
              </w:rPr>
              <w:t>Poultry (chicken, turkey, duck), Seafood (fish, crustaceans)</w:t>
            </w:r>
            <w:r>
              <w:rPr>
                <w:rFonts w:ascii="Arial Narrow" w:hAnsi="Arial Narrow" w:cs="Arial"/>
                <w:sz w:val="24"/>
              </w:rPr>
              <w:t>,</w:t>
            </w:r>
            <w:r w:rsidRPr="0044605D">
              <w:rPr>
                <w:rFonts w:ascii="Arial Narrow" w:hAnsi="Arial Narrow" w:cs="Arial"/>
                <w:sz w:val="24"/>
              </w:rPr>
              <w:t xml:space="preserve"> Red meat (limit consumption)</w:t>
            </w:r>
          </w:p>
          <w:p w14:paraId="6D334699" w14:textId="77777777" w:rsidR="008146DF" w:rsidRDefault="008146DF" w:rsidP="00E31452">
            <w:pPr>
              <w:rPr>
                <w:rFonts w:ascii="Arial Narrow" w:hAnsi="Arial Narrow" w:cs="Arial"/>
                <w:sz w:val="24"/>
              </w:rPr>
            </w:pPr>
            <w:r w:rsidRPr="0044605D">
              <w:rPr>
                <w:rFonts w:ascii="Arial Narrow" w:hAnsi="Arial Narrow" w:cs="Arial"/>
                <w:sz w:val="24"/>
              </w:rPr>
              <w:t xml:space="preserve">Poor quality Protein </w:t>
            </w:r>
            <w:r>
              <w:rPr>
                <w:rFonts w:ascii="Arial Narrow" w:hAnsi="Arial Narrow" w:cs="Arial"/>
                <w:sz w:val="24"/>
              </w:rPr>
              <w:t>=</w:t>
            </w:r>
            <w:r w:rsidRPr="0044605D">
              <w:rPr>
                <w:rFonts w:ascii="Arial Narrow" w:hAnsi="Arial Narrow" w:cs="Arial"/>
                <w:sz w:val="24"/>
              </w:rPr>
              <w:t xml:space="preserve"> </w:t>
            </w:r>
          </w:p>
          <w:p w14:paraId="632843E1" w14:textId="77777777" w:rsidR="008146DF" w:rsidRDefault="008146DF" w:rsidP="00E31452">
            <w:pPr>
              <w:rPr>
                <w:rFonts w:ascii="Arial" w:hAnsi="Arial" w:cs="Arial"/>
                <w:sz w:val="24"/>
              </w:rPr>
            </w:pPr>
            <w:r w:rsidRPr="0044605D">
              <w:rPr>
                <w:rFonts w:ascii="Arial Narrow" w:hAnsi="Arial Narrow" w:cs="Arial"/>
                <w:sz w:val="24"/>
              </w:rPr>
              <w:t xml:space="preserve">Processed meats which have been salted, cured, smoked, fermented to improve preservation. </w:t>
            </w:r>
            <w:r>
              <w:rPr>
                <w:rFonts w:ascii="Arial" w:hAnsi="Arial" w:cs="Arial"/>
                <w:sz w:val="24"/>
              </w:rPr>
              <w:t xml:space="preserve"> </w:t>
            </w:r>
          </w:p>
        </w:tc>
      </w:tr>
      <w:tr w:rsidR="008146DF" w14:paraId="46FA1C31" w14:textId="77777777" w:rsidTr="00E31452">
        <w:tc>
          <w:tcPr>
            <w:tcW w:w="1129" w:type="dxa"/>
          </w:tcPr>
          <w:p w14:paraId="443F1DD8" w14:textId="77777777" w:rsidR="008146DF" w:rsidRDefault="008146DF" w:rsidP="00E31452">
            <w:pPr>
              <w:jc w:val="center"/>
              <w:rPr>
                <w:rFonts w:ascii="Arial" w:hAnsi="Arial" w:cs="Arial"/>
                <w:sz w:val="24"/>
              </w:rPr>
            </w:pPr>
            <w:r>
              <w:rPr>
                <w:rFonts w:ascii="Arial" w:hAnsi="Arial" w:cs="Arial"/>
                <w:sz w:val="24"/>
              </w:rPr>
              <w:t xml:space="preserve"> # 7</w:t>
            </w:r>
          </w:p>
        </w:tc>
        <w:tc>
          <w:tcPr>
            <w:tcW w:w="9661" w:type="dxa"/>
          </w:tcPr>
          <w:p w14:paraId="4468BE29" w14:textId="77777777" w:rsidR="008146DF" w:rsidRPr="002E128A" w:rsidRDefault="008146DF" w:rsidP="00E31452">
            <w:pPr>
              <w:rPr>
                <w:rFonts w:ascii="Arial" w:hAnsi="Arial" w:cs="Arial"/>
                <w:b/>
                <w:sz w:val="24"/>
              </w:rPr>
            </w:pPr>
            <w:r w:rsidRPr="002E128A">
              <w:rPr>
                <w:rFonts w:ascii="Arial" w:hAnsi="Arial" w:cs="Arial"/>
                <w:b/>
                <w:sz w:val="24"/>
              </w:rPr>
              <w:t>Increase Fiber Intake</w:t>
            </w:r>
            <w:r>
              <w:rPr>
                <w:rFonts w:ascii="Arial" w:hAnsi="Arial" w:cs="Arial"/>
                <w:b/>
                <w:sz w:val="24"/>
              </w:rPr>
              <w:t>:</w:t>
            </w:r>
          </w:p>
          <w:p w14:paraId="01540ACF" w14:textId="77777777" w:rsidR="008146DF" w:rsidRPr="002E128A" w:rsidRDefault="008146DF" w:rsidP="00E31452">
            <w:pPr>
              <w:pStyle w:val="ListParagraph"/>
              <w:numPr>
                <w:ilvl w:val="0"/>
                <w:numId w:val="19"/>
              </w:numPr>
              <w:ind w:left="372"/>
              <w:rPr>
                <w:rFonts w:ascii="Arial Narrow" w:hAnsi="Arial Narrow" w:cs="Arial"/>
                <w:sz w:val="24"/>
              </w:rPr>
            </w:pPr>
            <w:r w:rsidRPr="002E128A">
              <w:rPr>
                <w:rFonts w:ascii="Arial Narrow" w:hAnsi="Arial Narrow" w:cs="Arial"/>
                <w:sz w:val="24"/>
              </w:rPr>
              <w:t>Fruits, vegetables, whole grains, seeds = high in fiber</w:t>
            </w:r>
          </w:p>
          <w:p w14:paraId="102F477F" w14:textId="77777777" w:rsidR="008146DF" w:rsidRPr="002E128A" w:rsidRDefault="008146DF" w:rsidP="00E31452">
            <w:pPr>
              <w:pStyle w:val="ListParagraph"/>
              <w:numPr>
                <w:ilvl w:val="0"/>
                <w:numId w:val="19"/>
              </w:numPr>
              <w:ind w:left="372"/>
              <w:rPr>
                <w:rFonts w:ascii="Arial Narrow" w:hAnsi="Arial Narrow" w:cs="Arial"/>
                <w:sz w:val="24"/>
              </w:rPr>
            </w:pPr>
            <w:r w:rsidRPr="002E128A">
              <w:rPr>
                <w:rFonts w:ascii="Arial Narrow" w:hAnsi="Arial Narrow" w:cs="Arial"/>
                <w:sz w:val="24"/>
              </w:rPr>
              <w:t>Refined grains, juice, sugar = low in fiber</w:t>
            </w:r>
          </w:p>
          <w:p w14:paraId="00D691A2" w14:textId="77777777" w:rsidR="008146DF" w:rsidRPr="002E128A" w:rsidRDefault="008146DF" w:rsidP="00E31452">
            <w:pPr>
              <w:pStyle w:val="ListParagraph"/>
              <w:numPr>
                <w:ilvl w:val="0"/>
                <w:numId w:val="19"/>
              </w:numPr>
              <w:ind w:left="372"/>
              <w:rPr>
                <w:rFonts w:ascii="Arial Narrow" w:hAnsi="Arial Narrow" w:cs="Arial"/>
                <w:sz w:val="24"/>
              </w:rPr>
            </w:pPr>
            <w:r w:rsidRPr="002E128A">
              <w:rPr>
                <w:rFonts w:ascii="Arial Narrow" w:hAnsi="Arial Narrow" w:cs="Arial"/>
                <w:sz w:val="24"/>
              </w:rPr>
              <w:t>Higher fiber intake allows for slower absorption of nutrients which helps regulates blood sugar levels.</w:t>
            </w:r>
          </w:p>
          <w:p w14:paraId="429D9F33" w14:textId="77777777" w:rsidR="008146DF" w:rsidRPr="002E128A" w:rsidRDefault="008146DF" w:rsidP="00E31452">
            <w:pPr>
              <w:pStyle w:val="ListParagraph"/>
              <w:numPr>
                <w:ilvl w:val="0"/>
                <w:numId w:val="19"/>
              </w:numPr>
              <w:ind w:left="372"/>
              <w:rPr>
                <w:rFonts w:ascii="Arial Narrow" w:hAnsi="Arial Narrow" w:cs="Arial"/>
                <w:sz w:val="24"/>
              </w:rPr>
            </w:pPr>
            <w:r w:rsidRPr="002E128A">
              <w:rPr>
                <w:rFonts w:ascii="Arial Narrow" w:hAnsi="Arial Narrow" w:cs="Arial"/>
                <w:sz w:val="24"/>
              </w:rPr>
              <w:t>High fiber foods have a high nutrient value</w:t>
            </w:r>
          </w:p>
          <w:p w14:paraId="33F13139" w14:textId="77777777" w:rsidR="008146DF" w:rsidRPr="002E128A" w:rsidRDefault="008146DF" w:rsidP="00E31452">
            <w:pPr>
              <w:pStyle w:val="ListParagraph"/>
              <w:numPr>
                <w:ilvl w:val="0"/>
                <w:numId w:val="19"/>
              </w:numPr>
              <w:ind w:left="372"/>
              <w:rPr>
                <w:rFonts w:ascii="Arial" w:hAnsi="Arial" w:cs="Arial"/>
                <w:sz w:val="24"/>
              </w:rPr>
            </w:pPr>
            <w:r w:rsidRPr="002E128A">
              <w:rPr>
                <w:rFonts w:ascii="Arial Narrow" w:hAnsi="Arial Narrow" w:cs="Arial"/>
                <w:sz w:val="24"/>
              </w:rPr>
              <w:t>Increases fullness to prevent overeating</w:t>
            </w:r>
            <w:r w:rsidRPr="002E128A">
              <w:rPr>
                <w:rFonts w:ascii="Arial" w:hAnsi="Arial" w:cs="Arial"/>
                <w:sz w:val="24"/>
              </w:rPr>
              <w:t xml:space="preserve">  </w:t>
            </w:r>
          </w:p>
        </w:tc>
      </w:tr>
      <w:tr w:rsidR="008146DF" w14:paraId="034FCEC1" w14:textId="77777777" w:rsidTr="00E31452">
        <w:tc>
          <w:tcPr>
            <w:tcW w:w="1129" w:type="dxa"/>
          </w:tcPr>
          <w:p w14:paraId="04185E65" w14:textId="77777777" w:rsidR="008146DF" w:rsidRDefault="008146DF" w:rsidP="00E31452">
            <w:pPr>
              <w:jc w:val="center"/>
              <w:rPr>
                <w:rFonts w:ascii="Arial" w:hAnsi="Arial" w:cs="Arial"/>
                <w:sz w:val="24"/>
              </w:rPr>
            </w:pPr>
            <w:r>
              <w:rPr>
                <w:rFonts w:ascii="Arial" w:hAnsi="Arial" w:cs="Arial"/>
                <w:sz w:val="24"/>
              </w:rPr>
              <w:t xml:space="preserve"># 8 </w:t>
            </w:r>
          </w:p>
        </w:tc>
        <w:tc>
          <w:tcPr>
            <w:tcW w:w="9661" w:type="dxa"/>
          </w:tcPr>
          <w:p w14:paraId="35E9ECF5" w14:textId="77777777" w:rsidR="008146DF" w:rsidRDefault="008146DF" w:rsidP="00E31452">
            <w:pPr>
              <w:rPr>
                <w:rFonts w:ascii="Arial" w:hAnsi="Arial" w:cs="Arial"/>
                <w:b/>
                <w:sz w:val="24"/>
              </w:rPr>
            </w:pPr>
            <w:r w:rsidRPr="002E128A">
              <w:rPr>
                <w:rFonts w:ascii="Arial" w:hAnsi="Arial" w:cs="Arial"/>
                <w:b/>
                <w:sz w:val="24"/>
              </w:rPr>
              <w:t>Decrease processed foods as much as possible and eat fresh – whole foods as much as possible</w:t>
            </w:r>
            <w:r>
              <w:rPr>
                <w:rFonts w:ascii="Arial" w:hAnsi="Arial" w:cs="Arial"/>
                <w:b/>
                <w:sz w:val="24"/>
              </w:rPr>
              <w:t xml:space="preserve">: </w:t>
            </w:r>
          </w:p>
          <w:p w14:paraId="6A34498B" w14:textId="77777777" w:rsidR="008146DF" w:rsidRPr="002E128A" w:rsidRDefault="008146DF" w:rsidP="00E31452">
            <w:pPr>
              <w:rPr>
                <w:rFonts w:ascii="Arial" w:hAnsi="Arial" w:cs="Arial"/>
                <w:b/>
                <w:sz w:val="24"/>
              </w:rPr>
            </w:pPr>
            <w:r>
              <w:rPr>
                <w:rFonts w:ascii="Arial" w:hAnsi="Arial" w:cs="Arial"/>
                <w:b/>
                <w:sz w:val="24"/>
              </w:rPr>
              <w:t>Processed foods have:</w:t>
            </w:r>
          </w:p>
          <w:p w14:paraId="72F651D4" w14:textId="77777777" w:rsidR="008146DF" w:rsidRPr="002E128A" w:rsidRDefault="008146DF" w:rsidP="00E31452">
            <w:pPr>
              <w:pStyle w:val="ListParagraph"/>
              <w:numPr>
                <w:ilvl w:val="0"/>
                <w:numId w:val="82"/>
              </w:numPr>
              <w:ind w:left="372"/>
              <w:rPr>
                <w:rFonts w:ascii="Arial Narrow" w:hAnsi="Arial Narrow" w:cs="Arial"/>
                <w:sz w:val="24"/>
              </w:rPr>
            </w:pPr>
            <w:r w:rsidRPr="002E128A">
              <w:rPr>
                <w:rFonts w:ascii="Arial Narrow" w:hAnsi="Arial Narrow" w:cs="Arial"/>
                <w:sz w:val="24"/>
              </w:rPr>
              <w:t xml:space="preserve">Higher sugar intake – raises blood sugar levels  </w:t>
            </w:r>
          </w:p>
          <w:p w14:paraId="6EAE2747" w14:textId="77777777" w:rsidR="008146DF" w:rsidRPr="002E128A" w:rsidRDefault="008146DF" w:rsidP="00E31452">
            <w:pPr>
              <w:pStyle w:val="ListParagraph"/>
              <w:numPr>
                <w:ilvl w:val="0"/>
                <w:numId w:val="82"/>
              </w:numPr>
              <w:ind w:left="372"/>
              <w:rPr>
                <w:rFonts w:ascii="Arial Narrow" w:hAnsi="Arial Narrow" w:cs="Arial"/>
                <w:sz w:val="24"/>
              </w:rPr>
            </w:pPr>
            <w:r w:rsidRPr="002E128A">
              <w:rPr>
                <w:rFonts w:ascii="Arial Narrow" w:hAnsi="Arial Narrow" w:cs="Arial"/>
                <w:sz w:val="24"/>
              </w:rPr>
              <w:t xml:space="preserve">Higher fat content = higher calories  </w:t>
            </w:r>
          </w:p>
          <w:p w14:paraId="2A25B2F9" w14:textId="77777777" w:rsidR="008146DF" w:rsidRPr="002E128A" w:rsidRDefault="008146DF" w:rsidP="00E31452">
            <w:pPr>
              <w:pStyle w:val="ListParagraph"/>
              <w:numPr>
                <w:ilvl w:val="0"/>
                <w:numId w:val="82"/>
              </w:numPr>
              <w:ind w:left="372"/>
              <w:rPr>
                <w:rFonts w:ascii="Arial" w:hAnsi="Arial" w:cs="Arial"/>
                <w:sz w:val="24"/>
              </w:rPr>
            </w:pPr>
            <w:r w:rsidRPr="002E128A">
              <w:rPr>
                <w:rFonts w:ascii="Arial Narrow" w:hAnsi="Arial Narrow" w:cs="Arial"/>
                <w:sz w:val="24"/>
              </w:rPr>
              <w:t>High salt intake = water retention and increases blood pressure</w:t>
            </w:r>
            <w:r w:rsidRPr="002E128A">
              <w:rPr>
                <w:rFonts w:ascii="Arial" w:hAnsi="Arial" w:cs="Arial"/>
                <w:sz w:val="24"/>
              </w:rPr>
              <w:t xml:space="preserve"> </w:t>
            </w:r>
          </w:p>
        </w:tc>
      </w:tr>
      <w:tr w:rsidR="008146DF" w14:paraId="171D267D" w14:textId="77777777" w:rsidTr="00E31452">
        <w:tc>
          <w:tcPr>
            <w:tcW w:w="1129" w:type="dxa"/>
          </w:tcPr>
          <w:p w14:paraId="27BB82DA" w14:textId="77777777" w:rsidR="008146DF" w:rsidRDefault="008146DF" w:rsidP="00E31452">
            <w:pPr>
              <w:jc w:val="center"/>
              <w:rPr>
                <w:rFonts w:ascii="Arial" w:hAnsi="Arial" w:cs="Arial"/>
                <w:sz w:val="24"/>
              </w:rPr>
            </w:pPr>
            <w:r>
              <w:rPr>
                <w:rFonts w:ascii="Arial" w:hAnsi="Arial" w:cs="Arial"/>
                <w:sz w:val="24"/>
              </w:rPr>
              <w:t># 9</w:t>
            </w:r>
          </w:p>
        </w:tc>
        <w:tc>
          <w:tcPr>
            <w:tcW w:w="9661" w:type="dxa"/>
          </w:tcPr>
          <w:p w14:paraId="5F97BCA3" w14:textId="77777777" w:rsidR="008146DF" w:rsidRPr="002E128A" w:rsidRDefault="008146DF" w:rsidP="00E31452">
            <w:pPr>
              <w:rPr>
                <w:rFonts w:ascii="Arial" w:hAnsi="Arial" w:cs="Arial"/>
                <w:b/>
                <w:sz w:val="24"/>
              </w:rPr>
            </w:pPr>
            <w:r w:rsidRPr="002E128A">
              <w:rPr>
                <w:rFonts w:ascii="Arial" w:hAnsi="Arial" w:cs="Arial"/>
                <w:b/>
                <w:sz w:val="24"/>
              </w:rPr>
              <w:t xml:space="preserve">Eat frequent small meals </w:t>
            </w:r>
            <w:r>
              <w:rPr>
                <w:rFonts w:ascii="Arial" w:hAnsi="Arial" w:cs="Arial"/>
                <w:b/>
                <w:sz w:val="24"/>
              </w:rPr>
              <w:t>and (</w:t>
            </w:r>
            <w:r w:rsidRPr="002E128A">
              <w:rPr>
                <w:rFonts w:ascii="Arial" w:hAnsi="Arial" w:cs="Arial"/>
                <w:b/>
                <w:sz w:val="24"/>
              </w:rPr>
              <w:t>avoid missing meals</w:t>
            </w:r>
            <w:r>
              <w:rPr>
                <w:rFonts w:ascii="Arial" w:hAnsi="Arial" w:cs="Arial"/>
                <w:b/>
                <w:sz w:val="24"/>
              </w:rPr>
              <w:t>)</w:t>
            </w:r>
          </w:p>
          <w:p w14:paraId="5B2CA915" w14:textId="77777777" w:rsidR="008146DF" w:rsidRDefault="008146DF" w:rsidP="00E31452">
            <w:pPr>
              <w:rPr>
                <w:rFonts w:ascii="Arial" w:hAnsi="Arial" w:cs="Arial"/>
                <w:sz w:val="24"/>
              </w:rPr>
            </w:pPr>
            <w:r>
              <w:rPr>
                <w:rFonts w:ascii="Arial" w:hAnsi="Arial" w:cs="Arial"/>
                <w:sz w:val="24"/>
              </w:rPr>
              <w:t xml:space="preserve">Regulates blood sugar levels </w:t>
            </w:r>
          </w:p>
          <w:p w14:paraId="5B5F6BBC" w14:textId="77777777" w:rsidR="008146DF" w:rsidRDefault="008146DF" w:rsidP="00E31452">
            <w:pPr>
              <w:rPr>
                <w:rFonts w:ascii="Arial" w:hAnsi="Arial" w:cs="Arial"/>
                <w:sz w:val="24"/>
              </w:rPr>
            </w:pPr>
            <w:r>
              <w:rPr>
                <w:rFonts w:ascii="Arial" w:hAnsi="Arial" w:cs="Arial"/>
                <w:sz w:val="24"/>
              </w:rPr>
              <w:t xml:space="preserve">Prevents overeating </w:t>
            </w:r>
          </w:p>
          <w:p w14:paraId="76B4F4B8" w14:textId="77777777" w:rsidR="008146DF" w:rsidRDefault="008146DF" w:rsidP="00E31452">
            <w:pPr>
              <w:rPr>
                <w:rFonts w:ascii="Arial" w:hAnsi="Arial" w:cs="Arial"/>
                <w:sz w:val="24"/>
              </w:rPr>
            </w:pPr>
            <w:r>
              <w:rPr>
                <w:rFonts w:ascii="Arial" w:hAnsi="Arial" w:cs="Arial"/>
                <w:sz w:val="24"/>
              </w:rPr>
              <w:t xml:space="preserve">Keeps metabolism steady </w:t>
            </w:r>
          </w:p>
        </w:tc>
      </w:tr>
      <w:tr w:rsidR="008146DF" w14:paraId="2385CC19" w14:textId="77777777" w:rsidTr="00E31452">
        <w:tc>
          <w:tcPr>
            <w:tcW w:w="1129" w:type="dxa"/>
          </w:tcPr>
          <w:p w14:paraId="545A55C3" w14:textId="77777777" w:rsidR="008146DF" w:rsidRDefault="008146DF" w:rsidP="00E31452">
            <w:pPr>
              <w:jc w:val="center"/>
              <w:rPr>
                <w:rFonts w:ascii="Arial" w:hAnsi="Arial" w:cs="Arial"/>
                <w:sz w:val="24"/>
              </w:rPr>
            </w:pPr>
            <w:r>
              <w:rPr>
                <w:rFonts w:ascii="Arial" w:hAnsi="Arial" w:cs="Arial"/>
                <w:sz w:val="24"/>
              </w:rPr>
              <w:t># 10</w:t>
            </w:r>
          </w:p>
        </w:tc>
        <w:tc>
          <w:tcPr>
            <w:tcW w:w="9661" w:type="dxa"/>
          </w:tcPr>
          <w:p w14:paraId="2898F734" w14:textId="77777777" w:rsidR="008146DF" w:rsidRPr="002E128A" w:rsidRDefault="008146DF" w:rsidP="00E31452">
            <w:pPr>
              <w:rPr>
                <w:rFonts w:ascii="Arial" w:hAnsi="Arial" w:cs="Arial"/>
                <w:b/>
                <w:sz w:val="24"/>
              </w:rPr>
            </w:pPr>
            <w:r w:rsidRPr="002E128A">
              <w:rPr>
                <w:rFonts w:ascii="Arial" w:hAnsi="Arial" w:cs="Arial"/>
                <w:b/>
                <w:sz w:val="24"/>
              </w:rPr>
              <w:t xml:space="preserve">Drink Water when </w:t>
            </w:r>
            <w:r>
              <w:rPr>
                <w:rFonts w:ascii="Arial" w:hAnsi="Arial" w:cs="Arial"/>
                <w:b/>
                <w:sz w:val="24"/>
              </w:rPr>
              <w:t>T</w:t>
            </w:r>
            <w:r w:rsidRPr="002E128A">
              <w:rPr>
                <w:rFonts w:ascii="Arial" w:hAnsi="Arial" w:cs="Arial"/>
                <w:b/>
                <w:sz w:val="24"/>
              </w:rPr>
              <w:t xml:space="preserve">hirsty </w:t>
            </w:r>
          </w:p>
          <w:p w14:paraId="0F5045CF" w14:textId="77777777" w:rsidR="008146DF" w:rsidRDefault="008146DF" w:rsidP="00E31452">
            <w:pPr>
              <w:rPr>
                <w:rFonts w:ascii="Arial" w:hAnsi="Arial" w:cs="Arial"/>
                <w:sz w:val="24"/>
              </w:rPr>
            </w:pPr>
            <w:r>
              <w:rPr>
                <w:rFonts w:ascii="Arial" w:hAnsi="Arial" w:cs="Arial"/>
                <w:sz w:val="24"/>
              </w:rPr>
              <w:t>No calories and quenches thirst.</w:t>
            </w:r>
          </w:p>
          <w:p w14:paraId="1592C75B" w14:textId="77777777" w:rsidR="008146DF" w:rsidRDefault="008146DF" w:rsidP="00E31452">
            <w:pPr>
              <w:rPr>
                <w:rFonts w:ascii="Arial" w:hAnsi="Arial" w:cs="Arial"/>
                <w:sz w:val="24"/>
              </w:rPr>
            </w:pPr>
            <w:r>
              <w:rPr>
                <w:rFonts w:ascii="Arial" w:hAnsi="Arial" w:cs="Arial"/>
                <w:sz w:val="24"/>
              </w:rPr>
              <w:t xml:space="preserve">Avoids consuming excess calories from sugar drinks. </w:t>
            </w:r>
          </w:p>
          <w:p w14:paraId="3AF6A787" w14:textId="77777777" w:rsidR="008146DF" w:rsidRDefault="008146DF" w:rsidP="00E31452">
            <w:pPr>
              <w:rPr>
                <w:rFonts w:ascii="Arial" w:hAnsi="Arial" w:cs="Arial"/>
                <w:sz w:val="24"/>
              </w:rPr>
            </w:pPr>
            <w:r>
              <w:rPr>
                <w:rFonts w:ascii="Arial" w:hAnsi="Arial" w:cs="Arial"/>
                <w:sz w:val="24"/>
              </w:rPr>
              <w:t>Helps regulate hunger which aids in controlling caloric intake.</w:t>
            </w:r>
          </w:p>
        </w:tc>
      </w:tr>
      <w:tr w:rsidR="008146DF" w14:paraId="5FD12AFB" w14:textId="77777777" w:rsidTr="00E31452">
        <w:tc>
          <w:tcPr>
            <w:tcW w:w="10790" w:type="dxa"/>
            <w:gridSpan w:val="2"/>
          </w:tcPr>
          <w:p w14:paraId="5EF39DB1" w14:textId="77777777" w:rsidR="008146DF" w:rsidRPr="002E128A" w:rsidRDefault="008146DF" w:rsidP="00E31452">
            <w:pPr>
              <w:jc w:val="center"/>
              <w:rPr>
                <w:rFonts w:ascii="Arial" w:hAnsi="Arial" w:cs="Arial"/>
                <w:b/>
                <w:sz w:val="24"/>
              </w:rPr>
            </w:pPr>
            <w:r w:rsidRPr="002E128A">
              <w:rPr>
                <w:rFonts w:ascii="Arial" w:hAnsi="Arial" w:cs="Arial"/>
                <w:b/>
                <w:sz w:val="24"/>
              </w:rPr>
              <w:t>Respect your Body type and Health</w:t>
            </w:r>
          </w:p>
          <w:p w14:paraId="42F57B7F" w14:textId="77777777" w:rsidR="008146DF" w:rsidRDefault="008146DF" w:rsidP="00E31452">
            <w:pPr>
              <w:jc w:val="center"/>
              <w:rPr>
                <w:rFonts w:ascii="Arial" w:hAnsi="Arial" w:cs="Arial"/>
                <w:sz w:val="24"/>
              </w:rPr>
            </w:pPr>
            <w:r>
              <w:rPr>
                <w:rFonts w:ascii="Arial" w:hAnsi="Arial" w:cs="Arial"/>
                <w:sz w:val="24"/>
              </w:rPr>
              <w:t>Mesomorph – Endomorph – Ectomorph</w:t>
            </w:r>
          </w:p>
          <w:p w14:paraId="5E8F9C10" w14:textId="77777777" w:rsidR="008146DF" w:rsidRDefault="008146DF" w:rsidP="00E31452">
            <w:pPr>
              <w:jc w:val="center"/>
              <w:rPr>
                <w:rFonts w:ascii="Arial" w:hAnsi="Arial" w:cs="Arial"/>
                <w:sz w:val="24"/>
              </w:rPr>
            </w:pPr>
            <w:r>
              <w:rPr>
                <w:rFonts w:ascii="Arial" w:hAnsi="Arial" w:cs="Arial"/>
                <w:sz w:val="24"/>
              </w:rPr>
              <w:t>Focus on Fitness not Fatness</w:t>
            </w:r>
          </w:p>
          <w:p w14:paraId="4663055A" w14:textId="77777777" w:rsidR="008146DF" w:rsidRDefault="008146DF" w:rsidP="00E31452">
            <w:pPr>
              <w:jc w:val="center"/>
              <w:rPr>
                <w:rFonts w:ascii="Arial" w:hAnsi="Arial" w:cs="Arial"/>
                <w:sz w:val="24"/>
              </w:rPr>
            </w:pPr>
            <w:r>
              <w:rPr>
                <w:rFonts w:ascii="Arial" w:hAnsi="Arial" w:cs="Arial"/>
                <w:sz w:val="24"/>
              </w:rPr>
              <w:t>Value Fitness and Health over Body Weight and Appearance</w:t>
            </w:r>
          </w:p>
        </w:tc>
      </w:tr>
    </w:tbl>
    <w:p w14:paraId="766ABE7D" w14:textId="77777777" w:rsidR="008146DF" w:rsidRPr="005A259C" w:rsidRDefault="008146DF" w:rsidP="008146DF">
      <w:pPr>
        <w:jc w:val="center"/>
        <w:rPr>
          <w:rFonts w:ascii="Arial" w:hAnsi="Arial" w:cs="Arial"/>
          <w:sz w:val="24"/>
        </w:rPr>
      </w:pPr>
    </w:p>
    <w:p w14:paraId="781AC368" w14:textId="77777777" w:rsidR="008146DF" w:rsidRDefault="008146DF" w:rsidP="008146DF">
      <w:pPr>
        <w:rPr>
          <w:rFonts w:ascii="Tahoma" w:hAnsi="Tahoma"/>
          <w:b/>
          <w:sz w:val="32"/>
        </w:rPr>
      </w:pPr>
    </w:p>
    <w:p w14:paraId="35C772AE" w14:textId="77777777" w:rsidR="008146DF" w:rsidRDefault="008146DF" w:rsidP="008146DF">
      <w:pPr>
        <w:rPr>
          <w:rFonts w:ascii="Tahoma" w:hAnsi="Tahoma"/>
          <w:b/>
          <w:sz w:val="32"/>
        </w:rPr>
      </w:pPr>
      <w:r>
        <w:rPr>
          <w:rFonts w:ascii="Tahoma" w:hAnsi="Tahoma"/>
          <w:b/>
          <w:sz w:val="32"/>
        </w:rPr>
        <w:br w:type="page"/>
      </w:r>
    </w:p>
    <w:p w14:paraId="3F874777" w14:textId="14CD841B" w:rsidR="008146DF" w:rsidRDefault="008146DF" w:rsidP="008146DF">
      <w:pPr>
        <w:widowControl w:val="0"/>
        <w:jc w:val="center"/>
        <w:rPr>
          <w:rFonts w:ascii="Tahoma" w:hAnsi="Tahoma"/>
          <w:b/>
          <w:sz w:val="32"/>
        </w:rPr>
      </w:pPr>
      <w:r>
        <w:rPr>
          <w:rFonts w:ascii="Tahoma" w:hAnsi="Tahoma"/>
          <w:b/>
          <w:sz w:val="32"/>
        </w:rPr>
        <w:lastRenderedPageBreak/>
        <w:t xml:space="preserve">Weight </w:t>
      </w:r>
      <w:r w:rsidR="00212F31">
        <w:rPr>
          <w:rFonts w:ascii="Tahoma" w:hAnsi="Tahoma"/>
          <w:b/>
          <w:sz w:val="32"/>
        </w:rPr>
        <w:t>Management</w:t>
      </w:r>
      <w:r>
        <w:rPr>
          <w:rFonts w:ascii="Tahoma" w:hAnsi="Tahoma"/>
          <w:b/>
          <w:sz w:val="32"/>
        </w:rPr>
        <w:t xml:space="preserve"> Program</w:t>
      </w:r>
      <w:r w:rsidR="00212F31">
        <w:rPr>
          <w:rFonts w:ascii="Tahoma" w:hAnsi="Tahoma"/>
          <w:b/>
          <w:sz w:val="32"/>
        </w:rPr>
        <w:t xml:space="preserve"> Considerations</w:t>
      </w:r>
    </w:p>
    <w:p w14:paraId="43CD7A4B" w14:textId="77777777" w:rsidR="008146DF" w:rsidRPr="00E431BB" w:rsidRDefault="008146DF" w:rsidP="008146DF">
      <w:pPr>
        <w:widowControl w:val="0"/>
        <w:rPr>
          <w:rFonts w:ascii="Arial Narrow" w:hAnsi="Arial Narrow"/>
          <w:sz w:val="12"/>
        </w:rPr>
      </w:pPr>
    </w:p>
    <w:p w14:paraId="3CD975D3"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A moderate reduction in food intake (decreasing caloric intake by 300-500 calories per day) combined with increased physical activity (increased caloric expenditure) is the most effective means of permanent weight management, fitness and health. </w:t>
      </w:r>
    </w:p>
    <w:p w14:paraId="7D89ECAD" w14:textId="77777777" w:rsidR="008146DF" w:rsidRPr="00357044" w:rsidRDefault="008146DF" w:rsidP="008146DF">
      <w:pPr>
        <w:widowControl w:val="0"/>
        <w:numPr>
          <w:ilvl w:val="12"/>
          <w:numId w:val="0"/>
        </w:numPr>
        <w:ind w:left="360" w:hanging="360"/>
        <w:rPr>
          <w:rFonts w:ascii="Arial Narrow" w:hAnsi="Arial Narrow"/>
          <w:sz w:val="6"/>
        </w:rPr>
      </w:pPr>
    </w:p>
    <w:p w14:paraId="2F499E90" w14:textId="77777777" w:rsidR="008146DF" w:rsidRDefault="008146DF" w:rsidP="008146DF">
      <w:pPr>
        <w:widowControl w:val="0"/>
        <w:numPr>
          <w:ilvl w:val="0"/>
          <w:numId w:val="54"/>
        </w:numPr>
        <w:tabs>
          <w:tab w:val="left" w:pos="-1440"/>
        </w:tabs>
        <w:rPr>
          <w:rFonts w:ascii="Arial Narrow" w:hAnsi="Arial Narrow"/>
          <w:sz w:val="24"/>
        </w:rPr>
      </w:pPr>
      <w:r>
        <w:rPr>
          <w:rFonts w:ascii="Arial Narrow" w:hAnsi="Arial Narrow"/>
          <w:sz w:val="24"/>
        </w:rPr>
        <w:t xml:space="preserve">The bottom line for weight control and weight loss is that there must be a negative balance between caloric intake and caloric expenditure. Again, the most successful weight loss and weight gain methods for that matter come from a combination of calorie intake and caloric expenditure.  </w:t>
      </w:r>
    </w:p>
    <w:p w14:paraId="3654BB93" w14:textId="77777777" w:rsidR="008146DF" w:rsidRPr="00357044" w:rsidRDefault="008146DF" w:rsidP="008146DF">
      <w:pPr>
        <w:pStyle w:val="ListParagraph"/>
        <w:rPr>
          <w:rFonts w:ascii="Arial Narrow" w:hAnsi="Arial Narrow"/>
          <w:sz w:val="8"/>
        </w:rPr>
      </w:pPr>
    </w:p>
    <w:p w14:paraId="6BACD842" w14:textId="77777777" w:rsidR="008146DF" w:rsidRDefault="008146DF" w:rsidP="008146DF">
      <w:pPr>
        <w:widowControl w:val="0"/>
        <w:numPr>
          <w:ilvl w:val="0"/>
          <w:numId w:val="54"/>
        </w:numPr>
        <w:tabs>
          <w:tab w:val="left" w:pos="-1440"/>
        </w:tabs>
        <w:rPr>
          <w:rFonts w:ascii="Arial Narrow" w:hAnsi="Arial Narrow"/>
          <w:sz w:val="24"/>
        </w:rPr>
      </w:pPr>
      <w:r w:rsidRPr="0067181D">
        <w:rPr>
          <w:rFonts w:ascii="Arial Narrow" w:hAnsi="Arial Narrow"/>
          <w:sz w:val="24"/>
        </w:rPr>
        <w:t>A common guideline is that to lose one-pound</w:t>
      </w:r>
      <w:r>
        <w:rPr>
          <w:rFonts w:ascii="Arial Narrow" w:hAnsi="Arial Narrow"/>
          <w:sz w:val="24"/>
        </w:rPr>
        <w:t xml:space="preserve"> of</w:t>
      </w:r>
      <w:r w:rsidRPr="0067181D">
        <w:rPr>
          <w:rFonts w:ascii="Arial Narrow" w:hAnsi="Arial Narrow"/>
          <w:sz w:val="24"/>
        </w:rPr>
        <w:t xml:space="preserve"> fat</w:t>
      </w:r>
      <w:r>
        <w:rPr>
          <w:rFonts w:ascii="Arial Narrow" w:hAnsi="Arial Narrow"/>
          <w:sz w:val="24"/>
        </w:rPr>
        <w:t>,</w:t>
      </w:r>
      <w:r w:rsidRPr="0067181D">
        <w:rPr>
          <w:rFonts w:ascii="Arial Narrow" w:hAnsi="Arial Narrow"/>
          <w:sz w:val="24"/>
        </w:rPr>
        <w:t xml:space="preserve"> one needs to expend approximately 3500 calories more than consumed. This can only be used as a general guideline as studies have shown that people who are leaner (more muscle mass) who are close to their ideal weight will lose weight at a slower rate (say .5 pounds at a 3500-calorie deficit) and that people with higher fat levels will lose weight at a faster rate (say 2-3 pounds at a 3500-calorie deficit). The rapid weight loss </w:t>
      </w:r>
      <w:r>
        <w:rPr>
          <w:rFonts w:ascii="Arial Narrow" w:hAnsi="Arial Narrow"/>
          <w:sz w:val="24"/>
        </w:rPr>
        <w:t xml:space="preserve">often experienced by </w:t>
      </w:r>
      <w:r w:rsidRPr="0067181D">
        <w:rPr>
          <w:rFonts w:ascii="Arial Narrow" w:hAnsi="Arial Narrow"/>
          <w:sz w:val="24"/>
        </w:rPr>
        <w:t xml:space="preserve">obese people is caused by the </w:t>
      </w:r>
      <w:r>
        <w:rPr>
          <w:rFonts w:ascii="Arial Narrow" w:hAnsi="Arial Narrow"/>
          <w:sz w:val="24"/>
        </w:rPr>
        <w:t xml:space="preserve">initial </w:t>
      </w:r>
      <w:r w:rsidRPr="0067181D">
        <w:rPr>
          <w:rFonts w:ascii="Arial Narrow" w:hAnsi="Arial Narrow"/>
          <w:sz w:val="24"/>
        </w:rPr>
        <w:t>loss of water weight. As their body stabilizes th</w:t>
      </w:r>
      <w:r>
        <w:rPr>
          <w:rFonts w:ascii="Arial Narrow" w:hAnsi="Arial Narrow"/>
          <w:sz w:val="24"/>
        </w:rPr>
        <w:t>e</w:t>
      </w:r>
      <w:r w:rsidRPr="0067181D">
        <w:rPr>
          <w:rFonts w:ascii="Arial Narrow" w:hAnsi="Arial Narrow"/>
          <w:sz w:val="24"/>
        </w:rPr>
        <w:t xml:space="preserve"> rat</w:t>
      </w:r>
      <w:r>
        <w:rPr>
          <w:rFonts w:ascii="Arial Narrow" w:hAnsi="Arial Narrow"/>
          <w:sz w:val="24"/>
        </w:rPr>
        <w:t>e</w:t>
      </w:r>
      <w:r w:rsidRPr="0067181D">
        <w:rPr>
          <w:rFonts w:ascii="Arial Narrow" w:hAnsi="Arial Narrow"/>
          <w:sz w:val="24"/>
        </w:rPr>
        <w:t xml:space="preserve"> of weight loss will decrease. </w:t>
      </w:r>
    </w:p>
    <w:p w14:paraId="60F13E5B" w14:textId="77777777" w:rsidR="008146DF" w:rsidRPr="00357044" w:rsidRDefault="008146DF" w:rsidP="008146DF">
      <w:pPr>
        <w:pStyle w:val="ListParagraph"/>
        <w:rPr>
          <w:rFonts w:ascii="Arial Narrow" w:hAnsi="Arial Narrow"/>
          <w:sz w:val="10"/>
        </w:rPr>
      </w:pPr>
    </w:p>
    <w:p w14:paraId="21F215EE"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Trying to lose weight too quickly is not recommended. A weight loss of 1-2 pounds per week is the general recommendation for successful weight management. Trying to lose more than 1-2 pounds per week will result in loss of muscle mass and not fat weight. Losing muscle mass will cause a decrease in metabolism and this is an undesired effect of weight loss programs. </w:t>
      </w:r>
    </w:p>
    <w:p w14:paraId="5F402260" w14:textId="77777777" w:rsidR="008146DF" w:rsidRPr="00E431BB" w:rsidRDefault="008146DF" w:rsidP="008146DF">
      <w:pPr>
        <w:pStyle w:val="ListParagraph"/>
        <w:rPr>
          <w:rFonts w:ascii="Arial Narrow" w:hAnsi="Arial Narrow"/>
          <w:sz w:val="8"/>
        </w:rPr>
      </w:pPr>
    </w:p>
    <w:p w14:paraId="3A73B1B0"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A balanced diet with adequate protein is also important in weight management to prevent muscle loss. </w:t>
      </w:r>
    </w:p>
    <w:p w14:paraId="03748D99" w14:textId="77777777" w:rsidR="008146DF" w:rsidRPr="00E431BB" w:rsidRDefault="008146DF" w:rsidP="008146DF">
      <w:pPr>
        <w:pStyle w:val="ListParagraph"/>
        <w:rPr>
          <w:rFonts w:ascii="Arial Narrow" w:hAnsi="Arial Narrow"/>
          <w:sz w:val="6"/>
        </w:rPr>
      </w:pPr>
    </w:p>
    <w:p w14:paraId="2968E633" w14:textId="77777777" w:rsidR="008146DF" w:rsidRDefault="008146DF" w:rsidP="008146DF">
      <w:pPr>
        <w:widowControl w:val="0"/>
        <w:numPr>
          <w:ilvl w:val="0"/>
          <w:numId w:val="54"/>
        </w:numPr>
        <w:rPr>
          <w:rFonts w:ascii="Arial Narrow" w:hAnsi="Arial Narrow"/>
          <w:sz w:val="24"/>
        </w:rPr>
      </w:pPr>
      <w:r w:rsidRPr="00D33768">
        <w:rPr>
          <w:rFonts w:ascii="Arial Narrow" w:hAnsi="Arial Narrow"/>
          <w:sz w:val="24"/>
        </w:rPr>
        <w:t xml:space="preserve">Low carbohydrate diets often result in rapid weight loss due to water loss. </w:t>
      </w:r>
    </w:p>
    <w:p w14:paraId="3853EE2C" w14:textId="77777777" w:rsidR="008146DF" w:rsidRPr="00E431BB" w:rsidRDefault="008146DF" w:rsidP="008146DF">
      <w:pPr>
        <w:pStyle w:val="ListParagraph"/>
        <w:rPr>
          <w:rFonts w:ascii="Arial Narrow" w:hAnsi="Arial Narrow"/>
          <w:sz w:val="8"/>
        </w:rPr>
      </w:pPr>
    </w:p>
    <w:p w14:paraId="06E4D7F1" w14:textId="77777777" w:rsidR="008146DF" w:rsidRDefault="008146DF" w:rsidP="008146DF">
      <w:pPr>
        <w:widowControl w:val="0"/>
        <w:numPr>
          <w:ilvl w:val="0"/>
          <w:numId w:val="54"/>
        </w:numPr>
        <w:tabs>
          <w:tab w:val="left" w:pos="-1440"/>
        </w:tabs>
        <w:rPr>
          <w:rFonts w:ascii="Arial Narrow" w:hAnsi="Arial Narrow"/>
          <w:sz w:val="24"/>
        </w:rPr>
      </w:pPr>
      <w:r>
        <w:rPr>
          <w:rFonts w:ascii="Arial Narrow" w:hAnsi="Arial Narrow"/>
          <w:sz w:val="24"/>
        </w:rPr>
        <w:t>Muscle weighs more than fat for the same volume. In effect, some individuals may find that they do not lose weight in the initial stages of their exercise program. It is important to remember that the fit of your clothes and body composition rather than their weight on the scale is a better indicator of fat loss.</w:t>
      </w:r>
    </w:p>
    <w:p w14:paraId="143CF6BF" w14:textId="77777777" w:rsidR="008146DF" w:rsidRDefault="008146DF" w:rsidP="008146DF">
      <w:pPr>
        <w:widowControl w:val="0"/>
        <w:tabs>
          <w:tab w:val="left" w:pos="-1440"/>
        </w:tabs>
        <w:rPr>
          <w:rFonts w:ascii="Arial Narrow" w:hAnsi="Arial Narrow"/>
          <w:sz w:val="24"/>
        </w:rPr>
      </w:pPr>
    </w:p>
    <w:p w14:paraId="01D2A7BA" w14:textId="77777777" w:rsidR="008146DF" w:rsidRDefault="008146DF" w:rsidP="008146DF">
      <w:pPr>
        <w:widowControl w:val="0"/>
        <w:rPr>
          <w:rFonts w:ascii="Arial Narrow" w:hAnsi="Arial Narrow"/>
          <w:sz w:val="24"/>
        </w:rPr>
      </w:pPr>
      <w:r>
        <w:rPr>
          <w:rFonts w:ascii="Arial Narrow" w:hAnsi="Arial Narrow"/>
          <w:sz w:val="24"/>
        </w:rPr>
        <w:t xml:space="preserve">When designing fat-loss programs, caloric intake should never go below 1000 calories because: </w:t>
      </w:r>
    </w:p>
    <w:p w14:paraId="09792FBD" w14:textId="77777777" w:rsidR="008146DF" w:rsidRPr="00E431BB" w:rsidRDefault="008146DF" w:rsidP="008146DF">
      <w:pPr>
        <w:widowControl w:val="0"/>
        <w:rPr>
          <w:rFonts w:ascii="Arial Narrow" w:hAnsi="Arial Narrow"/>
          <w:sz w:val="16"/>
        </w:rPr>
      </w:pPr>
    </w:p>
    <w:p w14:paraId="09291CBD" w14:textId="77777777" w:rsidR="008146DF" w:rsidRDefault="008146DF" w:rsidP="008146DF">
      <w:pPr>
        <w:widowControl w:val="0"/>
        <w:numPr>
          <w:ilvl w:val="0"/>
          <w:numId w:val="21"/>
        </w:numPr>
        <w:rPr>
          <w:rFonts w:ascii="Arial Narrow" w:hAnsi="Arial Narrow"/>
          <w:sz w:val="24"/>
        </w:rPr>
      </w:pPr>
      <w:r>
        <w:rPr>
          <w:rFonts w:ascii="Arial Narrow" w:hAnsi="Arial Narrow"/>
          <w:sz w:val="24"/>
        </w:rPr>
        <w:t>One must have adequate food intake to meet the minimum nutritional requirements in order to maintain regular bodily functions and overall health.</w:t>
      </w:r>
    </w:p>
    <w:p w14:paraId="0940362D" w14:textId="77777777" w:rsidR="008146DF" w:rsidRDefault="008146DF" w:rsidP="008146DF">
      <w:pPr>
        <w:widowControl w:val="0"/>
        <w:numPr>
          <w:ilvl w:val="0"/>
          <w:numId w:val="22"/>
        </w:numPr>
        <w:rPr>
          <w:rFonts w:ascii="Arial Narrow" w:hAnsi="Arial Narrow"/>
          <w:sz w:val="24"/>
        </w:rPr>
      </w:pPr>
      <w:r>
        <w:rPr>
          <w:rFonts w:ascii="Arial Narrow" w:hAnsi="Arial Narrow"/>
          <w:sz w:val="24"/>
        </w:rPr>
        <w:t>Trying to exercise without adequate caloric can cause fatigue, dizziness, nausea and lethargy.</w:t>
      </w:r>
    </w:p>
    <w:p w14:paraId="7F6B176A" w14:textId="77777777" w:rsidR="008146DF" w:rsidRDefault="008146DF" w:rsidP="008146DF">
      <w:pPr>
        <w:widowControl w:val="0"/>
        <w:numPr>
          <w:ilvl w:val="0"/>
          <w:numId w:val="23"/>
        </w:numPr>
        <w:rPr>
          <w:rFonts w:ascii="Arial Narrow" w:hAnsi="Arial Narrow"/>
          <w:sz w:val="24"/>
        </w:rPr>
      </w:pPr>
      <w:r>
        <w:rPr>
          <w:rFonts w:ascii="Arial Narrow" w:hAnsi="Arial Narrow"/>
          <w:sz w:val="24"/>
        </w:rPr>
        <w:t xml:space="preserve">Weight loss in dieting is often lost in the form of water. When the diet is over, the weight is quickly regained </w:t>
      </w:r>
    </w:p>
    <w:p w14:paraId="4A6E4A37" w14:textId="77777777" w:rsidR="008146DF" w:rsidRDefault="008146DF" w:rsidP="008146DF">
      <w:pPr>
        <w:widowControl w:val="0"/>
        <w:numPr>
          <w:ilvl w:val="0"/>
          <w:numId w:val="24"/>
        </w:numPr>
        <w:rPr>
          <w:rFonts w:ascii="Arial Narrow" w:hAnsi="Arial Narrow"/>
          <w:sz w:val="24"/>
        </w:rPr>
      </w:pPr>
      <w:r>
        <w:rPr>
          <w:rFonts w:ascii="Arial Narrow" w:hAnsi="Arial Narrow"/>
          <w:sz w:val="24"/>
        </w:rPr>
        <w:t>Sustained reduction of calories causes the body to lower its BMR, thus making it harder to lose weight/fat over time.</w:t>
      </w:r>
    </w:p>
    <w:p w14:paraId="0421EF55" w14:textId="77777777" w:rsidR="008146DF" w:rsidRDefault="008146DF" w:rsidP="008146DF">
      <w:pPr>
        <w:widowControl w:val="0"/>
        <w:tabs>
          <w:tab w:val="left" w:pos="-1440"/>
        </w:tabs>
        <w:rPr>
          <w:rFonts w:ascii="Arial Narrow" w:hAnsi="Arial Narrow"/>
          <w:sz w:val="24"/>
        </w:rPr>
      </w:pPr>
    </w:p>
    <w:p w14:paraId="24E75112" w14:textId="77777777" w:rsidR="008146DF" w:rsidRDefault="008146DF" w:rsidP="008146DF">
      <w:pPr>
        <w:widowControl w:val="0"/>
        <w:tabs>
          <w:tab w:val="left" w:pos="-1440"/>
        </w:tabs>
        <w:rPr>
          <w:rFonts w:ascii="Arial Narrow" w:hAnsi="Arial Narrow"/>
          <w:sz w:val="24"/>
        </w:rPr>
      </w:pPr>
    </w:p>
    <w:p w14:paraId="591DD410" w14:textId="77777777" w:rsidR="008146DF" w:rsidRDefault="008146DF" w:rsidP="008146DF">
      <w:pPr>
        <w:rPr>
          <w:rFonts w:ascii="Arial Narrow" w:hAnsi="Arial Narrow"/>
          <w:sz w:val="24"/>
        </w:rPr>
      </w:pPr>
      <w:r>
        <w:rPr>
          <w:rFonts w:ascii="Arial Narrow" w:hAnsi="Arial Narrow"/>
          <w:sz w:val="24"/>
        </w:rPr>
        <w:br w:type="page"/>
      </w:r>
    </w:p>
    <w:p w14:paraId="685D5050" w14:textId="77777777" w:rsidR="008146DF" w:rsidRDefault="008146DF" w:rsidP="008146DF">
      <w:pPr>
        <w:widowControl w:val="0"/>
        <w:tabs>
          <w:tab w:val="left" w:pos="-1440"/>
        </w:tabs>
        <w:rPr>
          <w:rFonts w:ascii="Arial Narrow" w:hAnsi="Arial Narrow"/>
          <w:sz w:val="24"/>
        </w:rPr>
      </w:pPr>
      <w:r>
        <w:rPr>
          <w:rFonts w:ascii="Arial Narrow" w:hAnsi="Arial Narrow"/>
          <w:sz w:val="24"/>
        </w:rPr>
        <w:lastRenderedPageBreak/>
        <w:t>The following examples will illustrate how exercising at a low or high intensity burns calories:</w:t>
      </w:r>
    </w:p>
    <w:p w14:paraId="5EDEF97B" w14:textId="77777777" w:rsidR="008146DF" w:rsidRDefault="008146DF" w:rsidP="008146DF">
      <w:pPr>
        <w:widowControl w:val="0"/>
        <w:tabs>
          <w:tab w:val="left" w:pos="-1440"/>
        </w:tabs>
        <w:rPr>
          <w:rFonts w:ascii="Arial Narrow" w:hAnsi="Arial Narrow"/>
          <w:sz w:val="24"/>
        </w:rPr>
      </w:pPr>
    </w:p>
    <w:tbl>
      <w:tblPr>
        <w:tblW w:w="0" w:type="auto"/>
        <w:tblInd w:w="120" w:type="dxa"/>
        <w:tblLayout w:type="fixed"/>
        <w:tblCellMar>
          <w:left w:w="120" w:type="dxa"/>
          <w:right w:w="120" w:type="dxa"/>
        </w:tblCellMar>
        <w:tblLook w:val="0000" w:firstRow="0" w:lastRow="0" w:firstColumn="0" w:lastColumn="0" w:noHBand="0" w:noVBand="0"/>
      </w:tblPr>
      <w:tblGrid>
        <w:gridCol w:w="3780"/>
        <w:gridCol w:w="6285"/>
      </w:tblGrid>
      <w:tr w:rsidR="008146DF" w14:paraId="00DFF822" w14:textId="77777777" w:rsidTr="00E31452">
        <w:tc>
          <w:tcPr>
            <w:tcW w:w="10065" w:type="dxa"/>
            <w:gridSpan w:val="2"/>
            <w:tcBorders>
              <w:top w:val="single" w:sz="6" w:space="0" w:color="000000"/>
              <w:left w:val="single" w:sz="6" w:space="0" w:color="000000"/>
              <w:bottom w:val="single" w:sz="6" w:space="0" w:color="000000"/>
              <w:right w:val="single" w:sz="6" w:space="0" w:color="000000"/>
            </w:tcBorders>
            <w:shd w:val="solid" w:color="auto" w:fill="auto"/>
          </w:tcPr>
          <w:p w14:paraId="2B15DD85" w14:textId="77777777" w:rsidR="008146DF" w:rsidRDefault="008146DF" w:rsidP="00E31452">
            <w:pPr>
              <w:widowControl w:val="0"/>
              <w:spacing w:after="58"/>
              <w:jc w:val="center"/>
              <w:rPr>
                <w:rFonts w:ascii="Tahoma" w:hAnsi="Tahoma"/>
                <w:b/>
                <w:sz w:val="24"/>
              </w:rPr>
            </w:pPr>
            <w:r>
              <w:rPr>
                <w:rFonts w:ascii="Tahoma" w:hAnsi="Tahoma"/>
                <w:b/>
                <w:sz w:val="24"/>
              </w:rPr>
              <w:t>How the Body Burns Energy / Calories</w:t>
            </w:r>
          </w:p>
        </w:tc>
      </w:tr>
      <w:tr w:rsidR="008146DF" w14:paraId="276665CD" w14:textId="77777777" w:rsidTr="00E31452">
        <w:tc>
          <w:tcPr>
            <w:tcW w:w="10065" w:type="dxa"/>
            <w:gridSpan w:val="2"/>
            <w:tcBorders>
              <w:top w:val="single" w:sz="6" w:space="0" w:color="000000"/>
              <w:left w:val="single" w:sz="6" w:space="0" w:color="000000"/>
              <w:bottom w:val="single" w:sz="6" w:space="0" w:color="000000"/>
              <w:right w:val="single" w:sz="6" w:space="0" w:color="000000"/>
            </w:tcBorders>
            <w:shd w:val="pct10" w:color="000000" w:fill="FFFFFF"/>
          </w:tcPr>
          <w:p w14:paraId="2B3EE866" w14:textId="77777777" w:rsidR="008146DF" w:rsidRDefault="008146DF" w:rsidP="00E31452">
            <w:pPr>
              <w:pStyle w:val="Heading1"/>
            </w:pPr>
            <w:r>
              <w:t>Example 1</w:t>
            </w:r>
          </w:p>
        </w:tc>
      </w:tr>
      <w:tr w:rsidR="008146DF" w14:paraId="34626A81" w14:textId="77777777" w:rsidTr="00E31452">
        <w:tc>
          <w:tcPr>
            <w:tcW w:w="3780" w:type="dxa"/>
            <w:tcBorders>
              <w:top w:val="single" w:sz="6" w:space="0" w:color="000000"/>
              <w:left w:val="single" w:sz="6" w:space="0" w:color="000000"/>
              <w:bottom w:val="single" w:sz="6" w:space="0" w:color="000000"/>
              <w:right w:val="single" w:sz="6" w:space="0" w:color="000000"/>
            </w:tcBorders>
          </w:tcPr>
          <w:p w14:paraId="1E5C3929" w14:textId="77777777" w:rsidR="008146DF" w:rsidRDefault="008146DF" w:rsidP="00E31452">
            <w:pPr>
              <w:widowControl w:val="0"/>
              <w:spacing w:after="58"/>
              <w:rPr>
                <w:rFonts w:ascii="Arial Narrow" w:hAnsi="Arial Narrow"/>
                <w:sz w:val="24"/>
              </w:rPr>
            </w:pPr>
            <w:r>
              <w:rPr>
                <w:rFonts w:ascii="Arial Narrow" w:hAnsi="Arial Narrow"/>
                <w:sz w:val="24"/>
              </w:rPr>
              <w:t>Exercise Time</w:t>
            </w:r>
          </w:p>
        </w:tc>
        <w:tc>
          <w:tcPr>
            <w:tcW w:w="6285" w:type="dxa"/>
            <w:tcBorders>
              <w:top w:val="single" w:sz="6" w:space="0" w:color="000000"/>
              <w:left w:val="single" w:sz="6" w:space="0" w:color="000000"/>
              <w:bottom w:val="single" w:sz="6" w:space="0" w:color="000000"/>
              <w:right w:val="single" w:sz="6" w:space="0" w:color="000000"/>
            </w:tcBorders>
          </w:tcPr>
          <w:p w14:paraId="5309A742" w14:textId="77777777" w:rsidR="008146DF" w:rsidRDefault="008146DF" w:rsidP="00E31452">
            <w:pPr>
              <w:widowControl w:val="0"/>
              <w:spacing w:after="58"/>
              <w:rPr>
                <w:rFonts w:ascii="Arial Narrow" w:hAnsi="Arial Narrow"/>
                <w:sz w:val="24"/>
              </w:rPr>
            </w:pPr>
            <w:r>
              <w:rPr>
                <w:rFonts w:ascii="Arial Narrow" w:hAnsi="Arial Narrow"/>
                <w:sz w:val="24"/>
              </w:rPr>
              <w:t>45 minutes</w:t>
            </w:r>
          </w:p>
        </w:tc>
      </w:tr>
      <w:tr w:rsidR="008146DF" w14:paraId="4151674D" w14:textId="77777777" w:rsidTr="00E31452">
        <w:tc>
          <w:tcPr>
            <w:tcW w:w="3780" w:type="dxa"/>
            <w:tcBorders>
              <w:top w:val="single" w:sz="6" w:space="0" w:color="000000"/>
              <w:left w:val="single" w:sz="6" w:space="0" w:color="000000"/>
              <w:bottom w:val="single" w:sz="6" w:space="0" w:color="000000"/>
              <w:right w:val="single" w:sz="6" w:space="0" w:color="000000"/>
            </w:tcBorders>
          </w:tcPr>
          <w:p w14:paraId="3E9C98A7" w14:textId="77777777" w:rsidR="008146DF" w:rsidRDefault="008146DF" w:rsidP="00E31452">
            <w:pPr>
              <w:widowControl w:val="0"/>
              <w:spacing w:after="58"/>
              <w:rPr>
                <w:rFonts w:ascii="Arial Narrow" w:hAnsi="Arial Narrow"/>
                <w:sz w:val="24"/>
              </w:rPr>
            </w:pPr>
            <w:r>
              <w:rPr>
                <w:rFonts w:ascii="Arial Narrow" w:hAnsi="Arial Narrow"/>
                <w:sz w:val="24"/>
              </w:rPr>
              <w:t>Exercise Intensity</w:t>
            </w:r>
          </w:p>
        </w:tc>
        <w:tc>
          <w:tcPr>
            <w:tcW w:w="6285" w:type="dxa"/>
            <w:tcBorders>
              <w:top w:val="single" w:sz="6" w:space="0" w:color="000000"/>
              <w:left w:val="single" w:sz="6" w:space="0" w:color="000000"/>
              <w:bottom w:val="single" w:sz="6" w:space="0" w:color="000000"/>
              <w:right w:val="single" w:sz="6" w:space="0" w:color="000000"/>
            </w:tcBorders>
          </w:tcPr>
          <w:p w14:paraId="18990494" w14:textId="77777777" w:rsidR="008146DF" w:rsidRDefault="008146DF" w:rsidP="00E31452">
            <w:pPr>
              <w:widowControl w:val="0"/>
              <w:spacing w:after="58"/>
              <w:rPr>
                <w:rFonts w:ascii="Arial Narrow" w:hAnsi="Arial Narrow"/>
                <w:sz w:val="24"/>
              </w:rPr>
            </w:pPr>
            <w:r>
              <w:rPr>
                <w:rFonts w:ascii="Arial Narrow" w:hAnsi="Arial Narrow"/>
                <w:sz w:val="24"/>
              </w:rPr>
              <w:t>50 % of maximum capacity / maximum heart rate</w:t>
            </w:r>
          </w:p>
        </w:tc>
      </w:tr>
      <w:tr w:rsidR="008146DF" w14:paraId="6C4DD6D3" w14:textId="77777777" w:rsidTr="00E31452">
        <w:tc>
          <w:tcPr>
            <w:tcW w:w="3780" w:type="dxa"/>
            <w:tcBorders>
              <w:top w:val="single" w:sz="6" w:space="0" w:color="000000"/>
              <w:left w:val="single" w:sz="6" w:space="0" w:color="000000"/>
              <w:bottom w:val="single" w:sz="6" w:space="0" w:color="000000"/>
              <w:right w:val="single" w:sz="6" w:space="0" w:color="000000"/>
            </w:tcBorders>
          </w:tcPr>
          <w:p w14:paraId="6AF4BE07" w14:textId="77777777" w:rsidR="008146DF" w:rsidRDefault="008146DF" w:rsidP="00E31452">
            <w:pPr>
              <w:widowControl w:val="0"/>
              <w:spacing w:after="58"/>
              <w:rPr>
                <w:rFonts w:ascii="Arial Narrow" w:hAnsi="Arial Narrow"/>
                <w:sz w:val="24"/>
              </w:rPr>
            </w:pPr>
            <w:r>
              <w:rPr>
                <w:rFonts w:ascii="Arial Narrow" w:hAnsi="Arial Narrow"/>
                <w:sz w:val="24"/>
              </w:rPr>
              <w:t>% of calories from fat</w:t>
            </w:r>
          </w:p>
        </w:tc>
        <w:tc>
          <w:tcPr>
            <w:tcW w:w="6285" w:type="dxa"/>
            <w:tcBorders>
              <w:top w:val="single" w:sz="6" w:space="0" w:color="000000"/>
              <w:left w:val="single" w:sz="6" w:space="0" w:color="000000"/>
              <w:bottom w:val="single" w:sz="6" w:space="0" w:color="000000"/>
              <w:right w:val="single" w:sz="6" w:space="0" w:color="000000"/>
            </w:tcBorders>
          </w:tcPr>
          <w:p w14:paraId="4A2AF034" w14:textId="77777777" w:rsidR="008146DF" w:rsidRDefault="008146DF" w:rsidP="00E31452">
            <w:pPr>
              <w:widowControl w:val="0"/>
              <w:spacing w:after="58"/>
              <w:rPr>
                <w:rFonts w:ascii="Arial Narrow" w:hAnsi="Arial Narrow"/>
                <w:sz w:val="24"/>
              </w:rPr>
            </w:pPr>
            <w:r>
              <w:rPr>
                <w:rFonts w:ascii="Arial Narrow" w:hAnsi="Arial Narrow"/>
                <w:sz w:val="24"/>
              </w:rPr>
              <w:t>50 %</w:t>
            </w:r>
          </w:p>
        </w:tc>
      </w:tr>
      <w:tr w:rsidR="008146DF" w14:paraId="386400AC" w14:textId="77777777" w:rsidTr="00E31452">
        <w:tc>
          <w:tcPr>
            <w:tcW w:w="3780" w:type="dxa"/>
            <w:tcBorders>
              <w:top w:val="single" w:sz="6" w:space="0" w:color="000000"/>
              <w:left w:val="single" w:sz="6" w:space="0" w:color="000000"/>
              <w:bottom w:val="single" w:sz="6" w:space="0" w:color="000000"/>
              <w:right w:val="single" w:sz="6" w:space="0" w:color="000000"/>
            </w:tcBorders>
          </w:tcPr>
          <w:p w14:paraId="013757FD" w14:textId="77777777" w:rsidR="008146DF" w:rsidRDefault="008146DF" w:rsidP="00E31452">
            <w:pPr>
              <w:widowControl w:val="0"/>
              <w:spacing w:after="58"/>
              <w:rPr>
                <w:rFonts w:ascii="Arial Narrow" w:hAnsi="Arial Narrow"/>
                <w:sz w:val="24"/>
              </w:rPr>
            </w:pPr>
            <w:r>
              <w:rPr>
                <w:rFonts w:ascii="Arial Narrow" w:hAnsi="Arial Narrow"/>
                <w:sz w:val="24"/>
              </w:rPr>
              <w:t>Calories Expended / minute</w:t>
            </w:r>
          </w:p>
        </w:tc>
        <w:tc>
          <w:tcPr>
            <w:tcW w:w="6285" w:type="dxa"/>
            <w:tcBorders>
              <w:top w:val="single" w:sz="6" w:space="0" w:color="000000"/>
              <w:left w:val="single" w:sz="6" w:space="0" w:color="000000"/>
              <w:bottom w:val="single" w:sz="6" w:space="0" w:color="000000"/>
              <w:right w:val="single" w:sz="6" w:space="0" w:color="000000"/>
            </w:tcBorders>
          </w:tcPr>
          <w:p w14:paraId="433737C9" w14:textId="77777777" w:rsidR="008146DF" w:rsidRDefault="008146DF" w:rsidP="00E31452">
            <w:pPr>
              <w:widowControl w:val="0"/>
              <w:spacing w:after="58"/>
              <w:rPr>
                <w:rFonts w:ascii="Arial Narrow" w:hAnsi="Arial Narrow"/>
                <w:sz w:val="24"/>
              </w:rPr>
            </w:pPr>
            <w:r>
              <w:rPr>
                <w:rFonts w:ascii="Arial Narrow" w:hAnsi="Arial Narrow"/>
                <w:sz w:val="24"/>
              </w:rPr>
              <w:t>Approximately 8 calories per minute</w:t>
            </w:r>
          </w:p>
        </w:tc>
      </w:tr>
      <w:tr w:rsidR="008146DF" w14:paraId="7107BAEA" w14:textId="77777777" w:rsidTr="00E31452">
        <w:tc>
          <w:tcPr>
            <w:tcW w:w="3780" w:type="dxa"/>
            <w:tcBorders>
              <w:top w:val="single" w:sz="6" w:space="0" w:color="000000"/>
              <w:left w:val="single" w:sz="6" w:space="0" w:color="000000"/>
              <w:bottom w:val="single" w:sz="6" w:space="0" w:color="000000"/>
              <w:right w:val="single" w:sz="6" w:space="0" w:color="000000"/>
            </w:tcBorders>
          </w:tcPr>
          <w:p w14:paraId="6F7AA5F1" w14:textId="77777777" w:rsidR="008146DF" w:rsidRDefault="008146DF" w:rsidP="00E31452">
            <w:pPr>
              <w:widowControl w:val="0"/>
              <w:spacing w:after="58"/>
              <w:rPr>
                <w:rFonts w:ascii="Arial Narrow" w:hAnsi="Arial Narrow"/>
                <w:sz w:val="24"/>
              </w:rPr>
            </w:pPr>
            <w:r>
              <w:rPr>
                <w:rFonts w:ascii="Arial Narrow" w:hAnsi="Arial Narrow"/>
                <w:sz w:val="24"/>
              </w:rPr>
              <w:t>Total Calories Expended</w:t>
            </w:r>
          </w:p>
        </w:tc>
        <w:tc>
          <w:tcPr>
            <w:tcW w:w="6285" w:type="dxa"/>
            <w:tcBorders>
              <w:top w:val="single" w:sz="6" w:space="0" w:color="000000"/>
              <w:left w:val="single" w:sz="6" w:space="0" w:color="000000"/>
              <w:bottom w:val="single" w:sz="6" w:space="0" w:color="000000"/>
              <w:right w:val="single" w:sz="6" w:space="0" w:color="000000"/>
            </w:tcBorders>
          </w:tcPr>
          <w:p w14:paraId="4F3CF820" w14:textId="77777777" w:rsidR="008146DF" w:rsidRDefault="008146DF" w:rsidP="00E31452">
            <w:pPr>
              <w:widowControl w:val="0"/>
              <w:spacing w:after="58"/>
              <w:rPr>
                <w:rFonts w:ascii="Arial Narrow" w:hAnsi="Arial Narrow"/>
                <w:sz w:val="24"/>
              </w:rPr>
            </w:pPr>
            <w:r>
              <w:rPr>
                <w:rFonts w:ascii="Arial Narrow" w:hAnsi="Arial Narrow"/>
                <w:sz w:val="24"/>
              </w:rPr>
              <w:t>45 minutes x 8 cal/min = 360 calories</w:t>
            </w:r>
          </w:p>
        </w:tc>
      </w:tr>
      <w:tr w:rsidR="008146DF" w14:paraId="644B4007" w14:textId="77777777" w:rsidTr="00E31452">
        <w:tc>
          <w:tcPr>
            <w:tcW w:w="3780" w:type="dxa"/>
            <w:tcBorders>
              <w:top w:val="single" w:sz="6" w:space="0" w:color="000000"/>
              <w:left w:val="single" w:sz="6" w:space="0" w:color="000000"/>
              <w:bottom w:val="single" w:sz="6" w:space="0" w:color="000000"/>
              <w:right w:val="single" w:sz="6" w:space="0" w:color="000000"/>
            </w:tcBorders>
          </w:tcPr>
          <w:p w14:paraId="509A944C" w14:textId="77777777" w:rsidR="008146DF" w:rsidRDefault="008146DF" w:rsidP="00E31452">
            <w:pPr>
              <w:widowControl w:val="0"/>
              <w:spacing w:after="58"/>
              <w:rPr>
                <w:rFonts w:ascii="Arial Narrow" w:hAnsi="Arial Narrow"/>
                <w:sz w:val="24"/>
              </w:rPr>
            </w:pPr>
            <w:r>
              <w:rPr>
                <w:rFonts w:ascii="Arial Narrow" w:hAnsi="Arial Narrow"/>
                <w:sz w:val="24"/>
              </w:rPr>
              <w:t>Fat Calories</w:t>
            </w:r>
          </w:p>
        </w:tc>
        <w:tc>
          <w:tcPr>
            <w:tcW w:w="6285" w:type="dxa"/>
            <w:tcBorders>
              <w:top w:val="single" w:sz="6" w:space="0" w:color="000000"/>
              <w:left w:val="single" w:sz="6" w:space="0" w:color="000000"/>
              <w:bottom w:val="single" w:sz="6" w:space="0" w:color="000000"/>
              <w:right w:val="single" w:sz="6" w:space="0" w:color="000000"/>
            </w:tcBorders>
          </w:tcPr>
          <w:p w14:paraId="55381A06" w14:textId="77777777" w:rsidR="008146DF" w:rsidRDefault="008146DF" w:rsidP="00E31452">
            <w:pPr>
              <w:widowControl w:val="0"/>
              <w:spacing w:after="58"/>
              <w:rPr>
                <w:rFonts w:ascii="Arial Narrow" w:hAnsi="Arial Narrow"/>
                <w:sz w:val="24"/>
              </w:rPr>
            </w:pPr>
            <w:r>
              <w:rPr>
                <w:rFonts w:ascii="Arial Narrow" w:hAnsi="Arial Narrow"/>
                <w:sz w:val="24"/>
              </w:rPr>
              <w:t>50 % x 360 = 180 fat calories</w:t>
            </w:r>
          </w:p>
        </w:tc>
      </w:tr>
      <w:tr w:rsidR="008146DF" w14:paraId="6996B39D" w14:textId="77777777" w:rsidTr="00E31452">
        <w:tc>
          <w:tcPr>
            <w:tcW w:w="3780" w:type="dxa"/>
            <w:tcBorders>
              <w:top w:val="single" w:sz="6" w:space="0" w:color="000000"/>
              <w:left w:val="single" w:sz="6" w:space="0" w:color="000000"/>
              <w:bottom w:val="single" w:sz="6" w:space="0" w:color="000000"/>
              <w:right w:val="single" w:sz="6" w:space="0" w:color="000000"/>
            </w:tcBorders>
          </w:tcPr>
          <w:p w14:paraId="35E4434E" w14:textId="77777777" w:rsidR="008146DF" w:rsidRDefault="008146DF" w:rsidP="00E31452">
            <w:pPr>
              <w:widowControl w:val="0"/>
              <w:spacing w:after="58"/>
              <w:rPr>
                <w:rFonts w:ascii="Arial Narrow" w:hAnsi="Arial Narrow"/>
                <w:sz w:val="24"/>
              </w:rPr>
            </w:pPr>
            <w:r>
              <w:rPr>
                <w:rFonts w:ascii="Arial Narrow" w:hAnsi="Arial Narrow"/>
                <w:sz w:val="24"/>
              </w:rPr>
              <w:t>Grams of Fat</w:t>
            </w:r>
          </w:p>
        </w:tc>
        <w:tc>
          <w:tcPr>
            <w:tcW w:w="6285" w:type="dxa"/>
            <w:tcBorders>
              <w:top w:val="single" w:sz="6" w:space="0" w:color="000000"/>
              <w:left w:val="single" w:sz="6" w:space="0" w:color="000000"/>
              <w:bottom w:val="single" w:sz="6" w:space="0" w:color="000000"/>
              <w:right w:val="single" w:sz="6" w:space="0" w:color="000000"/>
            </w:tcBorders>
          </w:tcPr>
          <w:p w14:paraId="10F6DD5B" w14:textId="77777777" w:rsidR="008146DF" w:rsidRDefault="008146DF" w:rsidP="00E31452">
            <w:pPr>
              <w:widowControl w:val="0"/>
              <w:spacing w:after="58"/>
              <w:rPr>
                <w:rFonts w:ascii="Arial Narrow" w:hAnsi="Arial Narrow"/>
                <w:sz w:val="24"/>
              </w:rPr>
            </w:pPr>
            <w:r>
              <w:rPr>
                <w:rFonts w:ascii="Arial Narrow" w:hAnsi="Arial Narrow"/>
                <w:sz w:val="24"/>
              </w:rPr>
              <w:t>180 fat calories / 9 calories per gram = 20 g of fat</w:t>
            </w:r>
          </w:p>
        </w:tc>
      </w:tr>
      <w:tr w:rsidR="008146DF" w14:paraId="16CDCF24" w14:textId="77777777" w:rsidTr="00E31452">
        <w:tc>
          <w:tcPr>
            <w:tcW w:w="10065" w:type="dxa"/>
            <w:gridSpan w:val="2"/>
            <w:tcBorders>
              <w:top w:val="single" w:sz="6" w:space="0" w:color="000000"/>
              <w:left w:val="single" w:sz="6" w:space="0" w:color="000000"/>
              <w:bottom w:val="single" w:sz="6" w:space="0" w:color="000000"/>
              <w:right w:val="single" w:sz="6" w:space="0" w:color="000000"/>
            </w:tcBorders>
            <w:shd w:val="pct10" w:color="000000" w:fill="FFFFFF"/>
          </w:tcPr>
          <w:p w14:paraId="557579C8" w14:textId="77777777" w:rsidR="008146DF" w:rsidRDefault="008146DF" w:rsidP="00E31452">
            <w:pPr>
              <w:widowControl w:val="0"/>
              <w:spacing w:after="58"/>
              <w:jc w:val="center"/>
              <w:rPr>
                <w:rFonts w:ascii="Arial" w:hAnsi="Arial"/>
                <w:b/>
                <w:sz w:val="24"/>
              </w:rPr>
            </w:pPr>
            <w:r>
              <w:rPr>
                <w:rFonts w:ascii="Arial" w:hAnsi="Arial"/>
                <w:b/>
                <w:sz w:val="24"/>
              </w:rPr>
              <w:t>Example 2</w:t>
            </w:r>
          </w:p>
        </w:tc>
      </w:tr>
      <w:tr w:rsidR="008146DF" w14:paraId="3E224DD7" w14:textId="77777777" w:rsidTr="00E31452">
        <w:tc>
          <w:tcPr>
            <w:tcW w:w="3780" w:type="dxa"/>
            <w:tcBorders>
              <w:top w:val="single" w:sz="6" w:space="0" w:color="000000"/>
              <w:left w:val="single" w:sz="6" w:space="0" w:color="000000"/>
              <w:bottom w:val="single" w:sz="6" w:space="0" w:color="000000"/>
              <w:right w:val="single" w:sz="6" w:space="0" w:color="000000"/>
            </w:tcBorders>
          </w:tcPr>
          <w:p w14:paraId="7090579D" w14:textId="77777777" w:rsidR="008146DF" w:rsidRDefault="008146DF" w:rsidP="00E31452">
            <w:pPr>
              <w:widowControl w:val="0"/>
              <w:spacing w:after="58"/>
              <w:rPr>
                <w:rFonts w:ascii="Arial Narrow" w:hAnsi="Arial Narrow"/>
                <w:sz w:val="24"/>
              </w:rPr>
            </w:pPr>
            <w:r>
              <w:rPr>
                <w:rFonts w:ascii="Arial Narrow" w:hAnsi="Arial Narrow"/>
                <w:sz w:val="24"/>
              </w:rPr>
              <w:t>Exercise Time</w:t>
            </w:r>
          </w:p>
        </w:tc>
        <w:tc>
          <w:tcPr>
            <w:tcW w:w="6285" w:type="dxa"/>
            <w:tcBorders>
              <w:top w:val="single" w:sz="6" w:space="0" w:color="000000"/>
              <w:left w:val="single" w:sz="6" w:space="0" w:color="000000"/>
              <w:bottom w:val="single" w:sz="6" w:space="0" w:color="000000"/>
              <w:right w:val="single" w:sz="6" w:space="0" w:color="000000"/>
            </w:tcBorders>
          </w:tcPr>
          <w:p w14:paraId="6C7E236F" w14:textId="77777777" w:rsidR="008146DF" w:rsidRDefault="008146DF" w:rsidP="00E31452">
            <w:pPr>
              <w:widowControl w:val="0"/>
              <w:spacing w:after="58"/>
              <w:rPr>
                <w:rFonts w:ascii="Arial Narrow" w:hAnsi="Arial Narrow"/>
                <w:sz w:val="24"/>
              </w:rPr>
            </w:pPr>
            <w:r>
              <w:rPr>
                <w:rFonts w:ascii="Arial Narrow" w:hAnsi="Arial Narrow"/>
                <w:sz w:val="24"/>
              </w:rPr>
              <w:t>45 minutes</w:t>
            </w:r>
          </w:p>
        </w:tc>
      </w:tr>
      <w:tr w:rsidR="008146DF" w14:paraId="6CD4FD7E" w14:textId="77777777" w:rsidTr="00E31452">
        <w:tc>
          <w:tcPr>
            <w:tcW w:w="3780" w:type="dxa"/>
            <w:tcBorders>
              <w:top w:val="single" w:sz="6" w:space="0" w:color="000000"/>
              <w:left w:val="single" w:sz="6" w:space="0" w:color="000000"/>
              <w:bottom w:val="single" w:sz="6" w:space="0" w:color="000000"/>
              <w:right w:val="single" w:sz="6" w:space="0" w:color="000000"/>
            </w:tcBorders>
          </w:tcPr>
          <w:p w14:paraId="4510F5F7" w14:textId="77777777" w:rsidR="008146DF" w:rsidRDefault="008146DF" w:rsidP="00E31452">
            <w:pPr>
              <w:widowControl w:val="0"/>
              <w:spacing w:after="58"/>
              <w:rPr>
                <w:rFonts w:ascii="Arial Narrow" w:hAnsi="Arial Narrow"/>
                <w:sz w:val="24"/>
              </w:rPr>
            </w:pPr>
            <w:r>
              <w:rPr>
                <w:rFonts w:ascii="Arial Narrow" w:hAnsi="Arial Narrow"/>
                <w:sz w:val="24"/>
              </w:rPr>
              <w:t>Exercise Intensity</w:t>
            </w:r>
          </w:p>
        </w:tc>
        <w:tc>
          <w:tcPr>
            <w:tcW w:w="6285" w:type="dxa"/>
            <w:tcBorders>
              <w:top w:val="single" w:sz="6" w:space="0" w:color="000000"/>
              <w:left w:val="single" w:sz="6" w:space="0" w:color="000000"/>
              <w:bottom w:val="single" w:sz="6" w:space="0" w:color="000000"/>
              <w:right w:val="single" w:sz="6" w:space="0" w:color="000000"/>
            </w:tcBorders>
          </w:tcPr>
          <w:p w14:paraId="36B8DBCC" w14:textId="77777777" w:rsidR="008146DF" w:rsidRDefault="008146DF" w:rsidP="00E31452">
            <w:pPr>
              <w:widowControl w:val="0"/>
              <w:spacing w:after="58"/>
              <w:rPr>
                <w:rFonts w:ascii="Arial Narrow" w:hAnsi="Arial Narrow"/>
                <w:sz w:val="24"/>
              </w:rPr>
            </w:pPr>
            <w:r>
              <w:rPr>
                <w:rFonts w:ascii="Arial Narrow" w:hAnsi="Arial Narrow"/>
                <w:sz w:val="24"/>
              </w:rPr>
              <w:t>70 % of maximum capacity / maximum heart rate</w:t>
            </w:r>
          </w:p>
        </w:tc>
      </w:tr>
      <w:tr w:rsidR="008146DF" w14:paraId="04CFA13F" w14:textId="77777777" w:rsidTr="00E31452">
        <w:tc>
          <w:tcPr>
            <w:tcW w:w="3780" w:type="dxa"/>
            <w:tcBorders>
              <w:top w:val="single" w:sz="6" w:space="0" w:color="000000"/>
              <w:left w:val="single" w:sz="6" w:space="0" w:color="000000"/>
              <w:bottom w:val="single" w:sz="6" w:space="0" w:color="000000"/>
              <w:right w:val="single" w:sz="6" w:space="0" w:color="000000"/>
            </w:tcBorders>
          </w:tcPr>
          <w:p w14:paraId="420DC98D" w14:textId="77777777" w:rsidR="008146DF" w:rsidRDefault="008146DF" w:rsidP="00E31452">
            <w:pPr>
              <w:widowControl w:val="0"/>
              <w:spacing w:after="58"/>
              <w:rPr>
                <w:rFonts w:ascii="Arial Narrow" w:hAnsi="Arial Narrow"/>
                <w:sz w:val="24"/>
              </w:rPr>
            </w:pPr>
            <w:r>
              <w:rPr>
                <w:rFonts w:ascii="Arial Narrow" w:hAnsi="Arial Narrow"/>
                <w:sz w:val="24"/>
              </w:rPr>
              <w:t>% of calories from fat</w:t>
            </w:r>
          </w:p>
        </w:tc>
        <w:tc>
          <w:tcPr>
            <w:tcW w:w="6285" w:type="dxa"/>
            <w:tcBorders>
              <w:top w:val="single" w:sz="6" w:space="0" w:color="000000"/>
              <w:left w:val="single" w:sz="6" w:space="0" w:color="000000"/>
              <w:bottom w:val="single" w:sz="6" w:space="0" w:color="000000"/>
              <w:right w:val="single" w:sz="6" w:space="0" w:color="000000"/>
            </w:tcBorders>
          </w:tcPr>
          <w:p w14:paraId="25FA0CF4" w14:textId="77777777" w:rsidR="008146DF" w:rsidRDefault="008146DF" w:rsidP="00E31452">
            <w:pPr>
              <w:widowControl w:val="0"/>
              <w:spacing w:after="58"/>
              <w:rPr>
                <w:rFonts w:ascii="Arial Narrow" w:hAnsi="Arial Narrow"/>
                <w:sz w:val="24"/>
              </w:rPr>
            </w:pPr>
            <w:r>
              <w:rPr>
                <w:rFonts w:ascii="Arial Narrow" w:hAnsi="Arial Narrow"/>
                <w:sz w:val="24"/>
              </w:rPr>
              <w:t>40 %</w:t>
            </w:r>
          </w:p>
        </w:tc>
      </w:tr>
      <w:tr w:rsidR="008146DF" w14:paraId="35857F3B" w14:textId="77777777" w:rsidTr="00E31452">
        <w:tc>
          <w:tcPr>
            <w:tcW w:w="3780" w:type="dxa"/>
            <w:tcBorders>
              <w:top w:val="single" w:sz="6" w:space="0" w:color="000000"/>
              <w:left w:val="single" w:sz="6" w:space="0" w:color="000000"/>
              <w:bottom w:val="single" w:sz="6" w:space="0" w:color="000000"/>
              <w:right w:val="single" w:sz="6" w:space="0" w:color="000000"/>
            </w:tcBorders>
          </w:tcPr>
          <w:p w14:paraId="2C698EA2" w14:textId="77777777" w:rsidR="008146DF" w:rsidRDefault="008146DF" w:rsidP="00E31452">
            <w:pPr>
              <w:widowControl w:val="0"/>
              <w:spacing w:after="58"/>
              <w:rPr>
                <w:rFonts w:ascii="Arial Narrow" w:hAnsi="Arial Narrow"/>
                <w:sz w:val="24"/>
              </w:rPr>
            </w:pPr>
            <w:r>
              <w:rPr>
                <w:rFonts w:ascii="Arial Narrow" w:hAnsi="Arial Narrow"/>
                <w:sz w:val="24"/>
              </w:rPr>
              <w:t>Calories Expended / minute</w:t>
            </w:r>
          </w:p>
        </w:tc>
        <w:tc>
          <w:tcPr>
            <w:tcW w:w="6285" w:type="dxa"/>
            <w:tcBorders>
              <w:top w:val="single" w:sz="6" w:space="0" w:color="000000"/>
              <w:left w:val="single" w:sz="6" w:space="0" w:color="000000"/>
              <w:bottom w:val="single" w:sz="6" w:space="0" w:color="000000"/>
              <w:right w:val="single" w:sz="6" w:space="0" w:color="000000"/>
            </w:tcBorders>
          </w:tcPr>
          <w:p w14:paraId="68919EC9" w14:textId="77777777" w:rsidR="008146DF" w:rsidRDefault="008146DF" w:rsidP="00E31452">
            <w:pPr>
              <w:widowControl w:val="0"/>
              <w:spacing w:after="58"/>
              <w:rPr>
                <w:rFonts w:ascii="Arial Narrow" w:hAnsi="Arial Narrow"/>
                <w:sz w:val="24"/>
              </w:rPr>
            </w:pPr>
            <w:r>
              <w:rPr>
                <w:rFonts w:ascii="Arial Narrow" w:hAnsi="Arial Narrow"/>
                <w:sz w:val="24"/>
              </w:rPr>
              <w:t>Approximately 11 calories per minute</w:t>
            </w:r>
          </w:p>
        </w:tc>
      </w:tr>
      <w:tr w:rsidR="008146DF" w:rsidRPr="001613EE" w14:paraId="23FF4D7F" w14:textId="77777777" w:rsidTr="00E31452">
        <w:tc>
          <w:tcPr>
            <w:tcW w:w="3780" w:type="dxa"/>
            <w:tcBorders>
              <w:top w:val="single" w:sz="6" w:space="0" w:color="000000"/>
              <w:left w:val="single" w:sz="6" w:space="0" w:color="000000"/>
              <w:bottom w:val="single" w:sz="6" w:space="0" w:color="000000"/>
              <w:right w:val="single" w:sz="6" w:space="0" w:color="000000"/>
            </w:tcBorders>
          </w:tcPr>
          <w:p w14:paraId="5D6EB7B9" w14:textId="77777777" w:rsidR="008146DF" w:rsidRDefault="008146DF" w:rsidP="00E31452">
            <w:pPr>
              <w:widowControl w:val="0"/>
              <w:spacing w:after="58"/>
              <w:rPr>
                <w:rFonts w:ascii="Arial Narrow" w:hAnsi="Arial Narrow"/>
                <w:sz w:val="24"/>
              </w:rPr>
            </w:pPr>
            <w:r>
              <w:rPr>
                <w:rFonts w:ascii="Arial Narrow" w:hAnsi="Arial Narrow"/>
                <w:sz w:val="24"/>
              </w:rPr>
              <w:t>Total Calories Expended</w:t>
            </w:r>
          </w:p>
        </w:tc>
        <w:tc>
          <w:tcPr>
            <w:tcW w:w="6285" w:type="dxa"/>
            <w:tcBorders>
              <w:top w:val="single" w:sz="6" w:space="0" w:color="000000"/>
              <w:left w:val="single" w:sz="6" w:space="0" w:color="000000"/>
              <w:bottom w:val="single" w:sz="6" w:space="0" w:color="000000"/>
              <w:right w:val="single" w:sz="6" w:space="0" w:color="000000"/>
            </w:tcBorders>
          </w:tcPr>
          <w:p w14:paraId="7B8B245F" w14:textId="77777777" w:rsidR="008146DF" w:rsidRPr="002037D4" w:rsidRDefault="008146DF" w:rsidP="00E31452">
            <w:pPr>
              <w:widowControl w:val="0"/>
              <w:spacing w:after="58"/>
              <w:rPr>
                <w:rFonts w:ascii="Arial Narrow" w:hAnsi="Arial Narrow"/>
                <w:sz w:val="24"/>
                <w:lang w:val="fr-CA"/>
              </w:rPr>
            </w:pPr>
            <w:r w:rsidRPr="002037D4">
              <w:rPr>
                <w:rFonts w:ascii="Arial Narrow" w:hAnsi="Arial Narrow"/>
                <w:sz w:val="24"/>
                <w:lang w:val="fr-CA"/>
              </w:rPr>
              <w:t>45 min x 11 cal/min = 495 calories</w:t>
            </w:r>
          </w:p>
        </w:tc>
      </w:tr>
      <w:tr w:rsidR="008146DF" w14:paraId="0E3C4E75" w14:textId="77777777" w:rsidTr="00E31452">
        <w:tc>
          <w:tcPr>
            <w:tcW w:w="3780" w:type="dxa"/>
            <w:tcBorders>
              <w:top w:val="single" w:sz="6" w:space="0" w:color="000000"/>
              <w:left w:val="single" w:sz="6" w:space="0" w:color="000000"/>
              <w:bottom w:val="single" w:sz="6" w:space="0" w:color="000000"/>
              <w:right w:val="single" w:sz="6" w:space="0" w:color="000000"/>
            </w:tcBorders>
          </w:tcPr>
          <w:p w14:paraId="144CB3B7" w14:textId="77777777" w:rsidR="008146DF" w:rsidRDefault="008146DF" w:rsidP="00E31452">
            <w:pPr>
              <w:widowControl w:val="0"/>
              <w:spacing w:after="58"/>
              <w:rPr>
                <w:rFonts w:ascii="Arial Narrow" w:hAnsi="Arial Narrow"/>
                <w:sz w:val="24"/>
              </w:rPr>
            </w:pPr>
            <w:r>
              <w:rPr>
                <w:rFonts w:ascii="Arial Narrow" w:hAnsi="Arial Narrow"/>
                <w:sz w:val="24"/>
              </w:rPr>
              <w:t>Fat Calories</w:t>
            </w:r>
          </w:p>
        </w:tc>
        <w:tc>
          <w:tcPr>
            <w:tcW w:w="6285" w:type="dxa"/>
            <w:tcBorders>
              <w:top w:val="single" w:sz="6" w:space="0" w:color="000000"/>
              <w:left w:val="single" w:sz="6" w:space="0" w:color="000000"/>
              <w:bottom w:val="single" w:sz="6" w:space="0" w:color="000000"/>
              <w:right w:val="single" w:sz="6" w:space="0" w:color="000000"/>
            </w:tcBorders>
          </w:tcPr>
          <w:p w14:paraId="5D973E42" w14:textId="77777777" w:rsidR="008146DF" w:rsidRDefault="008146DF" w:rsidP="00E31452">
            <w:pPr>
              <w:widowControl w:val="0"/>
              <w:spacing w:after="58"/>
              <w:rPr>
                <w:rFonts w:ascii="Arial Narrow" w:hAnsi="Arial Narrow"/>
                <w:sz w:val="24"/>
              </w:rPr>
            </w:pPr>
            <w:r>
              <w:rPr>
                <w:rFonts w:ascii="Arial Narrow" w:hAnsi="Arial Narrow"/>
                <w:sz w:val="24"/>
              </w:rPr>
              <w:t>40 % x 495 calories = 198 fat calories</w:t>
            </w:r>
          </w:p>
        </w:tc>
      </w:tr>
      <w:tr w:rsidR="008146DF" w14:paraId="37ED537A" w14:textId="77777777" w:rsidTr="00E31452">
        <w:tc>
          <w:tcPr>
            <w:tcW w:w="3780" w:type="dxa"/>
            <w:tcBorders>
              <w:top w:val="single" w:sz="6" w:space="0" w:color="000000"/>
              <w:left w:val="single" w:sz="6" w:space="0" w:color="000000"/>
              <w:bottom w:val="single" w:sz="6" w:space="0" w:color="000000"/>
              <w:right w:val="single" w:sz="6" w:space="0" w:color="000000"/>
            </w:tcBorders>
          </w:tcPr>
          <w:p w14:paraId="3A9AA83C" w14:textId="77777777" w:rsidR="008146DF" w:rsidRDefault="008146DF" w:rsidP="00E31452">
            <w:pPr>
              <w:widowControl w:val="0"/>
              <w:spacing w:after="58"/>
              <w:rPr>
                <w:rFonts w:ascii="Arial Narrow" w:hAnsi="Arial Narrow"/>
                <w:sz w:val="24"/>
              </w:rPr>
            </w:pPr>
            <w:r>
              <w:rPr>
                <w:rFonts w:ascii="Arial Narrow" w:hAnsi="Arial Narrow"/>
                <w:sz w:val="24"/>
              </w:rPr>
              <w:t>Grams of Fat</w:t>
            </w:r>
          </w:p>
        </w:tc>
        <w:tc>
          <w:tcPr>
            <w:tcW w:w="6285" w:type="dxa"/>
            <w:tcBorders>
              <w:top w:val="single" w:sz="6" w:space="0" w:color="000000"/>
              <w:left w:val="single" w:sz="6" w:space="0" w:color="000000"/>
              <w:bottom w:val="single" w:sz="6" w:space="0" w:color="000000"/>
              <w:right w:val="single" w:sz="6" w:space="0" w:color="000000"/>
            </w:tcBorders>
          </w:tcPr>
          <w:p w14:paraId="5A34D572" w14:textId="77777777" w:rsidR="008146DF" w:rsidRDefault="008146DF" w:rsidP="00E31452">
            <w:pPr>
              <w:widowControl w:val="0"/>
              <w:spacing w:after="58"/>
              <w:rPr>
                <w:rFonts w:ascii="Arial Narrow" w:hAnsi="Arial Narrow"/>
                <w:sz w:val="24"/>
              </w:rPr>
            </w:pPr>
            <w:r>
              <w:rPr>
                <w:rFonts w:ascii="Arial Narrow" w:hAnsi="Arial Narrow"/>
                <w:sz w:val="24"/>
              </w:rPr>
              <w:t>198 fat calories / 9 calories per gram = 22 g of fat</w:t>
            </w:r>
          </w:p>
        </w:tc>
      </w:tr>
    </w:tbl>
    <w:p w14:paraId="26A839BA" w14:textId="77777777" w:rsidR="008146DF" w:rsidRDefault="008146DF" w:rsidP="008146DF">
      <w:pPr>
        <w:rPr>
          <w:rFonts w:ascii="Arial Narrow" w:hAnsi="Arial Narrow"/>
          <w:sz w:val="16"/>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283"/>
        <w:gridCol w:w="657"/>
        <w:gridCol w:w="658"/>
        <w:gridCol w:w="657"/>
        <w:gridCol w:w="658"/>
        <w:gridCol w:w="657"/>
        <w:gridCol w:w="658"/>
        <w:gridCol w:w="657"/>
        <w:gridCol w:w="658"/>
        <w:gridCol w:w="657"/>
        <w:gridCol w:w="658"/>
        <w:gridCol w:w="657"/>
        <w:gridCol w:w="658"/>
      </w:tblGrid>
      <w:tr w:rsidR="008146DF" w14:paraId="13E70D97" w14:textId="77777777" w:rsidTr="00E31452">
        <w:trPr>
          <w:trHeight w:val="353"/>
        </w:trPr>
        <w:tc>
          <w:tcPr>
            <w:tcW w:w="10173" w:type="dxa"/>
            <w:gridSpan w:val="13"/>
            <w:shd w:val="solid" w:color="auto" w:fill="auto"/>
          </w:tcPr>
          <w:p w14:paraId="1EBB5636" w14:textId="77777777" w:rsidR="008146DF" w:rsidRDefault="008146DF" w:rsidP="00E31452">
            <w:pPr>
              <w:jc w:val="center"/>
              <w:rPr>
                <w:rFonts w:ascii="Tahoma" w:hAnsi="Tahoma"/>
                <w:b/>
                <w:sz w:val="28"/>
              </w:rPr>
            </w:pPr>
            <w:r>
              <w:rPr>
                <w:rFonts w:ascii="Tahoma" w:hAnsi="Tahoma"/>
                <w:b/>
                <w:sz w:val="28"/>
              </w:rPr>
              <w:t>CALORIES BURNED PER MINUTE OF EXERCISE</w:t>
            </w:r>
          </w:p>
        </w:tc>
      </w:tr>
      <w:tr w:rsidR="008146DF" w14:paraId="1D75F53D" w14:textId="77777777" w:rsidTr="00E31452">
        <w:trPr>
          <w:trHeight w:val="309"/>
        </w:trPr>
        <w:tc>
          <w:tcPr>
            <w:tcW w:w="2283" w:type="dxa"/>
            <w:tcBorders>
              <w:top w:val="single" w:sz="6" w:space="0" w:color="auto"/>
              <w:bottom w:val="nil"/>
              <w:right w:val="single" w:sz="6" w:space="0" w:color="auto"/>
            </w:tcBorders>
          </w:tcPr>
          <w:p w14:paraId="220127A2" w14:textId="77777777" w:rsidR="008146DF" w:rsidRDefault="008146DF" w:rsidP="00E31452">
            <w:pPr>
              <w:rPr>
                <w:rFonts w:ascii="Tahoma" w:hAnsi="Tahoma"/>
                <w:b/>
                <w:sz w:val="24"/>
              </w:rPr>
            </w:pPr>
            <w:r>
              <w:rPr>
                <w:rFonts w:ascii="Tahoma" w:hAnsi="Tahoma"/>
                <w:b/>
                <w:sz w:val="24"/>
              </w:rPr>
              <w:t>Activity</w:t>
            </w:r>
          </w:p>
        </w:tc>
        <w:tc>
          <w:tcPr>
            <w:tcW w:w="7890" w:type="dxa"/>
            <w:gridSpan w:val="12"/>
            <w:tcBorders>
              <w:top w:val="single" w:sz="6" w:space="0" w:color="auto"/>
              <w:left w:val="nil"/>
              <w:bottom w:val="nil"/>
            </w:tcBorders>
          </w:tcPr>
          <w:p w14:paraId="215A3A29" w14:textId="77777777" w:rsidR="008146DF" w:rsidRDefault="008146DF" w:rsidP="00E31452">
            <w:pPr>
              <w:jc w:val="center"/>
              <w:rPr>
                <w:rFonts w:ascii="Tahoma" w:hAnsi="Tahoma"/>
                <w:b/>
                <w:sz w:val="24"/>
              </w:rPr>
            </w:pPr>
            <w:r>
              <w:rPr>
                <w:rFonts w:ascii="Tahoma" w:hAnsi="Tahoma"/>
                <w:b/>
                <w:sz w:val="24"/>
              </w:rPr>
              <w:t xml:space="preserve">Body Weight in Pounds  </w:t>
            </w:r>
          </w:p>
        </w:tc>
      </w:tr>
      <w:tr w:rsidR="008146DF" w14:paraId="500C8BC3" w14:textId="77777777" w:rsidTr="00E31452">
        <w:trPr>
          <w:trHeight w:val="287"/>
        </w:trPr>
        <w:tc>
          <w:tcPr>
            <w:tcW w:w="2283" w:type="dxa"/>
            <w:tcBorders>
              <w:top w:val="single" w:sz="6" w:space="0" w:color="auto"/>
              <w:bottom w:val="single" w:sz="6" w:space="0" w:color="auto"/>
              <w:right w:val="single" w:sz="6" w:space="0" w:color="auto"/>
            </w:tcBorders>
          </w:tcPr>
          <w:p w14:paraId="514DDD6E" w14:textId="77777777" w:rsidR="008146DF" w:rsidRDefault="008146DF" w:rsidP="00E31452">
            <w:pPr>
              <w:rPr>
                <w:rFonts w:ascii="Arial Narrow" w:hAnsi="Arial Narrow"/>
                <w:b/>
                <w:sz w:val="24"/>
              </w:rPr>
            </w:pPr>
            <w:r>
              <w:rPr>
                <w:rFonts w:ascii="Arial Narrow" w:hAnsi="Arial Narrow"/>
                <w:b/>
                <w:sz w:val="24"/>
              </w:rPr>
              <w:t>Sedentary Activities</w:t>
            </w:r>
          </w:p>
        </w:tc>
        <w:tc>
          <w:tcPr>
            <w:tcW w:w="657" w:type="dxa"/>
            <w:tcBorders>
              <w:top w:val="single" w:sz="6" w:space="0" w:color="auto"/>
              <w:left w:val="nil"/>
              <w:bottom w:val="single" w:sz="6" w:space="0" w:color="auto"/>
            </w:tcBorders>
          </w:tcPr>
          <w:p w14:paraId="3334AE9C" w14:textId="77777777" w:rsidR="008146DF" w:rsidRDefault="008146DF" w:rsidP="00E31452">
            <w:pPr>
              <w:jc w:val="center"/>
              <w:rPr>
                <w:rFonts w:ascii="Arial Narrow" w:hAnsi="Arial Narrow"/>
                <w:sz w:val="24"/>
              </w:rPr>
            </w:pPr>
            <w:r>
              <w:rPr>
                <w:rFonts w:ascii="Arial Narrow" w:hAnsi="Arial Narrow"/>
                <w:sz w:val="24"/>
              </w:rPr>
              <w:t>100</w:t>
            </w:r>
          </w:p>
        </w:tc>
        <w:tc>
          <w:tcPr>
            <w:tcW w:w="658" w:type="dxa"/>
            <w:tcBorders>
              <w:top w:val="single" w:sz="6" w:space="0" w:color="auto"/>
              <w:bottom w:val="single" w:sz="6" w:space="0" w:color="auto"/>
            </w:tcBorders>
          </w:tcPr>
          <w:p w14:paraId="071B74DC" w14:textId="77777777" w:rsidR="008146DF" w:rsidRDefault="008146DF" w:rsidP="00E31452">
            <w:pPr>
              <w:jc w:val="center"/>
              <w:rPr>
                <w:rFonts w:ascii="Arial Narrow" w:hAnsi="Arial Narrow"/>
                <w:sz w:val="24"/>
              </w:rPr>
            </w:pPr>
            <w:r>
              <w:rPr>
                <w:rFonts w:ascii="Arial Narrow" w:hAnsi="Arial Narrow"/>
                <w:sz w:val="24"/>
              </w:rPr>
              <w:t>110</w:t>
            </w:r>
          </w:p>
        </w:tc>
        <w:tc>
          <w:tcPr>
            <w:tcW w:w="657" w:type="dxa"/>
            <w:tcBorders>
              <w:top w:val="single" w:sz="6" w:space="0" w:color="auto"/>
              <w:bottom w:val="single" w:sz="6" w:space="0" w:color="auto"/>
            </w:tcBorders>
          </w:tcPr>
          <w:p w14:paraId="435EDBC3" w14:textId="77777777" w:rsidR="008146DF" w:rsidRDefault="008146DF" w:rsidP="00E31452">
            <w:pPr>
              <w:jc w:val="center"/>
              <w:rPr>
                <w:rFonts w:ascii="Arial Narrow" w:hAnsi="Arial Narrow"/>
                <w:sz w:val="24"/>
              </w:rPr>
            </w:pPr>
            <w:r>
              <w:rPr>
                <w:rFonts w:ascii="Arial Narrow" w:hAnsi="Arial Narrow"/>
                <w:sz w:val="24"/>
              </w:rPr>
              <w:t>120</w:t>
            </w:r>
          </w:p>
        </w:tc>
        <w:tc>
          <w:tcPr>
            <w:tcW w:w="658" w:type="dxa"/>
            <w:tcBorders>
              <w:top w:val="single" w:sz="6" w:space="0" w:color="auto"/>
              <w:bottom w:val="single" w:sz="6" w:space="0" w:color="auto"/>
            </w:tcBorders>
          </w:tcPr>
          <w:p w14:paraId="29219864" w14:textId="77777777" w:rsidR="008146DF" w:rsidRDefault="008146DF" w:rsidP="00E31452">
            <w:pPr>
              <w:jc w:val="center"/>
              <w:rPr>
                <w:rFonts w:ascii="Arial Narrow" w:hAnsi="Arial Narrow"/>
                <w:sz w:val="24"/>
              </w:rPr>
            </w:pPr>
            <w:r>
              <w:rPr>
                <w:rFonts w:ascii="Arial Narrow" w:hAnsi="Arial Narrow"/>
                <w:sz w:val="24"/>
              </w:rPr>
              <w:t>130</w:t>
            </w:r>
          </w:p>
        </w:tc>
        <w:tc>
          <w:tcPr>
            <w:tcW w:w="657" w:type="dxa"/>
            <w:tcBorders>
              <w:top w:val="single" w:sz="6" w:space="0" w:color="auto"/>
              <w:bottom w:val="single" w:sz="6" w:space="0" w:color="auto"/>
            </w:tcBorders>
          </w:tcPr>
          <w:p w14:paraId="08DFF1EC" w14:textId="77777777" w:rsidR="008146DF" w:rsidRDefault="008146DF" w:rsidP="00E31452">
            <w:pPr>
              <w:jc w:val="center"/>
              <w:rPr>
                <w:rFonts w:ascii="Arial Narrow" w:hAnsi="Arial Narrow"/>
                <w:sz w:val="24"/>
              </w:rPr>
            </w:pPr>
            <w:r>
              <w:rPr>
                <w:rFonts w:ascii="Arial Narrow" w:hAnsi="Arial Narrow"/>
                <w:sz w:val="24"/>
              </w:rPr>
              <w:t>140</w:t>
            </w:r>
          </w:p>
        </w:tc>
        <w:tc>
          <w:tcPr>
            <w:tcW w:w="658" w:type="dxa"/>
            <w:tcBorders>
              <w:top w:val="single" w:sz="6" w:space="0" w:color="auto"/>
              <w:bottom w:val="single" w:sz="6" w:space="0" w:color="auto"/>
            </w:tcBorders>
          </w:tcPr>
          <w:p w14:paraId="1250AA0D" w14:textId="77777777" w:rsidR="008146DF" w:rsidRDefault="008146DF" w:rsidP="00E31452">
            <w:pPr>
              <w:jc w:val="center"/>
              <w:rPr>
                <w:rFonts w:ascii="Arial Narrow" w:hAnsi="Arial Narrow"/>
                <w:sz w:val="24"/>
              </w:rPr>
            </w:pPr>
            <w:r>
              <w:rPr>
                <w:rFonts w:ascii="Arial Narrow" w:hAnsi="Arial Narrow"/>
                <w:sz w:val="24"/>
              </w:rPr>
              <w:t>150</w:t>
            </w:r>
          </w:p>
        </w:tc>
        <w:tc>
          <w:tcPr>
            <w:tcW w:w="657" w:type="dxa"/>
            <w:tcBorders>
              <w:top w:val="single" w:sz="6" w:space="0" w:color="auto"/>
              <w:bottom w:val="single" w:sz="6" w:space="0" w:color="auto"/>
            </w:tcBorders>
          </w:tcPr>
          <w:p w14:paraId="3B987ADB" w14:textId="77777777" w:rsidR="008146DF" w:rsidRDefault="008146DF" w:rsidP="00E31452">
            <w:pPr>
              <w:jc w:val="center"/>
              <w:rPr>
                <w:rFonts w:ascii="Arial Narrow" w:hAnsi="Arial Narrow"/>
                <w:sz w:val="24"/>
              </w:rPr>
            </w:pPr>
            <w:r>
              <w:rPr>
                <w:rFonts w:ascii="Arial Narrow" w:hAnsi="Arial Narrow"/>
                <w:sz w:val="24"/>
              </w:rPr>
              <w:t>160</w:t>
            </w:r>
          </w:p>
        </w:tc>
        <w:tc>
          <w:tcPr>
            <w:tcW w:w="658" w:type="dxa"/>
            <w:tcBorders>
              <w:top w:val="single" w:sz="6" w:space="0" w:color="auto"/>
              <w:bottom w:val="single" w:sz="6" w:space="0" w:color="auto"/>
            </w:tcBorders>
          </w:tcPr>
          <w:p w14:paraId="63ADFDFF" w14:textId="77777777" w:rsidR="008146DF" w:rsidRDefault="008146DF" w:rsidP="00E31452">
            <w:pPr>
              <w:jc w:val="center"/>
              <w:rPr>
                <w:rFonts w:ascii="Arial Narrow" w:hAnsi="Arial Narrow"/>
                <w:sz w:val="24"/>
              </w:rPr>
            </w:pPr>
            <w:r>
              <w:rPr>
                <w:rFonts w:ascii="Arial Narrow" w:hAnsi="Arial Narrow"/>
                <w:sz w:val="24"/>
              </w:rPr>
              <w:t>170</w:t>
            </w:r>
          </w:p>
        </w:tc>
        <w:tc>
          <w:tcPr>
            <w:tcW w:w="657" w:type="dxa"/>
            <w:tcBorders>
              <w:top w:val="single" w:sz="6" w:space="0" w:color="auto"/>
              <w:bottom w:val="single" w:sz="6" w:space="0" w:color="auto"/>
            </w:tcBorders>
          </w:tcPr>
          <w:p w14:paraId="24F602B2" w14:textId="77777777" w:rsidR="008146DF" w:rsidRDefault="008146DF" w:rsidP="00E31452">
            <w:pPr>
              <w:jc w:val="center"/>
              <w:rPr>
                <w:rFonts w:ascii="Arial Narrow" w:hAnsi="Arial Narrow"/>
                <w:sz w:val="24"/>
              </w:rPr>
            </w:pPr>
            <w:r>
              <w:rPr>
                <w:rFonts w:ascii="Arial Narrow" w:hAnsi="Arial Narrow"/>
                <w:sz w:val="24"/>
              </w:rPr>
              <w:t>180</w:t>
            </w:r>
          </w:p>
        </w:tc>
        <w:tc>
          <w:tcPr>
            <w:tcW w:w="658" w:type="dxa"/>
            <w:tcBorders>
              <w:top w:val="single" w:sz="6" w:space="0" w:color="auto"/>
              <w:bottom w:val="single" w:sz="6" w:space="0" w:color="auto"/>
            </w:tcBorders>
          </w:tcPr>
          <w:p w14:paraId="0CD21F17" w14:textId="77777777" w:rsidR="008146DF" w:rsidRDefault="008146DF" w:rsidP="00E31452">
            <w:pPr>
              <w:jc w:val="center"/>
              <w:rPr>
                <w:rFonts w:ascii="Arial Narrow" w:hAnsi="Arial Narrow"/>
                <w:sz w:val="24"/>
              </w:rPr>
            </w:pPr>
            <w:r>
              <w:rPr>
                <w:rFonts w:ascii="Arial Narrow" w:hAnsi="Arial Narrow"/>
                <w:sz w:val="24"/>
              </w:rPr>
              <w:t>190</w:t>
            </w:r>
          </w:p>
        </w:tc>
        <w:tc>
          <w:tcPr>
            <w:tcW w:w="657" w:type="dxa"/>
            <w:tcBorders>
              <w:top w:val="single" w:sz="6" w:space="0" w:color="auto"/>
              <w:bottom w:val="single" w:sz="6" w:space="0" w:color="auto"/>
            </w:tcBorders>
          </w:tcPr>
          <w:p w14:paraId="73FF6036" w14:textId="77777777" w:rsidR="008146DF" w:rsidRDefault="008146DF" w:rsidP="00E31452">
            <w:pPr>
              <w:jc w:val="center"/>
              <w:rPr>
                <w:rFonts w:ascii="Arial Narrow" w:hAnsi="Arial Narrow"/>
                <w:sz w:val="24"/>
              </w:rPr>
            </w:pPr>
            <w:r>
              <w:rPr>
                <w:rFonts w:ascii="Arial Narrow" w:hAnsi="Arial Narrow"/>
                <w:sz w:val="24"/>
              </w:rPr>
              <w:t>200</w:t>
            </w:r>
          </w:p>
        </w:tc>
        <w:tc>
          <w:tcPr>
            <w:tcW w:w="658" w:type="dxa"/>
            <w:tcBorders>
              <w:top w:val="single" w:sz="6" w:space="0" w:color="auto"/>
              <w:bottom w:val="single" w:sz="6" w:space="0" w:color="auto"/>
            </w:tcBorders>
          </w:tcPr>
          <w:p w14:paraId="271AF3ED" w14:textId="77777777" w:rsidR="008146DF" w:rsidRDefault="008146DF" w:rsidP="00E31452">
            <w:pPr>
              <w:jc w:val="center"/>
              <w:rPr>
                <w:rFonts w:ascii="Arial Narrow" w:hAnsi="Arial Narrow"/>
                <w:sz w:val="24"/>
              </w:rPr>
            </w:pPr>
            <w:r>
              <w:rPr>
                <w:rFonts w:ascii="Arial Narrow" w:hAnsi="Arial Narrow"/>
                <w:sz w:val="24"/>
              </w:rPr>
              <w:t>210</w:t>
            </w:r>
          </w:p>
        </w:tc>
      </w:tr>
      <w:tr w:rsidR="008146DF" w14:paraId="4FAE9819" w14:textId="77777777" w:rsidTr="00E31452">
        <w:trPr>
          <w:trHeight w:val="265"/>
        </w:trPr>
        <w:tc>
          <w:tcPr>
            <w:tcW w:w="2283" w:type="dxa"/>
            <w:tcBorders>
              <w:top w:val="nil"/>
              <w:right w:val="single" w:sz="6" w:space="0" w:color="auto"/>
            </w:tcBorders>
          </w:tcPr>
          <w:p w14:paraId="0C5A8851" w14:textId="77777777" w:rsidR="008146DF" w:rsidRDefault="008146DF" w:rsidP="00E31452">
            <w:pPr>
              <w:rPr>
                <w:rFonts w:ascii="Arial Narrow" w:hAnsi="Arial Narrow"/>
                <w:sz w:val="22"/>
              </w:rPr>
            </w:pPr>
            <w:r>
              <w:rPr>
                <w:rFonts w:ascii="Arial Narrow" w:hAnsi="Arial Narrow"/>
                <w:sz w:val="22"/>
              </w:rPr>
              <w:t>Lying</w:t>
            </w:r>
          </w:p>
        </w:tc>
        <w:tc>
          <w:tcPr>
            <w:tcW w:w="657" w:type="dxa"/>
            <w:tcBorders>
              <w:top w:val="nil"/>
              <w:left w:val="nil"/>
            </w:tcBorders>
          </w:tcPr>
          <w:p w14:paraId="082C420D" w14:textId="77777777" w:rsidR="008146DF" w:rsidRDefault="008146DF" w:rsidP="00E31452">
            <w:pPr>
              <w:jc w:val="center"/>
              <w:rPr>
                <w:rFonts w:ascii="Arial Narrow" w:hAnsi="Arial Narrow"/>
                <w:sz w:val="22"/>
              </w:rPr>
            </w:pPr>
            <w:r>
              <w:rPr>
                <w:rFonts w:ascii="Arial Narrow" w:hAnsi="Arial Narrow"/>
                <w:sz w:val="22"/>
              </w:rPr>
              <w:t>.99</w:t>
            </w:r>
          </w:p>
        </w:tc>
        <w:tc>
          <w:tcPr>
            <w:tcW w:w="658" w:type="dxa"/>
            <w:tcBorders>
              <w:top w:val="nil"/>
            </w:tcBorders>
          </w:tcPr>
          <w:p w14:paraId="24EEB029" w14:textId="77777777" w:rsidR="008146DF" w:rsidRDefault="008146DF" w:rsidP="00E31452">
            <w:pPr>
              <w:jc w:val="center"/>
              <w:rPr>
                <w:rFonts w:ascii="Arial Narrow" w:hAnsi="Arial Narrow"/>
                <w:sz w:val="22"/>
              </w:rPr>
            </w:pPr>
            <w:r>
              <w:rPr>
                <w:rFonts w:ascii="Arial Narrow" w:hAnsi="Arial Narrow"/>
                <w:sz w:val="22"/>
              </w:rPr>
              <w:t>1.1</w:t>
            </w:r>
          </w:p>
        </w:tc>
        <w:tc>
          <w:tcPr>
            <w:tcW w:w="657" w:type="dxa"/>
            <w:tcBorders>
              <w:top w:val="nil"/>
            </w:tcBorders>
          </w:tcPr>
          <w:p w14:paraId="73E8DAA6" w14:textId="77777777" w:rsidR="008146DF" w:rsidRDefault="008146DF" w:rsidP="00E31452">
            <w:pPr>
              <w:jc w:val="center"/>
              <w:rPr>
                <w:rFonts w:ascii="Arial Narrow" w:hAnsi="Arial Narrow"/>
                <w:sz w:val="22"/>
              </w:rPr>
            </w:pPr>
            <w:r>
              <w:rPr>
                <w:rFonts w:ascii="Arial Narrow" w:hAnsi="Arial Narrow"/>
                <w:sz w:val="22"/>
              </w:rPr>
              <w:t>1.2</w:t>
            </w:r>
          </w:p>
        </w:tc>
        <w:tc>
          <w:tcPr>
            <w:tcW w:w="658" w:type="dxa"/>
            <w:tcBorders>
              <w:top w:val="nil"/>
            </w:tcBorders>
          </w:tcPr>
          <w:p w14:paraId="471916A1" w14:textId="77777777" w:rsidR="008146DF" w:rsidRDefault="008146DF" w:rsidP="00E31452">
            <w:pPr>
              <w:jc w:val="center"/>
              <w:rPr>
                <w:rFonts w:ascii="Arial Narrow" w:hAnsi="Arial Narrow"/>
                <w:sz w:val="22"/>
              </w:rPr>
            </w:pPr>
            <w:r>
              <w:rPr>
                <w:rFonts w:ascii="Arial Narrow" w:hAnsi="Arial Narrow"/>
                <w:sz w:val="22"/>
              </w:rPr>
              <w:t>1.3</w:t>
            </w:r>
          </w:p>
        </w:tc>
        <w:tc>
          <w:tcPr>
            <w:tcW w:w="657" w:type="dxa"/>
            <w:tcBorders>
              <w:top w:val="nil"/>
            </w:tcBorders>
          </w:tcPr>
          <w:p w14:paraId="2885EFF0" w14:textId="77777777" w:rsidR="008146DF" w:rsidRDefault="008146DF" w:rsidP="00E31452">
            <w:pPr>
              <w:jc w:val="center"/>
              <w:rPr>
                <w:rFonts w:ascii="Arial Narrow" w:hAnsi="Arial Narrow"/>
                <w:sz w:val="22"/>
              </w:rPr>
            </w:pPr>
            <w:r>
              <w:rPr>
                <w:rFonts w:ascii="Arial Narrow" w:hAnsi="Arial Narrow"/>
                <w:sz w:val="22"/>
              </w:rPr>
              <w:t>1.4</w:t>
            </w:r>
          </w:p>
        </w:tc>
        <w:tc>
          <w:tcPr>
            <w:tcW w:w="658" w:type="dxa"/>
            <w:tcBorders>
              <w:top w:val="nil"/>
            </w:tcBorders>
          </w:tcPr>
          <w:p w14:paraId="35528EAC" w14:textId="77777777" w:rsidR="008146DF" w:rsidRDefault="008146DF" w:rsidP="00E31452">
            <w:pPr>
              <w:jc w:val="center"/>
              <w:rPr>
                <w:rFonts w:ascii="Arial Narrow" w:hAnsi="Arial Narrow"/>
                <w:sz w:val="22"/>
              </w:rPr>
            </w:pPr>
            <w:r>
              <w:rPr>
                <w:rFonts w:ascii="Arial Narrow" w:hAnsi="Arial Narrow"/>
                <w:sz w:val="22"/>
              </w:rPr>
              <w:t>1.5</w:t>
            </w:r>
          </w:p>
        </w:tc>
        <w:tc>
          <w:tcPr>
            <w:tcW w:w="657" w:type="dxa"/>
            <w:tcBorders>
              <w:top w:val="nil"/>
            </w:tcBorders>
          </w:tcPr>
          <w:p w14:paraId="3B383713" w14:textId="77777777" w:rsidR="008146DF" w:rsidRDefault="008146DF" w:rsidP="00E31452">
            <w:pPr>
              <w:jc w:val="center"/>
              <w:rPr>
                <w:rFonts w:ascii="Arial Narrow" w:hAnsi="Arial Narrow"/>
                <w:sz w:val="22"/>
              </w:rPr>
            </w:pPr>
            <w:r>
              <w:rPr>
                <w:rFonts w:ascii="Arial Narrow" w:hAnsi="Arial Narrow"/>
                <w:sz w:val="22"/>
              </w:rPr>
              <w:t>1.6</w:t>
            </w:r>
          </w:p>
        </w:tc>
        <w:tc>
          <w:tcPr>
            <w:tcW w:w="658" w:type="dxa"/>
            <w:tcBorders>
              <w:top w:val="nil"/>
            </w:tcBorders>
          </w:tcPr>
          <w:p w14:paraId="76A59E87" w14:textId="77777777" w:rsidR="008146DF" w:rsidRDefault="008146DF" w:rsidP="00E31452">
            <w:pPr>
              <w:jc w:val="center"/>
              <w:rPr>
                <w:rFonts w:ascii="Arial Narrow" w:hAnsi="Arial Narrow"/>
                <w:sz w:val="22"/>
              </w:rPr>
            </w:pPr>
            <w:r>
              <w:rPr>
                <w:rFonts w:ascii="Arial Narrow" w:hAnsi="Arial Narrow"/>
                <w:sz w:val="22"/>
              </w:rPr>
              <w:t>1.7</w:t>
            </w:r>
          </w:p>
        </w:tc>
        <w:tc>
          <w:tcPr>
            <w:tcW w:w="657" w:type="dxa"/>
            <w:tcBorders>
              <w:top w:val="nil"/>
            </w:tcBorders>
          </w:tcPr>
          <w:p w14:paraId="4ABF9DF3" w14:textId="77777777" w:rsidR="008146DF" w:rsidRDefault="008146DF" w:rsidP="00E31452">
            <w:pPr>
              <w:jc w:val="center"/>
              <w:rPr>
                <w:rFonts w:ascii="Arial Narrow" w:hAnsi="Arial Narrow"/>
                <w:sz w:val="22"/>
              </w:rPr>
            </w:pPr>
            <w:r>
              <w:rPr>
                <w:rFonts w:ascii="Arial Narrow" w:hAnsi="Arial Narrow"/>
                <w:sz w:val="22"/>
              </w:rPr>
              <w:t>1.8</w:t>
            </w:r>
          </w:p>
        </w:tc>
        <w:tc>
          <w:tcPr>
            <w:tcW w:w="658" w:type="dxa"/>
            <w:tcBorders>
              <w:top w:val="nil"/>
            </w:tcBorders>
          </w:tcPr>
          <w:p w14:paraId="341B4553" w14:textId="77777777" w:rsidR="008146DF" w:rsidRDefault="008146DF" w:rsidP="00E31452">
            <w:pPr>
              <w:jc w:val="center"/>
              <w:rPr>
                <w:rFonts w:ascii="Arial Narrow" w:hAnsi="Arial Narrow"/>
                <w:sz w:val="22"/>
              </w:rPr>
            </w:pPr>
            <w:r>
              <w:rPr>
                <w:rFonts w:ascii="Arial Narrow" w:hAnsi="Arial Narrow"/>
                <w:sz w:val="22"/>
              </w:rPr>
              <w:t>1.9</w:t>
            </w:r>
          </w:p>
        </w:tc>
        <w:tc>
          <w:tcPr>
            <w:tcW w:w="657" w:type="dxa"/>
            <w:tcBorders>
              <w:top w:val="nil"/>
            </w:tcBorders>
          </w:tcPr>
          <w:p w14:paraId="153F5706" w14:textId="77777777" w:rsidR="008146DF" w:rsidRDefault="008146DF" w:rsidP="00E31452">
            <w:pPr>
              <w:jc w:val="center"/>
              <w:rPr>
                <w:rFonts w:ascii="Arial Narrow" w:hAnsi="Arial Narrow"/>
                <w:sz w:val="22"/>
              </w:rPr>
            </w:pPr>
            <w:r>
              <w:rPr>
                <w:rFonts w:ascii="Arial Narrow" w:hAnsi="Arial Narrow"/>
                <w:sz w:val="22"/>
              </w:rPr>
              <w:t>2.0</w:t>
            </w:r>
          </w:p>
        </w:tc>
        <w:tc>
          <w:tcPr>
            <w:tcW w:w="658" w:type="dxa"/>
            <w:tcBorders>
              <w:top w:val="nil"/>
            </w:tcBorders>
          </w:tcPr>
          <w:p w14:paraId="39FA3ACD" w14:textId="77777777" w:rsidR="008146DF" w:rsidRDefault="008146DF" w:rsidP="00E31452">
            <w:pPr>
              <w:jc w:val="center"/>
              <w:rPr>
                <w:rFonts w:ascii="Arial Narrow" w:hAnsi="Arial Narrow"/>
                <w:sz w:val="22"/>
              </w:rPr>
            </w:pPr>
            <w:r>
              <w:rPr>
                <w:rFonts w:ascii="Arial Narrow" w:hAnsi="Arial Narrow"/>
                <w:sz w:val="22"/>
              </w:rPr>
              <w:t>2.1</w:t>
            </w:r>
          </w:p>
        </w:tc>
      </w:tr>
      <w:tr w:rsidR="008146DF" w14:paraId="46D8CAA7" w14:textId="77777777" w:rsidTr="00E31452">
        <w:trPr>
          <w:trHeight w:val="265"/>
        </w:trPr>
        <w:tc>
          <w:tcPr>
            <w:tcW w:w="2283" w:type="dxa"/>
            <w:tcBorders>
              <w:right w:val="single" w:sz="6" w:space="0" w:color="auto"/>
            </w:tcBorders>
          </w:tcPr>
          <w:p w14:paraId="780DD7D0" w14:textId="77777777" w:rsidR="008146DF" w:rsidRDefault="008146DF" w:rsidP="00E31452">
            <w:pPr>
              <w:rPr>
                <w:rFonts w:ascii="Arial Narrow" w:hAnsi="Arial Narrow"/>
                <w:sz w:val="22"/>
              </w:rPr>
            </w:pPr>
            <w:r>
              <w:rPr>
                <w:rFonts w:ascii="Arial Narrow" w:hAnsi="Arial Narrow"/>
                <w:sz w:val="22"/>
              </w:rPr>
              <w:t>Sitting</w:t>
            </w:r>
          </w:p>
        </w:tc>
        <w:tc>
          <w:tcPr>
            <w:tcW w:w="657" w:type="dxa"/>
            <w:tcBorders>
              <w:left w:val="nil"/>
            </w:tcBorders>
          </w:tcPr>
          <w:p w14:paraId="461D3382" w14:textId="77777777" w:rsidR="008146DF" w:rsidRDefault="008146DF" w:rsidP="00E31452">
            <w:pPr>
              <w:jc w:val="center"/>
              <w:rPr>
                <w:rFonts w:ascii="Arial Narrow" w:hAnsi="Arial Narrow"/>
                <w:sz w:val="22"/>
              </w:rPr>
            </w:pPr>
            <w:r>
              <w:rPr>
                <w:rFonts w:ascii="Arial Narrow" w:hAnsi="Arial Narrow"/>
                <w:sz w:val="22"/>
              </w:rPr>
              <w:t>1.2</w:t>
            </w:r>
          </w:p>
        </w:tc>
        <w:tc>
          <w:tcPr>
            <w:tcW w:w="658" w:type="dxa"/>
          </w:tcPr>
          <w:p w14:paraId="694DE042" w14:textId="77777777" w:rsidR="008146DF" w:rsidRDefault="008146DF" w:rsidP="00E31452">
            <w:pPr>
              <w:jc w:val="center"/>
              <w:rPr>
                <w:rFonts w:ascii="Arial Narrow" w:hAnsi="Arial Narrow"/>
                <w:sz w:val="22"/>
              </w:rPr>
            </w:pPr>
            <w:r>
              <w:rPr>
                <w:rFonts w:ascii="Arial Narrow" w:hAnsi="Arial Narrow"/>
                <w:sz w:val="22"/>
              </w:rPr>
              <w:t>1.4</w:t>
            </w:r>
          </w:p>
        </w:tc>
        <w:tc>
          <w:tcPr>
            <w:tcW w:w="657" w:type="dxa"/>
          </w:tcPr>
          <w:p w14:paraId="6BA1429A" w14:textId="77777777" w:rsidR="008146DF" w:rsidRDefault="008146DF" w:rsidP="00E31452">
            <w:pPr>
              <w:jc w:val="center"/>
              <w:rPr>
                <w:rFonts w:ascii="Arial Narrow" w:hAnsi="Arial Narrow"/>
                <w:sz w:val="22"/>
              </w:rPr>
            </w:pPr>
            <w:r>
              <w:rPr>
                <w:rFonts w:ascii="Arial Narrow" w:hAnsi="Arial Narrow"/>
                <w:sz w:val="22"/>
              </w:rPr>
              <w:t>1.5</w:t>
            </w:r>
          </w:p>
        </w:tc>
        <w:tc>
          <w:tcPr>
            <w:tcW w:w="658" w:type="dxa"/>
          </w:tcPr>
          <w:p w14:paraId="24850D1A" w14:textId="77777777" w:rsidR="008146DF" w:rsidRDefault="008146DF" w:rsidP="00E31452">
            <w:pPr>
              <w:jc w:val="center"/>
              <w:rPr>
                <w:rFonts w:ascii="Arial Narrow" w:hAnsi="Arial Narrow"/>
                <w:sz w:val="22"/>
              </w:rPr>
            </w:pPr>
            <w:r>
              <w:rPr>
                <w:rFonts w:ascii="Arial Narrow" w:hAnsi="Arial Narrow"/>
                <w:sz w:val="22"/>
              </w:rPr>
              <w:t>1.7</w:t>
            </w:r>
          </w:p>
        </w:tc>
        <w:tc>
          <w:tcPr>
            <w:tcW w:w="657" w:type="dxa"/>
          </w:tcPr>
          <w:p w14:paraId="1F545B5D" w14:textId="77777777" w:rsidR="008146DF" w:rsidRDefault="008146DF" w:rsidP="00E31452">
            <w:pPr>
              <w:jc w:val="center"/>
              <w:rPr>
                <w:rFonts w:ascii="Arial Narrow" w:hAnsi="Arial Narrow"/>
                <w:sz w:val="22"/>
              </w:rPr>
            </w:pPr>
            <w:r>
              <w:rPr>
                <w:rFonts w:ascii="Arial Narrow" w:hAnsi="Arial Narrow"/>
                <w:sz w:val="22"/>
              </w:rPr>
              <w:t>1.8</w:t>
            </w:r>
          </w:p>
        </w:tc>
        <w:tc>
          <w:tcPr>
            <w:tcW w:w="658" w:type="dxa"/>
          </w:tcPr>
          <w:p w14:paraId="0241CC1E" w14:textId="77777777" w:rsidR="008146DF" w:rsidRDefault="008146DF" w:rsidP="00E31452">
            <w:pPr>
              <w:jc w:val="center"/>
              <w:rPr>
                <w:rFonts w:ascii="Arial Narrow" w:hAnsi="Arial Narrow"/>
                <w:sz w:val="22"/>
              </w:rPr>
            </w:pPr>
            <w:r>
              <w:rPr>
                <w:rFonts w:ascii="Arial Narrow" w:hAnsi="Arial Narrow"/>
                <w:sz w:val="22"/>
              </w:rPr>
              <w:t>1.9</w:t>
            </w:r>
          </w:p>
        </w:tc>
        <w:tc>
          <w:tcPr>
            <w:tcW w:w="657" w:type="dxa"/>
          </w:tcPr>
          <w:p w14:paraId="31403965" w14:textId="77777777" w:rsidR="008146DF" w:rsidRDefault="008146DF" w:rsidP="00E31452">
            <w:pPr>
              <w:jc w:val="center"/>
              <w:rPr>
                <w:rFonts w:ascii="Arial Narrow" w:hAnsi="Arial Narrow"/>
                <w:sz w:val="22"/>
              </w:rPr>
            </w:pPr>
            <w:r>
              <w:rPr>
                <w:rFonts w:ascii="Arial Narrow" w:hAnsi="Arial Narrow"/>
                <w:sz w:val="22"/>
              </w:rPr>
              <w:t>2.0</w:t>
            </w:r>
          </w:p>
        </w:tc>
        <w:tc>
          <w:tcPr>
            <w:tcW w:w="658" w:type="dxa"/>
          </w:tcPr>
          <w:p w14:paraId="07E6AEC4" w14:textId="77777777" w:rsidR="008146DF" w:rsidRDefault="008146DF" w:rsidP="00E31452">
            <w:pPr>
              <w:jc w:val="center"/>
              <w:rPr>
                <w:rFonts w:ascii="Arial Narrow" w:hAnsi="Arial Narrow"/>
                <w:sz w:val="22"/>
              </w:rPr>
            </w:pPr>
            <w:r>
              <w:rPr>
                <w:rFonts w:ascii="Arial Narrow" w:hAnsi="Arial Narrow"/>
                <w:sz w:val="22"/>
              </w:rPr>
              <w:t>2.2</w:t>
            </w:r>
          </w:p>
        </w:tc>
        <w:tc>
          <w:tcPr>
            <w:tcW w:w="657" w:type="dxa"/>
          </w:tcPr>
          <w:p w14:paraId="37CB3BDE" w14:textId="77777777" w:rsidR="008146DF" w:rsidRDefault="008146DF" w:rsidP="00E31452">
            <w:pPr>
              <w:jc w:val="center"/>
              <w:rPr>
                <w:rFonts w:ascii="Arial Narrow" w:hAnsi="Arial Narrow"/>
                <w:sz w:val="22"/>
              </w:rPr>
            </w:pPr>
            <w:r>
              <w:rPr>
                <w:rFonts w:ascii="Arial Narrow" w:hAnsi="Arial Narrow"/>
                <w:sz w:val="22"/>
              </w:rPr>
              <w:t>2.3</w:t>
            </w:r>
          </w:p>
        </w:tc>
        <w:tc>
          <w:tcPr>
            <w:tcW w:w="658" w:type="dxa"/>
          </w:tcPr>
          <w:p w14:paraId="0AC48300" w14:textId="77777777" w:rsidR="008146DF" w:rsidRDefault="008146DF" w:rsidP="00E31452">
            <w:pPr>
              <w:jc w:val="center"/>
              <w:rPr>
                <w:rFonts w:ascii="Arial Narrow" w:hAnsi="Arial Narrow"/>
                <w:sz w:val="22"/>
              </w:rPr>
            </w:pPr>
            <w:r>
              <w:rPr>
                <w:rFonts w:ascii="Arial Narrow" w:hAnsi="Arial Narrow"/>
                <w:sz w:val="22"/>
              </w:rPr>
              <w:t>2.4</w:t>
            </w:r>
          </w:p>
        </w:tc>
        <w:tc>
          <w:tcPr>
            <w:tcW w:w="657" w:type="dxa"/>
          </w:tcPr>
          <w:p w14:paraId="2FE25830" w14:textId="77777777" w:rsidR="008146DF" w:rsidRDefault="008146DF" w:rsidP="00E31452">
            <w:pPr>
              <w:jc w:val="center"/>
              <w:rPr>
                <w:rFonts w:ascii="Arial Narrow" w:hAnsi="Arial Narrow"/>
                <w:sz w:val="22"/>
              </w:rPr>
            </w:pPr>
            <w:r>
              <w:rPr>
                <w:rFonts w:ascii="Arial Narrow" w:hAnsi="Arial Narrow"/>
                <w:sz w:val="22"/>
              </w:rPr>
              <w:t>2.5</w:t>
            </w:r>
          </w:p>
        </w:tc>
        <w:tc>
          <w:tcPr>
            <w:tcW w:w="658" w:type="dxa"/>
          </w:tcPr>
          <w:p w14:paraId="195E0454" w14:textId="77777777" w:rsidR="008146DF" w:rsidRDefault="008146DF" w:rsidP="00E31452">
            <w:pPr>
              <w:jc w:val="center"/>
              <w:rPr>
                <w:rFonts w:ascii="Arial Narrow" w:hAnsi="Arial Narrow"/>
                <w:sz w:val="22"/>
              </w:rPr>
            </w:pPr>
            <w:r>
              <w:rPr>
                <w:rFonts w:ascii="Arial Narrow" w:hAnsi="Arial Narrow"/>
                <w:sz w:val="22"/>
              </w:rPr>
              <w:t>2.7</w:t>
            </w:r>
          </w:p>
        </w:tc>
      </w:tr>
      <w:tr w:rsidR="008146DF" w14:paraId="147A615A" w14:textId="77777777" w:rsidTr="00E31452">
        <w:trPr>
          <w:trHeight w:val="265"/>
        </w:trPr>
        <w:tc>
          <w:tcPr>
            <w:tcW w:w="2283" w:type="dxa"/>
            <w:tcBorders>
              <w:bottom w:val="nil"/>
              <w:right w:val="single" w:sz="6" w:space="0" w:color="auto"/>
            </w:tcBorders>
          </w:tcPr>
          <w:p w14:paraId="05E35518" w14:textId="77777777" w:rsidR="008146DF" w:rsidRDefault="008146DF" w:rsidP="00E31452">
            <w:pPr>
              <w:rPr>
                <w:rFonts w:ascii="Arial Narrow" w:hAnsi="Arial Narrow"/>
                <w:sz w:val="22"/>
              </w:rPr>
            </w:pPr>
            <w:r>
              <w:rPr>
                <w:rFonts w:ascii="Arial Narrow" w:hAnsi="Arial Narrow"/>
                <w:sz w:val="22"/>
              </w:rPr>
              <w:t>Standing light work</w:t>
            </w:r>
          </w:p>
        </w:tc>
        <w:tc>
          <w:tcPr>
            <w:tcW w:w="657" w:type="dxa"/>
            <w:tcBorders>
              <w:left w:val="nil"/>
              <w:bottom w:val="nil"/>
            </w:tcBorders>
          </w:tcPr>
          <w:p w14:paraId="7D4426D2" w14:textId="77777777" w:rsidR="008146DF" w:rsidRDefault="008146DF" w:rsidP="00E31452">
            <w:pPr>
              <w:jc w:val="center"/>
              <w:rPr>
                <w:rFonts w:ascii="Arial Narrow" w:hAnsi="Arial Narrow"/>
                <w:sz w:val="22"/>
              </w:rPr>
            </w:pPr>
            <w:r>
              <w:rPr>
                <w:rFonts w:ascii="Arial Narrow" w:hAnsi="Arial Narrow"/>
                <w:sz w:val="22"/>
              </w:rPr>
              <w:t>2.7</w:t>
            </w:r>
          </w:p>
        </w:tc>
        <w:tc>
          <w:tcPr>
            <w:tcW w:w="658" w:type="dxa"/>
            <w:tcBorders>
              <w:bottom w:val="nil"/>
            </w:tcBorders>
          </w:tcPr>
          <w:p w14:paraId="3A9253D4" w14:textId="77777777" w:rsidR="008146DF" w:rsidRDefault="008146DF" w:rsidP="00E31452">
            <w:pPr>
              <w:jc w:val="center"/>
              <w:rPr>
                <w:rFonts w:ascii="Arial Narrow" w:hAnsi="Arial Narrow"/>
                <w:sz w:val="22"/>
              </w:rPr>
            </w:pPr>
            <w:r>
              <w:rPr>
                <w:rFonts w:ascii="Arial Narrow" w:hAnsi="Arial Narrow"/>
                <w:sz w:val="22"/>
              </w:rPr>
              <w:t>3.0</w:t>
            </w:r>
          </w:p>
        </w:tc>
        <w:tc>
          <w:tcPr>
            <w:tcW w:w="657" w:type="dxa"/>
            <w:tcBorders>
              <w:bottom w:val="nil"/>
            </w:tcBorders>
          </w:tcPr>
          <w:p w14:paraId="1AA6CA81" w14:textId="77777777" w:rsidR="008146DF" w:rsidRDefault="008146DF" w:rsidP="00E31452">
            <w:pPr>
              <w:jc w:val="center"/>
              <w:rPr>
                <w:rFonts w:ascii="Arial Narrow" w:hAnsi="Arial Narrow"/>
                <w:sz w:val="22"/>
              </w:rPr>
            </w:pPr>
            <w:r>
              <w:rPr>
                <w:rFonts w:ascii="Arial Narrow" w:hAnsi="Arial Narrow"/>
                <w:sz w:val="22"/>
              </w:rPr>
              <w:t>3.3</w:t>
            </w:r>
          </w:p>
        </w:tc>
        <w:tc>
          <w:tcPr>
            <w:tcW w:w="658" w:type="dxa"/>
            <w:tcBorders>
              <w:bottom w:val="nil"/>
            </w:tcBorders>
          </w:tcPr>
          <w:p w14:paraId="0BB36C37" w14:textId="77777777" w:rsidR="008146DF" w:rsidRDefault="008146DF" w:rsidP="00E31452">
            <w:pPr>
              <w:jc w:val="center"/>
              <w:rPr>
                <w:rFonts w:ascii="Arial Narrow" w:hAnsi="Arial Narrow"/>
                <w:sz w:val="22"/>
              </w:rPr>
            </w:pPr>
            <w:r>
              <w:rPr>
                <w:rFonts w:ascii="Arial Narrow" w:hAnsi="Arial Narrow"/>
                <w:sz w:val="22"/>
              </w:rPr>
              <w:t>3.5</w:t>
            </w:r>
          </w:p>
        </w:tc>
        <w:tc>
          <w:tcPr>
            <w:tcW w:w="657" w:type="dxa"/>
            <w:tcBorders>
              <w:bottom w:val="nil"/>
            </w:tcBorders>
          </w:tcPr>
          <w:p w14:paraId="7D4B3A0A" w14:textId="77777777" w:rsidR="008146DF" w:rsidRDefault="008146DF" w:rsidP="00E31452">
            <w:pPr>
              <w:jc w:val="center"/>
              <w:rPr>
                <w:rFonts w:ascii="Arial Narrow" w:hAnsi="Arial Narrow"/>
                <w:sz w:val="22"/>
              </w:rPr>
            </w:pPr>
            <w:r>
              <w:rPr>
                <w:rFonts w:ascii="Arial Narrow" w:hAnsi="Arial Narrow"/>
                <w:sz w:val="22"/>
              </w:rPr>
              <w:t>3.8</w:t>
            </w:r>
          </w:p>
        </w:tc>
        <w:tc>
          <w:tcPr>
            <w:tcW w:w="658" w:type="dxa"/>
            <w:tcBorders>
              <w:bottom w:val="nil"/>
            </w:tcBorders>
          </w:tcPr>
          <w:p w14:paraId="49FE9D73" w14:textId="77777777" w:rsidR="008146DF" w:rsidRDefault="008146DF" w:rsidP="00E31452">
            <w:pPr>
              <w:jc w:val="center"/>
              <w:rPr>
                <w:rFonts w:ascii="Arial Narrow" w:hAnsi="Arial Narrow"/>
                <w:sz w:val="22"/>
              </w:rPr>
            </w:pPr>
            <w:r>
              <w:rPr>
                <w:rFonts w:ascii="Arial Narrow" w:hAnsi="Arial Narrow"/>
                <w:sz w:val="22"/>
              </w:rPr>
              <w:t>4.1</w:t>
            </w:r>
          </w:p>
        </w:tc>
        <w:tc>
          <w:tcPr>
            <w:tcW w:w="657" w:type="dxa"/>
            <w:tcBorders>
              <w:bottom w:val="nil"/>
            </w:tcBorders>
          </w:tcPr>
          <w:p w14:paraId="47EB1C85" w14:textId="77777777" w:rsidR="008146DF" w:rsidRDefault="008146DF" w:rsidP="00E31452">
            <w:pPr>
              <w:jc w:val="center"/>
              <w:rPr>
                <w:rFonts w:ascii="Arial Narrow" w:hAnsi="Arial Narrow"/>
                <w:sz w:val="22"/>
              </w:rPr>
            </w:pPr>
            <w:r>
              <w:rPr>
                <w:rFonts w:ascii="Arial Narrow" w:hAnsi="Arial Narrow"/>
                <w:sz w:val="22"/>
              </w:rPr>
              <w:t>4.4</w:t>
            </w:r>
          </w:p>
        </w:tc>
        <w:tc>
          <w:tcPr>
            <w:tcW w:w="658" w:type="dxa"/>
            <w:tcBorders>
              <w:bottom w:val="nil"/>
            </w:tcBorders>
          </w:tcPr>
          <w:p w14:paraId="21B1E8B2" w14:textId="77777777" w:rsidR="008146DF" w:rsidRDefault="008146DF" w:rsidP="00E31452">
            <w:pPr>
              <w:jc w:val="center"/>
              <w:rPr>
                <w:rFonts w:ascii="Arial Narrow" w:hAnsi="Arial Narrow"/>
                <w:sz w:val="22"/>
              </w:rPr>
            </w:pPr>
            <w:r>
              <w:rPr>
                <w:rFonts w:ascii="Arial Narrow" w:hAnsi="Arial Narrow"/>
                <w:sz w:val="22"/>
              </w:rPr>
              <w:t>4.6</w:t>
            </w:r>
          </w:p>
        </w:tc>
        <w:tc>
          <w:tcPr>
            <w:tcW w:w="657" w:type="dxa"/>
            <w:tcBorders>
              <w:bottom w:val="nil"/>
            </w:tcBorders>
          </w:tcPr>
          <w:p w14:paraId="4138A7FD" w14:textId="77777777" w:rsidR="008146DF" w:rsidRDefault="008146DF" w:rsidP="00E31452">
            <w:pPr>
              <w:jc w:val="center"/>
              <w:rPr>
                <w:rFonts w:ascii="Arial Narrow" w:hAnsi="Arial Narrow"/>
                <w:sz w:val="22"/>
              </w:rPr>
            </w:pPr>
            <w:r>
              <w:rPr>
                <w:rFonts w:ascii="Arial Narrow" w:hAnsi="Arial Narrow"/>
                <w:sz w:val="22"/>
              </w:rPr>
              <w:t>4.9</w:t>
            </w:r>
          </w:p>
        </w:tc>
        <w:tc>
          <w:tcPr>
            <w:tcW w:w="658" w:type="dxa"/>
            <w:tcBorders>
              <w:bottom w:val="nil"/>
            </w:tcBorders>
          </w:tcPr>
          <w:p w14:paraId="35917F02" w14:textId="77777777" w:rsidR="008146DF" w:rsidRDefault="008146DF" w:rsidP="00E31452">
            <w:pPr>
              <w:jc w:val="center"/>
              <w:rPr>
                <w:rFonts w:ascii="Arial Narrow" w:hAnsi="Arial Narrow"/>
                <w:sz w:val="22"/>
              </w:rPr>
            </w:pPr>
            <w:r>
              <w:rPr>
                <w:rFonts w:ascii="Arial Narrow" w:hAnsi="Arial Narrow"/>
                <w:sz w:val="22"/>
              </w:rPr>
              <w:t>5.2</w:t>
            </w:r>
          </w:p>
        </w:tc>
        <w:tc>
          <w:tcPr>
            <w:tcW w:w="657" w:type="dxa"/>
            <w:tcBorders>
              <w:bottom w:val="nil"/>
            </w:tcBorders>
          </w:tcPr>
          <w:p w14:paraId="29C2515C" w14:textId="77777777" w:rsidR="008146DF" w:rsidRDefault="008146DF" w:rsidP="00E31452">
            <w:pPr>
              <w:jc w:val="center"/>
              <w:rPr>
                <w:rFonts w:ascii="Arial Narrow" w:hAnsi="Arial Narrow"/>
                <w:sz w:val="22"/>
              </w:rPr>
            </w:pPr>
            <w:r>
              <w:rPr>
                <w:rFonts w:ascii="Arial Narrow" w:hAnsi="Arial Narrow"/>
                <w:sz w:val="22"/>
              </w:rPr>
              <w:t>5.4</w:t>
            </w:r>
          </w:p>
        </w:tc>
        <w:tc>
          <w:tcPr>
            <w:tcW w:w="658" w:type="dxa"/>
            <w:tcBorders>
              <w:bottom w:val="nil"/>
            </w:tcBorders>
          </w:tcPr>
          <w:p w14:paraId="1EB803E6" w14:textId="77777777" w:rsidR="008146DF" w:rsidRDefault="008146DF" w:rsidP="00E31452">
            <w:pPr>
              <w:jc w:val="center"/>
              <w:rPr>
                <w:rFonts w:ascii="Arial Narrow" w:hAnsi="Arial Narrow"/>
                <w:sz w:val="22"/>
              </w:rPr>
            </w:pPr>
            <w:r>
              <w:rPr>
                <w:rFonts w:ascii="Arial Narrow" w:hAnsi="Arial Narrow"/>
                <w:sz w:val="22"/>
              </w:rPr>
              <w:t>5.7</w:t>
            </w:r>
          </w:p>
        </w:tc>
      </w:tr>
      <w:tr w:rsidR="008146DF" w14:paraId="5F519A40" w14:textId="77777777" w:rsidTr="00E31452">
        <w:trPr>
          <w:trHeight w:val="265"/>
        </w:trPr>
        <w:tc>
          <w:tcPr>
            <w:tcW w:w="2283" w:type="dxa"/>
            <w:tcBorders>
              <w:top w:val="nil"/>
              <w:bottom w:val="nil"/>
              <w:right w:val="single" w:sz="6" w:space="0" w:color="auto"/>
            </w:tcBorders>
          </w:tcPr>
          <w:p w14:paraId="35F58885" w14:textId="77777777" w:rsidR="008146DF" w:rsidRDefault="008146DF" w:rsidP="00E31452">
            <w:pPr>
              <w:rPr>
                <w:rFonts w:ascii="Arial Narrow" w:hAnsi="Arial Narrow"/>
                <w:sz w:val="22"/>
              </w:rPr>
            </w:pPr>
            <w:r>
              <w:rPr>
                <w:rFonts w:ascii="Arial Narrow" w:hAnsi="Arial Narrow"/>
                <w:b/>
                <w:sz w:val="22"/>
              </w:rPr>
              <w:t>Physical Activities</w:t>
            </w:r>
          </w:p>
        </w:tc>
        <w:tc>
          <w:tcPr>
            <w:tcW w:w="657" w:type="dxa"/>
            <w:tcBorders>
              <w:top w:val="nil"/>
              <w:left w:val="nil"/>
              <w:bottom w:val="nil"/>
            </w:tcBorders>
          </w:tcPr>
          <w:p w14:paraId="27833374" w14:textId="77777777" w:rsidR="008146DF" w:rsidRDefault="008146DF" w:rsidP="00E31452">
            <w:pPr>
              <w:jc w:val="center"/>
              <w:rPr>
                <w:rFonts w:ascii="Arial Narrow" w:hAnsi="Arial Narrow"/>
                <w:sz w:val="22"/>
              </w:rPr>
            </w:pPr>
          </w:p>
        </w:tc>
        <w:tc>
          <w:tcPr>
            <w:tcW w:w="658" w:type="dxa"/>
            <w:tcBorders>
              <w:top w:val="nil"/>
              <w:bottom w:val="nil"/>
            </w:tcBorders>
          </w:tcPr>
          <w:p w14:paraId="6F59BA83" w14:textId="77777777" w:rsidR="008146DF" w:rsidRDefault="008146DF" w:rsidP="00E31452">
            <w:pPr>
              <w:jc w:val="center"/>
              <w:rPr>
                <w:rFonts w:ascii="Arial Narrow" w:hAnsi="Arial Narrow"/>
                <w:sz w:val="22"/>
              </w:rPr>
            </w:pPr>
          </w:p>
        </w:tc>
        <w:tc>
          <w:tcPr>
            <w:tcW w:w="657" w:type="dxa"/>
            <w:tcBorders>
              <w:top w:val="nil"/>
              <w:bottom w:val="nil"/>
            </w:tcBorders>
          </w:tcPr>
          <w:p w14:paraId="60551778" w14:textId="77777777" w:rsidR="008146DF" w:rsidRDefault="008146DF" w:rsidP="00E31452">
            <w:pPr>
              <w:jc w:val="center"/>
              <w:rPr>
                <w:rFonts w:ascii="Arial Narrow" w:hAnsi="Arial Narrow"/>
                <w:sz w:val="22"/>
              </w:rPr>
            </w:pPr>
          </w:p>
        </w:tc>
        <w:tc>
          <w:tcPr>
            <w:tcW w:w="658" w:type="dxa"/>
            <w:tcBorders>
              <w:top w:val="nil"/>
              <w:bottom w:val="nil"/>
            </w:tcBorders>
          </w:tcPr>
          <w:p w14:paraId="3B723561" w14:textId="77777777" w:rsidR="008146DF" w:rsidRDefault="008146DF" w:rsidP="00E31452">
            <w:pPr>
              <w:jc w:val="center"/>
              <w:rPr>
                <w:rFonts w:ascii="Arial Narrow" w:hAnsi="Arial Narrow"/>
                <w:sz w:val="22"/>
              </w:rPr>
            </w:pPr>
          </w:p>
        </w:tc>
        <w:tc>
          <w:tcPr>
            <w:tcW w:w="657" w:type="dxa"/>
            <w:tcBorders>
              <w:top w:val="nil"/>
              <w:bottom w:val="nil"/>
            </w:tcBorders>
          </w:tcPr>
          <w:p w14:paraId="27769B76" w14:textId="77777777" w:rsidR="008146DF" w:rsidRDefault="008146DF" w:rsidP="00E31452">
            <w:pPr>
              <w:jc w:val="center"/>
              <w:rPr>
                <w:rFonts w:ascii="Arial Narrow" w:hAnsi="Arial Narrow"/>
                <w:sz w:val="22"/>
              </w:rPr>
            </w:pPr>
          </w:p>
        </w:tc>
        <w:tc>
          <w:tcPr>
            <w:tcW w:w="658" w:type="dxa"/>
            <w:tcBorders>
              <w:top w:val="nil"/>
              <w:bottom w:val="nil"/>
            </w:tcBorders>
          </w:tcPr>
          <w:p w14:paraId="0C36D3D0" w14:textId="77777777" w:rsidR="008146DF" w:rsidRDefault="008146DF" w:rsidP="00E31452">
            <w:pPr>
              <w:jc w:val="center"/>
              <w:rPr>
                <w:rFonts w:ascii="Arial Narrow" w:hAnsi="Arial Narrow"/>
                <w:sz w:val="22"/>
              </w:rPr>
            </w:pPr>
          </w:p>
        </w:tc>
        <w:tc>
          <w:tcPr>
            <w:tcW w:w="657" w:type="dxa"/>
            <w:tcBorders>
              <w:top w:val="nil"/>
              <w:bottom w:val="nil"/>
            </w:tcBorders>
          </w:tcPr>
          <w:p w14:paraId="2E689327" w14:textId="77777777" w:rsidR="008146DF" w:rsidRDefault="008146DF" w:rsidP="00E31452">
            <w:pPr>
              <w:jc w:val="center"/>
              <w:rPr>
                <w:rFonts w:ascii="Arial Narrow" w:hAnsi="Arial Narrow"/>
                <w:sz w:val="22"/>
              </w:rPr>
            </w:pPr>
          </w:p>
        </w:tc>
        <w:tc>
          <w:tcPr>
            <w:tcW w:w="658" w:type="dxa"/>
            <w:tcBorders>
              <w:top w:val="nil"/>
              <w:bottom w:val="nil"/>
            </w:tcBorders>
          </w:tcPr>
          <w:p w14:paraId="7CE208AB" w14:textId="77777777" w:rsidR="008146DF" w:rsidRDefault="008146DF" w:rsidP="00E31452">
            <w:pPr>
              <w:jc w:val="center"/>
              <w:rPr>
                <w:rFonts w:ascii="Arial Narrow" w:hAnsi="Arial Narrow"/>
                <w:sz w:val="22"/>
              </w:rPr>
            </w:pPr>
          </w:p>
        </w:tc>
        <w:tc>
          <w:tcPr>
            <w:tcW w:w="657" w:type="dxa"/>
            <w:tcBorders>
              <w:top w:val="nil"/>
              <w:bottom w:val="nil"/>
            </w:tcBorders>
          </w:tcPr>
          <w:p w14:paraId="06738F98" w14:textId="77777777" w:rsidR="008146DF" w:rsidRDefault="008146DF" w:rsidP="00E31452">
            <w:pPr>
              <w:jc w:val="center"/>
              <w:rPr>
                <w:rFonts w:ascii="Arial Narrow" w:hAnsi="Arial Narrow"/>
                <w:sz w:val="22"/>
              </w:rPr>
            </w:pPr>
          </w:p>
        </w:tc>
        <w:tc>
          <w:tcPr>
            <w:tcW w:w="658" w:type="dxa"/>
            <w:tcBorders>
              <w:top w:val="nil"/>
              <w:bottom w:val="nil"/>
            </w:tcBorders>
          </w:tcPr>
          <w:p w14:paraId="1A587D48" w14:textId="77777777" w:rsidR="008146DF" w:rsidRDefault="008146DF" w:rsidP="00E31452">
            <w:pPr>
              <w:jc w:val="center"/>
              <w:rPr>
                <w:rFonts w:ascii="Arial Narrow" w:hAnsi="Arial Narrow"/>
                <w:sz w:val="22"/>
              </w:rPr>
            </w:pPr>
          </w:p>
        </w:tc>
        <w:tc>
          <w:tcPr>
            <w:tcW w:w="657" w:type="dxa"/>
            <w:tcBorders>
              <w:top w:val="nil"/>
              <w:bottom w:val="nil"/>
            </w:tcBorders>
          </w:tcPr>
          <w:p w14:paraId="4FCAFC6F" w14:textId="77777777" w:rsidR="008146DF" w:rsidRDefault="008146DF" w:rsidP="00E31452">
            <w:pPr>
              <w:jc w:val="center"/>
              <w:rPr>
                <w:rFonts w:ascii="Arial Narrow" w:hAnsi="Arial Narrow"/>
                <w:sz w:val="22"/>
              </w:rPr>
            </w:pPr>
          </w:p>
        </w:tc>
        <w:tc>
          <w:tcPr>
            <w:tcW w:w="658" w:type="dxa"/>
            <w:tcBorders>
              <w:top w:val="nil"/>
              <w:bottom w:val="nil"/>
            </w:tcBorders>
          </w:tcPr>
          <w:p w14:paraId="394320E4" w14:textId="77777777" w:rsidR="008146DF" w:rsidRDefault="008146DF" w:rsidP="00E31452">
            <w:pPr>
              <w:jc w:val="center"/>
              <w:rPr>
                <w:rFonts w:ascii="Arial Narrow" w:hAnsi="Arial Narrow"/>
                <w:sz w:val="22"/>
              </w:rPr>
            </w:pPr>
          </w:p>
        </w:tc>
      </w:tr>
      <w:tr w:rsidR="008146DF" w14:paraId="2F28E764" w14:textId="77777777" w:rsidTr="00E31452">
        <w:trPr>
          <w:trHeight w:val="287"/>
        </w:trPr>
        <w:tc>
          <w:tcPr>
            <w:tcW w:w="2283" w:type="dxa"/>
            <w:tcBorders>
              <w:top w:val="nil"/>
              <w:right w:val="single" w:sz="6" w:space="0" w:color="auto"/>
            </w:tcBorders>
          </w:tcPr>
          <w:p w14:paraId="589777C5" w14:textId="77777777" w:rsidR="008146DF" w:rsidRDefault="008146DF" w:rsidP="00E31452">
            <w:pPr>
              <w:rPr>
                <w:rFonts w:ascii="Arial Narrow" w:hAnsi="Arial Narrow"/>
                <w:sz w:val="22"/>
              </w:rPr>
            </w:pPr>
            <w:r>
              <w:rPr>
                <w:rFonts w:ascii="Arial Narrow" w:hAnsi="Arial Narrow"/>
                <w:sz w:val="22"/>
              </w:rPr>
              <w:t>Aerobic Dance</w:t>
            </w:r>
          </w:p>
        </w:tc>
        <w:tc>
          <w:tcPr>
            <w:tcW w:w="657" w:type="dxa"/>
            <w:tcBorders>
              <w:top w:val="nil"/>
              <w:left w:val="nil"/>
            </w:tcBorders>
          </w:tcPr>
          <w:p w14:paraId="45DA9755" w14:textId="77777777" w:rsidR="008146DF" w:rsidRDefault="008146DF" w:rsidP="00E31452">
            <w:pPr>
              <w:jc w:val="center"/>
              <w:rPr>
                <w:rFonts w:ascii="Arial Narrow" w:hAnsi="Arial Narrow"/>
                <w:sz w:val="22"/>
              </w:rPr>
            </w:pPr>
            <w:r>
              <w:rPr>
                <w:rFonts w:ascii="Arial Narrow" w:hAnsi="Arial Narrow"/>
                <w:sz w:val="22"/>
              </w:rPr>
              <w:t>6.0</w:t>
            </w:r>
          </w:p>
        </w:tc>
        <w:tc>
          <w:tcPr>
            <w:tcW w:w="658" w:type="dxa"/>
            <w:tcBorders>
              <w:top w:val="nil"/>
            </w:tcBorders>
          </w:tcPr>
          <w:p w14:paraId="6DEC7EC1" w14:textId="77777777" w:rsidR="008146DF" w:rsidRDefault="008146DF" w:rsidP="00E31452">
            <w:pPr>
              <w:jc w:val="center"/>
              <w:rPr>
                <w:rFonts w:ascii="Arial Narrow" w:hAnsi="Arial Narrow"/>
                <w:sz w:val="22"/>
              </w:rPr>
            </w:pPr>
            <w:r>
              <w:rPr>
                <w:rFonts w:ascii="Arial Narrow" w:hAnsi="Arial Narrow"/>
                <w:sz w:val="22"/>
              </w:rPr>
              <w:t>6.7</w:t>
            </w:r>
          </w:p>
        </w:tc>
        <w:tc>
          <w:tcPr>
            <w:tcW w:w="657" w:type="dxa"/>
            <w:tcBorders>
              <w:top w:val="nil"/>
            </w:tcBorders>
          </w:tcPr>
          <w:p w14:paraId="24C79B04" w14:textId="77777777" w:rsidR="008146DF" w:rsidRDefault="008146DF" w:rsidP="00E31452">
            <w:pPr>
              <w:jc w:val="center"/>
              <w:rPr>
                <w:rFonts w:ascii="Arial Narrow" w:hAnsi="Arial Narrow"/>
                <w:sz w:val="22"/>
              </w:rPr>
            </w:pPr>
            <w:r>
              <w:rPr>
                <w:rFonts w:ascii="Arial Narrow" w:hAnsi="Arial Narrow"/>
                <w:sz w:val="22"/>
              </w:rPr>
              <w:t>7.3</w:t>
            </w:r>
          </w:p>
        </w:tc>
        <w:tc>
          <w:tcPr>
            <w:tcW w:w="658" w:type="dxa"/>
            <w:tcBorders>
              <w:top w:val="nil"/>
            </w:tcBorders>
          </w:tcPr>
          <w:p w14:paraId="1892A752" w14:textId="77777777" w:rsidR="008146DF" w:rsidRDefault="008146DF" w:rsidP="00E31452">
            <w:pPr>
              <w:jc w:val="center"/>
              <w:rPr>
                <w:rFonts w:ascii="Arial Narrow" w:hAnsi="Arial Narrow"/>
                <w:sz w:val="22"/>
              </w:rPr>
            </w:pPr>
            <w:r>
              <w:rPr>
                <w:rFonts w:ascii="Arial Narrow" w:hAnsi="Arial Narrow"/>
                <w:sz w:val="22"/>
              </w:rPr>
              <w:t>7.9</w:t>
            </w:r>
          </w:p>
        </w:tc>
        <w:tc>
          <w:tcPr>
            <w:tcW w:w="657" w:type="dxa"/>
            <w:tcBorders>
              <w:top w:val="nil"/>
            </w:tcBorders>
          </w:tcPr>
          <w:p w14:paraId="4D29B77A" w14:textId="77777777" w:rsidR="008146DF" w:rsidRDefault="008146DF" w:rsidP="00E31452">
            <w:pPr>
              <w:jc w:val="center"/>
              <w:rPr>
                <w:rFonts w:ascii="Arial Narrow" w:hAnsi="Arial Narrow"/>
                <w:sz w:val="22"/>
              </w:rPr>
            </w:pPr>
            <w:r>
              <w:rPr>
                <w:rFonts w:ascii="Arial Narrow" w:hAnsi="Arial Narrow"/>
                <w:sz w:val="22"/>
              </w:rPr>
              <w:t>8.5</w:t>
            </w:r>
          </w:p>
        </w:tc>
        <w:tc>
          <w:tcPr>
            <w:tcW w:w="658" w:type="dxa"/>
            <w:tcBorders>
              <w:top w:val="nil"/>
            </w:tcBorders>
          </w:tcPr>
          <w:p w14:paraId="5470901F" w14:textId="77777777" w:rsidR="008146DF" w:rsidRDefault="008146DF" w:rsidP="00E31452">
            <w:pPr>
              <w:jc w:val="center"/>
              <w:rPr>
                <w:rFonts w:ascii="Arial Narrow" w:hAnsi="Arial Narrow"/>
                <w:sz w:val="22"/>
              </w:rPr>
            </w:pPr>
            <w:r>
              <w:rPr>
                <w:rFonts w:ascii="Arial Narrow" w:hAnsi="Arial Narrow"/>
                <w:sz w:val="22"/>
              </w:rPr>
              <w:t>9.1</w:t>
            </w:r>
          </w:p>
        </w:tc>
        <w:tc>
          <w:tcPr>
            <w:tcW w:w="657" w:type="dxa"/>
            <w:tcBorders>
              <w:top w:val="nil"/>
            </w:tcBorders>
          </w:tcPr>
          <w:p w14:paraId="7D55D611" w14:textId="77777777" w:rsidR="008146DF" w:rsidRDefault="008146DF" w:rsidP="00E31452">
            <w:pPr>
              <w:jc w:val="center"/>
              <w:rPr>
                <w:rFonts w:ascii="Arial Narrow" w:hAnsi="Arial Narrow"/>
                <w:sz w:val="22"/>
              </w:rPr>
            </w:pPr>
            <w:r>
              <w:rPr>
                <w:rFonts w:ascii="Arial Narrow" w:hAnsi="Arial Narrow"/>
                <w:sz w:val="22"/>
              </w:rPr>
              <w:t>9.7</w:t>
            </w:r>
          </w:p>
        </w:tc>
        <w:tc>
          <w:tcPr>
            <w:tcW w:w="658" w:type="dxa"/>
            <w:tcBorders>
              <w:top w:val="nil"/>
            </w:tcBorders>
          </w:tcPr>
          <w:p w14:paraId="61023E17" w14:textId="77777777" w:rsidR="008146DF" w:rsidRDefault="008146DF" w:rsidP="00E31452">
            <w:pPr>
              <w:jc w:val="center"/>
              <w:rPr>
                <w:rFonts w:ascii="Arial Narrow" w:hAnsi="Arial Narrow"/>
                <w:sz w:val="22"/>
              </w:rPr>
            </w:pPr>
            <w:r>
              <w:rPr>
                <w:rFonts w:ascii="Arial Narrow" w:hAnsi="Arial Narrow"/>
                <w:sz w:val="22"/>
              </w:rPr>
              <w:t>10.3</w:t>
            </w:r>
          </w:p>
        </w:tc>
        <w:tc>
          <w:tcPr>
            <w:tcW w:w="657" w:type="dxa"/>
            <w:tcBorders>
              <w:top w:val="nil"/>
            </w:tcBorders>
          </w:tcPr>
          <w:p w14:paraId="2E14D232" w14:textId="77777777" w:rsidR="008146DF" w:rsidRDefault="008146DF" w:rsidP="00E31452">
            <w:pPr>
              <w:jc w:val="center"/>
              <w:rPr>
                <w:rFonts w:ascii="Arial Narrow" w:hAnsi="Arial Narrow"/>
                <w:sz w:val="22"/>
              </w:rPr>
            </w:pPr>
            <w:r>
              <w:rPr>
                <w:rFonts w:ascii="Arial Narrow" w:hAnsi="Arial Narrow"/>
                <w:sz w:val="22"/>
              </w:rPr>
              <w:t>10.9</w:t>
            </w:r>
          </w:p>
        </w:tc>
        <w:tc>
          <w:tcPr>
            <w:tcW w:w="658" w:type="dxa"/>
            <w:tcBorders>
              <w:top w:val="nil"/>
            </w:tcBorders>
          </w:tcPr>
          <w:p w14:paraId="6FD099D5" w14:textId="77777777" w:rsidR="008146DF" w:rsidRDefault="008146DF" w:rsidP="00E31452">
            <w:pPr>
              <w:jc w:val="center"/>
              <w:rPr>
                <w:rFonts w:ascii="Arial Narrow" w:hAnsi="Arial Narrow"/>
                <w:sz w:val="22"/>
              </w:rPr>
            </w:pPr>
            <w:r>
              <w:rPr>
                <w:rFonts w:ascii="Arial Narrow" w:hAnsi="Arial Narrow"/>
                <w:sz w:val="22"/>
              </w:rPr>
              <w:t>11.5</w:t>
            </w:r>
          </w:p>
        </w:tc>
        <w:tc>
          <w:tcPr>
            <w:tcW w:w="657" w:type="dxa"/>
            <w:tcBorders>
              <w:top w:val="nil"/>
            </w:tcBorders>
          </w:tcPr>
          <w:p w14:paraId="30AA8022" w14:textId="77777777" w:rsidR="008146DF" w:rsidRDefault="008146DF" w:rsidP="00E31452">
            <w:pPr>
              <w:jc w:val="center"/>
              <w:rPr>
                <w:rFonts w:ascii="Arial Narrow" w:hAnsi="Arial Narrow"/>
                <w:sz w:val="22"/>
              </w:rPr>
            </w:pPr>
            <w:r>
              <w:rPr>
                <w:rFonts w:ascii="Arial Narrow" w:hAnsi="Arial Narrow"/>
                <w:sz w:val="22"/>
              </w:rPr>
              <w:t>12.1</w:t>
            </w:r>
          </w:p>
        </w:tc>
        <w:tc>
          <w:tcPr>
            <w:tcW w:w="658" w:type="dxa"/>
            <w:tcBorders>
              <w:top w:val="nil"/>
            </w:tcBorders>
          </w:tcPr>
          <w:p w14:paraId="180266A8" w14:textId="77777777" w:rsidR="008146DF" w:rsidRDefault="008146DF" w:rsidP="00E31452">
            <w:pPr>
              <w:jc w:val="center"/>
              <w:rPr>
                <w:rFonts w:ascii="Arial Narrow" w:hAnsi="Arial Narrow"/>
                <w:sz w:val="22"/>
              </w:rPr>
            </w:pPr>
            <w:r>
              <w:rPr>
                <w:rFonts w:ascii="Arial Narrow" w:hAnsi="Arial Narrow"/>
                <w:sz w:val="22"/>
              </w:rPr>
              <w:t>12.6</w:t>
            </w:r>
          </w:p>
        </w:tc>
      </w:tr>
      <w:tr w:rsidR="008146DF" w14:paraId="03A0D783" w14:textId="77777777" w:rsidTr="00E31452">
        <w:trPr>
          <w:trHeight w:val="265"/>
        </w:trPr>
        <w:tc>
          <w:tcPr>
            <w:tcW w:w="2283" w:type="dxa"/>
            <w:tcBorders>
              <w:right w:val="single" w:sz="6" w:space="0" w:color="auto"/>
            </w:tcBorders>
          </w:tcPr>
          <w:p w14:paraId="4F41AF2F" w14:textId="77777777" w:rsidR="008146DF" w:rsidRDefault="008146DF" w:rsidP="00E31452">
            <w:pPr>
              <w:rPr>
                <w:rFonts w:ascii="Arial Narrow" w:hAnsi="Arial Narrow"/>
                <w:sz w:val="22"/>
              </w:rPr>
            </w:pPr>
            <w:r>
              <w:rPr>
                <w:rFonts w:ascii="Arial Narrow" w:hAnsi="Arial Narrow"/>
                <w:sz w:val="22"/>
              </w:rPr>
              <w:t>Badminton</w:t>
            </w:r>
          </w:p>
        </w:tc>
        <w:tc>
          <w:tcPr>
            <w:tcW w:w="657" w:type="dxa"/>
            <w:tcBorders>
              <w:left w:val="nil"/>
            </w:tcBorders>
          </w:tcPr>
          <w:p w14:paraId="25EA7F55" w14:textId="77777777" w:rsidR="008146DF" w:rsidRDefault="008146DF" w:rsidP="00E31452">
            <w:pPr>
              <w:jc w:val="center"/>
              <w:rPr>
                <w:rFonts w:ascii="Arial Narrow" w:hAnsi="Arial Narrow"/>
                <w:sz w:val="22"/>
              </w:rPr>
            </w:pPr>
            <w:r>
              <w:rPr>
                <w:rFonts w:ascii="Arial Narrow" w:hAnsi="Arial Narrow"/>
                <w:sz w:val="22"/>
              </w:rPr>
              <w:t>3.6</w:t>
            </w:r>
          </w:p>
        </w:tc>
        <w:tc>
          <w:tcPr>
            <w:tcW w:w="658" w:type="dxa"/>
          </w:tcPr>
          <w:p w14:paraId="3023B0E1" w14:textId="77777777" w:rsidR="008146DF" w:rsidRDefault="008146DF" w:rsidP="00E31452">
            <w:pPr>
              <w:jc w:val="center"/>
              <w:rPr>
                <w:rFonts w:ascii="Arial Narrow" w:hAnsi="Arial Narrow"/>
                <w:sz w:val="22"/>
              </w:rPr>
            </w:pPr>
            <w:r>
              <w:rPr>
                <w:rFonts w:ascii="Arial Narrow" w:hAnsi="Arial Narrow"/>
                <w:sz w:val="22"/>
              </w:rPr>
              <w:t>4.0</w:t>
            </w:r>
          </w:p>
        </w:tc>
        <w:tc>
          <w:tcPr>
            <w:tcW w:w="657" w:type="dxa"/>
          </w:tcPr>
          <w:p w14:paraId="644568C6" w14:textId="77777777" w:rsidR="008146DF" w:rsidRDefault="008146DF" w:rsidP="00E31452">
            <w:pPr>
              <w:jc w:val="center"/>
              <w:rPr>
                <w:rFonts w:ascii="Arial Narrow" w:hAnsi="Arial Narrow"/>
                <w:sz w:val="22"/>
              </w:rPr>
            </w:pPr>
            <w:r>
              <w:rPr>
                <w:rFonts w:ascii="Arial Narrow" w:hAnsi="Arial Narrow"/>
                <w:sz w:val="22"/>
              </w:rPr>
              <w:t>4.4</w:t>
            </w:r>
          </w:p>
        </w:tc>
        <w:tc>
          <w:tcPr>
            <w:tcW w:w="658" w:type="dxa"/>
          </w:tcPr>
          <w:p w14:paraId="55D1673E" w14:textId="77777777" w:rsidR="008146DF" w:rsidRDefault="008146DF" w:rsidP="00E31452">
            <w:pPr>
              <w:jc w:val="center"/>
              <w:rPr>
                <w:rFonts w:ascii="Arial Narrow" w:hAnsi="Arial Narrow"/>
                <w:sz w:val="22"/>
              </w:rPr>
            </w:pPr>
            <w:r>
              <w:rPr>
                <w:rFonts w:ascii="Arial Narrow" w:hAnsi="Arial Narrow"/>
                <w:sz w:val="22"/>
              </w:rPr>
              <w:t>4.7</w:t>
            </w:r>
          </w:p>
        </w:tc>
        <w:tc>
          <w:tcPr>
            <w:tcW w:w="657" w:type="dxa"/>
          </w:tcPr>
          <w:p w14:paraId="5D72A444" w14:textId="77777777" w:rsidR="008146DF" w:rsidRDefault="008146DF" w:rsidP="00E31452">
            <w:pPr>
              <w:jc w:val="center"/>
              <w:rPr>
                <w:rFonts w:ascii="Arial Narrow" w:hAnsi="Arial Narrow"/>
                <w:sz w:val="22"/>
              </w:rPr>
            </w:pPr>
            <w:r>
              <w:rPr>
                <w:rFonts w:ascii="Arial Narrow" w:hAnsi="Arial Narrow"/>
                <w:sz w:val="22"/>
              </w:rPr>
              <w:t>5.1</w:t>
            </w:r>
          </w:p>
        </w:tc>
        <w:tc>
          <w:tcPr>
            <w:tcW w:w="658" w:type="dxa"/>
          </w:tcPr>
          <w:p w14:paraId="1214B061" w14:textId="77777777" w:rsidR="008146DF" w:rsidRDefault="008146DF" w:rsidP="00E31452">
            <w:pPr>
              <w:jc w:val="center"/>
              <w:rPr>
                <w:rFonts w:ascii="Arial Narrow" w:hAnsi="Arial Narrow"/>
                <w:sz w:val="22"/>
              </w:rPr>
            </w:pPr>
            <w:r>
              <w:rPr>
                <w:rFonts w:ascii="Arial Narrow" w:hAnsi="Arial Narrow"/>
                <w:sz w:val="22"/>
              </w:rPr>
              <w:t>5.4</w:t>
            </w:r>
          </w:p>
        </w:tc>
        <w:tc>
          <w:tcPr>
            <w:tcW w:w="657" w:type="dxa"/>
          </w:tcPr>
          <w:p w14:paraId="3EBF2D64" w14:textId="77777777" w:rsidR="008146DF" w:rsidRDefault="008146DF" w:rsidP="00E31452">
            <w:pPr>
              <w:jc w:val="center"/>
              <w:rPr>
                <w:rFonts w:ascii="Arial Narrow" w:hAnsi="Arial Narrow"/>
                <w:sz w:val="22"/>
              </w:rPr>
            </w:pPr>
            <w:r>
              <w:rPr>
                <w:rFonts w:ascii="Arial Narrow" w:hAnsi="Arial Narrow"/>
                <w:sz w:val="22"/>
              </w:rPr>
              <w:t>5.8</w:t>
            </w:r>
          </w:p>
        </w:tc>
        <w:tc>
          <w:tcPr>
            <w:tcW w:w="658" w:type="dxa"/>
          </w:tcPr>
          <w:p w14:paraId="473D18FD" w14:textId="77777777" w:rsidR="008146DF" w:rsidRDefault="008146DF" w:rsidP="00E31452">
            <w:pPr>
              <w:jc w:val="center"/>
              <w:rPr>
                <w:rFonts w:ascii="Arial Narrow" w:hAnsi="Arial Narrow"/>
                <w:sz w:val="22"/>
              </w:rPr>
            </w:pPr>
            <w:r>
              <w:rPr>
                <w:rFonts w:ascii="Arial Narrow" w:hAnsi="Arial Narrow"/>
                <w:sz w:val="22"/>
              </w:rPr>
              <w:t>6.2</w:t>
            </w:r>
          </w:p>
        </w:tc>
        <w:tc>
          <w:tcPr>
            <w:tcW w:w="657" w:type="dxa"/>
          </w:tcPr>
          <w:p w14:paraId="0DF47C94" w14:textId="77777777" w:rsidR="008146DF" w:rsidRDefault="008146DF" w:rsidP="00E31452">
            <w:pPr>
              <w:jc w:val="center"/>
              <w:rPr>
                <w:rFonts w:ascii="Arial Narrow" w:hAnsi="Arial Narrow"/>
                <w:sz w:val="22"/>
              </w:rPr>
            </w:pPr>
            <w:r>
              <w:rPr>
                <w:rFonts w:ascii="Arial Narrow" w:hAnsi="Arial Narrow"/>
                <w:sz w:val="22"/>
              </w:rPr>
              <w:t>6.6</w:t>
            </w:r>
          </w:p>
        </w:tc>
        <w:tc>
          <w:tcPr>
            <w:tcW w:w="658" w:type="dxa"/>
          </w:tcPr>
          <w:p w14:paraId="775BE4FF" w14:textId="77777777" w:rsidR="008146DF" w:rsidRDefault="008146DF" w:rsidP="00E31452">
            <w:pPr>
              <w:jc w:val="center"/>
              <w:rPr>
                <w:rFonts w:ascii="Arial Narrow" w:hAnsi="Arial Narrow"/>
                <w:sz w:val="22"/>
              </w:rPr>
            </w:pPr>
            <w:r>
              <w:rPr>
                <w:rFonts w:ascii="Arial Narrow" w:hAnsi="Arial Narrow"/>
                <w:sz w:val="22"/>
              </w:rPr>
              <w:t>6.9</w:t>
            </w:r>
          </w:p>
        </w:tc>
        <w:tc>
          <w:tcPr>
            <w:tcW w:w="657" w:type="dxa"/>
          </w:tcPr>
          <w:p w14:paraId="1B6D036C" w14:textId="77777777" w:rsidR="008146DF" w:rsidRDefault="008146DF" w:rsidP="00E31452">
            <w:pPr>
              <w:jc w:val="center"/>
              <w:rPr>
                <w:rFonts w:ascii="Arial Narrow" w:hAnsi="Arial Narrow"/>
                <w:sz w:val="22"/>
              </w:rPr>
            </w:pPr>
            <w:r>
              <w:rPr>
                <w:rFonts w:ascii="Arial Narrow" w:hAnsi="Arial Narrow"/>
                <w:sz w:val="22"/>
              </w:rPr>
              <w:t>7.3</w:t>
            </w:r>
          </w:p>
        </w:tc>
        <w:tc>
          <w:tcPr>
            <w:tcW w:w="658" w:type="dxa"/>
          </w:tcPr>
          <w:p w14:paraId="40291895" w14:textId="77777777" w:rsidR="008146DF" w:rsidRDefault="008146DF" w:rsidP="00E31452">
            <w:pPr>
              <w:jc w:val="center"/>
              <w:rPr>
                <w:rFonts w:ascii="Arial Narrow" w:hAnsi="Arial Narrow"/>
                <w:sz w:val="22"/>
              </w:rPr>
            </w:pPr>
            <w:r>
              <w:rPr>
                <w:rFonts w:ascii="Arial Narrow" w:hAnsi="Arial Narrow"/>
                <w:sz w:val="22"/>
              </w:rPr>
              <w:t>7.6</w:t>
            </w:r>
          </w:p>
        </w:tc>
      </w:tr>
      <w:tr w:rsidR="008146DF" w14:paraId="10DB378A" w14:textId="77777777" w:rsidTr="00E31452">
        <w:trPr>
          <w:trHeight w:val="265"/>
        </w:trPr>
        <w:tc>
          <w:tcPr>
            <w:tcW w:w="2283" w:type="dxa"/>
            <w:tcBorders>
              <w:right w:val="single" w:sz="6" w:space="0" w:color="auto"/>
            </w:tcBorders>
          </w:tcPr>
          <w:p w14:paraId="4C7865BA" w14:textId="77777777" w:rsidR="008146DF" w:rsidRDefault="008146DF" w:rsidP="00E31452">
            <w:pPr>
              <w:rPr>
                <w:rFonts w:ascii="Arial Narrow" w:hAnsi="Arial Narrow"/>
                <w:sz w:val="22"/>
              </w:rPr>
            </w:pPr>
            <w:r>
              <w:rPr>
                <w:rFonts w:ascii="Arial Narrow" w:hAnsi="Arial Narrow"/>
                <w:sz w:val="22"/>
              </w:rPr>
              <w:t>Basketball</w:t>
            </w:r>
          </w:p>
        </w:tc>
        <w:tc>
          <w:tcPr>
            <w:tcW w:w="657" w:type="dxa"/>
            <w:tcBorders>
              <w:left w:val="nil"/>
            </w:tcBorders>
          </w:tcPr>
          <w:p w14:paraId="41E35FB2" w14:textId="77777777" w:rsidR="008146DF" w:rsidRDefault="008146DF" w:rsidP="00E31452">
            <w:pPr>
              <w:jc w:val="center"/>
              <w:rPr>
                <w:rFonts w:ascii="Arial Narrow" w:hAnsi="Arial Narrow"/>
                <w:sz w:val="22"/>
              </w:rPr>
            </w:pPr>
            <w:r>
              <w:rPr>
                <w:rFonts w:ascii="Arial Narrow" w:hAnsi="Arial Narrow"/>
                <w:sz w:val="22"/>
              </w:rPr>
              <w:t>4.9</w:t>
            </w:r>
          </w:p>
        </w:tc>
        <w:tc>
          <w:tcPr>
            <w:tcW w:w="658" w:type="dxa"/>
          </w:tcPr>
          <w:p w14:paraId="4ADB024F" w14:textId="77777777" w:rsidR="008146DF" w:rsidRDefault="008146DF" w:rsidP="00E31452">
            <w:pPr>
              <w:jc w:val="center"/>
              <w:rPr>
                <w:rFonts w:ascii="Arial Narrow" w:hAnsi="Arial Narrow"/>
                <w:sz w:val="22"/>
              </w:rPr>
            </w:pPr>
            <w:r>
              <w:rPr>
                <w:rFonts w:ascii="Arial Narrow" w:hAnsi="Arial Narrow"/>
                <w:sz w:val="22"/>
              </w:rPr>
              <w:t>5.5</w:t>
            </w:r>
          </w:p>
        </w:tc>
        <w:tc>
          <w:tcPr>
            <w:tcW w:w="657" w:type="dxa"/>
          </w:tcPr>
          <w:p w14:paraId="4EF477F3" w14:textId="77777777" w:rsidR="008146DF" w:rsidRDefault="008146DF" w:rsidP="00E31452">
            <w:pPr>
              <w:jc w:val="center"/>
              <w:rPr>
                <w:rFonts w:ascii="Arial Narrow" w:hAnsi="Arial Narrow"/>
                <w:sz w:val="22"/>
              </w:rPr>
            </w:pPr>
            <w:r>
              <w:rPr>
                <w:rFonts w:ascii="Arial Narrow" w:hAnsi="Arial Narrow"/>
                <w:sz w:val="22"/>
              </w:rPr>
              <w:t>6.0</w:t>
            </w:r>
          </w:p>
        </w:tc>
        <w:tc>
          <w:tcPr>
            <w:tcW w:w="658" w:type="dxa"/>
          </w:tcPr>
          <w:p w14:paraId="13AA8AA9" w14:textId="77777777" w:rsidR="008146DF" w:rsidRDefault="008146DF" w:rsidP="00E31452">
            <w:pPr>
              <w:jc w:val="center"/>
              <w:rPr>
                <w:rFonts w:ascii="Arial Narrow" w:hAnsi="Arial Narrow"/>
                <w:sz w:val="22"/>
              </w:rPr>
            </w:pPr>
            <w:r>
              <w:rPr>
                <w:rFonts w:ascii="Arial Narrow" w:hAnsi="Arial Narrow"/>
                <w:sz w:val="22"/>
              </w:rPr>
              <w:t>6.5</w:t>
            </w:r>
          </w:p>
        </w:tc>
        <w:tc>
          <w:tcPr>
            <w:tcW w:w="657" w:type="dxa"/>
          </w:tcPr>
          <w:p w14:paraId="10961FA8" w14:textId="77777777" w:rsidR="008146DF" w:rsidRDefault="008146DF" w:rsidP="00E31452">
            <w:pPr>
              <w:jc w:val="center"/>
              <w:rPr>
                <w:rFonts w:ascii="Arial Narrow" w:hAnsi="Arial Narrow"/>
                <w:sz w:val="22"/>
              </w:rPr>
            </w:pPr>
            <w:r>
              <w:rPr>
                <w:rFonts w:ascii="Arial Narrow" w:hAnsi="Arial Narrow"/>
                <w:sz w:val="22"/>
              </w:rPr>
              <w:t>7.0</w:t>
            </w:r>
          </w:p>
        </w:tc>
        <w:tc>
          <w:tcPr>
            <w:tcW w:w="658" w:type="dxa"/>
          </w:tcPr>
          <w:p w14:paraId="6A493497" w14:textId="77777777" w:rsidR="008146DF" w:rsidRDefault="008146DF" w:rsidP="00E31452">
            <w:pPr>
              <w:jc w:val="center"/>
              <w:rPr>
                <w:rFonts w:ascii="Arial Narrow" w:hAnsi="Arial Narrow"/>
                <w:sz w:val="22"/>
              </w:rPr>
            </w:pPr>
            <w:r>
              <w:rPr>
                <w:rFonts w:ascii="Arial Narrow" w:hAnsi="Arial Narrow"/>
                <w:sz w:val="22"/>
              </w:rPr>
              <w:t>7.5</w:t>
            </w:r>
          </w:p>
        </w:tc>
        <w:tc>
          <w:tcPr>
            <w:tcW w:w="657" w:type="dxa"/>
          </w:tcPr>
          <w:p w14:paraId="1573666A" w14:textId="77777777" w:rsidR="008146DF" w:rsidRDefault="008146DF" w:rsidP="00E31452">
            <w:pPr>
              <w:jc w:val="center"/>
              <w:rPr>
                <w:rFonts w:ascii="Arial Narrow" w:hAnsi="Arial Narrow"/>
                <w:sz w:val="22"/>
              </w:rPr>
            </w:pPr>
            <w:r>
              <w:rPr>
                <w:rFonts w:ascii="Arial Narrow" w:hAnsi="Arial Narrow"/>
                <w:sz w:val="22"/>
              </w:rPr>
              <w:t>8.0</w:t>
            </w:r>
          </w:p>
        </w:tc>
        <w:tc>
          <w:tcPr>
            <w:tcW w:w="658" w:type="dxa"/>
          </w:tcPr>
          <w:p w14:paraId="072CB705" w14:textId="77777777" w:rsidR="008146DF" w:rsidRDefault="008146DF" w:rsidP="00E31452">
            <w:pPr>
              <w:jc w:val="center"/>
              <w:rPr>
                <w:rFonts w:ascii="Arial Narrow" w:hAnsi="Arial Narrow"/>
                <w:sz w:val="22"/>
              </w:rPr>
            </w:pPr>
            <w:r>
              <w:rPr>
                <w:rFonts w:ascii="Arial Narrow" w:hAnsi="Arial Narrow"/>
                <w:sz w:val="22"/>
              </w:rPr>
              <w:t>8.5</w:t>
            </w:r>
          </w:p>
        </w:tc>
        <w:tc>
          <w:tcPr>
            <w:tcW w:w="657" w:type="dxa"/>
          </w:tcPr>
          <w:p w14:paraId="5975EB5E" w14:textId="77777777" w:rsidR="008146DF" w:rsidRDefault="008146DF" w:rsidP="00E31452">
            <w:pPr>
              <w:jc w:val="center"/>
              <w:rPr>
                <w:rFonts w:ascii="Arial Narrow" w:hAnsi="Arial Narrow"/>
                <w:sz w:val="22"/>
              </w:rPr>
            </w:pPr>
            <w:r>
              <w:rPr>
                <w:rFonts w:ascii="Arial Narrow" w:hAnsi="Arial Narrow"/>
                <w:sz w:val="22"/>
              </w:rPr>
              <w:t>9.0</w:t>
            </w:r>
          </w:p>
        </w:tc>
        <w:tc>
          <w:tcPr>
            <w:tcW w:w="658" w:type="dxa"/>
          </w:tcPr>
          <w:p w14:paraId="1BD369F7" w14:textId="77777777" w:rsidR="008146DF" w:rsidRDefault="008146DF" w:rsidP="00E31452">
            <w:pPr>
              <w:jc w:val="center"/>
              <w:rPr>
                <w:rFonts w:ascii="Arial Narrow" w:hAnsi="Arial Narrow"/>
                <w:sz w:val="22"/>
              </w:rPr>
            </w:pPr>
            <w:r>
              <w:rPr>
                <w:rFonts w:ascii="Arial Narrow" w:hAnsi="Arial Narrow"/>
                <w:sz w:val="22"/>
              </w:rPr>
              <w:t>9.5</w:t>
            </w:r>
          </w:p>
        </w:tc>
        <w:tc>
          <w:tcPr>
            <w:tcW w:w="657" w:type="dxa"/>
          </w:tcPr>
          <w:p w14:paraId="1894E307" w14:textId="77777777" w:rsidR="008146DF" w:rsidRDefault="008146DF" w:rsidP="00E31452">
            <w:pPr>
              <w:jc w:val="center"/>
              <w:rPr>
                <w:rFonts w:ascii="Arial Narrow" w:hAnsi="Arial Narrow"/>
                <w:sz w:val="22"/>
              </w:rPr>
            </w:pPr>
            <w:r>
              <w:rPr>
                <w:rFonts w:ascii="Arial Narrow" w:hAnsi="Arial Narrow"/>
                <w:sz w:val="22"/>
              </w:rPr>
              <w:t>10.0</w:t>
            </w:r>
          </w:p>
        </w:tc>
        <w:tc>
          <w:tcPr>
            <w:tcW w:w="658" w:type="dxa"/>
          </w:tcPr>
          <w:p w14:paraId="22D64329" w14:textId="77777777" w:rsidR="008146DF" w:rsidRDefault="008146DF" w:rsidP="00E31452">
            <w:pPr>
              <w:jc w:val="center"/>
              <w:rPr>
                <w:rFonts w:ascii="Arial Narrow" w:hAnsi="Arial Narrow"/>
                <w:sz w:val="22"/>
              </w:rPr>
            </w:pPr>
            <w:r>
              <w:rPr>
                <w:rFonts w:ascii="Arial Narrow" w:hAnsi="Arial Narrow"/>
                <w:sz w:val="22"/>
              </w:rPr>
              <w:t>10.5</w:t>
            </w:r>
          </w:p>
        </w:tc>
      </w:tr>
      <w:tr w:rsidR="008146DF" w14:paraId="11A77085" w14:textId="77777777" w:rsidTr="00E31452">
        <w:trPr>
          <w:trHeight w:val="287"/>
        </w:trPr>
        <w:tc>
          <w:tcPr>
            <w:tcW w:w="2283" w:type="dxa"/>
            <w:tcBorders>
              <w:right w:val="single" w:sz="6" w:space="0" w:color="auto"/>
            </w:tcBorders>
          </w:tcPr>
          <w:p w14:paraId="44EE7316" w14:textId="77777777" w:rsidR="008146DF" w:rsidRDefault="008146DF" w:rsidP="00E31452">
            <w:pPr>
              <w:rPr>
                <w:rFonts w:ascii="Arial Narrow" w:hAnsi="Arial Narrow"/>
                <w:sz w:val="22"/>
              </w:rPr>
            </w:pPr>
            <w:r>
              <w:rPr>
                <w:rFonts w:ascii="Arial Narrow" w:hAnsi="Arial Narrow"/>
                <w:sz w:val="22"/>
              </w:rPr>
              <w:t>Bicycling 10 mph</w:t>
            </w:r>
          </w:p>
        </w:tc>
        <w:tc>
          <w:tcPr>
            <w:tcW w:w="657" w:type="dxa"/>
            <w:tcBorders>
              <w:left w:val="nil"/>
            </w:tcBorders>
          </w:tcPr>
          <w:p w14:paraId="0AC1F78D" w14:textId="77777777" w:rsidR="008146DF" w:rsidRDefault="008146DF" w:rsidP="00E31452">
            <w:pPr>
              <w:jc w:val="center"/>
              <w:rPr>
                <w:rFonts w:ascii="Arial Narrow" w:hAnsi="Arial Narrow"/>
                <w:sz w:val="22"/>
              </w:rPr>
            </w:pPr>
            <w:r>
              <w:rPr>
                <w:rFonts w:ascii="Arial Narrow" w:hAnsi="Arial Narrow"/>
                <w:sz w:val="22"/>
              </w:rPr>
              <w:t>4.2</w:t>
            </w:r>
          </w:p>
        </w:tc>
        <w:tc>
          <w:tcPr>
            <w:tcW w:w="658" w:type="dxa"/>
          </w:tcPr>
          <w:p w14:paraId="4E42868E" w14:textId="77777777" w:rsidR="008146DF" w:rsidRDefault="008146DF" w:rsidP="00E31452">
            <w:pPr>
              <w:jc w:val="center"/>
              <w:rPr>
                <w:rFonts w:ascii="Arial Narrow" w:hAnsi="Arial Narrow"/>
                <w:sz w:val="22"/>
              </w:rPr>
            </w:pPr>
            <w:r>
              <w:rPr>
                <w:rFonts w:ascii="Arial Narrow" w:hAnsi="Arial Narrow"/>
                <w:sz w:val="22"/>
              </w:rPr>
              <w:t>4.6</w:t>
            </w:r>
          </w:p>
        </w:tc>
        <w:tc>
          <w:tcPr>
            <w:tcW w:w="657" w:type="dxa"/>
          </w:tcPr>
          <w:p w14:paraId="6930E77A" w14:textId="77777777" w:rsidR="008146DF" w:rsidRDefault="008146DF" w:rsidP="00E31452">
            <w:pPr>
              <w:jc w:val="center"/>
              <w:rPr>
                <w:rFonts w:ascii="Arial Narrow" w:hAnsi="Arial Narrow"/>
                <w:sz w:val="22"/>
              </w:rPr>
            </w:pPr>
            <w:r>
              <w:rPr>
                <w:rFonts w:ascii="Arial Narrow" w:hAnsi="Arial Narrow"/>
                <w:sz w:val="22"/>
              </w:rPr>
              <w:t>5.1</w:t>
            </w:r>
          </w:p>
        </w:tc>
        <w:tc>
          <w:tcPr>
            <w:tcW w:w="658" w:type="dxa"/>
          </w:tcPr>
          <w:p w14:paraId="142D10C2" w14:textId="77777777" w:rsidR="008146DF" w:rsidRDefault="008146DF" w:rsidP="00E31452">
            <w:pPr>
              <w:jc w:val="center"/>
              <w:rPr>
                <w:rFonts w:ascii="Arial Narrow" w:hAnsi="Arial Narrow"/>
                <w:sz w:val="22"/>
              </w:rPr>
            </w:pPr>
            <w:r>
              <w:rPr>
                <w:rFonts w:ascii="Arial Narrow" w:hAnsi="Arial Narrow"/>
                <w:sz w:val="22"/>
              </w:rPr>
              <w:t>5.5</w:t>
            </w:r>
          </w:p>
        </w:tc>
        <w:tc>
          <w:tcPr>
            <w:tcW w:w="657" w:type="dxa"/>
          </w:tcPr>
          <w:p w14:paraId="1FE8A95C" w14:textId="77777777" w:rsidR="008146DF" w:rsidRDefault="008146DF" w:rsidP="00E31452">
            <w:pPr>
              <w:jc w:val="center"/>
              <w:rPr>
                <w:rFonts w:ascii="Arial Narrow" w:hAnsi="Arial Narrow"/>
                <w:sz w:val="22"/>
              </w:rPr>
            </w:pPr>
            <w:r>
              <w:rPr>
                <w:rFonts w:ascii="Arial Narrow" w:hAnsi="Arial Narrow"/>
                <w:sz w:val="22"/>
              </w:rPr>
              <w:t>5.9</w:t>
            </w:r>
          </w:p>
        </w:tc>
        <w:tc>
          <w:tcPr>
            <w:tcW w:w="658" w:type="dxa"/>
          </w:tcPr>
          <w:p w14:paraId="3BB601D1" w14:textId="77777777" w:rsidR="008146DF" w:rsidRDefault="008146DF" w:rsidP="00E31452">
            <w:pPr>
              <w:jc w:val="center"/>
              <w:rPr>
                <w:rFonts w:ascii="Arial Narrow" w:hAnsi="Arial Narrow"/>
                <w:sz w:val="22"/>
              </w:rPr>
            </w:pPr>
            <w:r>
              <w:rPr>
                <w:rFonts w:ascii="Arial Narrow" w:hAnsi="Arial Narrow"/>
                <w:sz w:val="22"/>
              </w:rPr>
              <w:t>6.4</w:t>
            </w:r>
          </w:p>
        </w:tc>
        <w:tc>
          <w:tcPr>
            <w:tcW w:w="657" w:type="dxa"/>
          </w:tcPr>
          <w:p w14:paraId="50708F22" w14:textId="77777777" w:rsidR="008146DF" w:rsidRDefault="008146DF" w:rsidP="00E31452">
            <w:pPr>
              <w:jc w:val="center"/>
              <w:rPr>
                <w:rFonts w:ascii="Arial Narrow" w:hAnsi="Arial Narrow"/>
                <w:sz w:val="22"/>
              </w:rPr>
            </w:pPr>
            <w:r>
              <w:rPr>
                <w:rFonts w:ascii="Arial Narrow" w:hAnsi="Arial Narrow"/>
                <w:sz w:val="22"/>
              </w:rPr>
              <w:t>6.8</w:t>
            </w:r>
          </w:p>
        </w:tc>
        <w:tc>
          <w:tcPr>
            <w:tcW w:w="658" w:type="dxa"/>
          </w:tcPr>
          <w:p w14:paraId="092FEDE3" w14:textId="77777777" w:rsidR="008146DF" w:rsidRDefault="008146DF" w:rsidP="00E31452">
            <w:pPr>
              <w:jc w:val="center"/>
              <w:rPr>
                <w:rFonts w:ascii="Arial Narrow" w:hAnsi="Arial Narrow"/>
                <w:sz w:val="22"/>
              </w:rPr>
            </w:pPr>
            <w:r>
              <w:rPr>
                <w:rFonts w:ascii="Arial Narrow" w:hAnsi="Arial Narrow"/>
                <w:sz w:val="22"/>
              </w:rPr>
              <w:t>7.2</w:t>
            </w:r>
          </w:p>
        </w:tc>
        <w:tc>
          <w:tcPr>
            <w:tcW w:w="657" w:type="dxa"/>
          </w:tcPr>
          <w:p w14:paraId="0EC5CB79" w14:textId="77777777" w:rsidR="008146DF" w:rsidRDefault="008146DF" w:rsidP="00E31452">
            <w:pPr>
              <w:jc w:val="center"/>
              <w:rPr>
                <w:rFonts w:ascii="Arial Narrow" w:hAnsi="Arial Narrow"/>
                <w:sz w:val="22"/>
              </w:rPr>
            </w:pPr>
            <w:r>
              <w:rPr>
                <w:rFonts w:ascii="Arial Narrow" w:hAnsi="Arial Narrow"/>
                <w:sz w:val="22"/>
              </w:rPr>
              <w:t>7.6</w:t>
            </w:r>
          </w:p>
        </w:tc>
        <w:tc>
          <w:tcPr>
            <w:tcW w:w="658" w:type="dxa"/>
          </w:tcPr>
          <w:p w14:paraId="551BA8AA" w14:textId="77777777" w:rsidR="008146DF" w:rsidRDefault="008146DF" w:rsidP="00E31452">
            <w:pPr>
              <w:jc w:val="center"/>
              <w:rPr>
                <w:rFonts w:ascii="Arial Narrow" w:hAnsi="Arial Narrow"/>
                <w:sz w:val="22"/>
              </w:rPr>
            </w:pPr>
            <w:r>
              <w:rPr>
                <w:rFonts w:ascii="Arial Narrow" w:hAnsi="Arial Narrow"/>
                <w:sz w:val="22"/>
              </w:rPr>
              <w:t>8.1</w:t>
            </w:r>
          </w:p>
        </w:tc>
        <w:tc>
          <w:tcPr>
            <w:tcW w:w="657" w:type="dxa"/>
          </w:tcPr>
          <w:p w14:paraId="21225515" w14:textId="77777777" w:rsidR="008146DF" w:rsidRDefault="008146DF" w:rsidP="00E31452">
            <w:pPr>
              <w:jc w:val="center"/>
              <w:rPr>
                <w:rFonts w:ascii="Arial Narrow" w:hAnsi="Arial Narrow"/>
                <w:sz w:val="22"/>
              </w:rPr>
            </w:pPr>
            <w:r>
              <w:rPr>
                <w:rFonts w:ascii="Arial Narrow" w:hAnsi="Arial Narrow"/>
                <w:sz w:val="22"/>
              </w:rPr>
              <w:t>8.5</w:t>
            </w:r>
          </w:p>
        </w:tc>
        <w:tc>
          <w:tcPr>
            <w:tcW w:w="658" w:type="dxa"/>
          </w:tcPr>
          <w:p w14:paraId="3D26B981" w14:textId="77777777" w:rsidR="008146DF" w:rsidRDefault="008146DF" w:rsidP="00E31452">
            <w:pPr>
              <w:jc w:val="center"/>
              <w:rPr>
                <w:rFonts w:ascii="Arial Narrow" w:hAnsi="Arial Narrow"/>
                <w:sz w:val="22"/>
              </w:rPr>
            </w:pPr>
            <w:r>
              <w:rPr>
                <w:rFonts w:ascii="Arial Narrow" w:hAnsi="Arial Narrow"/>
                <w:sz w:val="22"/>
              </w:rPr>
              <w:t>8.9</w:t>
            </w:r>
          </w:p>
        </w:tc>
      </w:tr>
      <w:tr w:rsidR="008146DF" w14:paraId="1E2BCF6C" w14:textId="77777777" w:rsidTr="00E31452">
        <w:trPr>
          <w:trHeight w:val="265"/>
        </w:trPr>
        <w:tc>
          <w:tcPr>
            <w:tcW w:w="2283" w:type="dxa"/>
            <w:tcBorders>
              <w:right w:val="single" w:sz="6" w:space="0" w:color="auto"/>
            </w:tcBorders>
          </w:tcPr>
          <w:p w14:paraId="5F944BF2" w14:textId="77777777" w:rsidR="008146DF" w:rsidRDefault="008146DF" w:rsidP="00E31452">
            <w:pPr>
              <w:rPr>
                <w:rFonts w:ascii="Arial Narrow" w:hAnsi="Arial Narrow"/>
                <w:sz w:val="22"/>
              </w:rPr>
            </w:pPr>
            <w:r>
              <w:rPr>
                <w:rFonts w:ascii="Arial Narrow" w:hAnsi="Arial Narrow"/>
                <w:sz w:val="22"/>
              </w:rPr>
              <w:t>Bicycling 15 mph</w:t>
            </w:r>
          </w:p>
        </w:tc>
        <w:tc>
          <w:tcPr>
            <w:tcW w:w="657" w:type="dxa"/>
            <w:tcBorders>
              <w:left w:val="nil"/>
            </w:tcBorders>
          </w:tcPr>
          <w:p w14:paraId="57327481" w14:textId="77777777" w:rsidR="008146DF" w:rsidRDefault="008146DF" w:rsidP="00E31452">
            <w:pPr>
              <w:jc w:val="center"/>
              <w:rPr>
                <w:rFonts w:ascii="Arial Narrow" w:hAnsi="Arial Narrow"/>
                <w:sz w:val="22"/>
              </w:rPr>
            </w:pPr>
            <w:r>
              <w:rPr>
                <w:rFonts w:ascii="Arial Narrow" w:hAnsi="Arial Narrow"/>
                <w:sz w:val="22"/>
              </w:rPr>
              <w:t>7.3</w:t>
            </w:r>
          </w:p>
        </w:tc>
        <w:tc>
          <w:tcPr>
            <w:tcW w:w="658" w:type="dxa"/>
          </w:tcPr>
          <w:p w14:paraId="45AC60CA" w14:textId="77777777" w:rsidR="008146DF" w:rsidRDefault="008146DF" w:rsidP="00E31452">
            <w:pPr>
              <w:jc w:val="center"/>
              <w:rPr>
                <w:rFonts w:ascii="Arial Narrow" w:hAnsi="Arial Narrow"/>
                <w:sz w:val="22"/>
              </w:rPr>
            </w:pPr>
            <w:r>
              <w:rPr>
                <w:rFonts w:ascii="Arial Narrow" w:hAnsi="Arial Narrow"/>
                <w:sz w:val="22"/>
              </w:rPr>
              <w:t>8.0</w:t>
            </w:r>
          </w:p>
        </w:tc>
        <w:tc>
          <w:tcPr>
            <w:tcW w:w="657" w:type="dxa"/>
          </w:tcPr>
          <w:p w14:paraId="0109FCC1" w14:textId="77777777" w:rsidR="008146DF" w:rsidRDefault="008146DF" w:rsidP="00E31452">
            <w:pPr>
              <w:jc w:val="center"/>
              <w:rPr>
                <w:rFonts w:ascii="Arial Narrow" w:hAnsi="Arial Narrow"/>
                <w:sz w:val="22"/>
              </w:rPr>
            </w:pPr>
            <w:r>
              <w:rPr>
                <w:rFonts w:ascii="Arial Narrow" w:hAnsi="Arial Narrow"/>
                <w:sz w:val="22"/>
              </w:rPr>
              <w:t>8.7</w:t>
            </w:r>
          </w:p>
        </w:tc>
        <w:tc>
          <w:tcPr>
            <w:tcW w:w="658" w:type="dxa"/>
          </w:tcPr>
          <w:p w14:paraId="773223A5" w14:textId="77777777" w:rsidR="008146DF" w:rsidRDefault="008146DF" w:rsidP="00E31452">
            <w:pPr>
              <w:jc w:val="center"/>
              <w:rPr>
                <w:rFonts w:ascii="Arial Narrow" w:hAnsi="Arial Narrow"/>
                <w:sz w:val="22"/>
              </w:rPr>
            </w:pPr>
            <w:r>
              <w:rPr>
                <w:rFonts w:ascii="Arial Narrow" w:hAnsi="Arial Narrow"/>
                <w:sz w:val="22"/>
              </w:rPr>
              <w:t>9.5</w:t>
            </w:r>
          </w:p>
        </w:tc>
        <w:tc>
          <w:tcPr>
            <w:tcW w:w="657" w:type="dxa"/>
          </w:tcPr>
          <w:p w14:paraId="598E5F3C" w14:textId="77777777" w:rsidR="008146DF" w:rsidRDefault="008146DF" w:rsidP="00E31452">
            <w:pPr>
              <w:jc w:val="center"/>
              <w:rPr>
                <w:rFonts w:ascii="Arial Narrow" w:hAnsi="Arial Narrow"/>
                <w:sz w:val="22"/>
              </w:rPr>
            </w:pPr>
            <w:r>
              <w:rPr>
                <w:rFonts w:ascii="Arial Narrow" w:hAnsi="Arial Narrow"/>
                <w:sz w:val="22"/>
              </w:rPr>
              <w:t>10.0</w:t>
            </w:r>
          </w:p>
        </w:tc>
        <w:tc>
          <w:tcPr>
            <w:tcW w:w="658" w:type="dxa"/>
          </w:tcPr>
          <w:p w14:paraId="45E87490" w14:textId="77777777" w:rsidR="008146DF" w:rsidRDefault="008146DF" w:rsidP="00E31452">
            <w:pPr>
              <w:jc w:val="center"/>
              <w:rPr>
                <w:rFonts w:ascii="Arial Narrow" w:hAnsi="Arial Narrow"/>
                <w:sz w:val="22"/>
              </w:rPr>
            </w:pPr>
            <w:r>
              <w:rPr>
                <w:rFonts w:ascii="Arial Narrow" w:hAnsi="Arial Narrow"/>
                <w:sz w:val="22"/>
              </w:rPr>
              <w:t>10.9</w:t>
            </w:r>
          </w:p>
        </w:tc>
        <w:tc>
          <w:tcPr>
            <w:tcW w:w="657" w:type="dxa"/>
          </w:tcPr>
          <w:p w14:paraId="01CC8425" w14:textId="77777777" w:rsidR="008146DF" w:rsidRDefault="008146DF" w:rsidP="00E31452">
            <w:pPr>
              <w:jc w:val="center"/>
              <w:rPr>
                <w:rFonts w:ascii="Arial Narrow" w:hAnsi="Arial Narrow"/>
                <w:sz w:val="22"/>
              </w:rPr>
            </w:pPr>
            <w:r>
              <w:rPr>
                <w:rFonts w:ascii="Arial Narrow" w:hAnsi="Arial Narrow"/>
                <w:sz w:val="22"/>
              </w:rPr>
              <w:t>11.6</w:t>
            </w:r>
          </w:p>
        </w:tc>
        <w:tc>
          <w:tcPr>
            <w:tcW w:w="658" w:type="dxa"/>
          </w:tcPr>
          <w:p w14:paraId="1DF62C07" w14:textId="77777777" w:rsidR="008146DF" w:rsidRDefault="008146DF" w:rsidP="00E31452">
            <w:pPr>
              <w:jc w:val="center"/>
              <w:rPr>
                <w:rFonts w:ascii="Arial Narrow" w:hAnsi="Arial Narrow"/>
                <w:sz w:val="22"/>
              </w:rPr>
            </w:pPr>
            <w:r>
              <w:rPr>
                <w:rFonts w:ascii="Arial Narrow" w:hAnsi="Arial Narrow"/>
                <w:sz w:val="22"/>
              </w:rPr>
              <w:t>12.4</w:t>
            </w:r>
          </w:p>
        </w:tc>
        <w:tc>
          <w:tcPr>
            <w:tcW w:w="657" w:type="dxa"/>
          </w:tcPr>
          <w:p w14:paraId="0803BEF2" w14:textId="77777777" w:rsidR="008146DF" w:rsidRDefault="008146DF" w:rsidP="00E31452">
            <w:pPr>
              <w:jc w:val="center"/>
              <w:rPr>
                <w:rFonts w:ascii="Arial Narrow" w:hAnsi="Arial Narrow"/>
                <w:sz w:val="22"/>
              </w:rPr>
            </w:pPr>
            <w:r>
              <w:rPr>
                <w:rFonts w:ascii="Arial Narrow" w:hAnsi="Arial Narrow"/>
                <w:sz w:val="22"/>
              </w:rPr>
              <w:t>13.1</w:t>
            </w:r>
          </w:p>
        </w:tc>
        <w:tc>
          <w:tcPr>
            <w:tcW w:w="658" w:type="dxa"/>
          </w:tcPr>
          <w:p w14:paraId="12C10F73" w14:textId="77777777" w:rsidR="008146DF" w:rsidRDefault="008146DF" w:rsidP="00E31452">
            <w:pPr>
              <w:jc w:val="center"/>
              <w:rPr>
                <w:rFonts w:ascii="Arial Narrow" w:hAnsi="Arial Narrow"/>
                <w:sz w:val="22"/>
              </w:rPr>
            </w:pPr>
            <w:r>
              <w:rPr>
                <w:rFonts w:ascii="Arial Narrow" w:hAnsi="Arial Narrow"/>
                <w:sz w:val="22"/>
              </w:rPr>
              <w:t>13.8</w:t>
            </w:r>
          </w:p>
        </w:tc>
        <w:tc>
          <w:tcPr>
            <w:tcW w:w="657" w:type="dxa"/>
          </w:tcPr>
          <w:p w14:paraId="137A77D6" w14:textId="77777777" w:rsidR="008146DF" w:rsidRDefault="008146DF" w:rsidP="00E31452">
            <w:pPr>
              <w:jc w:val="center"/>
              <w:rPr>
                <w:rFonts w:ascii="Arial Narrow" w:hAnsi="Arial Narrow"/>
                <w:sz w:val="22"/>
              </w:rPr>
            </w:pPr>
            <w:r>
              <w:rPr>
                <w:rFonts w:ascii="Arial Narrow" w:hAnsi="Arial Narrow"/>
                <w:sz w:val="22"/>
              </w:rPr>
              <w:t>14.5</w:t>
            </w:r>
          </w:p>
        </w:tc>
        <w:tc>
          <w:tcPr>
            <w:tcW w:w="658" w:type="dxa"/>
          </w:tcPr>
          <w:p w14:paraId="5C54040A" w14:textId="77777777" w:rsidR="008146DF" w:rsidRDefault="008146DF" w:rsidP="00E31452">
            <w:pPr>
              <w:jc w:val="center"/>
              <w:rPr>
                <w:rFonts w:ascii="Arial Narrow" w:hAnsi="Arial Narrow"/>
                <w:sz w:val="22"/>
              </w:rPr>
            </w:pPr>
            <w:r>
              <w:rPr>
                <w:rFonts w:ascii="Arial Narrow" w:hAnsi="Arial Narrow"/>
                <w:sz w:val="22"/>
              </w:rPr>
              <w:t>15.3</w:t>
            </w:r>
          </w:p>
        </w:tc>
      </w:tr>
      <w:tr w:rsidR="008146DF" w14:paraId="45F0F466" w14:textId="77777777" w:rsidTr="00E31452">
        <w:trPr>
          <w:trHeight w:val="265"/>
        </w:trPr>
        <w:tc>
          <w:tcPr>
            <w:tcW w:w="2283" w:type="dxa"/>
            <w:tcBorders>
              <w:right w:val="single" w:sz="6" w:space="0" w:color="auto"/>
            </w:tcBorders>
          </w:tcPr>
          <w:p w14:paraId="11C12945" w14:textId="77777777" w:rsidR="008146DF" w:rsidRDefault="008146DF" w:rsidP="00E31452">
            <w:pPr>
              <w:rPr>
                <w:rFonts w:ascii="Arial Narrow" w:hAnsi="Arial Narrow"/>
                <w:sz w:val="22"/>
              </w:rPr>
            </w:pPr>
            <w:r>
              <w:rPr>
                <w:rFonts w:ascii="Arial Narrow" w:hAnsi="Arial Narrow"/>
                <w:sz w:val="22"/>
              </w:rPr>
              <w:t>Bicycling 20 mph</w:t>
            </w:r>
          </w:p>
        </w:tc>
        <w:tc>
          <w:tcPr>
            <w:tcW w:w="657" w:type="dxa"/>
            <w:tcBorders>
              <w:left w:val="nil"/>
            </w:tcBorders>
          </w:tcPr>
          <w:p w14:paraId="3A58F709" w14:textId="77777777" w:rsidR="008146DF" w:rsidRDefault="008146DF" w:rsidP="00E31452">
            <w:pPr>
              <w:jc w:val="center"/>
              <w:rPr>
                <w:rFonts w:ascii="Arial Narrow" w:hAnsi="Arial Narrow"/>
                <w:sz w:val="22"/>
              </w:rPr>
            </w:pPr>
            <w:r>
              <w:rPr>
                <w:rFonts w:ascii="Arial Narrow" w:hAnsi="Arial Narrow"/>
                <w:sz w:val="22"/>
              </w:rPr>
              <w:t>10.7</w:t>
            </w:r>
          </w:p>
        </w:tc>
        <w:tc>
          <w:tcPr>
            <w:tcW w:w="658" w:type="dxa"/>
          </w:tcPr>
          <w:p w14:paraId="0209EC3D" w14:textId="77777777" w:rsidR="008146DF" w:rsidRDefault="008146DF" w:rsidP="00E31452">
            <w:pPr>
              <w:jc w:val="center"/>
              <w:rPr>
                <w:rFonts w:ascii="Arial Narrow" w:hAnsi="Arial Narrow"/>
                <w:sz w:val="22"/>
              </w:rPr>
            </w:pPr>
            <w:r>
              <w:rPr>
                <w:rFonts w:ascii="Arial Narrow" w:hAnsi="Arial Narrow"/>
                <w:sz w:val="22"/>
              </w:rPr>
              <w:t>11.7</w:t>
            </w:r>
          </w:p>
        </w:tc>
        <w:tc>
          <w:tcPr>
            <w:tcW w:w="657" w:type="dxa"/>
          </w:tcPr>
          <w:p w14:paraId="51B89D13" w14:textId="77777777" w:rsidR="008146DF" w:rsidRDefault="008146DF" w:rsidP="00E31452">
            <w:pPr>
              <w:jc w:val="center"/>
              <w:rPr>
                <w:rFonts w:ascii="Arial Narrow" w:hAnsi="Arial Narrow"/>
                <w:sz w:val="22"/>
              </w:rPr>
            </w:pPr>
            <w:r>
              <w:rPr>
                <w:rFonts w:ascii="Arial Narrow" w:hAnsi="Arial Narrow"/>
                <w:sz w:val="22"/>
              </w:rPr>
              <w:t>12.8</w:t>
            </w:r>
          </w:p>
        </w:tc>
        <w:tc>
          <w:tcPr>
            <w:tcW w:w="658" w:type="dxa"/>
          </w:tcPr>
          <w:p w14:paraId="326ED598" w14:textId="77777777" w:rsidR="008146DF" w:rsidRDefault="008146DF" w:rsidP="00E31452">
            <w:pPr>
              <w:jc w:val="center"/>
              <w:rPr>
                <w:rFonts w:ascii="Arial Narrow" w:hAnsi="Arial Narrow"/>
                <w:sz w:val="22"/>
              </w:rPr>
            </w:pPr>
            <w:r>
              <w:rPr>
                <w:rFonts w:ascii="Arial Narrow" w:hAnsi="Arial Narrow"/>
                <w:sz w:val="22"/>
              </w:rPr>
              <w:t>13.9</w:t>
            </w:r>
          </w:p>
        </w:tc>
        <w:tc>
          <w:tcPr>
            <w:tcW w:w="657" w:type="dxa"/>
          </w:tcPr>
          <w:p w14:paraId="61050414" w14:textId="77777777" w:rsidR="008146DF" w:rsidRDefault="008146DF" w:rsidP="00E31452">
            <w:pPr>
              <w:jc w:val="center"/>
              <w:rPr>
                <w:rFonts w:ascii="Arial Narrow" w:hAnsi="Arial Narrow"/>
                <w:sz w:val="22"/>
              </w:rPr>
            </w:pPr>
            <w:r>
              <w:rPr>
                <w:rFonts w:ascii="Arial Narrow" w:hAnsi="Arial Narrow"/>
                <w:sz w:val="22"/>
              </w:rPr>
              <w:t>14.9</w:t>
            </w:r>
          </w:p>
        </w:tc>
        <w:tc>
          <w:tcPr>
            <w:tcW w:w="658" w:type="dxa"/>
          </w:tcPr>
          <w:p w14:paraId="187A67A2" w14:textId="77777777" w:rsidR="008146DF" w:rsidRDefault="008146DF" w:rsidP="00E31452">
            <w:pPr>
              <w:jc w:val="center"/>
              <w:rPr>
                <w:rFonts w:ascii="Arial Narrow" w:hAnsi="Arial Narrow"/>
                <w:sz w:val="22"/>
              </w:rPr>
            </w:pPr>
            <w:r>
              <w:rPr>
                <w:rFonts w:ascii="Arial Narrow" w:hAnsi="Arial Narrow"/>
                <w:sz w:val="22"/>
              </w:rPr>
              <w:t>16.0</w:t>
            </w:r>
          </w:p>
        </w:tc>
        <w:tc>
          <w:tcPr>
            <w:tcW w:w="657" w:type="dxa"/>
          </w:tcPr>
          <w:p w14:paraId="2AE668B3" w14:textId="77777777" w:rsidR="008146DF" w:rsidRDefault="008146DF" w:rsidP="00E31452">
            <w:pPr>
              <w:jc w:val="center"/>
              <w:rPr>
                <w:rFonts w:ascii="Arial Narrow" w:hAnsi="Arial Narrow"/>
                <w:sz w:val="22"/>
              </w:rPr>
            </w:pPr>
            <w:r>
              <w:rPr>
                <w:rFonts w:ascii="Arial Narrow" w:hAnsi="Arial Narrow"/>
                <w:sz w:val="22"/>
              </w:rPr>
              <w:t>17.1</w:t>
            </w:r>
          </w:p>
        </w:tc>
        <w:tc>
          <w:tcPr>
            <w:tcW w:w="658" w:type="dxa"/>
          </w:tcPr>
          <w:p w14:paraId="644B735E" w14:textId="77777777" w:rsidR="008146DF" w:rsidRDefault="008146DF" w:rsidP="00E31452">
            <w:pPr>
              <w:jc w:val="center"/>
              <w:rPr>
                <w:rFonts w:ascii="Arial Narrow" w:hAnsi="Arial Narrow"/>
                <w:sz w:val="22"/>
              </w:rPr>
            </w:pPr>
            <w:r>
              <w:rPr>
                <w:rFonts w:ascii="Arial Narrow" w:hAnsi="Arial Narrow"/>
                <w:sz w:val="22"/>
              </w:rPr>
              <w:t>18.1</w:t>
            </w:r>
          </w:p>
        </w:tc>
        <w:tc>
          <w:tcPr>
            <w:tcW w:w="657" w:type="dxa"/>
          </w:tcPr>
          <w:p w14:paraId="3D95BCE8" w14:textId="77777777" w:rsidR="008146DF" w:rsidRDefault="008146DF" w:rsidP="00E31452">
            <w:pPr>
              <w:jc w:val="center"/>
              <w:rPr>
                <w:rFonts w:ascii="Arial Narrow" w:hAnsi="Arial Narrow"/>
                <w:sz w:val="22"/>
              </w:rPr>
            </w:pPr>
            <w:r>
              <w:rPr>
                <w:rFonts w:ascii="Arial Narrow" w:hAnsi="Arial Narrow"/>
                <w:sz w:val="22"/>
              </w:rPr>
              <w:t>19.2</w:t>
            </w:r>
          </w:p>
        </w:tc>
        <w:tc>
          <w:tcPr>
            <w:tcW w:w="658" w:type="dxa"/>
          </w:tcPr>
          <w:p w14:paraId="347CEF5E" w14:textId="77777777" w:rsidR="008146DF" w:rsidRDefault="008146DF" w:rsidP="00E31452">
            <w:pPr>
              <w:jc w:val="center"/>
              <w:rPr>
                <w:rFonts w:ascii="Arial Narrow" w:hAnsi="Arial Narrow"/>
                <w:sz w:val="22"/>
              </w:rPr>
            </w:pPr>
            <w:r>
              <w:rPr>
                <w:rFonts w:ascii="Arial Narrow" w:hAnsi="Arial Narrow"/>
                <w:sz w:val="22"/>
              </w:rPr>
              <w:t>20.3</w:t>
            </w:r>
          </w:p>
        </w:tc>
        <w:tc>
          <w:tcPr>
            <w:tcW w:w="657" w:type="dxa"/>
          </w:tcPr>
          <w:p w14:paraId="37F7AFE2" w14:textId="77777777" w:rsidR="008146DF" w:rsidRDefault="008146DF" w:rsidP="00E31452">
            <w:pPr>
              <w:jc w:val="center"/>
              <w:rPr>
                <w:rFonts w:ascii="Arial Narrow" w:hAnsi="Arial Narrow"/>
                <w:sz w:val="22"/>
              </w:rPr>
            </w:pPr>
            <w:r>
              <w:rPr>
                <w:rFonts w:ascii="Arial Narrow" w:hAnsi="Arial Narrow"/>
                <w:sz w:val="22"/>
              </w:rPr>
              <w:t>21.3</w:t>
            </w:r>
          </w:p>
        </w:tc>
        <w:tc>
          <w:tcPr>
            <w:tcW w:w="658" w:type="dxa"/>
          </w:tcPr>
          <w:p w14:paraId="34233690" w14:textId="77777777" w:rsidR="008146DF" w:rsidRDefault="008146DF" w:rsidP="00E31452">
            <w:pPr>
              <w:jc w:val="center"/>
              <w:rPr>
                <w:rFonts w:ascii="Arial Narrow" w:hAnsi="Arial Narrow"/>
                <w:sz w:val="22"/>
              </w:rPr>
            </w:pPr>
            <w:r>
              <w:rPr>
                <w:rFonts w:ascii="Arial Narrow" w:hAnsi="Arial Narrow"/>
                <w:sz w:val="22"/>
              </w:rPr>
              <w:t>22.4</w:t>
            </w:r>
          </w:p>
        </w:tc>
      </w:tr>
      <w:tr w:rsidR="008146DF" w14:paraId="6D31D55D" w14:textId="77777777" w:rsidTr="00E31452">
        <w:trPr>
          <w:trHeight w:val="265"/>
        </w:trPr>
        <w:tc>
          <w:tcPr>
            <w:tcW w:w="2283" w:type="dxa"/>
            <w:tcBorders>
              <w:right w:val="single" w:sz="6" w:space="0" w:color="auto"/>
            </w:tcBorders>
          </w:tcPr>
          <w:p w14:paraId="47DCCED6" w14:textId="77777777" w:rsidR="008146DF" w:rsidRDefault="008146DF" w:rsidP="00E31452">
            <w:pPr>
              <w:rPr>
                <w:rFonts w:ascii="Arial Narrow" w:hAnsi="Arial Narrow"/>
                <w:sz w:val="22"/>
              </w:rPr>
            </w:pPr>
            <w:r>
              <w:rPr>
                <w:rFonts w:ascii="Arial Narrow" w:hAnsi="Arial Narrow"/>
                <w:sz w:val="22"/>
              </w:rPr>
              <w:t>Jogging 12 min. mile</w:t>
            </w:r>
          </w:p>
        </w:tc>
        <w:tc>
          <w:tcPr>
            <w:tcW w:w="657" w:type="dxa"/>
            <w:tcBorders>
              <w:left w:val="nil"/>
            </w:tcBorders>
          </w:tcPr>
          <w:p w14:paraId="7CF7C327" w14:textId="77777777" w:rsidR="008146DF" w:rsidRDefault="008146DF" w:rsidP="00E31452">
            <w:pPr>
              <w:jc w:val="center"/>
              <w:rPr>
                <w:rFonts w:ascii="Arial Narrow" w:hAnsi="Arial Narrow"/>
                <w:sz w:val="22"/>
              </w:rPr>
            </w:pPr>
            <w:r>
              <w:rPr>
                <w:rFonts w:ascii="Arial Narrow" w:hAnsi="Arial Narrow"/>
                <w:sz w:val="22"/>
              </w:rPr>
              <w:t>6.0</w:t>
            </w:r>
          </w:p>
        </w:tc>
        <w:tc>
          <w:tcPr>
            <w:tcW w:w="658" w:type="dxa"/>
          </w:tcPr>
          <w:p w14:paraId="4806A016" w14:textId="77777777" w:rsidR="008146DF" w:rsidRDefault="008146DF" w:rsidP="00E31452">
            <w:pPr>
              <w:jc w:val="center"/>
              <w:rPr>
                <w:rFonts w:ascii="Arial Narrow" w:hAnsi="Arial Narrow"/>
                <w:sz w:val="22"/>
              </w:rPr>
            </w:pPr>
            <w:r>
              <w:rPr>
                <w:rFonts w:ascii="Arial Narrow" w:hAnsi="Arial Narrow"/>
                <w:sz w:val="22"/>
              </w:rPr>
              <w:t>6.6</w:t>
            </w:r>
          </w:p>
        </w:tc>
        <w:tc>
          <w:tcPr>
            <w:tcW w:w="657" w:type="dxa"/>
          </w:tcPr>
          <w:p w14:paraId="41383BA4" w14:textId="77777777" w:rsidR="008146DF" w:rsidRDefault="008146DF" w:rsidP="00E31452">
            <w:pPr>
              <w:jc w:val="center"/>
              <w:rPr>
                <w:rFonts w:ascii="Arial Narrow" w:hAnsi="Arial Narrow"/>
                <w:sz w:val="22"/>
              </w:rPr>
            </w:pPr>
            <w:r>
              <w:rPr>
                <w:rFonts w:ascii="Arial Narrow" w:hAnsi="Arial Narrow"/>
                <w:sz w:val="22"/>
              </w:rPr>
              <w:t>7.3</w:t>
            </w:r>
          </w:p>
        </w:tc>
        <w:tc>
          <w:tcPr>
            <w:tcW w:w="658" w:type="dxa"/>
          </w:tcPr>
          <w:p w14:paraId="2554DFA4" w14:textId="77777777" w:rsidR="008146DF" w:rsidRDefault="008146DF" w:rsidP="00E31452">
            <w:pPr>
              <w:jc w:val="center"/>
              <w:rPr>
                <w:rFonts w:ascii="Arial Narrow" w:hAnsi="Arial Narrow"/>
                <w:sz w:val="22"/>
              </w:rPr>
            </w:pPr>
            <w:r>
              <w:rPr>
                <w:rFonts w:ascii="Arial Narrow" w:hAnsi="Arial Narrow"/>
                <w:sz w:val="22"/>
              </w:rPr>
              <w:t>7.9</w:t>
            </w:r>
          </w:p>
        </w:tc>
        <w:tc>
          <w:tcPr>
            <w:tcW w:w="657" w:type="dxa"/>
          </w:tcPr>
          <w:p w14:paraId="441460FB" w14:textId="77777777" w:rsidR="008146DF" w:rsidRDefault="008146DF" w:rsidP="00E31452">
            <w:pPr>
              <w:jc w:val="center"/>
              <w:rPr>
                <w:rFonts w:ascii="Arial Narrow" w:hAnsi="Arial Narrow"/>
                <w:sz w:val="22"/>
              </w:rPr>
            </w:pPr>
            <w:r>
              <w:rPr>
                <w:rFonts w:ascii="Arial Narrow" w:hAnsi="Arial Narrow"/>
                <w:sz w:val="22"/>
              </w:rPr>
              <w:t>8.5</w:t>
            </w:r>
          </w:p>
        </w:tc>
        <w:tc>
          <w:tcPr>
            <w:tcW w:w="658" w:type="dxa"/>
          </w:tcPr>
          <w:p w14:paraId="5CD9652F" w14:textId="77777777" w:rsidR="008146DF" w:rsidRDefault="008146DF" w:rsidP="00E31452">
            <w:pPr>
              <w:jc w:val="center"/>
              <w:rPr>
                <w:rFonts w:ascii="Arial Narrow" w:hAnsi="Arial Narrow"/>
                <w:sz w:val="22"/>
              </w:rPr>
            </w:pPr>
            <w:r>
              <w:rPr>
                <w:rFonts w:ascii="Arial Narrow" w:hAnsi="Arial Narrow"/>
                <w:sz w:val="22"/>
              </w:rPr>
              <w:t>9.1</w:t>
            </w:r>
          </w:p>
        </w:tc>
        <w:tc>
          <w:tcPr>
            <w:tcW w:w="657" w:type="dxa"/>
          </w:tcPr>
          <w:p w14:paraId="1B0B9A69" w14:textId="77777777" w:rsidR="008146DF" w:rsidRDefault="008146DF" w:rsidP="00E31452">
            <w:pPr>
              <w:jc w:val="center"/>
              <w:rPr>
                <w:rFonts w:ascii="Arial Narrow" w:hAnsi="Arial Narrow"/>
                <w:sz w:val="22"/>
              </w:rPr>
            </w:pPr>
            <w:r>
              <w:rPr>
                <w:rFonts w:ascii="Arial Narrow" w:hAnsi="Arial Narrow"/>
                <w:sz w:val="22"/>
              </w:rPr>
              <w:t>9.7</w:t>
            </w:r>
          </w:p>
        </w:tc>
        <w:tc>
          <w:tcPr>
            <w:tcW w:w="658" w:type="dxa"/>
          </w:tcPr>
          <w:p w14:paraId="272F7BEC" w14:textId="77777777" w:rsidR="008146DF" w:rsidRDefault="008146DF" w:rsidP="00E31452">
            <w:pPr>
              <w:jc w:val="center"/>
              <w:rPr>
                <w:rFonts w:ascii="Arial Narrow" w:hAnsi="Arial Narrow"/>
                <w:sz w:val="22"/>
              </w:rPr>
            </w:pPr>
            <w:r>
              <w:rPr>
                <w:rFonts w:ascii="Arial Narrow" w:hAnsi="Arial Narrow"/>
                <w:sz w:val="22"/>
              </w:rPr>
              <w:t>10.3</w:t>
            </w:r>
          </w:p>
        </w:tc>
        <w:tc>
          <w:tcPr>
            <w:tcW w:w="657" w:type="dxa"/>
          </w:tcPr>
          <w:p w14:paraId="63B1D50A" w14:textId="77777777" w:rsidR="008146DF" w:rsidRDefault="008146DF" w:rsidP="00E31452">
            <w:pPr>
              <w:jc w:val="center"/>
              <w:rPr>
                <w:rFonts w:ascii="Arial Narrow" w:hAnsi="Arial Narrow"/>
                <w:sz w:val="22"/>
              </w:rPr>
            </w:pPr>
            <w:r>
              <w:rPr>
                <w:rFonts w:ascii="Arial Narrow" w:hAnsi="Arial Narrow"/>
                <w:sz w:val="22"/>
              </w:rPr>
              <w:t>10.9</w:t>
            </w:r>
          </w:p>
        </w:tc>
        <w:tc>
          <w:tcPr>
            <w:tcW w:w="658" w:type="dxa"/>
          </w:tcPr>
          <w:p w14:paraId="3846C556" w14:textId="77777777" w:rsidR="008146DF" w:rsidRDefault="008146DF" w:rsidP="00E31452">
            <w:pPr>
              <w:jc w:val="center"/>
              <w:rPr>
                <w:rFonts w:ascii="Arial Narrow" w:hAnsi="Arial Narrow"/>
                <w:sz w:val="22"/>
              </w:rPr>
            </w:pPr>
            <w:r>
              <w:rPr>
                <w:rFonts w:ascii="Arial Narrow" w:hAnsi="Arial Narrow"/>
                <w:sz w:val="22"/>
              </w:rPr>
              <w:t>11.6</w:t>
            </w:r>
          </w:p>
        </w:tc>
        <w:tc>
          <w:tcPr>
            <w:tcW w:w="657" w:type="dxa"/>
          </w:tcPr>
          <w:p w14:paraId="0E0D52E1" w14:textId="77777777" w:rsidR="008146DF" w:rsidRDefault="008146DF" w:rsidP="00E31452">
            <w:pPr>
              <w:jc w:val="center"/>
              <w:rPr>
                <w:rFonts w:ascii="Arial Narrow" w:hAnsi="Arial Narrow"/>
                <w:sz w:val="22"/>
              </w:rPr>
            </w:pPr>
            <w:r>
              <w:rPr>
                <w:rFonts w:ascii="Arial Narrow" w:hAnsi="Arial Narrow"/>
                <w:sz w:val="22"/>
              </w:rPr>
              <w:t>12.2</w:t>
            </w:r>
          </w:p>
        </w:tc>
        <w:tc>
          <w:tcPr>
            <w:tcW w:w="658" w:type="dxa"/>
          </w:tcPr>
          <w:p w14:paraId="30314506" w14:textId="77777777" w:rsidR="008146DF" w:rsidRDefault="008146DF" w:rsidP="00E31452">
            <w:pPr>
              <w:jc w:val="center"/>
              <w:rPr>
                <w:rFonts w:ascii="Arial Narrow" w:hAnsi="Arial Narrow"/>
                <w:sz w:val="22"/>
              </w:rPr>
            </w:pPr>
            <w:r>
              <w:rPr>
                <w:rFonts w:ascii="Arial Narrow" w:hAnsi="Arial Narrow"/>
                <w:sz w:val="22"/>
              </w:rPr>
              <w:t>12.8</w:t>
            </w:r>
          </w:p>
        </w:tc>
      </w:tr>
      <w:tr w:rsidR="008146DF" w14:paraId="334CA654" w14:textId="77777777" w:rsidTr="00E31452">
        <w:trPr>
          <w:trHeight w:val="287"/>
        </w:trPr>
        <w:tc>
          <w:tcPr>
            <w:tcW w:w="2283" w:type="dxa"/>
            <w:tcBorders>
              <w:right w:val="single" w:sz="6" w:space="0" w:color="auto"/>
            </w:tcBorders>
          </w:tcPr>
          <w:p w14:paraId="2BD336FD" w14:textId="77777777" w:rsidR="008146DF" w:rsidRDefault="008146DF" w:rsidP="00E31452">
            <w:pPr>
              <w:rPr>
                <w:rFonts w:ascii="Arial Narrow" w:hAnsi="Arial Narrow"/>
                <w:sz w:val="22"/>
              </w:rPr>
            </w:pPr>
            <w:r>
              <w:rPr>
                <w:rFonts w:ascii="Arial Narrow" w:hAnsi="Arial Narrow"/>
                <w:sz w:val="22"/>
              </w:rPr>
              <w:t>Jogging 10 min. mile</w:t>
            </w:r>
          </w:p>
        </w:tc>
        <w:tc>
          <w:tcPr>
            <w:tcW w:w="657" w:type="dxa"/>
            <w:tcBorders>
              <w:left w:val="nil"/>
            </w:tcBorders>
          </w:tcPr>
          <w:p w14:paraId="60F15875" w14:textId="77777777" w:rsidR="008146DF" w:rsidRDefault="008146DF" w:rsidP="00E31452">
            <w:pPr>
              <w:jc w:val="center"/>
              <w:rPr>
                <w:rFonts w:ascii="Arial Narrow" w:hAnsi="Arial Narrow"/>
                <w:sz w:val="22"/>
              </w:rPr>
            </w:pPr>
            <w:r>
              <w:rPr>
                <w:rFonts w:ascii="Arial Narrow" w:hAnsi="Arial Narrow"/>
                <w:sz w:val="22"/>
              </w:rPr>
              <w:t>7.2</w:t>
            </w:r>
          </w:p>
        </w:tc>
        <w:tc>
          <w:tcPr>
            <w:tcW w:w="658" w:type="dxa"/>
          </w:tcPr>
          <w:p w14:paraId="25DB6476" w14:textId="77777777" w:rsidR="008146DF" w:rsidRDefault="008146DF" w:rsidP="00E31452">
            <w:pPr>
              <w:jc w:val="center"/>
              <w:rPr>
                <w:rFonts w:ascii="Arial Narrow" w:hAnsi="Arial Narrow"/>
                <w:sz w:val="22"/>
              </w:rPr>
            </w:pPr>
            <w:r>
              <w:rPr>
                <w:rFonts w:ascii="Arial Narrow" w:hAnsi="Arial Narrow"/>
                <w:sz w:val="22"/>
              </w:rPr>
              <w:t>8.0</w:t>
            </w:r>
          </w:p>
        </w:tc>
        <w:tc>
          <w:tcPr>
            <w:tcW w:w="657" w:type="dxa"/>
          </w:tcPr>
          <w:p w14:paraId="6CA9C22E" w14:textId="77777777" w:rsidR="008146DF" w:rsidRDefault="008146DF" w:rsidP="00E31452">
            <w:pPr>
              <w:jc w:val="center"/>
              <w:rPr>
                <w:rFonts w:ascii="Arial Narrow" w:hAnsi="Arial Narrow"/>
                <w:sz w:val="22"/>
              </w:rPr>
            </w:pPr>
            <w:r>
              <w:rPr>
                <w:rFonts w:ascii="Arial Narrow" w:hAnsi="Arial Narrow"/>
                <w:sz w:val="22"/>
              </w:rPr>
              <w:t>8.7</w:t>
            </w:r>
          </w:p>
        </w:tc>
        <w:tc>
          <w:tcPr>
            <w:tcW w:w="658" w:type="dxa"/>
          </w:tcPr>
          <w:p w14:paraId="478B4B35" w14:textId="77777777" w:rsidR="008146DF" w:rsidRDefault="008146DF" w:rsidP="00E31452">
            <w:pPr>
              <w:jc w:val="center"/>
              <w:rPr>
                <w:rFonts w:ascii="Arial Narrow" w:hAnsi="Arial Narrow"/>
                <w:sz w:val="22"/>
              </w:rPr>
            </w:pPr>
            <w:r>
              <w:rPr>
                <w:rFonts w:ascii="Arial Narrow" w:hAnsi="Arial Narrow"/>
                <w:sz w:val="22"/>
              </w:rPr>
              <w:t>9.5</w:t>
            </w:r>
          </w:p>
        </w:tc>
        <w:tc>
          <w:tcPr>
            <w:tcW w:w="657" w:type="dxa"/>
          </w:tcPr>
          <w:p w14:paraId="45D10AB1" w14:textId="77777777" w:rsidR="008146DF" w:rsidRDefault="008146DF" w:rsidP="00E31452">
            <w:pPr>
              <w:jc w:val="center"/>
              <w:rPr>
                <w:rFonts w:ascii="Arial Narrow" w:hAnsi="Arial Narrow"/>
                <w:sz w:val="22"/>
              </w:rPr>
            </w:pPr>
            <w:r>
              <w:rPr>
                <w:rFonts w:ascii="Arial Narrow" w:hAnsi="Arial Narrow"/>
                <w:sz w:val="22"/>
              </w:rPr>
              <w:t>10.2</w:t>
            </w:r>
          </w:p>
        </w:tc>
        <w:tc>
          <w:tcPr>
            <w:tcW w:w="658" w:type="dxa"/>
          </w:tcPr>
          <w:p w14:paraId="7F940B5A" w14:textId="77777777" w:rsidR="008146DF" w:rsidRDefault="008146DF" w:rsidP="00E31452">
            <w:pPr>
              <w:jc w:val="center"/>
              <w:rPr>
                <w:rFonts w:ascii="Arial Narrow" w:hAnsi="Arial Narrow"/>
                <w:sz w:val="22"/>
              </w:rPr>
            </w:pPr>
            <w:r>
              <w:rPr>
                <w:rFonts w:ascii="Arial Narrow" w:hAnsi="Arial Narrow"/>
                <w:sz w:val="22"/>
              </w:rPr>
              <w:t>10.9</w:t>
            </w:r>
          </w:p>
        </w:tc>
        <w:tc>
          <w:tcPr>
            <w:tcW w:w="657" w:type="dxa"/>
          </w:tcPr>
          <w:p w14:paraId="6D8480D7" w14:textId="77777777" w:rsidR="008146DF" w:rsidRDefault="008146DF" w:rsidP="00E31452">
            <w:pPr>
              <w:jc w:val="center"/>
              <w:rPr>
                <w:rFonts w:ascii="Arial Narrow" w:hAnsi="Arial Narrow"/>
                <w:sz w:val="22"/>
              </w:rPr>
            </w:pPr>
            <w:r>
              <w:rPr>
                <w:rFonts w:ascii="Arial Narrow" w:hAnsi="Arial Narrow"/>
                <w:sz w:val="22"/>
              </w:rPr>
              <w:t>11.7</w:t>
            </w:r>
          </w:p>
        </w:tc>
        <w:tc>
          <w:tcPr>
            <w:tcW w:w="658" w:type="dxa"/>
          </w:tcPr>
          <w:p w14:paraId="0F4FAFC5" w14:textId="77777777" w:rsidR="008146DF" w:rsidRDefault="008146DF" w:rsidP="00E31452">
            <w:pPr>
              <w:jc w:val="center"/>
              <w:rPr>
                <w:rFonts w:ascii="Arial Narrow" w:hAnsi="Arial Narrow"/>
                <w:sz w:val="22"/>
              </w:rPr>
            </w:pPr>
            <w:r>
              <w:rPr>
                <w:rFonts w:ascii="Arial Narrow" w:hAnsi="Arial Narrow"/>
                <w:sz w:val="22"/>
              </w:rPr>
              <w:t>12.4</w:t>
            </w:r>
          </w:p>
        </w:tc>
        <w:tc>
          <w:tcPr>
            <w:tcW w:w="657" w:type="dxa"/>
          </w:tcPr>
          <w:p w14:paraId="7F16CF30" w14:textId="77777777" w:rsidR="008146DF" w:rsidRDefault="008146DF" w:rsidP="00E31452">
            <w:pPr>
              <w:jc w:val="center"/>
              <w:rPr>
                <w:rFonts w:ascii="Arial Narrow" w:hAnsi="Arial Narrow"/>
                <w:sz w:val="22"/>
              </w:rPr>
            </w:pPr>
            <w:r>
              <w:rPr>
                <w:rFonts w:ascii="Arial Narrow" w:hAnsi="Arial Narrow"/>
                <w:sz w:val="22"/>
              </w:rPr>
              <w:t>13.1</w:t>
            </w:r>
          </w:p>
        </w:tc>
        <w:tc>
          <w:tcPr>
            <w:tcW w:w="658" w:type="dxa"/>
          </w:tcPr>
          <w:p w14:paraId="29174E3D" w14:textId="77777777" w:rsidR="008146DF" w:rsidRDefault="008146DF" w:rsidP="00E31452">
            <w:pPr>
              <w:jc w:val="center"/>
              <w:rPr>
                <w:rFonts w:ascii="Arial Narrow" w:hAnsi="Arial Narrow"/>
                <w:sz w:val="22"/>
              </w:rPr>
            </w:pPr>
            <w:r>
              <w:rPr>
                <w:rFonts w:ascii="Arial Narrow" w:hAnsi="Arial Narrow"/>
                <w:sz w:val="22"/>
              </w:rPr>
              <w:t>13.8</w:t>
            </w:r>
          </w:p>
        </w:tc>
        <w:tc>
          <w:tcPr>
            <w:tcW w:w="657" w:type="dxa"/>
          </w:tcPr>
          <w:p w14:paraId="7E213FEA" w14:textId="77777777" w:rsidR="008146DF" w:rsidRDefault="008146DF" w:rsidP="00E31452">
            <w:pPr>
              <w:jc w:val="center"/>
              <w:rPr>
                <w:rFonts w:ascii="Arial Narrow" w:hAnsi="Arial Narrow"/>
                <w:sz w:val="22"/>
              </w:rPr>
            </w:pPr>
            <w:r>
              <w:rPr>
                <w:rFonts w:ascii="Arial Narrow" w:hAnsi="Arial Narrow"/>
                <w:sz w:val="22"/>
              </w:rPr>
              <w:t>14.6</w:t>
            </w:r>
          </w:p>
        </w:tc>
        <w:tc>
          <w:tcPr>
            <w:tcW w:w="658" w:type="dxa"/>
          </w:tcPr>
          <w:p w14:paraId="5C9DF854" w14:textId="77777777" w:rsidR="008146DF" w:rsidRDefault="008146DF" w:rsidP="00E31452">
            <w:pPr>
              <w:jc w:val="center"/>
              <w:rPr>
                <w:rFonts w:ascii="Arial Narrow" w:hAnsi="Arial Narrow"/>
                <w:sz w:val="22"/>
              </w:rPr>
            </w:pPr>
            <w:r>
              <w:rPr>
                <w:rFonts w:ascii="Arial Narrow" w:hAnsi="Arial Narrow"/>
                <w:sz w:val="22"/>
              </w:rPr>
              <w:t>15.4</w:t>
            </w:r>
          </w:p>
        </w:tc>
      </w:tr>
      <w:tr w:rsidR="008146DF" w14:paraId="17037600" w14:textId="77777777" w:rsidTr="00E31452">
        <w:trPr>
          <w:trHeight w:val="265"/>
        </w:trPr>
        <w:tc>
          <w:tcPr>
            <w:tcW w:w="2283" w:type="dxa"/>
            <w:tcBorders>
              <w:right w:val="single" w:sz="6" w:space="0" w:color="auto"/>
            </w:tcBorders>
          </w:tcPr>
          <w:p w14:paraId="1E95A901" w14:textId="77777777" w:rsidR="008146DF" w:rsidRDefault="008146DF" w:rsidP="00E31452">
            <w:pPr>
              <w:rPr>
                <w:rFonts w:ascii="Arial Narrow" w:hAnsi="Arial Narrow"/>
                <w:sz w:val="22"/>
              </w:rPr>
            </w:pPr>
            <w:r>
              <w:rPr>
                <w:rFonts w:ascii="Arial Narrow" w:hAnsi="Arial Narrow"/>
                <w:sz w:val="22"/>
              </w:rPr>
              <w:t>Jogging 7.5 min. mile</w:t>
            </w:r>
          </w:p>
        </w:tc>
        <w:tc>
          <w:tcPr>
            <w:tcW w:w="657" w:type="dxa"/>
            <w:tcBorders>
              <w:left w:val="nil"/>
            </w:tcBorders>
          </w:tcPr>
          <w:p w14:paraId="6E813F96" w14:textId="77777777" w:rsidR="008146DF" w:rsidRDefault="008146DF" w:rsidP="00E31452">
            <w:pPr>
              <w:jc w:val="center"/>
              <w:rPr>
                <w:rFonts w:ascii="Arial Narrow" w:hAnsi="Arial Narrow"/>
                <w:sz w:val="22"/>
              </w:rPr>
            </w:pPr>
            <w:r>
              <w:rPr>
                <w:rFonts w:ascii="Arial Narrow" w:hAnsi="Arial Narrow"/>
                <w:sz w:val="22"/>
              </w:rPr>
              <w:t>9.7</w:t>
            </w:r>
          </w:p>
        </w:tc>
        <w:tc>
          <w:tcPr>
            <w:tcW w:w="658" w:type="dxa"/>
          </w:tcPr>
          <w:p w14:paraId="6F714E7B" w14:textId="77777777" w:rsidR="008146DF" w:rsidRDefault="008146DF" w:rsidP="00E31452">
            <w:pPr>
              <w:jc w:val="center"/>
              <w:rPr>
                <w:rFonts w:ascii="Arial Narrow" w:hAnsi="Arial Narrow"/>
                <w:sz w:val="22"/>
              </w:rPr>
            </w:pPr>
            <w:r>
              <w:rPr>
                <w:rFonts w:ascii="Arial Narrow" w:hAnsi="Arial Narrow"/>
                <w:sz w:val="22"/>
              </w:rPr>
              <w:t>10.7</w:t>
            </w:r>
          </w:p>
        </w:tc>
        <w:tc>
          <w:tcPr>
            <w:tcW w:w="657" w:type="dxa"/>
          </w:tcPr>
          <w:p w14:paraId="68DCC196" w14:textId="77777777" w:rsidR="008146DF" w:rsidRDefault="008146DF" w:rsidP="00E31452">
            <w:pPr>
              <w:jc w:val="center"/>
              <w:rPr>
                <w:rFonts w:ascii="Arial Narrow" w:hAnsi="Arial Narrow"/>
                <w:sz w:val="22"/>
              </w:rPr>
            </w:pPr>
            <w:r>
              <w:rPr>
                <w:rFonts w:ascii="Arial Narrow" w:hAnsi="Arial Narrow"/>
                <w:sz w:val="22"/>
              </w:rPr>
              <w:t>11.6</w:t>
            </w:r>
          </w:p>
        </w:tc>
        <w:tc>
          <w:tcPr>
            <w:tcW w:w="658" w:type="dxa"/>
          </w:tcPr>
          <w:p w14:paraId="77FB8FE6" w14:textId="77777777" w:rsidR="008146DF" w:rsidRDefault="008146DF" w:rsidP="00E31452">
            <w:pPr>
              <w:jc w:val="center"/>
              <w:rPr>
                <w:rFonts w:ascii="Arial Narrow" w:hAnsi="Arial Narrow"/>
                <w:sz w:val="22"/>
              </w:rPr>
            </w:pPr>
            <w:r>
              <w:rPr>
                <w:rFonts w:ascii="Arial Narrow" w:hAnsi="Arial Narrow"/>
                <w:sz w:val="22"/>
              </w:rPr>
              <w:t>12.6</w:t>
            </w:r>
          </w:p>
        </w:tc>
        <w:tc>
          <w:tcPr>
            <w:tcW w:w="657" w:type="dxa"/>
          </w:tcPr>
          <w:p w14:paraId="08CC66CA" w14:textId="77777777" w:rsidR="008146DF" w:rsidRDefault="008146DF" w:rsidP="00E31452">
            <w:pPr>
              <w:jc w:val="center"/>
              <w:rPr>
                <w:rFonts w:ascii="Arial Narrow" w:hAnsi="Arial Narrow"/>
                <w:sz w:val="22"/>
              </w:rPr>
            </w:pPr>
            <w:r>
              <w:rPr>
                <w:rFonts w:ascii="Arial Narrow" w:hAnsi="Arial Narrow"/>
                <w:sz w:val="22"/>
              </w:rPr>
              <w:t>13.6</w:t>
            </w:r>
          </w:p>
        </w:tc>
        <w:tc>
          <w:tcPr>
            <w:tcW w:w="658" w:type="dxa"/>
          </w:tcPr>
          <w:p w14:paraId="24900D28" w14:textId="77777777" w:rsidR="008146DF" w:rsidRDefault="008146DF" w:rsidP="00E31452">
            <w:pPr>
              <w:jc w:val="center"/>
              <w:rPr>
                <w:rFonts w:ascii="Arial Narrow" w:hAnsi="Arial Narrow"/>
                <w:sz w:val="22"/>
              </w:rPr>
            </w:pPr>
            <w:r>
              <w:rPr>
                <w:rFonts w:ascii="Arial Narrow" w:hAnsi="Arial Narrow"/>
                <w:sz w:val="22"/>
              </w:rPr>
              <w:t>14.6</w:t>
            </w:r>
          </w:p>
        </w:tc>
        <w:tc>
          <w:tcPr>
            <w:tcW w:w="657" w:type="dxa"/>
          </w:tcPr>
          <w:p w14:paraId="45556CBB" w14:textId="77777777" w:rsidR="008146DF" w:rsidRDefault="008146DF" w:rsidP="00E31452">
            <w:pPr>
              <w:jc w:val="center"/>
              <w:rPr>
                <w:rFonts w:ascii="Arial Narrow" w:hAnsi="Arial Narrow"/>
                <w:sz w:val="22"/>
              </w:rPr>
            </w:pPr>
            <w:r>
              <w:rPr>
                <w:rFonts w:ascii="Arial Narrow" w:hAnsi="Arial Narrow"/>
                <w:sz w:val="22"/>
              </w:rPr>
              <w:t>15.6</w:t>
            </w:r>
          </w:p>
        </w:tc>
        <w:tc>
          <w:tcPr>
            <w:tcW w:w="658" w:type="dxa"/>
          </w:tcPr>
          <w:p w14:paraId="79391A6C" w14:textId="77777777" w:rsidR="008146DF" w:rsidRDefault="008146DF" w:rsidP="00E31452">
            <w:pPr>
              <w:jc w:val="center"/>
              <w:rPr>
                <w:rFonts w:ascii="Arial Narrow" w:hAnsi="Arial Narrow"/>
                <w:sz w:val="22"/>
              </w:rPr>
            </w:pPr>
            <w:r>
              <w:rPr>
                <w:rFonts w:ascii="Arial Narrow" w:hAnsi="Arial Narrow"/>
                <w:sz w:val="22"/>
              </w:rPr>
              <w:t>16.6</w:t>
            </w:r>
          </w:p>
        </w:tc>
        <w:tc>
          <w:tcPr>
            <w:tcW w:w="657" w:type="dxa"/>
          </w:tcPr>
          <w:p w14:paraId="1EB78EEF" w14:textId="77777777" w:rsidR="008146DF" w:rsidRDefault="008146DF" w:rsidP="00E31452">
            <w:pPr>
              <w:jc w:val="center"/>
              <w:rPr>
                <w:rFonts w:ascii="Arial Narrow" w:hAnsi="Arial Narrow"/>
                <w:sz w:val="22"/>
              </w:rPr>
            </w:pPr>
            <w:r>
              <w:rPr>
                <w:rFonts w:ascii="Arial Narrow" w:hAnsi="Arial Narrow"/>
                <w:sz w:val="22"/>
              </w:rPr>
              <w:t>17.6</w:t>
            </w:r>
          </w:p>
        </w:tc>
        <w:tc>
          <w:tcPr>
            <w:tcW w:w="658" w:type="dxa"/>
          </w:tcPr>
          <w:p w14:paraId="02F3174F" w14:textId="77777777" w:rsidR="008146DF" w:rsidRDefault="008146DF" w:rsidP="00E31452">
            <w:pPr>
              <w:jc w:val="center"/>
              <w:rPr>
                <w:rFonts w:ascii="Arial Narrow" w:hAnsi="Arial Narrow"/>
                <w:sz w:val="22"/>
              </w:rPr>
            </w:pPr>
            <w:r>
              <w:rPr>
                <w:rFonts w:ascii="Arial Narrow" w:hAnsi="Arial Narrow"/>
                <w:sz w:val="22"/>
              </w:rPr>
              <w:t>18.5</w:t>
            </w:r>
          </w:p>
        </w:tc>
        <w:tc>
          <w:tcPr>
            <w:tcW w:w="657" w:type="dxa"/>
          </w:tcPr>
          <w:p w14:paraId="42D1D2D1" w14:textId="77777777" w:rsidR="008146DF" w:rsidRDefault="008146DF" w:rsidP="00E31452">
            <w:pPr>
              <w:jc w:val="center"/>
              <w:rPr>
                <w:rFonts w:ascii="Arial Narrow" w:hAnsi="Arial Narrow"/>
                <w:sz w:val="22"/>
              </w:rPr>
            </w:pPr>
            <w:r>
              <w:rPr>
                <w:rFonts w:ascii="Arial Narrow" w:hAnsi="Arial Narrow"/>
                <w:sz w:val="22"/>
              </w:rPr>
              <w:t>19.5</w:t>
            </w:r>
          </w:p>
        </w:tc>
        <w:tc>
          <w:tcPr>
            <w:tcW w:w="658" w:type="dxa"/>
          </w:tcPr>
          <w:p w14:paraId="069180B6" w14:textId="77777777" w:rsidR="008146DF" w:rsidRDefault="008146DF" w:rsidP="00E31452">
            <w:pPr>
              <w:jc w:val="center"/>
              <w:rPr>
                <w:rFonts w:ascii="Arial Narrow" w:hAnsi="Arial Narrow"/>
                <w:sz w:val="22"/>
              </w:rPr>
            </w:pPr>
            <w:r>
              <w:rPr>
                <w:rFonts w:ascii="Arial Narrow" w:hAnsi="Arial Narrow"/>
                <w:sz w:val="22"/>
              </w:rPr>
              <w:t>20.5</w:t>
            </w:r>
          </w:p>
        </w:tc>
      </w:tr>
      <w:tr w:rsidR="008146DF" w14:paraId="7C09CD43" w14:textId="77777777" w:rsidTr="00E31452">
        <w:trPr>
          <w:trHeight w:val="265"/>
        </w:trPr>
        <w:tc>
          <w:tcPr>
            <w:tcW w:w="2283" w:type="dxa"/>
            <w:tcBorders>
              <w:right w:val="single" w:sz="6" w:space="0" w:color="auto"/>
            </w:tcBorders>
          </w:tcPr>
          <w:p w14:paraId="7AD29418" w14:textId="77777777" w:rsidR="008146DF" w:rsidRDefault="008146DF" w:rsidP="00E31452">
            <w:pPr>
              <w:rPr>
                <w:rFonts w:ascii="Arial Narrow" w:hAnsi="Arial Narrow"/>
                <w:sz w:val="22"/>
              </w:rPr>
            </w:pPr>
            <w:r>
              <w:rPr>
                <w:rFonts w:ascii="Arial Narrow" w:hAnsi="Arial Narrow"/>
                <w:sz w:val="22"/>
              </w:rPr>
              <w:t>Jogging 6 min. mile</w:t>
            </w:r>
          </w:p>
        </w:tc>
        <w:tc>
          <w:tcPr>
            <w:tcW w:w="657" w:type="dxa"/>
            <w:tcBorders>
              <w:left w:val="nil"/>
            </w:tcBorders>
          </w:tcPr>
          <w:p w14:paraId="7B886276" w14:textId="77777777" w:rsidR="008146DF" w:rsidRDefault="008146DF" w:rsidP="00E31452">
            <w:pPr>
              <w:jc w:val="center"/>
              <w:rPr>
                <w:rFonts w:ascii="Arial Narrow" w:hAnsi="Arial Narrow"/>
                <w:sz w:val="22"/>
              </w:rPr>
            </w:pPr>
            <w:r>
              <w:rPr>
                <w:rFonts w:ascii="Arial Narrow" w:hAnsi="Arial Narrow"/>
                <w:sz w:val="22"/>
              </w:rPr>
              <w:t>12.1</w:t>
            </w:r>
          </w:p>
        </w:tc>
        <w:tc>
          <w:tcPr>
            <w:tcW w:w="658" w:type="dxa"/>
          </w:tcPr>
          <w:p w14:paraId="3A3651E9" w14:textId="77777777" w:rsidR="008146DF" w:rsidRDefault="008146DF" w:rsidP="00E31452">
            <w:pPr>
              <w:jc w:val="center"/>
              <w:rPr>
                <w:rFonts w:ascii="Arial Narrow" w:hAnsi="Arial Narrow"/>
                <w:sz w:val="22"/>
              </w:rPr>
            </w:pPr>
            <w:r>
              <w:rPr>
                <w:rFonts w:ascii="Arial Narrow" w:hAnsi="Arial Narrow"/>
                <w:sz w:val="22"/>
              </w:rPr>
              <w:t>13.3</w:t>
            </w:r>
          </w:p>
        </w:tc>
        <w:tc>
          <w:tcPr>
            <w:tcW w:w="657" w:type="dxa"/>
          </w:tcPr>
          <w:p w14:paraId="50F13A06" w14:textId="77777777" w:rsidR="008146DF" w:rsidRDefault="008146DF" w:rsidP="00E31452">
            <w:pPr>
              <w:jc w:val="center"/>
              <w:rPr>
                <w:rFonts w:ascii="Arial Narrow" w:hAnsi="Arial Narrow"/>
                <w:sz w:val="22"/>
              </w:rPr>
            </w:pPr>
            <w:r>
              <w:rPr>
                <w:rFonts w:ascii="Arial Narrow" w:hAnsi="Arial Narrow"/>
                <w:sz w:val="22"/>
              </w:rPr>
              <w:t>14.5</w:t>
            </w:r>
          </w:p>
        </w:tc>
        <w:tc>
          <w:tcPr>
            <w:tcW w:w="658" w:type="dxa"/>
          </w:tcPr>
          <w:p w14:paraId="514BE4FA" w14:textId="77777777" w:rsidR="008146DF" w:rsidRDefault="008146DF" w:rsidP="00E31452">
            <w:pPr>
              <w:jc w:val="center"/>
              <w:rPr>
                <w:rFonts w:ascii="Arial Narrow" w:hAnsi="Arial Narrow"/>
                <w:sz w:val="22"/>
              </w:rPr>
            </w:pPr>
            <w:r>
              <w:rPr>
                <w:rFonts w:ascii="Arial Narrow" w:hAnsi="Arial Narrow"/>
                <w:sz w:val="22"/>
              </w:rPr>
              <w:t>15.7</w:t>
            </w:r>
          </w:p>
        </w:tc>
        <w:tc>
          <w:tcPr>
            <w:tcW w:w="657" w:type="dxa"/>
          </w:tcPr>
          <w:p w14:paraId="679C1AC4" w14:textId="77777777" w:rsidR="008146DF" w:rsidRDefault="008146DF" w:rsidP="00E31452">
            <w:pPr>
              <w:jc w:val="center"/>
              <w:rPr>
                <w:rFonts w:ascii="Arial Narrow" w:hAnsi="Arial Narrow"/>
                <w:sz w:val="22"/>
              </w:rPr>
            </w:pPr>
            <w:r>
              <w:rPr>
                <w:rFonts w:ascii="Arial Narrow" w:hAnsi="Arial Narrow"/>
                <w:sz w:val="22"/>
              </w:rPr>
              <w:t>17.0</w:t>
            </w:r>
          </w:p>
        </w:tc>
        <w:tc>
          <w:tcPr>
            <w:tcW w:w="658" w:type="dxa"/>
          </w:tcPr>
          <w:p w14:paraId="6ABBCA23" w14:textId="77777777" w:rsidR="008146DF" w:rsidRDefault="008146DF" w:rsidP="00E31452">
            <w:pPr>
              <w:jc w:val="center"/>
              <w:rPr>
                <w:rFonts w:ascii="Arial Narrow" w:hAnsi="Arial Narrow"/>
                <w:sz w:val="22"/>
              </w:rPr>
            </w:pPr>
            <w:r>
              <w:rPr>
                <w:rFonts w:ascii="Arial Narrow" w:hAnsi="Arial Narrow"/>
                <w:sz w:val="22"/>
              </w:rPr>
              <w:t>18.2</w:t>
            </w:r>
          </w:p>
        </w:tc>
        <w:tc>
          <w:tcPr>
            <w:tcW w:w="657" w:type="dxa"/>
          </w:tcPr>
          <w:p w14:paraId="414680FF" w14:textId="77777777" w:rsidR="008146DF" w:rsidRDefault="008146DF" w:rsidP="00E31452">
            <w:pPr>
              <w:jc w:val="center"/>
              <w:rPr>
                <w:rFonts w:ascii="Arial Narrow" w:hAnsi="Arial Narrow"/>
                <w:sz w:val="22"/>
              </w:rPr>
            </w:pPr>
            <w:r>
              <w:rPr>
                <w:rFonts w:ascii="Arial Narrow" w:hAnsi="Arial Narrow"/>
                <w:sz w:val="22"/>
              </w:rPr>
              <w:t>19.4</w:t>
            </w:r>
          </w:p>
        </w:tc>
        <w:tc>
          <w:tcPr>
            <w:tcW w:w="658" w:type="dxa"/>
          </w:tcPr>
          <w:p w14:paraId="48CFA023" w14:textId="77777777" w:rsidR="008146DF" w:rsidRDefault="008146DF" w:rsidP="00E31452">
            <w:pPr>
              <w:jc w:val="center"/>
              <w:rPr>
                <w:rFonts w:ascii="Arial Narrow" w:hAnsi="Arial Narrow"/>
                <w:sz w:val="22"/>
              </w:rPr>
            </w:pPr>
            <w:r>
              <w:rPr>
                <w:rFonts w:ascii="Arial Narrow" w:hAnsi="Arial Narrow"/>
                <w:sz w:val="22"/>
              </w:rPr>
              <w:t>20.7</w:t>
            </w:r>
          </w:p>
        </w:tc>
        <w:tc>
          <w:tcPr>
            <w:tcW w:w="657" w:type="dxa"/>
          </w:tcPr>
          <w:p w14:paraId="603F2EF6" w14:textId="77777777" w:rsidR="008146DF" w:rsidRDefault="008146DF" w:rsidP="00E31452">
            <w:pPr>
              <w:jc w:val="center"/>
              <w:rPr>
                <w:rFonts w:ascii="Arial Narrow" w:hAnsi="Arial Narrow"/>
                <w:sz w:val="22"/>
              </w:rPr>
            </w:pPr>
            <w:r>
              <w:rPr>
                <w:rFonts w:ascii="Arial Narrow" w:hAnsi="Arial Narrow"/>
                <w:sz w:val="22"/>
              </w:rPr>
              <w:t>21.9</w:t>
            </w:r>
          </w:p>
        </w:tc>
        <w:tc>
          <w:tcPr>
            <w:tcW w:w="658" w:type="dxa"/>
          </w:tcPr>
          <w:p w14:paraId="72F981CF" w14:textId="77777777" w:rsidR="008146DF" w:rsidRDefault="008146DF" w:rsidP="00E31452">
            <w:pPr>
              <w:jc w:val="center"/>
              <w:rPr>
                <w:rFonts w:ascii="Arial Narrow" w:hAnsi="Arial Narrow"/>
                <w:sz w:val="22"/>
              </w:rPr>
            </w:pPr>
            <w:r>
              <w:rPr>
                <w:rFonts w:ascii="Arial Narrow" w:hAnsi="Arial Narrow"/>
                <w:sz w:val="22"/>
              </w:rPr>
              <w:t>23.1</w:t>
            </w:r>
          </w:p>
        </w:tc>
        <w:tc>
          <w:tcPr>
            <w:tcW w:w="657" w:type="dxa"/>
          </w:tcPr>
          <w:p w14:paraId="68F5D85C" w14:textId="77777777" w:rsidR="008146DF" w:rsidRDefault="008146DF" w:rsidP="00E31452">
            <w:pPr>
              <w:jc w:val="center"/>
              <w:rPr>
                <w:rFonts w:ascii="Arial Narrow" w:hAnsi="Arial Narrow"/>
                <w:sz w:val="22"/>
              </w:rPr>
            </w:pPr>
            <w:r>
              <w:rPr>
                <w:rFonts w:ascii="Arial Narrow" w:hAnsi="Arial Narrow"/>
                <w:sz w:val="22"/>
              </w:rPr>
              <w:t>24.2</w:t>
            </w:r>
          </w:p>
        </w:tc>
        <w:tc>
          <w:tcPr>
            <w:tcW w:w="658" w:type="dxa"/>
          </w:tcPr>
          <w:p w14:paraId="3A7A2C7F" w14:textId="77777777" w:rsidR="008146DF" w:rsidRDefault="008146DF" w:rsidP="00E31452">
            <w:pPr>
              <w:jc w:val="center"/>
              <w:rPr>
                <w:rFonts w:ascii="Arial Narrow" w:hAnsi="Arial Narrow"/>
                <w:sz w:val="22"/>
              </w:rPr>
            </w:pPr>
            <w:r>
              <w:rPr>
                <w:rFonts w:ascii="Arial Narrow" w:hAnsi="Arial Narrow"/>
                <w:sz w:val="22"/>
              </w:rPr>
              <w:t>25.4</w:t>
            </w:r>
          </w:p>
        </w:tc>
      </w:tr>
      <w:tr w:rsidR="008146DF" w14:paraId="6C5B1B14" w14:textId="77777777" w:rsidTr="00E31452">
        <w:trPr>
          <w:trHeight w:val="265"/>
        </w:trPr>
        <w:tc>
          <w:tcPr>
            <w:tcW w:w="2283" w:type="dxa"/>
            <w:tcBorders>
              <w:right w:val="single" w:sz="6" w:space="0" w:color="auto"/>
            </w:tcBorders>
          </w:tcPr>
          <w:p w14:paraId="1F148E56" w14:textId="77777777" w:rsidR="008146DF" w:rsidRDefault="008146DF" w:rsidP="00E31452">
            <w:pPr>
              <w:rPr>
                <w:rFonts w:ascii="Arial Narrow" w:hAnsi="Arial Narrow"/>
                <w:sz w:val="22"/>
              </w:rPr>
            </w:pPr>
            <w:r>
              <w:rPr>
                <w:rFonts w:ascii="Arial Narrow" w:hAnsi="Arial Narrow"/>
                <w:sz w:val="22"/>
              </w:rPr>
              <w:t>Squash (normal)</w:t>
            </w:r>
          </w:p>
        </w:tc>
        <w:tc>
          <w:tcPr>
            <w:tcW w:w="657" w:type="dxa"/>
            <w:tcBorders>
              <w:left w:val="nil"/>
            </w:tcBorders>
          </w:tcPr>
          <w:p w14:paraId="72A52A9E" w14:textId="77777777" w:rsidR="008146DF" w:rsidRDefault="008146DF" w:rsidP="00E31452">
            <w:pPr>
              <w:jc w:val="center"/>
              <w:rPr>
                <w:rFonts w:ascii="Arial Narrow" w:hAnsi="Arial Narrow"/>
                <w:sz w:val="22"/>
              </w:rPr>
            </w:pPr>
            <w:r>
              <w:rPr>
                <w:rFonts w:ascii="Arial Narrow" w:hAnsi="Arial Narrow"/>
                <w:sz w:val="22"/>
              </w:rPr>
              <w:t>6.7</w:t>
            </w:r>
          </w:p>
        </w:tc>
        <w:tc>
          <w:tcPr>
            <w:tcW w:w="658" w:type="dxa"/>
          </w:tcPr>
          <w:p w14:paraId="4560E423" w14:textId="77777777" w:rsidR="008146DF" w:rsidRDefault="008146DF" w:rsidP="00E31452">
            <w:pPr>
              <w:jc w:val="center"/>
              <w:rPr>
                <w:rFonts w:ascii="Arial Narrow" w:hAnsi="Arial Narrow"/>
                <w:sz w:val="22"/>
              </w:rPr>
            </w:pPr>
            <w:r>
              <w:rPr>
                <w:rFonts w:ascii="Arial Narrow" w:hAnsi="Arial Narrow"/>
                <w:sz w:val="22"/>
              </w:rPr>
              <w:t>7.3</w:t>
            </w:r>
          </w:p>
        </w:tc>
        <w:tc>
          <w:tcPr>
            <w:tcW w:w="657" w:type="dxa"/>
          </w:tcPr>
          <w:p w14:paraId="311CEC8E" w14:textId="77777777" w:rsidR="008146DF" w:rsidRDefault="008146DF" w:rsidP="00E31452">
            <w:pPr>
              <w:jc w:val="center"/>
              <w:rPr>
                <w:rFonts w:ascii="Arial Narrow" w:hAnsi="Arial Narrow"/>
                <w:sz w:val="22"/>
              </w:rPr>
            </w:pPr>
            <w:r>
              <w:rPr>
                <w:rFonts w:ascii="Arial Narrow" w:hAnsi="Arial Narrow"/>
                <w:sz w:val="22"/>
              </w:rPr>
              <w:t>8.0</w:t>
            </w:r>
          </w:p>
        </w:tc>
        <w:tc>
          <w:tcPr>
            <w:tcW w:w="658" w:type="dxa"/>
          </w:tcPr>
          <w:p w14:paraId="3DABD542" w14:textId="77777777" w:rsidR="008146DF" w:rsidRDefault="008146DF" w:rsidP="00E31452">
            <w:pPr>
              <w:jc w:val="center"/>
              <w:rPr>
                <w:rFonts w:ascii="Arial Narrow" w:hAnsi="Arial Narrow"/>
                <w:sz w:val="22"/>
              </w:rPr>
            </w:pPr>
            <w:r>
              <w:rPr>
                <w:rFonts w:ascii="Arial Narrow" w:hAnsi="Arial Narrow"/>
                <w:sz w:val="22"/>
              </w:rPr>
              <w:t>8.7</w:t>
            </w:r>
          </w:p>
        </w:tc>
        <w:tc>
          <w:tcPr>
            <w:tcW w:w="657" w:type="dxa"/>
          </w:tcPr>
          <w:p w14:paraId="04211E5F" w14:textId="77777777" w:rsidR="008146DF" w:rsidRDefault="008146DF" w:rsidP="00E31452">
            <w:pPr>
              <w:jc w:val="center"/>
              <w:rPr>
                <w:rFonts w:ascii="Arial Narrow" w:hAnsi="Arial Narrow"/>
                <w:sz w:val="22"/>
              </w:rPr>
            </w:pPr>
            <w:r>
              <w:rPr>
                <w:rFonts w:ascii="Arial Narrow" w:hAnsi="Arial Narrow"/>
                <w:sz w:val="22"/>
              </w:rPr>
              <w:t>9.5</w:t>
            </w:r>
          </w:p>
        </w:tc>
        <w:tc>
          <w:tcPr>
            <w:tcW w:w="658" w:type="dxa"/>
          </w:tcPr>
          <w:p w14:paraId="0596CA61" w14:textId="77777777" w:rsidR="008146DF" w:rsidRDefault="008146DF" w:rsidP="00E31452">
            <w:pPr>
              <w:jc w:val="center"/>
              <w:rPr>
                <w:rFonts w:ascii="Arial Narrow" w:hAnsi="Arial Narrow"/>
                <w:sz w:val="22"/>
              </w:rPr>
            </w:pPr>
            <w:r>
              <w:rPr>
                <w:rFonts w:ascii="Arial Narrow" w:hAnsi="Arial Narrow"/>
                <w:sz w:val="22"/>
              </w:rPr>
              <w:t>10.1</w:t>
            </w:r>
          </w:p>
        </w:tc>
        <w:tc>
          <w:tcPr>
            <w:tcW w:w="657" w:type="dxa"/>
          </w:tcPr>
          <w:p w14:paraId="04DE90A2" w14:textId="77777777" w:rsidR="008146DF" w:rsidRDefault="008146DF" w:rsidP="00E31452">
            <w:pPr>
              <w:jc w:val="center"/>
              <w:rPr>
                <w:rFonts w:ascii="Arial Narrow" w:hAnsi="Arial Narrow"/>
                <w:sz w:val="22"/>
              </w:rPr>
            </w:pPr>
            <w:r>
              <w:rPr>
                <w:rFonts w:ascii="Arial Narrow" w:hAnsi="Arial Narrow"/>
                <w:sz w:val="22"/>
              </w:rPr>
              <w:t>10.8</w:t>
            </w:r>
          </w:p>
        </w:tc>
        <w:tc>
          <w:tcPr>
            <w:tcW w:w="658" w:type="dxa"/>
          </w:tcPr>
          <w:p w14:paraId="695F3C77" w14:textId="77777777" w:rsidR="008146DF" w:rsidRDefault="008146DF" w:rsidP="00E31452">
            <w:pPr>
              <w:jc w:val="center"/>
              <w:rPr>
                <w:rFonts w:ascii="Arial Narrow" w:hAnsi="Arial Narrow"/>
                <w:sz w:val="22"/>
              </w:rPr>
            </w:pPr>
            <w:r>
              <w:rPr>
                <w:rFonts w:ascii="Arial Narrow" w:hAnsi="Arial Narrow"/>
                <w:sz w:val="22"/>
              </w:rPr>
              <w:t>11.5</w:t>
            </w:r>
          </w:p>
        </w:tc>
        <w:tc>
          <w:tcPr>
            <w:tcW w:w="657" w:type="dxa"/>
          </w:tcPr>
          <w:p w14:paraId="059F821E" w14:textId="77777777" w:rsidR="008146DF" w:rsidRDefault="008146DF" w:rsidP="00E31452">
            <w:pPr>
              <w:jc w:val="center"/>
              <w:rPr>
                <w:rFonts w:ascii="Arial Narrow" w:hAnsi="Arial Narrow"/>
                <w:sz w:val="22"/>
              </w:rPr>
            </w:pPr>
            <w:r>
              <w:rPr>
                <w:rFonts w:ascii="Arial Narrow" w:hAnsi="Arial Narrow"/>
                <w:sz w:val="22"/>
              </w:rPr>
              <w:t>12.2</w:t>
            </w:r>
          </w:p>
        </w:tc>
        <w:tc>
          <w:tcPr>
            <w:tcW w:w="658" w:type="dxa"/>
          </w:tcPr>
          <w:p w14:paraId="534F670E" w14:textId="77777777" w:rsidR="008146DF" w:rsidRDefault="008146DF" w:rsidP="00E31452">
            <w:pPr>
              <w:jc w:val="center"/>
              <w:rPr>
                <w:rFonts w:ascii="Arial Narrow" w:hAnsi="Arial Narrow"/>
                <w:sz w:val="22"/>
              </w:rPr>
            </w:pPr>
            <w:r>
              <w:rPr>
                <w:rFonts w:ascii="Arial Narrow" w:hAnsi="Arial Narrow"/>
                <w:sz w:val="22"/>
              </w:rPr>
              <w:t>12.9</w:t>
            </w:r>
          </w:p>
        </w:tc>
        <w:tc>
          <w:tcPr>
            <w:tcW w:w="657" w:type="dxa"/>
          </w:tcPr>
          <w:p w14:paraId="283159BB" w14:textId="77777777" w:rsidR="008146DF" w:rsidRDefault="008146DF" w:rsidP="00E31452">
            <w:pPr>
              <w:jc w:val="center"/>
              <w:rPr>
                <w:rFonts w:ascii="Arial Narrow" w:hAnsi="Arial Narrow"/>
                <w:sz w:val="22"/>
              </w:rPr>
            </w:pPr>
            <w:r>
              <w:rPr>
                <w:rFonts w:ascii="Arial Narrow" w:hAnsi="Arial Narrow"/>
                <w:sz w:val="22"/>
              </w:rPr>
              <w:t>13.5</w:t>
            </w:r>
          </w:p>
        </w:tc>
        <w:tc>
          <w:tcPr>
            <w:tcW w:w="658" w:type="dxa"/>
          </w:tcPr>
          <w:p w14:paraId="084C2604" w14:textId="77777777" w:rsidR="008146DF" w:rsidRDefault="008146DF" w:rsidP="00E31452">
            <w:pPr>
              <w:jc w:val="center"/>
              <w:rPr>
                <w:rFonts w:ascii="Arial Narrow" w:hAnsi="Arial Narrow"/>
                <w:sz w:val="22"/>
              </w:rPr>
            </w:pPr>
            <w:r>
              <w:rPr>
                <w:rFonts w:ascii="Arial Narrow" w:hAnsi="Arial Narrow"/>
                <w:sz w:val="22"/>
              </w:rPr>
              <w:t>14.2</w:t>
            </w:r>
          </w:p>
        </w:tc>
      </w:tr>
      <w:tr w:rsidR="008146DF" w14:paraId="60557078" w14:textId="77777777" w:rsidTr="00E31452">
        <w:trPr>
          <w:trHeight w:val="287"/>
        </w:trPr>
        <w:tc>
          <w:tcPr>
            <w:tcW w:w="2283" w:type="dxa"/>
            <w:tcBorders>
              <w:right w:val="single" w:sz="6" w:space="0" w:color="auto"/>
            </w:tcBorders>
          </w:tcPr>
          <w:p w14:paraId="7E2AADDF" w14:textId="77777777" w:rsidR="008146DF" w:rsidRDefault="008146DF" w:rsidP="00E31452">
            <w:pPr>
              <w:rPr>
                <w:rFonts w:ascii="Arial Narrow" w:hAnsi="Arial Narrow"/>
                <w:sz w:val="22"/>
              </w:rPr>
            </w:pPr>
            <w:r>
              <w:rPr>
                <w:rFonts w:ascii="Arial Narrow" w:hAnsi="Arial Narrow"/>
                <w:sz w:val="22"/>
              </w:rPr>
              <w:t>Walking 20 min. mile</w:t>
            </w:r>
          </w:p>
        </w:tc>
        <w:tc>
          <w:tcPr>
            <w:tcW w:w="657" w:type="dxa"/>
            <w:tcBorders>
              <w:left w:val="nil"/>
            </w:tcBorders>
          </w:tcPr>
          <w:p w14:paraId="465D3B86" w14:textId="77777777" w:rsidR="008146DF" w:rsidRDefault="008146DF" w:rsidP="00E31452">
            <w:pPr>
              <w:jc w:val="center"/>
              <w:rPr>
                <w:rFonts w:ascii="Arial Narrow" w:hAnsi="Arial Narrow"/>
                <w:sz w:val="22"/>
              </w:rPr>
            </w:pPr>
            <w:r>
              <w:rPr>
                <w:rFonts w:ascii="Arial Narrow" w:hAnsi="Arial Narrow"/>
                <w:sz w:val="22"/>
              </w:rPr>
              <w:t>2.7</w:t>
            </w:r>
          </w:p>
        </w:tc>
        <w:tc>
          <w:tcPr>
            <w:tcW w:w="658" w:type="dxa"/>
          </w:tcPr>
          <w:p w14:paraId="01C152BC" w14:textId="77777777" w:rsidR="008146DF" w:rsidRDefault="008146DF" w:rsidP="00E31452">
            <w:pPr>
              <w:jc w:val="center"/>
              <w:rPr>
                <w:rFonts w:ascii="Arial Narrow" w:hAnsi="Arial Narrow"/>
                <w:sz w:val="22"/>
              </w:rPr>
            </w:pPr>
            <w:r>
              <w:rPr>
                <w:rFonts w:ascii="Arial Narrow" w:hAnsi="Arial Narrow"/>
                <w:sz w:val="22"/>
              </w:rPr>
              <w:t>3.0</w:t>
            </w:r>
          </w:p>
        </w:tc>
        <w:tc>
          <w:tcPr>
            <w:tcW w:w="657" w:type="dxa"/>
          </w:tcPr>
          <w:p w14:paraId="708F9B9C" w14:textId="77777777" w:rsidR="008146DF" w:rsidRDefault="008146DF" w:rsidP="00E31452">
            <w:pPr>
              <w:jc w:val="center"/>
              <w:rPr>
                <w:rFonts w:ascii="Arial Narrow" w:hAnsi="Arial Narrow"/>
                <w:sz w:val="22"/>
              </w:rPr>
            </w:pPr>
            <w:r>
              <w:rPr>
                <w:rFonts w:ascii="Arial Narrow" w:hAnsi="Arial Narrow"/>
                <w:sz w:val="22"/>
              </w:rPr>
              <w:t>3.3</w:t>
            </w:r>
          </w:p>
        </w:tc>
        <w:tc>
          <w:tcPr>
            <w:tcW w:w="658" w:type="dxa"/>
          </w:tcPr>
          <w:p w14:paraId="50519B0C" w14:textId="77777777" w:rsidR="008146DF" w:rsidRDefault="008146DF" w:rsidP="00E31452">
            <w:pPr>
              <w:jc w:val="center"/>
              <w:rPr>
                <w:rFonts w:ascii="Arial Narrow" w:hAnsi="Arial Narrow"/>
                <w:sz w:val="22"/>
              </w:rPr>
            </w:pPr>
            <w:r>
              <w:rPr>
                <w:rFonts w:ascii="Arial Narrow" w:hAnsi="Arial Narrow"/>
                <w:sz w:val="22"/>
              </w:rPr>
              <w:t>3.5</w:t>
            </w:r>
          </w:p>
        </w:tc>
        <w:tc>
          <w:tcPr>
            <w:tcW w:w="657" w:type="dxa"/>
          </w:tcPr>
          <w:p w14:paraId="65B5F100" w14:textId="77777777" w:rsidR="008146DF" w:rsidRDefault="008146DF" w:rsidP="00E31452">
            <w:pPr>
              <w:jc w:val="center"/>
              <w:rPr>
                <w:rFonts w:ascii="Arial Narrow" w:hAnsi="Arial Narrow"/>
                <w:sz w:val="22"/>
              </w:rPr>
            </w:pPr>
            <w:r>
              <w:rPr>
                <w:rFonts w:ascii="Arial Narrow" w:hAnsi="Arial Narrow"/>
                <w:sz w:val="22"/>
              </w:rPr>
              <w:t>3.8</w:t>
            </w:r>
          </w:p>
        </w:tc>
        <w:tc>
          <w:tcPr>
            <w:tcW w:w="658" w:type="dxa"/>
          </w:tcPr>
          <w:p w14:paraId="0FEB7E72" w14:textId="77777777" w:rsidR="008146DF" w:rsidRDefault="008146DF" w:rsidP="00E31452">
            <w:pPr>
              <w:jc w:val="center"/>
              <w:rPr>
                <w:rFonts w:ascii="Arial Narrow" w:hAnsi="Arial Narrow"/>
                <w:sz w:val="22"/>
              </w:rPr>
            </w:pPr>
            <w:r>
              <w:rPr>
                <w:rFonts w:ascii="Arial Narrow" w:hAnsi="Arial Narrow"/>
                <w:sz w:val="22"/>
              </w:rPr>
              <w:t>4.1</w:t>
            </w:r>
          </w:p>
        </w:tc>
        <w:tc>
          <w:tcPr>
            <w:tcW w:w="657" w:type="dxa"/>
          </w:tcPr>
          <w:p w14:paraId="585E8F0A" w14:textId="77777777" w:rsidR="008146DF" w:rsidRDefault="008146DF" w:rsidP="00E31452">
            <w:pPr>
              <w:jc w:val="center"/>
              <w:rPr>
                <w:rFonts w:ascii="Arial Narrow" w:hAnsi="Arial Narrow"/>
                <w:sz w:val="22"/>
              </w:rPr>
            </w:pPr>
            <w:r>
              <w:rPr>
                <w:rFonts w:ascii="Arial Narrow" w:hAnsi="Arial Narrow"/>
                <w:sz w:val="22"/>
              </w:rPr>
              <w:t>4.4</w:t>
            </w:r>
          </w:p>
        </w:tc>
        <w:tc>
          <w:tcPr>
            <w:tcW w:w="658" w:type="dxa"/>
          </w:tcPr>
          <w:p w14:paraId="3EA2523E" w14:textId="77777777" w:rsidR="008146DF" w:rsidRDefault="008146DF" w:rsidP="00E31452">
            <w:pPr>
              <w:jc w:val="center"/>
              <w:rPr>
                <w:rFonts w:ascii="Arial Narrow" w:hAnsi="Arial Narrow"/>
                <w:sz w:val="22"/>
              </w:rPr>
            </w:pPr>
            <w:r>
              <w:rPr>
                <w:rFonts w:ascii="Arial Narrow" w:hAnsi="Arial Narrow"/>
                <w:sz w:val="22"/>
              </w:rPr>
              <w:t>4.6</w:t>
            </w:r>
          </w:p>
        </w:tc>
        <w:tc>
          <w:tcPr>
            <w:tcW w:w="657" w:type="dxa"/>
          </w:tcPr>
          <w:p w14:paraId="7439E5AB" w14:textId="77777777" w:rsidR="008146DF" w:rsidRDefault="008146DF" w:rsidP="00E31452">
            <w:pPr>
              <w:jc w:val="center"/>
              <w:rPr>
                <w:rFonts w:ascii="Arial Narrow" w:hAnsi="Arial Narrow"/>
                <w:sz w:val="22"/>
              </w:rPr>
            </w:pPr>
            <w:r>
              <w:rPr>
                <w:rFonts w:ascii="Arial Narrow" w:hAnsi="Arial Narrow"/>
                <w:sz w:val="22"/>
              </w:rPr>
              <w:t>4.9</w:t>
            </w:r>
          </w:p>
        </w:tc>
        <w:tc>
          <w:tcPr>
            <w:tcW w:w="658" w:type="dxa"/>
          </w:tcPr>
          <w:p w14:paraId="6C2CC675" w14:textId="77777777" w:rsidR="008146DF" w:rsidRDefault="008146DF" w:rsidP="00E31452">
            <w:pPr>
              <w:jc w:val="center"/>
              <w:rPr>
                <w:rFonts w:ascii="Arial Narrow" w:hAnsi="Arial Narrow"/>
                <w:sz w:val="22"/>
              </w:rPr>
            </w:pPr>
            <w:r>
              <w:rPr>
                <w:rFonts w:ascii="Arial Narrow" w:hAnsi="Arial Narrow"/>
                <w:sz w:val="22"/>
              </w:rPr>
              <w:t>5.2</w:t>
            </w:r>
          </w:p>
        </w:tc>
        <w:tc>
          <w:tcPr>
            <w:tcW w:w="657" w:type="dxa"/>
          </w:tcPr>
          <w:p w14:paraId="0CC661BB" w14:textId="77777777" w:rsidR="008146DF" w:rsidRDefault="008146DF" w:rsidP="00E31452">
            <w:pPr>
              <w:jc w:val="center"/>
              <w:rPr>
                <w:rFonts w:ascii="Arial Narrow" w:hAnsi="Arial Narrow"/>
                <w:sz w:val="22"/>
              </w:rPr>
            </w:pPr>
            <w:r>
              <w:rPr>
                <w:rFonts w:ascii="Arial Narrow" w:hAnsi="Arial Narrow"/>
                <w:sz w:val="22"/>
              </w:rPr>
              <w:t>5.4</w:t>
            </w:r>
          </w:p>
        </w:tc>
        <w:tc>
          <w:tcPr>
            <w:tcW w:w="658" w:type="dxa"/>
          </w:tcPr>
          <w:p w14:paraId="319FF3B7" w14:textId="77777777" w:rsidR="008146DF" w:rsidRDefault="008146DF" w:rsidP="00E31452">
            <w:pPr>
              <w:jc w:val="center"/>
              <w:rPr>
                <w:rFonts w:ascii="Arial Narrow" w:hAnsi="Arial Narrow"/>
                <w:sz w:val="22"/>
              </w:rPr>
            </w:pPr>
            <w:r>
              <w:rPr>
                <w:rFonts w:ascii="Arial Narrow" w:hAnsi="Arial Narrow"/>
                <w:sz w:val="22"/>
              </w:rPr>
              <w:t>5.7</w:t>
            </w:r>
          </w:p>
        </w:tc>
      </w:tr>
      <w:tr w:rsidR="008146DF" w14:paraId="1C5D0B5C" w14:textId="77777777" w:rsidTr="00E31452">
        <w:trPr>
          <w:trHeight w:val="265"/>
        </w:trPr>
        <w:tc>
          <w:tcPr>
            <w:tcW w:w="2283" w:type="dxa"/>
            <w:tcBorders>
              <w:right w:val="single" w:sz="6" w:space="0" w:color="auto"/>
            </w:tcBorders>
          </w:tcPr>
          <w:p w14:paraId="48C8A640" w14:textId="77777777" w:rsidR="008146DF" w:rsidRDefault="008146DF" w:rsidP="00E31452">
            <w:pPr>
              <w:rPr>
                <w:rFonts w:ascii="Arial Narrow" w:hAnsi="Arial Narrow"/>
                <w:sz w:val="22"/>
              </w:rPr>
            </w:pPr>
            <w:r>
              <w:rPr>
                <w:rFonts w:ascii="Arial Narrow" w:hAnsi="Arial Narrow"/>
                <w:sz w:val="22"/>
              </w:rPr>
              <w:t>Walking 15 min. mile</w:t>
            </w:r>
          </w:p>
        </w:tc>
        <w:tc>
          <w:tcPr>
            <w:tcW w:w="657" w:type="dxa"/>
            <w:tcBorders>
              <w:left w:val="nil"/>
            </w:tcBorders>
          </w:tcPr>
          <w:p w14:paraId="549ECC5A" w14:textId="77777777" w:rsidR="008146DF" w:rsidRDefault="008146DF" w:rsidP="00E31452">
            <w:pPr>
              <w:jc w:val="center"/>
              <w:rPr>
                <w:rFonts w:ascii="Arial Narrow" w:hAnsi="Arial Narrow"/>
                <w:sz w:val="22"/>
              </w:rPr>
            </w:pPr>
            <w:r>
              <w:rPr>
                <w:rFonts w:ascii="Arial Narrow" w:hAnsi="Arial Narrow"/>
                <w:sz w:val="22"/>
              </w:rPr>
              <w:t>4.2</w:t>
            </w:r>
          </w:p>
        </w:tc>
        <w:tc>
          <w:tcPr>
            <w:tcW w:w="658" w:type="dxa"/>
          </w:tcPr>
          <w:p w14:paraId="6B127022" w14:textId="77777777" w:rsidR="008146DF" w:rsidRDefault="008146DF" w:rsidP="00E31452">
            <w:pPr>
              <w:jc w:val="center"/>
              <w:rPr>
                <w:rFonts w:ascii="Arial Narrow" w:hAnsi="Arial Narrow"/>
                <w:sz w:val="22"/>
              </w:rPr>
            </w:pPr>
            <w:r>
              <w:rPr>
                <w:rFonts w:ascii="Arial Narrow" w:hAnsi="Arial Narrow"/>
                <w:sz w:val="22"/>
              </w:rPr>
              <w:t>4.6</w:t>
            </w:r>
          </w:p>
        </w:tc>
        <w:tc>
          <w:tcPr>
            <w:tcW w:w="657" w:type="dxa"/>
          </w:tcPr>
          <w:p w14:paraId="3D64C795" w14:textId="77777777" w:rsidR="008146DF" w:rsidRDefault="008146DF" w:rsidP="00E31452">
            <w:pPr>
              <w:jc w:val="center"/>
              <w:rPr>
                <w:rFonts w:ascii="Arial Narrow" w:hAnsi="Arial Narrow"/>
                <w:sz w:val="22"/>
              </w:rPr>
            </w:pPr>
            <w:r>
              <w:rPr>
                <w:rFonts w:ascii="Arial Narrow" w:hAnsi="Arial Narrow"/>
                <w:sz w:val="22"/>
              </w:rPr>
              <w:t>5.1</w:t>
            </w:r>
          </w:p>
        </w:tc>
        <w:tc>
          <w:tcPr>
            <w:tcW w:w="658" w:type="dxa"/>
          </w:tcPr>
          <w:p w14:paraId="5E496316" w14:textId="77777777" w:rsidR="008146DF" w:rsidRDefault="008146DF" w:rsidP="00E31452">
            <w:pPr>
              <w:jc w:val="center"/>
              <w:rPr>
                <w:rFonts w:ascii="Arial Narrow" w:hAnsi="Arial Narrow"/>
                <w:sz w:val="22"/>
              </w:rPr>
            </w:pPr>
            <w:r>
              <w:rPr>
                <w:rFonts w:ascii="Arial Narrow" w:hAnsi="Arial Narrow"/>
                <w:sz w:val="22"/>
              </w:rPr>
              <w:t>5.5</w:t>
            </w:r>
          </w:p>
        </w:tc>
        <w:tc>
          <w:tcPr>
            <w:tcW w:w="657" w:type="dxa"/>
          </w:tcPr>
          <w:p w14:paraId="406B3987" w14:textId="77777777" w:rsidR="008146DF" w:rsidRDefault="008146DF" w:rsidP="00E31452">
            <w:pPr>
              <w:jc w:val="center"/>
              <w:rPr>
                <w:rFonts w:ascii="Arial Narrow" w:hAnsi="Arial Narrow"/>
                <w:sz w:val="22"/>
              </w:rPr>
            </w:pPr>
            <w:r>
              <w:rPr>
                <w:rFonts w:ascii="Arial Narrow" w:hAnsi="Arial Narrow"/>
                <w:sz w:val="22"/>
              </w:rPr>
              <w:t>5.9</w:t>
            </w:r>
          </w:p>
        </w:tc>
        <w:tc>
          <w:tcPr>
            <w:tcW w:w="658" w:type="dxa"/>
          </w:tcPr>
          <w:p w14:paraId="6C8AD784" w14:textId="77777777" w:rsidR="008146DF" w:rsidRDefault="008146DF" w:rsidP="00E31452">
            <w:pPr>
              <w:jc w:val="center"/>
              <w:rPr>
                <w:rFonts w:ascii="Arial Narrow" w:hAnsi="Arial Narrow"/>
                <w:sz w:val="22"/>
              </w:rPr>
            </w:pPr>
            <w:r>
              <w:rPr>
                <w:rFonts w:ascii="Arial Narrow" w:hAnsi="Arial Narrow"/>
                <w:sz w:val="22"/>
              </w:rPr>
              <w:t>6.4</w:t>
            </w:r>
          </w:p>
        </w:tc>
        <w:tc>
          <w:tcPr>
            <w:tcW w:w="657" w:type="dxa"/>
          </w:tcPr>
          <w:p w14:paraId="257ADD3D" w14:textId="77777777" w:rsidR="008146DF" w:rsidRDefault="008146DF" w:rsidP="00E31452">
            <w:pPr>
              <w:jc w:val="center"/>
              <w:rPr>
                <w:rFonts w:ascii="Arial Narrow" w:hAnsi="Arial Narrow"/>
                <w:sz w:val="22"/>
              </w:rPr>
            </w:pPr>
            <w:r>
              <w:rPr>
                <w:rFonts w:ascii="Arial Narrow" w:hAnsi="Arial Narrow"/>
                <w:sz w:val="22"/>
              </w:rPr>
              <w:t>6.8</w:t>
            </w:r>
          </w:p>
        </w:tc>
        <w:tc>
          <w:tcPr>
            <w:tcW w:w="658" w:type="dxa"/>
          </w:tcPr>
          <w:p w14:paraId="7586316B" w14:textId="77777777" w:rsidR="008146DF" w:rsidRDefault="008146DF" w:rsidP="00E31452">
            <w:pPr>
              <w:jc w:val="center"/>
              <w:rPr>
                <w:rFonts w:ascii="Arial Narrow" w:hAnsi="Arial Narrow"/>
                <w:sz w:val="22"/>
              </w:rPr>
            </w:pPr>
            <w:r>
              <w:rPr>
                <w:rFonts w:ascii="Arial Narrow" w:hAnsi="Arial Narrow"/>
                <w:sz w:val="22"/>
              </w:rPr>
              <w:t>7.2</w:t>
            </w:r>
          </w:p>
        </w:tc>
        <w:tc>
          <w:tcPr>
            <w:tcW w:w="657" w:type="dxa"/>
          </w:tcPr>
          <w:p w14:paraId="3822C1EB" w14:textId="77777777" w:rsidR="008146DF" w:rsidRDefault="008146DF" w:rsidP="00E31452">
            <w:pPr>
              <w:jc w:val="center"/>
              <w:rPr>
                <w:rFonts w:ascii="Arial Narrow" w:hAnsi="Arial Narrow"/>
                <w:sz w:val="22"/>
              </w:rPr>
            </w:pPr>
            <w:r>
              <w:rPr>
                <w:rFonts w:ascii="Arial Narrow" w:hAnsi="Arial Narrow"/>
                <w:sz w:val="22"/>
              </w:rPr>
              <w:t>7.6</w:t>
            </w:r>
          </w:p>
        </w:tc>
        <w:tc>
          <w:tcPr>
            <w:tcW w:w="658" w:type="dxa"/>
          </w:tcPr>
          <w:p w14:paraId="28762B84" w14:textId="77777777" w:rsidR="008146DF" w:rsidRDefault="008146DF" w:rsidP="00E31452">
            <w:pPr>
              <w:jc w:val="center"/>
              <w:rPr>
                <w:rFonts w:ascii="Arial Narrow" w:hAnsi="Arial Narrow"/>
                <w:sz w:val="22"/>
              </w:rPr>
            </w:pPr>
            <w:r>
              <w:rPr>
                <w:rFonts w:ascii="Arial Narrow" w:hAnsi="Arial Narrow"/>
                <w:sz w:val="22"/>
              </w:rPr>
              <w:t>8.1</w:t>
            </w:r>
          </w:p>
        </w:tc>
        <w:tc>
          <w:tcPr>
            <w:tcW w:w="657" w:type="dxa"/>
          </w:tcPr>
          <w:p w14:paraId="587023F2" w14:textId="77777777" w:rsidR="008146DF" w:rsidRDefault="008146DF" w:rsidP="00E31452">
            <w:pPr>
              <w:jc w:val="center"/>
              <w:rPr>
                <w:rFonts w:ascii="Arial Narrow" w:hAnsi="Arial Narrow"/>
                <w:sz w:val="22"/>
              </w:rPr>
            </w:pPr>
            <w:r>
              <w:rPr>
                <w:rFonts w:ascii="Arial Narrow" w:hAnsi="Arial Narrow"/>
                <w:sz w:val="22"/>
              </w:rPr>
              <w:t>8.5</w:t>
            </w:r>
          </w:p>
        </w:tc>
        <w:tc>
          <w:tcPr>
            <w:tcW w:w="658" w:type="dxa"/>
          </w:tcPr>
          <w:p w14:paraId="611FCF35" w14:textId="77777777" w:rsidR="008146DF" w:rsidRDefault="008146DF" w:rsidP="00E31452">
            <w:pPr>
              <w:jc w:val="center"/>
              <w:rPr>
                <w:rFonts w:ascii="Arial Narrow" w:hAnsi="Arial Narrow"/>
                <w:sz w:val="22"/>
              </w:rPr>
            </w:pPr>
            <w:r>
              <w:rPr>
                <w:rFonts w:ascii="Arial Narrow" w:hAnsi="Arial Narrow"/>
                <w:sz w:val="22"/>
              </w:rPr>
              <w:t>8.9</w:t>
            </w:r>
          </w:p>
        </w:tc>
      </w:tr>
      <w:tr w:rsidR="008146DF" w14:paraId="6431D2B7" w14:textId="77777777" w:rsidTr="00E31452">
        <w:trPr>
          <w:trHeight w:val="265"/>
        </w:trPr>
        <w:tc>
          <w:tcPr>
            <w:tcW w:w="2283" w:type="dxa"/>
            <w:tcBorders>
              <w:right w:val="single" w:sz="6" w:space="0" w:color="auto"/>
            </w:tcBorders>
          </w:tcPr>
          <w:p w14:paraId="38897980" w14:textId="77777777" w:rsidR="008146DF" w:rsidRDefault="008146DF" w:rsidP="00E31452">
            <w:pPr>
              <w:rPr>
                <w:rFonts w:ascii="Arial Narrow" w:hAnsi="Arial Narrow"/>
                <w:sz w:val="22"/>
              </w:rPr>
            </w:pPr>
            <w:r>
              <w:rPr>
                <w:rFonts w:ascii="Arial Narrow" w:hAnsi="Arial Narrow"/>
                <w:sz w:val="22"/>
              </w:rPr>
              <w:t>Walking 12 min. mile</w:t>
            </w:r>
          </w:p>
        </w:tc>
        <w:tc>
          <w:tcPr>
            <w:tcW w:w="657" w:type="dxa"/>
            <w:tcBorders>
              <w:left w:val="nil"/>
            </w:tcBorders>
          </w:tcPr>
          <w:p w14:paraId="0D06FC5E" w14:textId="77777777" w:rsidR="008146DF" w:rsidRDefault="008146DF" w:rsidP="00E31452">
            <w:pPr>
              <w:jc w:val="center"/>
              <w:rPr>
                <w:rFonts w:ascii="Arial Narrow" w:hAnsi="Arial Narrow"/>
                <w:sz w:val="22"/>
              </w:rPr>
            </w:pPr>
            <w:r>
              <w:rPr>
                <w:rFonts w:ascii="Arial Narrow" w:hAnsi="Arial Narrow"/>
                <w:sz w:val="22"/>
              </w:rPr>
              <w:t>5.4</w:t>
            </w:r>
          </w:p>
        </w:tc>
        <w:tc>
          <w:tcPr>
            <w:tcW w:w="658" w:type="dxa"/>
          </w:tcPr>
          <w:p w14:paraId="600C65F5" w14:textId="77777777" w:rsidR="008146DF" w:rsidRDefault="008146DF" w:rsidP="00E31452">
            <w:pPr>
              <w:jc w:val="center"/>
              <w:rPr>
                <w:rFonts w:ascii="Arial Narrow" w:hAnsi="Arial Narrow"/>
                <w:sz w:val="22"/>
              </w:rPr>
            </w:pPr>
            <w:r>
              <w:rPr>
                <w:rFonts w:ascii="Arial Narrow" w:hAnsi="Arial Narrow"/>
                <w:sz w:val="22"/>
              </w:rPr>
              <w:t>6.0</w:t>
            </w:r>
          </w:p>
        </w:tc>
        <w:tc>
          <w:tcPr>
            <w:tcW w:w="657" w:type="dxa"/>
          </w:tcPr>
          <w:p w14:paraId="56B0509A" w14:textId="77777777" w:rsidR="008146DF" w:rsidRDefault="008146DF" w:rsidP="00E31452">
            <w:pPr>
              <w:jc w:val="center"/>
              <w:rPr>
                <w:rFonts w:ascii="Arial Narrow" w:hAnsi="Arial Narrow"/>
                <w:sz w:val="22"/>
              </w:rPr>
            </w:pPr>
            <w:r>
              <w:rPr>
                <w:rFonts w:ascii="Arial Narrow" w:hAnsi="Arial Narrow"/>
                <w:sz w:val="22"/>
              </w:rPr>
              <w:t>6.5</w:t>
            </w:r>
          </w:p>
        </w:tc>
        <w:tc>
          <w:tcPr>
            <w:tcW w:w="658" w:type="dxa"/>
          </w:tcPr>
          <w:p w14:paraId="451113AA" w14:textId="77777777" w:rsidR="008146DF" w:rsidRDefault="008146DF" w:rsidP="00E31452">
            <w:pPr>
              <w:jc w:val="center"/>
              <w:rPr>
                <w:rFonts w:ascii="Arial Narrow" w:hAnsi="Arial Narrow"/>
                <w:sz w:val="22"/>
              </w:rPr>
            </w:pPr>
            <w:r>
              <w:rPr>
                <w:rFonts w:ascii="Arial Narrow" w:hAnsi="Arial Narrow"/>
                <w:sz w:val="22"/>
              </w:rPr>
              <w:t>7.1</w:t>
            </w:r>
          </w:p>
        </w:tc>
        <w:tc>
          <w:tcPr>
            <w:tcW w:w="657" w:type="dxa"/>
          </w:tcPr>
          <w:p w14:paraId="3B2C33EE" w14:textId="77777777" w:rsidR="008146DF" w:rsidRDefault="008146DF" w:rsidP="00E31452">
            <w:pPr>
              <w:jc w:val="center"/>
              <w:rPr>
                <w:rFonts w:ascii="Arial Narrow" w:hAnsi="Arial Narrow"/>
                <w:sz w:val="22"/>
              </w:rPr>
            </w:pPr>
            <w:r>
              <w:rPr>
                <w:rFonts w:ascii="Arial Narrow" w:hAnsi="Arial Narrow"/>
                <w:sz w:val="22"/>
              </w:rPr>
              <w:t>7.7</w:t>
            </w:r>
          </w:p>
        </w:tc>
        <w:tc>
          <w:tcPr>
            <w:tcW w:w="658" w:type="dxa"/>
          </w:tcPr>
          <w:p w14:paraId="29D0FCC4" w14:textId="77777777" w:rsidR="008146DF" w:rsidRDefault="008146DF" w:rsidP="00E31452">
            <w:pPr>
              <w:jc w:val="center"/>
              <w:rPr>
                <w:rFonts w:ascii="Arial Narrow" w:hAnsi="Arial Narrow"/>
                <w:sz w:val="22"/>
              </w:rPr>
            </w:pPr>
            <w:r>
              <w:rPr>
                <w:rFonts w:ascii="Arial Narrow" w:hAnsi="Arial Narrow"/>
                <w:sz w:val="22"/>
              </w:rPr>
              <w:t>8.2</w:t>
            </w:r>
          </w:p>
        </w:tc>
        <w:tc>
          <w:tcPr>
            <w:tcW w:w="657" w:type="dxa"/>
          </w:tcPr>
          <w:p w14:paraId="517DB3BC" w14:textId="77777777" w:rsidR="008146DF" w:rsidRDefault="008146DF" w:rsidP="00E31452">
            <w:pPr>
              <w:jc w:val="center"/>
              <w:rPr>
                <w:rFonts w:ascii="Arial Narrow" w:hAnsi="Arial Narrow"/>
                <w:sz w:val="22"/>
              </w:rPr>
            </w:pPr>
            <w:r>
              <w:rPr>
                <w:rFonts w:ascii="Arial Narrow" w:hAnsi="Arial Narrow"/>
                <w:sz w:val="22"/>
              </w:rPr>
              <w:t>8.7</w:t>
            </w:r>
          </w:p>
        </w:tc>
        <w:tc>
          <w:tcPr>
            <w:tcW w:w="658" w:type="dxa"/>
          </w:tcPr>
          <w:p w14:paraId="5E65068A" w14:textId="77777777" w:rsidR="008146DF" w:rsidRDefault="008146DF" w:rsidP="00E31452">
            <w:pPr>
              <w:jc w:val="center"/>
              <w:rPr>
                <w:rFonts w:ascii="Arial Narrow" w:hAnsi="Arial Narrow"/>
                <w:sz w:val="22"/>
              </w:rPr>
            </w:pPr>
            <w:r>
              <w:rPr>
                <w:rFonts w:ascii="Arial Narrow" w:hAnsi="Arial Narrow"/>
                <w:sz w:val="22"/>
              </w:rPr>
              <w:t>9.2</w:t>
            </w:r>
          </w:p>
        </w:tc>
        <w:tc>
          <w:tcPr>
            <w:tcW w:w="657" w:type="dxa"/>
          </w:tcPr>
          <w:p w14:paraId="64B8D4C4" w14:textId="77777777" w:rsidR="008146DF" w:rsidRDefault="008146DF" w:rsidP="00E31452">
            <w:pPr>
              <w:jc w:val="center"/>
              <w:rPr>
                <w:rFonts w:ascii="Arial Narrow" w:hAnsi="Arial Narrow"/>
                <w:sz w:val="22"/>
              </w:rPr>
            </w:pPr>
            <w:r>
              <w:rPr>
                <w:rFonts w:ascii="Arial Narrow" w:hAnsi="Arial Narrow"/>
                <w:sz w:val="22"/>
              </w:rPr>
              <w:t>9.8</w:t>
            </w:r>
          </w:p>
        </w:tc>
        <w:tc>
          <w:tcPr>
            <w:tcW w:w="658" w:type="dxa"/>
          </w:tcPr>
          <w:p w14:paraId="21C74DFA" w14:textId="77777777" w:rsidR="008146DF" w:rsidRDefault="008146DF" w:rsidP="00E31452">
            <w:pPr>
              <w:jc w:val="center"/>
              <w:rPr>
                <w:rFonts w:ascii="Arial Narrow" w:hAnsi="Arial Narrow"/>
                <w:sz w:val="22"/>
              </w:rPr>
            </w:pPr>
            <w:r>
              <w:rPr>
                <w:rFonts w:ascii="Arial Narrow" w:hAnsi="Arial Narrow"/>
                <w:sz w:val="22"/>
              </w:rPr>
              <w:t>10.4</w:t>
            </w:r>
          </w:p>
        </w:tc>
        <w:tc>
          <w:tcPr>
            <w:tcW w:w="657" w:type="dxa"/>
          </w:tcPr>
          <w:p w14:paraId="76074370" w14:textId="77777777" w:rsidR="008146DF" w:rsidRDefault="008146DF" w:rsidP="00E31452">
            <w:pPr>
              <w:jc w:val="center"/>
              <w:rPr>
                <w:rFonts w:ascii="Arial Narrow" w:hAnsi="Arial Narrow"/>
                <w:sz w:val="22"/>
              </w:rPr>
            </w:pPr>
            <w:r>
              <w:rPr>
                <w:rFonts w:ascii="Arial Narrow" w:hAnsi="Arial Narrow"/>
                <w:sz w:val="22"/>
              </w:rPr>
              <w:t>10.9</w:t>
            </w:r>
          </w:p>
        </w:tc>
        <w:tc>
          <w:tcPr>
            <w:tcW w:w="658" w:type="dxa"/>
          </w:tcPr>
          <w:p w14:paraId="0FB314CE" w14:textId="77777777" w:rsidR="008146DF" w:rsidRDefault="008146DF" w:rsidP="00E31452">
            <w:pPr>
              <w:jc w:val="center"/>
              <w:rPr>
                <w:rFonts w:ascii="Arial Narrow" w:hAnsi="Arial Narrow"/>
                <w:sz w:val="22"/>
              </w:rPr>
            </w:pPr>
            <w:r>
              <w:rPr>
                <w:rFonts w:ascii="Arial Narrow" w:hAnsi="Arial Narrow"/>
                <w:sz w:val="22"/>
              </w:rPr>
              <w:t>11.5</w:t>
            </w:r>
          </w:p>
        </w:tc>
      </w:tr>
      <w:tr w:rsidR="008146DF" w14:paraId="41F0E53A" w14:textId="77777777" w:rsidTr="00E31452">
        <w:trPr>
          <w:trHeight w:val="287"/>
        </w:trPr>
        <w:tc>
          <w:tcPr>
            <w:tcW w:w="2283" w:type="dxa"/>
            <w:tcBorders>
              <w:right w:val="single" w:sz="6" w:space="0" w:color="auto"/>
            </w:tcBorders>
          </w:tcPr>
          <w:p w14:paraId="666D92F1" w14:textId="77777777" w:rsidR="008146DF" w:rsidRDefault="008146DF" w:rsidP="00E31452">
            <w:pPr>
              <w:rPr>
                <w:rFonts w:ascii="Arial Narrow" w:hAnsi="Arial Narrow"/>
                <w:sz w:val="22"/>
              </w:rPr>
            </w:pPr>
            <w:r>
              <w:rPr>
                <w:rFonts w:ascii="Arial Narrow" w:hAnsi="Arial Narrow"/>
                <w:sz w:val="22"/>
              </w:rPr>
              <w:t>Weight Training</w:t>
            </w:r>
          </w:p>
        </w:tc>
        <w:tc>
          <w:tcPr>
            <w:tcW w:w="657" w:type="dxa"/>
            <w:tcBorders>
              <w:left w:val="nil"/>
            </w:tcBorders>
          </w:tcPr>
          <w:p w14:paraId="14AB06F0" w14:textId="77777777" w:rsidR="008146DF" w:rsidRDefault="008146DF" w:rsidP="00E31452">
            <w:pPr>
              <w:jc w:val="center"/>
              <w:rPr>
                <w:rFonts w:ascii="Arial Narrow" w:hAnsi="Arial Narrow"/>
                <w:sz w:val="22"/>
              </w:rPr>
            </w:pPr>
            <w:r>
              <w:rPr>
                <w:rFonts w:ascii="Arial Narrow" w:hAnsi="Arial Narrow"/>
                <w:sz w:val="22"/>
              </w:rPr>
              <w:t>5.2</w:t>
            </w:r>
          </w:p>
        </w:tc>
        <w:tc>
          <w:tcPr>
            <w:tcW w:w="658" w:type="dxa"/>
          </w:tcPr>
          <w:p w14:paraId="0035E16F" w14:textId="77777777" w:rsidR="008146DF" w:rsidRDefault="008146DF" w:rsidP="00E31452">
            <w:pPr>
              <w:jc w:val="center"/>
              <w:rPr>
                <w:rFonts w:ascii="Arial Narrow" w:hAnsi="Arial Narrow"/>
                <w:sz w:val="22"/>
              </w:rPr>
            </w:pPr>
            <w:r>
              <w:rPr>
                <w:rFonts w:ascii="Arial Narrow" w:hAnsi="Arial Narrow"/>
                <w:sz w:val="22"/>
              </w:rPr>
              <w:t>5.7</w:t>
            </w:r>
          </w:p>
        </w:tc>
        <w:tc>
          <w:tcPr>
            <w:tcW w:w="657" w:type="dxa"/>
          </w:tcPr>
          <w:p w14:paraId="2E16144D" w14:textId="77777777" w:rsidR="008146DF" w:rsidRDefault="008146DF" w:rsidP="00E31452">
            <w:pPr>
              <w:jc w:val="center"/>
              <w:rPr>
                <w:rFonts w:ascii="Arial Narrow" w:hAnsi="Arial Narrow"/>
                <w:sz w:val="22"/>
              </w:rPr>
            </w:pPr>
            <w:r>
              <w:rPr>
                <w:rFonts w:ascii="Arial Narrow" w:hAnsi="Arial Narrow"/>
                <w:sz w:val="22"/>
              </w:rPr>
              <w:t>6.2</w:t>
            </w:r>
          </w:p>
        </w:tc>
        <w:tc>
          <w:tcPr>
            <w:tcW w:w="658" w:type="dxa"/>
          </w:tcPr>
          <w:p w14:paraId="20159190" w14:textId="77777777" w:rsidR="008146DF" w:rsidRDefault="008146DF" w:rsidP="00E31452">
            <w:pPr>
              <w:jc w:val="center"/>
              <w:rPr>
                <w:rFonts w:ascii="Arial Narrow" w:hAnsi="Arial Narrow"/>
                <w:sz w:val="22"/>
              </w:rPr>
            </w:pPr>
            <w:r>
              <w:rPr>
                <w:rFonts w:ascii="Arial Narrow" w:hAnsi="Arial Narrow"/>
                <w:sz w:val="22"/>
              </w:rPr>
              <w:t>6.8</w:t>
            </w:r>
          </w:p>
        </w:tc>
        <w:tc>
          <w:tcPr>
            <w:tcW w:w="657" w:type="dxa"/>
          </w:tcPr>
          <w:p w14:paraId="767DFD07" w14:textId="77777777" w:rsidR="008146DF" w:rsidRDefault="008146DF" w:rsidP="00E31452">
            <w:pPr>
              <w:jc w:val="center"/>
              <w:rPr>
                <w:rFonts w:ascii="Arial Narrow" w:hAnsi="Arial Narrow"/>
                <w:sz w:val="22"/>
              </w:rPr>
            </w:pPr>
            <w:r>
              <w:rPr>
                <w:rFonts w:ascii="Arial Narrow" w:hAnsi="Arial Narrow"/>
                <w:sz w:val="22"/>
              </w:rPr>
              <w:t>7.3</w:t>
            </w:r>
          </w:p>
        </w:tc>
        <w:tc>
          <w:tcPr>
            <w:tcW w:w="658" w:type="dxa"/>
          </w:tcPr>
          <w:p w14:paraId="5A60ECD4" w14:textId="77777777" w:rsidR="008146DF" w:rsidRDefault="008146DF" w:rsidP="00E31452">
            <w:pPr>
              <w:jc w:val="center"/>
              <w:rPr>
                <w:rFonts w:ascii="Arial Narrow" w:hAnsi="Arial Narrow"/>
                <w:sz w:val="22"/>
              </w:rPr>
            </w:pPr>
            <w:r>
              <w:rPr>
                <w:rFonts w:ascii="Arial Narrow" w:hAnsi="Arial Narrow"/>
                <w:sz w:val="22"/>
              </w:rPr>
              <w:t>7.8</w:t>
            </w:r>
          </w:p>
        </w:tc>
        <w:tc>
          <w:tcPr>
            <w:tcW w:w="657" w:type="dxa"/>
          </w:tcPr>
          <w:p w14:paraId="536A6173" w14:textId="77777777" w:rsidR="008146DF" w:rsidRDefault="008146DF" w:rsidP="00E31452">
            <w:pPr>
              <w:jc w:val="center"/>
              <w:rPr>
                <w:rFonts w:ascii="Arial Narrow" w:hAnsi="Arial Narrow"/>
                <w:sz w:val="22"/>
              </w:rPr>
            </w:pPr>
            <w:r>
              <w:rPr>
                <w:rFonts w:ascii="Arial Narrow" w:hAnsi="Arial Narrow"/>
                <w:sz w:val="22"/>
              </w:rPr>
              <w:t>9.3</w:t>
            </w:r>
          </w:p>
        </w:tc>
        <w:tc>
          <w:tcPr>
            <w:tcW w:w="658" w:type="dxa"/>
          </w:tcPr>
          <w:p w14:paraId="332949DA" w14:textId="77777777" w:rsidR="008146DF" w:rsidRDefault="008146DF" w:rsidP="00E31452">
            <w:pPr>
              <w:jc w:val="center"/>
              <w:rPr>
                <w:rFonts w:ascii="Arial Narrow" w:hAnsi="Arial Narrow"/>
                <w:sz w:val="22"/>
              </w:rPr>
            </w:pPr>
            <w:r>
              <w:rPr>
                <w:rFonts w:ascii="Arial Narrow" w:hAnsi="Arial Narrow"/>
                <w:sz w:val="22"/>
              </w:rPr>
              <w:t>8.9</w:t>
            </w:r>
          </w:p>
        </w:tc>
        <w:tc>
          <w:tcPr>
            <w:tcW w:w="657" w:type="dxa"/>
          </w:tcPr>
          <w:p w14:paraId="5202F833" w14:textId="77777777" w:rsidR="008146DF" w:rsidRDefault="008146DF" w:rsidP="00E31452">
            <w:pPr>
              <w:jc w:val="center"/>
              <w:rPr>
                <w:rFonts w:ascii="Arial Narrow" w:hAnsi="Arial Narrow"/>
                <w:sz w:val="22"/>
              </w:rPr>
            </w:pPr>
            <w:r>
              <w:rPr>
                <w:rFonts w:ascii="Arial Narrow" w:hAnsi="Arial Narrow"/>
                <w:sz w:val="22"/>
              </w:rPr>
              <w:t>9.4</w:t>
            </w:r>
          </w:p>
        </w:tc>
        <w:tc>
          <w:tcPr>
            <w:tcW w:w="658" w:type="dxa"/>
          </w:tcPr>
          <w:p w14:paraId="56F8ABB8" w14:textId="77777777" w:rsidR="008146DF" w:rsidRDefault="008146DF" w:rsidP="00E31452">
            <w:pPr>
              <w:jc w:val="center"/>
              <w:rPr>
                <w:rFonts w:ascii="Arial Narrow" w:hAnsi="Arial Narrow"/>
                <w:sz w:val="22"/>
              </w:rPr>
            </w:pPr>
            <w:r>
              <w:rPr>
                <w:rFonts w:ascii="Arial Narrow" w:hAnsi="Arial Narrow"/>
                <w:sz w:val="22"/>
              </w:rPr>
              <w:t>9.9</w:t>
            </w:r>
          </w:p>
        </w:tc>
        <w:tc>
          <w:tcPr>
            <w:tcW w:w="657" w:type="dxa"/>
          </w:tcPr>
          <w:p w14:paraId="1CE0A0F7" w14:textId="77777777" w:rsidR="008146DF" w:rsidRDefault="008146DF" w:rsidP="00E31452">
            <w:pPr>
              <w:jc w:val="center"/>
              <w:rPr>
                <w:rFonts w:ascii="Arial Narrow" w:hAnsi="Arial Narrow"/>
                <w:sz w:val="22"/>
              </w:rPr>
            </w:pPr>
            <w:r>
              <w:rPr>
                <w:rFonts w:ascii="Arial Narrow" w:hAnsi="Arial Narrow"/>
                <w:sz w:val="22"/>
              </w:rPr>
              <w:t>10.5</w:t>
            </w:r>
          </w:p>
        </w:tc>
        <w:tc>
          <w:tcPr>
            <w:tcW w:w="658" w:type="dxa"/>
          </w:tcPr>
          <w:p w14:paraId="708BE584" w14:textId="77777777" w:rsidR="008146DF" w:rsidRDefault="008146DF" w:rsidP="00E31452">
            <w:pPr>
              <w:jc w:val="center"/>
              <w:rPr>
                <w:rFonts w:ascii="Arial Narrow" w:hAnsi="Arial Narrow"/>
                <w:sz w:val="22"/>
              </w:rPr>
            </w:pPr>
            <w:r>
              <w:rPr>
                <w:rFonts w:ascii="Arial Narrow" w:hAnsi="Arial Narrow"/>
                <w:sz w:val="22"/>
              </w:rPr>
              <w:t>11.0</w:t>
            </w:r>
          </w:p>
        </w:tc>
      </w:tr>
    </w:tbl>
    <w:p w14:paraId="5196A7AE" w14:textId="77777777" w:rsidR="008146DF" w:rsidRDefault="008146DF" w:rsidP="008146DF">
      <w:pPr>
        <w:widowControl w:val="0"/>
        <w:jc w:val="center"/>
        <w:rPr>
          <w:rFonts w:ascii="Arial Narrow" w:hAnsi="Arial Narrow"/>
          <w:b/>
          <w:sz w:val="24"/>
          <w:szCs w:val="24"/>
        </w:rPr>
      </w:pPr>
      <w:r w:rsidRPr="0091585F">
        <w:rPr>
          <w:rFonts w:ascii="Arial Narrow" w:hAnsi="Arial Narrow"/>
          <w:b/>
          <w:sz w:val="24"/>
          <w:szCs w:val="24"/>
        </w:rPr>
        <w:t xml:space="preserve">Adapted from: Williams, Melvin H. </w:t>
      </w:r>
      <w:r w:rsidRPr="0091585F">
        <w:rPr>
          <w:rFonts w:ascii="Arial Narrow" w:hAnsi="Arial Narrow"/>
          <w:b/>
          <w:i/>
          <w:sz w:val="24"/>
          <w:szCs w:val="24"/>
        </w:rPr>
        <w:t>Lifetime Fitness &amp; Wellness</w:t>
      </w:r>
      <w:r w:rsidRPr="0091585F">
        <w:rPr>
          <w:rFonts w:ascii="Arial Narrow" w:hAnsi="Arial Narrow"/>
          <w:b/>
          <w:sz w:val="24"/>
          <w:szCs w:val="24"/>
        </w:rPr>
        <w:t>, (1996).</w:t>
      </w:r>
    </w:p>
    <w:p w14:paraId="1BAB8E3D" w14:textId="77777777" w:rsidR="008146DF" w:rsidRPr="0091585F" w:rsidRDefault="008146DF" w:rsidP="008146DF">
      <w:pPr>
        <w:widowControl w:val="0"/>
        <w:jc w:val="center"/>
        <w:rPr>
          <w:rFonts w:ascii="Arial Narrow" w:hAnsi="Arial Narrow"/>
          <w:b/>
          <w:sz w:val="24"/>
          <w:szCs w:val="24"/>
        </w:rPr>
      </w:pPr>
      <w:r w:rsidRPr="0091585F">
        <w:rPr>
          <w:rFonts w:ascii="Arial Narrow" w:hAnsi="Arial Narrow"/>
          <w:b/>
          <w:sz w:val="24"/>
          <w:szCs w:val="24"/>
        </w:rPr>
        <w:t xml:space="preserve"> </w:t>
      </w:r>
      <w:r w:rsidRPr="0091585F">
        <w:rPr>
          <w:rFonts w:ascii="Arial Narrow" w:hAnsi="Arial Narrow"/>
          <w:sz w:val="24"/>
          <w:szCs w:val="24"/>
        </w:rPr>
        <w:t>Madison, WI: Brown &amp; Benchmark Publishers</w:t>
      </w:r>
      <w:r w:rsidRPr="0091585F">
        <w:rPr>
          <w:rFonts w:ascii="Arial Narrow" w:hAnsi="Arial Narrow"/>
          <w:b/>
          <w:sz w:val="24"/>
          <w:szCs w:val="24"/>
        </w:rPr>
        <w:t>, p. 331-337 of 368 pages.</w:t>
      </w:r>
    </w:p>
    <w:p w14:paraId="1F7C6D57" w14:textId="77777777" w:rsidR="008146DF" w:rsidRDefault="008146DF" w:rsidP="008146DF">
      <w:pPr>
        <w:rPr>
          <w:rFonts w:ascii="Tahoma" w:hAnsi="Tahoma"/>
          <w:b/>
          <w:sz w:val="32"/>
        </w:rPr>
      </w:pPr>
      <w:r>
        <w:rPr>
          <w:rFonts w:ascii="Arial Narrow" w:hAnsi="Arial Narrow"/>
          <w:sz w:val="24"/>
        </w:rPr>
        <w:br w:type="page"/>
      </w:r>
      <w:r>
        <w:rPr>
          <w:rFonts w:ascii="Tahoma" w:hAnsi="Tahoma"/>
          <w:b/>
          <w:sz w:val="32"/>
        </w:rPr>
        <w:lastRenderedPageBreak/>
        <w:t>Energy Balance Scales</w:t>
      </w:r>
    </w:p>
    <w:p w14:paraId="037B5868" w14:textId="77777777" w:rsidR="008146DF" w:rsidRDefault="008146DF" w:rsidP="008146DF">
      <w:pPr>
        <w:widowControl w:val="0"/>
        <w:rPr>
          <w:rFonts w:ascii="Arial Narrow" w:hAnsi="Arial Narrow"/>
          <w:b/>
          <w:sz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031"/>
      </w:tblGrid>
      <w:tr w:rsidR="008146DF" w14:paraId="1D6A76FA" w14:textId="77777777" w:rsidTr="00E31452">
        <w:tc>
          <w:tcPr>
            <w:tcW w:w="10031" w:type="dxa"/>
          </w:tcPr>
          <w:p w14:paraId="2DFB514B" w14:textId="77777777" w:rsidR="008146DF" w:rsidRDefault="008146DF" w:rsidP="00E31452">
            <w:pPr>
              <w:widowControl w:val="0"/>
              <w:jc w:val="center"/>
              <w:rPr>
                <w:rFonts w:ascii="Arial Narrow" w:hAnsi="Arial Narrow"/>
                <w:b/>
                <w:sz w:val="24"/>
              </w:rPr>
            </w:pPr>
            <w:r>
              <w:rPr>
                <w:rFonts w:ascii="Tahoma" w:hAnsi="Tahoma"/>
                <w:b/>
                <w:sz w:val="28"/>
              </w:rPr>
              <w:t>If, Energy in = Energy out = weight maintenance</w:t>
            </w:r>
          </w:p>
        </w:tc>
      </w:tr>
      <w:tr w:rsidR="008146DF" w14:paraId="3104A8BF" w14:textId="77777777" w:rsidTr="00E31452">
        <w:tc>
          <w:tcPr>
            <w:tcW w:w="10031" w:type="dxa"/>
          </w:tcPr>
          <w:p w14:paraId="1863084C" w14:textId="77777777" w:rsidR="008146DF" w:rsidRDefault="008146DF" w:rsidP="00E31452">
            <w:pPr>
              <w:widowControl w:val="0"/>
              <w:jc w:val="center"/>
              <w:rPr>
                <w:rFonts w:ascii="Arial Narrow" w:hAnsi="Arial Narrow"/>
                <w:sz w:val="24"/>
              </w:rPr>
            </w:pPr>
            <w:r>
              <w:rPr>
                <w:rFonts w:ascii="Arial Narrow" w:hAnsi="Arial Narrow"/>
                <w:sz w:val="24"/>
              </w:rPr>
              <w:t xml:space="preserve">When energy intake = energy output body weight </w:t>
            </w:r>
            <w:r w:rsidRPr="00FF23EE">
              <w:rPr>
                <w:rFonts w:ascii="Arial Narrow" w:hAnsi="Arial Narrow"/>
                <w:b/>
                <w:sz w:val="24"/>
                <w:u w:val="single"/>
              </w:rPr>
              <w:t>should</w:t>
            </w:r>
            <w:r>
              <w:rPr>
                <w:rFonts w:ascii="Arial Narrow" w:hAnsi="Arial Narrow"/>
                <w:sz w:val="24"/>
              </w:rPr>
              <w:t xml:space="preserve"> remain stable.</w:t>
            </w:r>
          </w:p>
          <w:p w14:paraId="2A421D48" w14:textId="77777777" w:rsidR="008146DF" w:rsidRPr="00FF23EE" w:rsidRDefault="008146DF" w:rsidP="00E31452">
            <w:pPr>
              <w:widowControl w:val="0"/>
              <w:jc w:val="center"/>
              <w:rPr>
                <w:rFonts w:ascii="Arial Narrow" w:hAnsi="Arial Narrow"/>
                <w:b/>
                <w:sz w:val="24"/>
                <w:u w:val="single"/>
              </w:rPr>
            </w:pPr>
            <w:r w:rsidRPr="00FF23EE">
              <w:rPr>
                <w:rFonts w:ascii="Arial Narrow" w:hAnsi="Arial Narrow"/>
                <w:b/>
                <w:sz w:val="24"/>
                <w:u w:val="single"/>
              </w:rPr>
              <w:t xml:space="preserve">But be careful!!!! </w:t>
            </w:r>
          </w:p>
          <w:p w14:paraId="456A2C8C" w14:textId="77777777" w:rsidR="008146DF" w:rsidRDefault="008146DF" w:rsidP="00E31452">
            <w:pPr>
              <w:widowControl w:val="0"/>
              <w:jc w:val="center"/>
              <w:rPr>
                <w:rFonts w:ascii="Arial Narrow" w:hAnsi="Arial Narrow"/>
                <w:sz w:val="24"/>
              </w:rPr>
            </w:pPr>
            <w:r>
              <w:rPr>
                <w:rFonts w:ascii="Arial Narrow" w:hAnsi="Arial Narrow"/>
                <w:sz w:val="24"/>
              </w:rPr>
              <w:t xml:space="preserve">If you simply restrict your caloric intake, your metabolic rate will drop and you will end up burning less calories. </w:t>
            </w:r>
          </w:p>
          <w:p w14:paraId="153BC516" w14:textId="77777777" w:rsidR="008146DF" w:rsidRDefault="008146DF" w:rsidP="00E31452">
            <w:pPr>
              <w:widowControl w:val="0"/>
              <w:jc w:val="center"/>
              <w:rPr>
                <w:rFonts w:ascii="Arial Narrow" w:hAnsi="Arial Narrow"/>
                <w:b/>
                <w:sz w:val="24"/>
              </w:rPr>
            </w:pPr>
            <w:r>
              <w:rPr>
                <w:rFonts w:ascii="Arial Narrow" w:hAnsi="Arial Narrow"/>
                <w:b/>
                <w:sz w:val="24"/>
              </w:rPr>
              <w:t xml:space="preserve">It is ok to decrease caloric intake, but not too such an excessive amount that it will affect your metabolic rate. Which is why there are maximum weight loss recommendations of 1-2 lbs / week. </w:t>
            </w:r>
          </w:p>
        </w:tc>
      </w:tr>
      <w:tr w:rsidR="008146DF" w14:paraId="63B897AA" w14:textId="77777777" w:rsidTr="00E31452">
        <w:tc>
          <w:tcPr>
            <w:tcW w:w="10031" w:type="dxa"/>
          </w:tcPr>
          <w:p w14:paraId="1ACA735E" w14:textId="77777777" w:rsidR="008146DF" w:rsidRDefault="008146DF" w:rsidP="00E31452">
            <w:pPr>
              <w:widowControl w:val="0"/>
              <w:jc w:val="center"/>
              <w:rPr>
                <w:rFonts w:ascii="Arial Narrow" w:hAnsi="Arial Narrow"/>
                <w:b/>
                <w:sz w:val="24"/>
              </w:rPr>
            </w:pPr>
            <w:r>
              <w:rPr>
                <w:rFonts w:ascii="Tahoma" w:hAnsi="Tahoma"/>
                <w:b/>
                <w:sz w:val="28"/>
              </w:rPr>
              <w:t>If, Energy in &lt; Energy out = weight loss</w:t>
            </w:r>
          </w:p>
        </w:tc>
      </w:tr>
      <w:tr w:rsidR="008146DF" w14:paraId="7C76E94D" w14:textId="77777777" w:rsidTr="00E31452">
        <w:tc>
          <w:tcPr>
            <w:tcW w:w="10031" w:type="dxa"/>
          </w:tcPr>
          <w:p w14:paraId="3B9F4FA4" w14:textId="77777777" w:rsidR="008146DF" w:rsidRDefault="008146DF" w:rsidP="00E31452">
            <w:pPr>
              <w:widowControl w:val="0"/>
              <w:jc w:val="center"/>
              <w:rPr>
                <w:rFonts w:ascii="Arial Narrow" w:hAnsi="Arial Narrow"/>
                <w:sz w:val="24"/>
              </w:rPr>
            </w:pPr>
            <w:r>
              <w:rPr>
                <w:rFonts w:ascii="Arial Narrow" w:hAnsi="Arial Narrow"/>
                <w:sz w:val="24"/>
              </w:rPr>
              <w:t xml:space="preserve">In order to lose weight, energy intake must be less than energy output. (Negative energy balance). </w:t>
            </w:r>
          </w:p>
          <w:p w14:paraId="69BF1C38" w14:textId="77777777" w:rsidR="008146DF" w:rsidRDefault="008146DF" w:rsidP="00E31452">
            <w:pPr>
              <w:widowControl w:val="0"/>
              <w:jc w:val="center"/>
              <w:rPr>
                <w:rFonts w:ascii="Arial Narrow" w:hAnsi="Arial Narrow"/>
                <w:sz w:val="24"/>
              </w:rPr>
            </w:pPr>
            <w:r>
              <w:rPr>
                <w:rFonts w:ascii="Arial Narrow" w:hAnsi="Arial Narrow"/>
                <w:b/>
                <w:sz w:val="24"/>
              </w:rPr>
              <w:t>One pound of fat = 3500 calories</w:t>
            </w:r>
          </w:p>
          <w:p w14:paraId="63AA81C9" w14:textId="77777777" w:rsidR="008146DF" w:rsidRDefault="008146DF" w:rsidP="00E31452">
            <w:pPr>
              <w:widowControl w:val="0"/>
              <w:jc w:val="center"/>
              <w:rPr>
                <w:rFonts w:ascii="Arial Narrow" w:hAnsi="Arial Narrow"/>
                <w:sz w:val="24"/>
              </w:rPr>
            </w:pPr>
            <w:r>
              <w:rPr>
                <w:rFonts w:ascii="Arial Narrow" w:hAnsi="Arial Narrow"/>
                <w:sz w:val="24"/>
              </w:rPr>
              <w:t xml:space="preserve">To lose weight we need to eat fewer calories and increase daily activity to burn more calories. </w:t>
            </w:r>
          </w:p>
          <w:p w14:paraId="1F41D603" w14:textId="77777777" w:rsidR="008146DF" w:rsidRDefault="008146DF" w:rsidP="00E31452">
            <w:pPr>
              <w:widowControl w:val="0"/>
              <w:jc w:val="center"/>
              <w:rPr>
                <w:rFonts w:ascii="Arial Narrow" w:hAnsi="Arial Narrow"/>
                <w:sz w:val="24"/>
              </w:rPr>
            </w:pPr>
            <w:r>
              <w:rPr>
                <w:rFonts w:ascii="Arial Narrow" w:hAnsi="Arial Narrow"/>
                <w:sz w:val="24"/>
              </w:rPr>
              <w:t xml:space="preserve">If the energy balance equation is upset by 500 calories per day, 1 pound can be lost in one week. </w:t>
            </w:r>
          </w:p>
          <w:p w14:paraId="3BBBEA56" w14:textId="77777777" w:rsidR="008146DF" w:rsidRDefault="008146DF" w:rsidP="00E31452">
            <w:pPr>
              <w:widowControl w:val="0"/>
              <w:jc w:val="center"/>
              <w:rPr>
                <w:rFonts w:ascii="Arial Narrow" w:hAnsi="Arial Narrow"/>
                <w:sz w:val="24"/>
              </w:rPr>
            </w:pPr>
            <w:r>
              <w:rPr>
                <w:rFonts w:ascii="Arial Narrow" w:hAnsi="Arial Narrow"/>
                <w:sz w:val="24"/>
              </w:rPr>
              <w:t xml:space="preserve">200 calories less in food and 300 calories more in daily energy expenditure will attain this goal. </w:t>
            </w:r>
          </w:p>
          <w:p w14:paraId="3319B664" w14:textId="77777777" w:rsidR="008146DF" w:rsidRDefault="008146DF" w:rsidP="00E31452">
            <w:pPr>
              <w:widowControl w:val="0"/>
              <w:jc w:val="center"/>
              <w:rPr>
                <w:rFonts w:ascii="Arial Narrow" w:hAnsi="Arial Narrow"/>
                <w:b/>
                <w:sz w:val="24"/>
              </w:rPr>
            </w:pPr>
            <w:r>
              <w:rPr>
                <w:rFonts w:ascii="Arial Narrow" w:hAnsi="Arial Narrow"/>
                <w:sz w:val="24"/>
              </w:rPr>
              <w:t>This is a realistic and healthy weight loss regiment.</w:t>
            </w:r>
          </w:p>
        </w:tc>
      </w:tr>
      <w:tr w:rsidR="008146DF" w14:paraId="6EB10790" w14:textId="77777777" w:rsidTr="00E31452">
        <w:tc>
          <w:tcPr>
            <w:tcW w:w="10031" w:type="dxa"/>
          </w:tcPr>
          <w:p w14:paraId="78E11A0B" w14:textId="77777777" w:rsidR="008146DF" w:rsidRDefault="008146DF" w:rsidP="00E31452">
            <w:pPr>
              <w:widowControl w:val="0"/>
              <w:jc w:val="center"/>
              <w:rPr>
                <w:rFonts w:ascii="Arial Narrow" w:hAnsi="Arial Narrow"/>
                <w:b/>
                <w:sz w:val="24"/>
              </w:rPr>
            </w:pPr>
            <w:r>
              <w:rPr>
                <w:rFonts w:ascii="Tahoma" w:hAnsi="Tahoma"/>
                <w:b/>
                <w:sz w:val="28"/>
              </w:rPr>
              <w:t>If, Energy in &gt; Energy out = weight gain</w:t>
            </w:r>
          </w:p>
        </w:tc>
      </w:tr>
      <w:tr w:rsidR="008146DF" w14:paraId="42AF4958" w14:textId="77777777" w:rsidTr="00E31452">
        <w:tc>
          <w:tcPr>
            <w:tcW w:w="10031" w:type="dxa"/>
          </w:tcPr>
          <w:p w14:paraId="187C0AFD" w14:textId="77777777" w:rsidR="008146DF" w:rsidRDefault="008146DF" w:rsidP="00E31452">
            <w:pPr>
              <w:widowControl w:val="0"/>
              <w:jc w:val="center"/>
              <w:rPr>
                <w:rFonts w:ascii="Arial Narrow" w:hAnsi="Arial Narrow"/>
                <w:sz w:val="24"/>
              </w:rPr>
            </w:pPr>
            <w:r>
              <w:rPr>
                <w:rFonts w:ascii="Arial Narrow" w:hAnsi="Arial Narrow"/>
                <w:sz w:val="24"/>
              </w:rPr>
              <w:t xml:space="preserve">In order to gain weight, energy output must be less than energy input. (Positive energy balance). </w:t>
            </w:r>
          </w:p>
          <w:p w14:paraId="69BE4022" w14:textId="77777777" w:rsidR="008146DF" w:rsidRDefault="008146DF" w:rsidP="00E31452">
            <w:pPr>
              <w:widowControl w:val="0"/>
              <w:jc w:val="center"/>
              <w:rPr>
                <w:rFonts w:ascii="Arial Narrow" w:hAnsi="Arial Narrow"/>
                <w:b/>
                <w:sz w:val="24"/>
              </w:rPr>
            </w:pPr>
            <w:r>
              <w:rPr>
                <w:rFonts w:ascii="Arial Narrow" w:hAnsi="Arial Narrow"/>
                <w:sz w:val="24"/>
              </w:rPr>
              <w:t xml:space="preserve">This can and should be achieved by following a well-balanced eating plan. Start by increasing the number of servings from the various foods and try to maintain the same balance or proportions from fat, carbohydrates and protein. </w:t>
            </w:r>
          </w:p>
        </w:tc>
      </w:tr>
    </w:tbl>
    <w:p w14:paraId="599D8B82" w14:textId="77777777" w:rsidR="008146DF" w:rsidRDefault="008146DF" w:rsidP="008146DF">
      <w:pPr>
        <w:widowControl w:val="0"/>
        <w:rPr>
          <w:rFonts w:ascii="Tahoma" w:hAnsi="Tahoma"/>
          <w:b/>
          <w:sz w:val="28"/>
        </w:rPr>
      </w:pPr>
    </w:p>
    <w:p w14:paraId="0BFDF291" w14:textId="77777777" w:rsidR="008146DF" w:rsidRDefault="008146DF" w:rsidP="008146DF">
      <w:pPr>
        <w:widowControl w:val="0"/>
        <w:rPr>
          <w:rFonts w:ascii="Tahoma" w:hAnsi="Tahoma"/>
          <w:b/>
          <w:sz w:val="28"/>
        </w:rPr>
      </w:pPr>
      <w:r>
        <w:rPr>
          <w:rFonts w:ascii="Tahoma" w:hAnsi="Tahoma"/>
          <w:b/>
          <w:sz w:val="28"/>
        </w:rPr>
        <w:t xml:space="preserve">Energy In = Caloric Intake </w:t>
      </w:r>
    </w:p>
    <w:p w14:paraId="284F4D37" w14:textId="77777777" w:rsidR="008146DF" w:rsidRDefault="008146DF" w:rsidP="008146DF">
      <w:pPr>
        <w:widowControl w:val="0"/>
        <w:tabs>
          <w:tab w:val="left" w:pos="-1440"/>
        </w:tabs>
        <w:rPr>
          <w:rFonts w:ascii="Arial Narrow" w:hAnsi="Arial Narrow"/>
          <w:sz w:val="24"/>
        </w:rPr>
      </w:pPr>
    </w:p>
    <w:p w14:paraId="0551F4BA" w14:textId="77777777" w:rsidR="008146DF" w:rsidRDefault="008146DF" w:rsidP="008146DF">
      <w:pPr>
        <w:widowControl w:val="0"/>
        <w:numPr>
          <w:ilvl w:val="0"/>
          <w:numId w:val="54"/>
        </w:numPr>
        <w:tabs>
          <w:tab w:val="left" w:pos="-1440"/>
        </w:tabs>
        <w:rPr>
          <w:rFonts w:ascii="Arial Narrow" w:hAnsi="Arial Narrow"/>
          <w:sz w:val="24"/>
        </w:rPr>
      </w:pPr>
      <w:r>
        <w:rPr>
          <w:rFonts w:ascii="Arial Narrow" w:hAnsi="Arial Narrow"/>
          <w:sz w:val="24"/>
        </w:rPr>
        <w:t>A calorie is defined as “an energy-producing unit of food”.</w:t>
      </w:r>
    </w:p>
    <w:p w14:paraId="34262A76" w14:textId="77777777" w:rsidR="008146DF" w:rsidRDefault="008146DF" w:rsidP="008146DF">
      <w:pPr>
        <w:widowControl w:val="0"/>
        <w:numPr>
          <w:ilvl w:val="0"/>
          <w:numId w:val="54"/>
        </w:numPr>
        <w:tabs>
          <w:tab w:val="left" w:pos="-1440"/>
        </w:tabs>
        <w:rPr>
          <w:rFonts w:ascii="Arial Narrow" w:hAnsi="Arial Narrow"/>
          <w:sz w:val="24"/>
        </w:rPr>
      </w:pPr>
      <w:r>
        <w:rPr>
          <w:rFonts w:ascii="Arial Narrow" w:hAnsi="Arial Narrow"/>
          <w:sz w:val="24"/>
        </w:rPr>
        <w:t>Age, sex, body size, body composition, climate, physical condition (pregnancy, illness, fitness level etc.) and the body’s metabolism all influence the number of calories that a person uses and requires to meet daily function requirements.</w:t>
      </w:r>
    </w:p>
    <w:p w14:paraId="3737AEC2" w14:textId="77777777" w:rsidR="008146DF" w:rsidRDefault="008146DF" w:rsidP="008146DF">
      <w:pPr>
        <w:widowControl w:val="0"/>
        <w:rPr>
          <w:rFonts w:ascii="Arial Narrow" w:hAnsi="Arial Narrow"/>
          <w:sz w:val="24"/>
        </w:rPr>
      </w:pPr>
    </w:p>
    <w:p w14:paraId="6E3823A9" w14:textId="77777777" w:rsidR="008146DF" w:rsidRDefault="008146DF" w:rsidP="008146DF">
      <w:pPr>
        <w:widowControl w:val="0"/>
        <w:rPr>
          <w:rFonts w:ascii="Arial Narrow" w:hAnsi="Arial Narrow"/>
          <w:sz w:val="24"/>
        </w:rPr>
      </w:pPr>
      <w:r>
        <w:rPr>
          <w:rFonts w:ascii="Arial Narrow" w:hAnsi="Arial Narrow"/>
          <w:sz w:val="24"/>
        </w:rPr>
        <w:t>Food intake is measured in calories:</w:t>
      </w:r>
    </w:p>
    <w:p w14:paraId="7ABD0CC4" w14:textId="77777777" w:rsidR="008146DF" w:rsidRDefault="008146DF" w:rsidP="008146DF">
      <w:pPr>
        <w:widowControl w:val="0"/>
        <w:rPr>
          <w:rFonts w:ascii="Arial Narrow" w:hAnsi="Arial Narrow"/>
          <w:sz w:val="24"/>
        </w:rPr>
      </w:pPr>
    </w:p>
    <w:p w14:paraId="419FBD81" w14:textId="77777777" w:rsidR="008146DF" w:rsidRDefault="008146DF" w:rsidP="008146DF">
      <w:pPr>
        <w:widowControl w:val="0"/>
        <w:numPr>
          <w:ilvl w:val="0"/>
          <w:numId w:val="54"/>
        </w:numPr>
        <w:tabs>
          <w:tab w:val="left" w:pos="0"/>
        </w:tabs>
        <w:rPr>
          <w:rFonts w:ascii="Arial Narrow" w:hAnsi="Arial Narrow"/>
          <w:sz w:val="24"/>
        </w:rPr>
      </w:pPr>
      <w:r>
        <w:rPr>
          <w:rFonts w:ascii="Arial Narrow" w:hAnsi="Arial Narrow"/>
          <w:sz w:val="24"/>
        </w:rPr>
        <w:t xml:space="preserve">1 gram of carbohydrate provides </w:t>
      </w:r>
      <w:r>
        <w:rPr>
          <w:rFonts w:ascii="Arial Narrow" w:hAnsi="Arial Narrow"/>
          <w:sz w:val="24"/>
        </w:rPr>
        <w:tab/>
        <w:t>4 calories of energy (sugar, fruit, vegetable, grains, starch)</w:t>
      </w:r>
    </w:p>
    <w:p w14:paraId="2835D2E9" w14:textId="77777777" w:rsidR="008146DF" w:rsidRDefault="008146DF" w:rsidP="008146DF">
      <w:pPr>
        <w:widowControl w:val="0"/>
        <w:numPr>
          <w:ilvl w:val="0"/>
          <w:numId w:val="54"/>
        </w:numPr>
        <w:tabs>
          <w:tab w:val="left" w:pos="0"/>
        </w:tabs>
        <w:rPr>
          <w:rFonts w:ascii="Arial Narrow" w:hAnsi="Arial Narrow"/>
          <w:sz w:val="24"/>
        </w:rPr>
      </w:pPr>
      <w:r>
        <w:rPr>
          <w:rFonts w:ascii="Arial Narrow" w:hAnsi="Arial Narrow"/>
          <w:sz w:val="24"/>
        </w:rPr>
        <w:t xml:space="preserve">1 gram of protein provides </w:t>
      </w:r>
      <w:r>
        <w:rPr>
          <w:rFonts w:ascii="Arial Narrow" w:hAnsi="Arial Narrow"/>
          <w:sz w:val="24"/>
        </w:rPr>
        <w:tab/>
      </w:r>
      <w:r>
        <w:rPr>
          <w:rFonts w:ascii="Arial Narrow" w:hAnsi="Arial Narrow"/>
          <w:sz w:val="24"/>
        </w:rPr>
        <w:tab/>
        <w:t>4 calories of energy (meat, fish, nuts, legumes, dairy)</w:t>
      </w:r>
    </w:p>
    <w:p w14:paraId="33E8EE57" w14:textId="77777777" w:rsidR="008146DF" w:rsidRDefault="008146DF" w:rsidP="008146DF">
      <w:pPr>
        <w:widowControl w:val="0"/>
        <w:numPr>
          <w:ilvl w:val="0"/>
          <w:numId w:val="54"/>
        </w:numPr>
        <w:tabs>
          <w:tab w:val="left" w:pos="0"/>
        </w:tabs>
        <w:rPr>
          <w:rFonts w:ascii="Arial Narrow" w:hAnsi="Arial Narrow"/>
          <w:sz w:val="24"/>
        </w:rPr>
      </w:pPr>
      <w:r>
        <w:rPr>
          <w:rFonts w:ascii="Arial Narrow" w:hAnsi="Arial Narrow"/>
          <w:sz w:val="24"/>
        </w:rPr>
        <w:t xml:space="preserve">1 gram of fat provides </w:t>
      </w:r>
      <w:r>
        <w:rPr>
          <w:rFonts w:ascii="Arial Narrow" w:hAnsi="Arial Narrow"/>
          <w:sz w:val="24"/>
        </w:rPr>
        <w:tab/>
      </w:r>
      <w:r>
        <w:rPr>
          <w:rFonts w:ascii="Arial Narrow" w:hAnsi="Arial Narrow"/>
          <w:sz w:val="24"/>
        </w:rPr>
        <w:tab/>
        <w:t>9 calories of energy (oils, nuts, meats, dairy)</w:t>
      </w:r>
    </w:p>
    <w:p w14:paraId="0A0C5434" w14:textId="77777777" w:rsidR="008146DF" w:rsidRDefault="008146DF" w:rsidP="008146DF">
      <w:pPr>
        <w:widowControl w:val="0"/>
        <w:numPr>
          <w:ilvl w:val="0"/>
          <w:numId w:val="54"/>
        </w:numPr>
        <w:tabs>
          <w:tab w:val="left" w:pos="0"/>
        </w:tabs>
        <w:rPr>
          <w:rFonts w:ascii="Arial Narrow" w:hAnsi="Arial Narrow"/>
          <w:sz w:val="24"/>
        </w:rPr>
      </w:pPr>
      <w:r>
        <w:rPr>
          <w:rFonts w:ascii="Arial Narrow" w:hAnsi="Arial Narrow"/>
          <w:sz w:val="24"/>
        </w:rPr>
        <w:t>1 gram of alcohol</w:t>
      </w:r>
      <w:r>
        <w:rPr>
          <w:rFonts w:ascii="Arial Narrow" w:hAnsi="Arial Narrow"/>
          <w:sz w:val="24"/>
        </w:rPr>
        <w:tab/>
      </w:r>
      <w:r>
        <w:rPr>
          <w:rFonts w:ascii="Arial Narrow" w:hAnsi="Arial Narrow"/>
          <w:sz w:val="24"/>
        </w:rPr>
        <w:tab/>
      </w:r>
      <w:r>
        <w:rPr>
          <w:rFonts w:ascii="Arial Narrow" w:hAnsi="Arial Narrow"/>
          <w:sz w:val="24"/>
        </w:rPr>
        <w:tab/>
        <w:t>7 calories of energy (beer, wine, liquor)</w:t>
      </w:r>
    </w:p>
    <w:p w14:paraId="16070524" w14:textId="77777777" w:rsidR="008146DF" w:rsidRDefault="008146DF" w:rsidP="008146DF">
      <w:pPr>
        <w:widowControl w:val="0"/>
        <w:rPr>
          <w:rFonts w:ascii="Arial Narrow" w:hAnsi="Arial Narrow"/>
          <w:sz w:val="24"/>
        </w:rPr>
      </w:pPr>
    </w:p>
    <w:p w14:paraId="265CFD0A" w14:textId="77777777" w:rsidR="008146DF" w:rsidRDefault="008146DF" w:rsidP="008146DF">
      <w:pPr>
        <w:widowControl w:val="0"/>
        <w:rPr>
          <w:rFonts w:ascii="Tahoma" w:hAnsi="Tahoma"/>
          <w:b/>
          <w:sz w:val="28"/>
        </w:rPr>
      </w:pPr>
      <w:r>
        <w:rPr>
          <w:rFonts w:ascii="Tahoma" w:hAnsi="Tahoma"/>
          <w:b/>
          <w:sz w:val="28"/>
        </w:rPr>
        <w:t xml:space="preserve">Energy Out = Exercise or Caloric Expenditure </w:t>
      </w:r>
    </w:p>
    <w:p w14:paraId="58641CA2" w14:textId="77777777" w:rsidR="008146DF" w:rsidRDefault="008146DF" w:rsidP="008146DF">
      <w:pPr>
        <w:widowControl w:val="0"/>
        <w:rPr>
          <w:rFonts w:ascii="Arial Narrow" w:hAnsi="Arial Narrow"/>
          <w:sz w:val="24"/>
        </w:rPr>
      </w:pPr>
    </w:p>
    <w:p w14:paraId="13AB4EF1" w14:textId="77777777" w:rsidR="008146DF" w:rsidRDefault="008146DF" w:rsidP="008146DF">
      <w:pPr>
        <w:widowControl w:val="0"/>
        <w:rPr>
          <w:rFonts w:ascii="Arial Narrow" w:hAnsi="Arial Narrow"/>
          <w:sz w:val="24"/>
        </w:rPr>
      </w:pPr>
      <w:r>
        <w:rPr>
          <w:rFonts w:ascii="Arial Narrow" w:hAnsi="Arial Narrow"/>
          <w:sz w:val="24"/>
        </w:rPr>
        <w:t>The principle factors of caloric expenditure are:</w:t>
      </w:r>
    </w:p>
    <w:p w14:paraId="2E003018" w14:textId="77777777" w:rsidR="008146DF" w:rsidRDefault="008146DF" w:rsidP="008146DF">
      <w:pPr>
        <w:widowControl w:val="0"/>
        <w:numPr>
          <w:ilvl w:val="0"/>
          <w:numId w:val="25"/>
        </w:numPr>
        <w:rPr>
          <w:rFonts w:ascii="Arial Narrow" w:hAnsi="Arial Narrow"/>
          <w:b/>
          <w:sz w:val="24"/>
        </w:rPr>
      </w:pPr>
      <w:r>
        <w:rPr>
          <w:rFonts w:ascii="Arial Narrow" w:hAnsi="Arial Narrow"/>
          <w:b/>
          <w:sz w:val="24"/>
        </w:rPr>
        <w:t>Basal Metabolic Rate (BMR)</w:t>
      </w:r>
    </w:p>
    <w:p w14:paraId="5841D991" w14:textId="77777777" w:rsidR="008146DF" w:rsidRDefault="008146DF" w:rsidP="008146DF">
      <w:pPr>
        <w:widowControl w:val="0"/>
        <w:numPr>
          <w:ilvl w:val="0"/>
          <w:numId w:val="25"/>
        </w:numPr>
        <w:rPr>
          <w:rFonts w:ascii="Arial Narrow" w:hAnsi="Arial Narrow"/>
          <w:b/>
          <w:sz w:val="24"/>
        </w:rPr>
      </w:pPr>
      <w:r>
        <w:rPr>
          <w:rFonts w:ascii="Arial Narrow" w:hAnsi="Arial Narrow"/>
          <w:b/>
          <w:sz w:val="24"/>
        </w:rPr>
        <w:t xml:space="preserve">Physical Activity - exercise and daily activity </w:t>
      </w:r>
    </w:p>
    <w:p w14:paraId="71446923" w14:textId="77777777" w:rsidR="008146DF" w:rsidRDefault="008146DF" w:rsidP="008146DF">
      <w:pPr>
        <w:widowControl w:val="0"/>
        <w:jc w:val="center"/>
        <w:rPr>
          <w:rFonts w:ascii="Tahoma" w:hAnsi="Tahoma"/>
          <w:b/>
          <w:sz w:val="32"/>
        </w:rPr>
      </w:pPr>
      <w:r>
        <w:rPr>
          <w:rFonts w:ascii="Arial Narrow" w:hAnsi="Arial Narrow"/>
          <w:b/>
          <w:sz w:val="24"/>
        </w:rPr>
        <w:br w:type="page"/>
      </w:r>
      <w:r>
        <w:rPr>
          <w:rFonts w:ascii="Tahoma" w:hAnsi="Tahoma"/>
          <w:b/>
          <w:sz w:val="32"/>
        </w:rPr>
        <w:lastRenderedPageBreak/>
        <w:t>Five Kinds of Energy Balance</w:t>
      </w:r>
    </w:p>
    <w:p w14:paraId="68825F45" w14:textId="77777777" w:rsidR="008146DF" w:rsidRDefault="008146DF" w:rsidP="008146DF">
      <w:pPr>
        <w:widowControl w:val="0"/>
        <w:rPr>
          <w:rFonts w:ascii="Arial Narrow" w:hAnsi="Arial Narrow"/>
          <w:sz w:val="24"/>
        </w:rPr>
      </w:pPr>
    </w:p>
    <w:p w14:paraId="6C8DC822" w14:textId="77777777" w:rsidR="008146DF" w:rsidRDefault="008146DF" w:rsidP="008146DF">
      <w:pPr>
        <w:widowControl w:val="0"/>
        <w:jc w:val="center"/>
        <w:rPr>
          <w:rFonts w:ascii="Arial Narrow" w:hAnsi="Arial Narrow"/>
          <w:b/>
          <w:sz w:val="24"/>
        </w:rPr>
      </w:pPr>
      <w:r>
        <w:rPr>
          <w:rFonts w:ascii="Arial Narrow" w:hAnsi="Arial Narrow"/>
          <w:b/>
          <w:sz w:val="24"/>
        </w:rPr>
        <w:t xml:space="preserve">Energy balance is the essential principle of fitness and weight management </w:t>
      </w:r>
    </w:p>
    <w:p w14:paraId="1643BA0A" w14:textId="77777777" w:rsidR="008146DF" w:rsidRDefault="008146DF" w:rsidP="008146DF">
      <w:pPr>
        <w:widowControl w:val="0"/>
        <w:rPr>
          <w:rFonts w:ascii="Arial Narrow" w:hAnsi="Arial Narrow"/>
          <w:sz w:val="24"/>
        </w:rPr>
      </w:pPr>
    </w:p>
    <w:tbl>
      <w:tblPr>
        <w:tblW w:w="0" w:type="auto"/>
        <w:tblLayout w:type="fixed"/>
        <w:tblLook w:val="0000" w:firstRow="0" w:lastRow="0" w:firstColumn="0" w:lastColumn="0" w:noHBand="0" w:noVBand="0"/>
      </w:tblPr>
      <w:tblGrid>
        <w:gridCol w:w="1638"/>
        <w:gridCol w:w="1890"/>
        <w:gridCol w:w="7084"/>
      </w:tblGrid>
      <w:tr w:rsidR="008146DF" w14:paraId="78347386" w14:textId="77777777" w:rsidTr="00E31452">
        <w:tc>
          <w:tcPr>
            <w:tcW w:w="1638" w:type="dxa"/>
            <w:tcBorders>
              <w:top w:val="single" w:sz="6" w:space="0" w:color="auto"/>
              <w:left w:val="single" w:sz="6" w:space="0" w:color="auto"/>
              <w:bottom w:val="single" w:sz="6" w:space="0" w:color="auto"/>
              <w:right w:val="single" w:sz="6" w:space="0" w:color="auto"/>
            </w:tcBorders>
          </w:tcPr>
          <w:p w14:paraId="3F44C482" w14:textId="77777777" w:rsidR="008146DF" w:rsidRDefault="008146DF" w:rsidP="00E31452">
            <w:pPr>
              <w:widowControl w:val="0"/>
              <w:jc w:val="center"/>
              <w:rPr>
                <w:rFonts w:ascii="Tahoma" w:hAnsi="Tahoma"/>
                <w:b/>
              </w:rPr>
            </w:pPr>
            <w:r>
              <w:rPr>
                <w:rFonts w:ascii="Tahoma" w:hAnsi="Tahoma"/>
                <w:b/>
              </w:rPr>
              <w:t>ENERGY IN</w:t>
            </w:r>
          </w:p>
        </w:tc>
        <w:tc>
          <w:tcPr>
            <w:tcW w:w="1890" w:type="dxa"/>
            <w:tcBorders>
              <w:top w:val="single" w:sz="6" w:space="0" w:color="auto"/>
              <w:left w:val="single" w:sz="6" w:space="0" w:color="auto"/>
              <w:bottom w:val="single" w:sz="6" w:space="0" w:color="auto"/>
              <w:right w:val="single" w:sz="6" w:space="0" w:color="auto"/>
            </w:tcBorders>
          </w:tcPr>
          <w:p w14:paraId="4C3395E1" w14:textId="77777777" w:rsidR="008146DF" w:rsidRDefault="008146DF" w:rsidP="00E31452">
            <w:pPr>
              <w:widowControl w:val="0"/>
              <w:jc w:val="center"/>
              <w:rPr>
                <w:rFonts w:ascii="Tahoma" w:hAnsi="Tahoma"/>
                <w:b/>
              </w:rPr>
            </w:pPr>
            <w:r>
              <w:rPr>
                <w:rFonts w:ascii="Tahoma" w:hAnsi="Tahoma"/>
                <w:b/>
              </w:rPr>
              <w:t>ENERGY OUT</w:t>
            </w:r>
          </w:p>
        </w:tc>
        <w:tc>
          <w:tcPr>
            <w:tcW w:w="7084" w:type="dxa"/>
            <w:tcBorders>
              <w:top w:val="single" w:sz="6" w:space="0" w:color="auto"/>
              <w:left w:val="single" w:sz="6" w:space="0" w:color="auto"/>
              <w:bottom w:val="single" w:sz="6" w:space="0" w:color="auto"/>
              <w:right w:val="single" w:sz="6" w:space="0" w:color="auto"/>
            </w:tcBorders>
          </w:tcPr>
          <w:p w14:paraId="7209ACBB" w14:textId="77777777" w:rsidR="008146DF" w:rsidRDefault="008146DF" w:rsidP="00E31452">
            <w:pPr>
              <w:widowControl w:val="0"/>
              <w:rPr>
                <w:rFonts w:ascii="Tahoma" w:hAnsi="Tahoma"/>
                <w:b/>
              </w:rPr>
            </w:pPr>
            <w:r>
              <w:rPr>
                <w:rFonts w:ascii="Tahoma" w:hAnsi="Tahoma"/>
                <w:b/>
              </w:rPr>
              <w:t>REMARKS</w:t>
            </w:r>
          </w:p>
        </w:tc>
      </w:tr>
      <w:tr w:rsidR="008146DF" w14:paraId="6330FF35" w14:textId="77777777" w:rsidTr="00E31452">
        <w:tc>
          <w:tcPr>
            <w:tcW w:w="1638" w:type="dxa"/>
            <w:tcBorders>
              <w:top w:val="single" w:sz="6" w:space="0" w:color="auto"/>
              <w:left w:val="single" w:sz="6" w:space="0" w:color="auto"/>
              <w:right w:val="single" w:sz="6" w:space="0" w:color="auto"/>
            </w:tcBorders>
          </w:tcPr>
          <w:p w14:paraId="0F40C39C" w14:textId="77777777" w:rsidR="008146DF" w:rsidRDefault="008146DF" w:rsidP="00E31452">
            <w:pPr>
              <w:widowControl w:val="0"/>
              <w:jc w:val="center"/>
              <w:rPr>
                <w:rFonts w:ascii="Tahoma" w:hAnsi="Tahoma"/>
                <w:b/>
              </w:rPr>
            </w:pPr>
            <w:r>
              <w:rPr>
                <w:rFonts w:ascii="Tahoma" w:hAnsi="Tahoma"/>
                <w:b/>
              </w:rPr>
              <w:t>Low</w:t>
            </w:r>
          </w:p>
        </w:tc>
        <w:tc>
          <w:tcPr>
            <w:tcW w:w="1890" w:type="dxa"/>
            <w:tcBorders>
              <w:top w:val="single" w:sz="6" w:space="0" w:color="auto"/>
              <w:left w:val="single" w:sz="6" w:space="0" w:color="auto"/>
              <w:bottom w:val="single" w:sz="6" w:space="0" w:color="auto"/>
              <w:right w:val="single" w:sz="6" w:space="0" w:color="auto"/>
            </w:tcBorders>
          </w:tcPr>
          <w:p w14:paraId="429CE8C0" w14:textId="77777777" w:rsidR="008146DF" w:rsidRDefault="008146DF" w:rsidP="00E31452">
            <w:pPr>
              <w:widowControl w:val="0"/>
              <w:jc w:val="center"/>
              <w:rPr>
                <w:rFonts w:ascii="Tahoma" w:hAnsi="Tahoma"/>
                <w:b/>
              </w:rPr>
            </w:pPr>
            <w:r>
              <w:rPr>
                <w:rFonts w:ascii="Tahoma" w:hAnsi="Tahoma"/>
                <w:b/>
              </w:rPr>
              <w:t>Low</w:t>
            </w:r>
          </w:p>
        </w:tc>
        <w:tc>
          <w:tcPr>
            <w:tcW w:w="7084" w:type="dxa"/>
            <w:tcBorders>
              <w:top w:val="single" w:sz="6" w:space="0" w:color="auto"/>
              <w:left w:val="single" w:sz="6" w:space="0" w:color="auto"/>
              <w:bottom w:val="single" w:sz="6" w:space="0" w:color="auto"/>
              <w:right w:val="single" w:sz="6" w:space="0" w:color="auto"/>
            </w:tcBorders>
          </w:tcPr>
          <w:p w14:paraId="1899E69E" w14:textId="77777777" w:rsidR="008146DF" w:rsidRDefault="008146DF" w:rsidP="00E31452">
            <w:pPr>
              <w:widowControl w:val="0"/>
              <w:rPr>
                <w:rFonts w:ascii="Tahoma" w:hAnsi="Tahoma"/>
                <w:b/>
              </w:rPr>
            </w:pPr>
            <w:r>
              <w:rPr>
                <w:rFonts w:ascii="Tahoma" w:hAnsi="Tahoma"/>
                <w:b/>
              </w:rPr>
              <w:t>Low End Energy Balance</w:t>
            </w:r>
          </w:p>
        </w:tc>
      </w:tr>
      <w:tr w:rsidR="008146DF" w14:paraId="3C5ADA04" w14:textId="77777777" w:rsidTr="00E31452">
        <w:tc>
          <w:tcPr>
            <w:tcW w:w="1638" w:type="dxa"/>
            <w:tcBorders>
              <w:top w:val="single" w:sz="6" w:space="0" w:color="auto"/>
              <w:left w:val="single" w:sz="6" w:space="0" w:color="auto"/>
              <w:right w:val="single" w:sz="6" w:space="0" w:color="auto"/>
            </w:tcBorders>
          </w:tcPr>
          <w:p w14:paraId="69BB7CDA" w14:textId="77777777" w:rsidR="008146DF" w:rsidRDefault="008146DF" w:rsidP="00E31452">
            <w:pPr>
              <w:widowControl w:val="0"/>
              <w:rPr>
                <w:rFonts w:ascii="Arial Narrow" w:hAnsi="Arial Narrow"/>
                <w:sz w:val="24"/>
              </w:rPr>
            </w:pPr>
          </w:p>
        </w:tc>
        <w:tc>
          <w:tcPr>
            <w:tcW w:w="1890" w:type="dxa"/>
            <w:tcBorders>
              <w:top w:val="single" w:sz="6" w:space="0" w:color="auto"/>
              <w:left w:val="nil"/>
              <w:right w:val="single" w:sz="6" w:space="0" w:color="auto"/>
            </w:tcBorders>
          </w:tcPr>
          <w:p w14:paraId="58B1A6EA" w14:textId="77777777" w:rsidR="008146DF" w:rsidRDefault="008146DF" w:rsidP="00E31452">
            <w:pPr>
              <w:widowControl w:val="0"/>
              <w:rPr>
                <w:rFonts w:ascii="Arial Narrow" w:hAnsi="Arial Narrow"/>
                <w:sz w:val="24"/>
              </w:rPr>
            </w:pPr>
          </w:p>
        </w:tc>
        <w:tc>
          <w:tcPr>
            <w:tcW w:w="7084" w:type="dxa"/>
            <w:tcBorders>
              <w:top w:val="single" w:sz="6" w:space="0" w:color="auto"/>
              <w:left w:val="nil"/>
              <w:right w:val="single" w:sz="6" w:space="0" w:color="auto"/>
            </w:tcBorders>
          </w:tcPr>
          <w:p w14:paraId="325D322E" w14:textId="77777777" w:rsidR="008146DF" w:rsidRDefault="008146DF" w:rsidP="00E31452">
            <w:pPr>
              <w:widowControl w:val="0"/>
              <w:numPr>
                <w:ilvl w:val="0"/>
                <w:numId w:val="54"/>
              </w:numPr>
              <w:rPr>
                <w:rFonts w:ascii="Arial Narrow" w:hAnsi="Arial Narrow"/>
                <w:sz w:val="24"/>
              </w:rPr>
            </w:pPr>
            <w:r>
              <w:rPr>
                <w:rFonts w:ascii="Arial Narrow" w:hAnsi="Arial Narrow"/>
                <w:sz w:val="24"/>
              </w:rPr>
              <w:t>No weight gain over time.</w:t>
            </w:r>
          </w:p>
        </w:tc>
      </w:tr>
      <w:tr w:rsidR="008146DF" w14:paraId="0459AF3B" w14:textId="77777777" w:rsidTr="00E31452">
        <w:tc>
          <w:tcPr>
            <w:tcW w:w="1638" w:type="dxa"/>
            <w:tcBorders>
              <w:left w:val="single" w:sz="6" w:space="0" w:color="auto"/>
              <w:bottom w:val="single" w:sz="6" w:space="0" w:color="auto"/>
              <w:right w:val="single" w:sz="6" w:space="0" w:color="auto"/>
            </w:tcBorders>
          </w:tcPr>
          <w:p w14:paraId="046A93FD" w14:textId="77777777" w:rsidR="008146DF" w:rsidRDefault="008146DF" w:rsidP="00E31452">
            <w:pPr>
              <w:widowControl w:val="0"/>
              <w:rPr>
                <w:rFonts w:ascii="Arial Narrow" w:hAnsi="Arial Narrow"/>
                <w:sz w:val="24"/>
              </w:rPr>
            </w:pPr>
          </w:p>
        </w:tc>
        <w:tc>
          <w:tcPr>
            <w:tcW w:w="1890" w:type="dxa"/>
            <w:tcBorders>
              <w:left w:val="nil"/>
              <w:bottom w:val="single" w:sz="6" w:space="0" w:color="auto"/>
              <w:right w:val="single" w:sz="6" w:space="0" w:color="auto"/>
            </w:tcBorders>
          </w:tcPr>
          <w:p w14:paraId="07BBFDCC" w14:textId="77777777" w:rsidR="008146DF" w:rsidRDefault="008146DF" w:rsidP="00E31452">
            <w:pPr>
              <w:widowControl w:val="0"/>
              <w:rPr>
                <w:rFonts w:ascii="Arial Narrow" w:hAnsi="Arial Narrow"/>
                <w:sz w:val="24"/>
              </w:rPr>
            </w:pPr>
          </w:p>
        </w:tc>
        <w:tc>
          <w:tcPr>
            <w:tcW w:w="7084" w:type="dxa"/>
            <w:tcBorders>
              <w:left w:val="nil"/>
              <w:right w:val="single" w:sz="6" w:space="0" w:color="auto"/>
            </w:tcBorders>
          </w:tcPr>
          <w:p w14:paraId="52042704" w14:textId="77777777" w:rsidR="008146DF" w:rsidRDefault="008146DF" w:rsidP="00E31452">
            <w:pPr>
              <w:widowControl w:val="0"/>
              <w:numPr>
                <w:ilvl w:val="0"/>
                <w:numId w:val="54"/>
              </w:numPr>
              <w:rPr>
                <w:rFonts w:ascii="Arial Narrow" w:hAnsi="Arial Narrow"/>
                <w:sz w:val="24"/>
              </w:rPr>
            </w:pPr>
            <w:r>
              <w:rPr>
                <w:rFonts w:ascii="Arial Narrow" w:hAnsi="Arial Narrow"/>
                <w:sz w:val="24"/>
              </w:rPr>
              <w:t xml:space="preserve">People in this category are often mistakenly assumed to be </w:t>
            </w:r>
          </w:p>
        </w:tc>
      </w:tr>
      <w:tr w:rsidR="008146DF" w14:paraId="2F1A0F30" w14:textId="77777777" w:rsidTr="00E31452">
        <w:tc>
          <w:tcPr>
            <w:tcW w:w="1638" w:type="dxa"/>
            <w:tcBorders>
              <w:top w:val="single" w:sz="6" w:space="0" w:color="auto"/>
              <w:left w:val="single" w:sz="6" w:space="0" w:color="auto"/>
              <w:right w:val="single" w:sz="6" w:space="0" w:color="auto"/>
            </w:tcBorders>
            <w:shd w:val="pct10" w:color="auto" w:fill="B3B3B3"/>
          </w:tcPr>
          <w:p w14:paraId="7FA417B0" w14:textId="77777777" w:rsidR="008146DF" w:rsidRDefault="008146DF" w:rsidP="00E31452">
            <w:pPr>
              <w:widowControl w:val="0"/>
              <w:rPr>
                <w:rFonts w:ascii="Arial Narrow" w:hAnsi="Arial Narrow"/>
                <w:sz w:val="24"/>
              </w:rPr>
            </w:pPr>
          </w:p>
        </w:tc>
        <w:tc>
          <w:tcPr>
            <w:tcW w:w="1890" w:type="dxa"/>
            <w:tcBorders>
              <w:top w:val="single" w:sz="6" w:space="0" w:color="auto"/>
              <w:left w:val="nil"/>
              <w:right w:val="single" w:sz="6" w:space="0" w:color="auto"/>
            </w:tcBorders>
            <w:shd w:val="pct10" w:color="auto" w:fill="B3B3B3"/>
          </w:tcPr>
          <w:p w14:paraId="552DB00D" w14:textId="77777777" w:rsidR="008146DF" w:rsidRDefault="008146DF" w:rsidP="00E31452">
            <w:pPr>
              <w:widowControl w:val="0"/>
              <w:rPr>
                <w:rFonts w:ascii="Arial Narrow" w:hAnsi="Arial Narrow"/>
                <w:sz w:val="24"/>
              </w:rPr>
            </w:pPr>
          </w:p>
        </w:tc>
        <w:tc>
          <w:tcPr>
            <w:tcW w:w="7084" w:type="dxa"/>
            <w:tcBorders>
              <w:left w:val="nil"/>
              <w:right w:val="single" w:sz="6" w:space="0" w:color="auto"/>
            </w:tcBorders>
          </w:tcPr>
          <w:p w14:paraId="54C7B8F7" w14:textId="77777777" w:rsidR="008146DF" w:rsidRDefault="008146DF" w:rsidP="00E31452">
            <w:pPr>
              <w:widowControl w:val="0"/>
              <w:ind w:left="342"/>
              <w:rPr>
                <w:rFonts w:ascii="Arial Narrow" w:hAnsi="Arial Narrow"/>
                <w:sz w:val="24"/>
              </w:rPr>
            </w:pPr>
            <w:r>
              <w:rPr>
                <w:rFonts w:ascii="Arial Narrow" w:hAnsi="Arial Narrow"/>
                <w:sz w:val="24"/>
              </w:rPr>
              <w:t>fit because they look thin, but their daily energy</w:t>
            </w:r>
          </w:p>
          <w:p w14:paraId="0D0FB832" w14:textId="77777777" w:rsidR="008146DF" w:rsidRDefault="008146DF" w:rsidP="00E31452">
            <w:pPr>
              <w:widowControl w:val="0"/>
              <w:ind w:left="342"/>
              <w:rPr>
                <w:rFonts w:ascii="Arial Narrow" w:hAnsi="Arial Narrow"/>
                <w:sz w:val="24"/>
              </w:rPr>
            </w:pPr>
            <w:r>
              <w:rPr>
                <w:rFonts w:ascii="Arial Narrow" w:hAnsi="Arial Narrow"/>
                <w:sz w:val="24"/>
              </w:rPr>
              <w:t>expenditure is really too low to keep them in shape.</w:t>
            </w:r>
          </w:p>
        </w:tc>
      </w:tr>
      <w:tr w:rsidR="008146DF" w14:paraId="5F756AE4" w14:textId="77777777" w:rsidTr="00E31452">
        <w:tc>
          <w:tcPr>
            <w:tcW w:w="1638" w:type="dxa"/>
            <w:tcBorders>
              <w:left w:val="single" w:sz="6" w:space="0" w:color="auto"/>
              <w:bottom w:val="single" w:sz="6" w:space="0" w:color="auto"/>
              <w:right w:val="single" w:sz="6" w:space="0" w:color="auto"/>
            </w:tcBorders>
            <w:shd w:val="pct10" w:color="auto" w:fill="B3B3B3"/>
          </w:tcPr>
          <w:p w14:paraId="15C560AF" w14:textId="77777777" w:rsidR="008146DF" w:rsidRDefault="008146DF" w:rsidP="00E31452">
            <w:pPr>
              <w:widowControl w:val="0"/>
              <w:rPr>
                <w:rFonts w:ascii="Arial Narrow" w:hAnsi="Arial Narrow"/>
                <w:sz w:val="24"/>
              </w:rPr>
            </w:pPr>
          </w:p>
        </w:tc>
        <w:tc>
          <w:tcPr>
            <w:tcW w:w="1890" w:type="dxa"/>
            <w:tcBorders>
              <w:left w:val="nil"/>
              <w:bottom w:val="single" w:sz="6" w:space="0" w:color="auto"/>
              <w:right w:val="single" w:sz="6" w:space="0" w:color="auto"/>
            </w:tcBorders>
            <w:shd w:val="pct10" w:color="auto" w:fill="B3B3B3"/>
          </w:tcPr>
          <w:p w14:paraId="501ACE8C" w14:textId="77777777" w:rsidR="008146DF" w:rsidRDefault="008146DF" w:rsidP="00E31452">
            <w:pPr>
              <w:widowControl w:val="0"/>
              <w:rPr>
                <w:rFonts w:ascii="Arial Narrow" w:hAnsi="Arial Narrow"/>
                <w:sz w:val="24"/>
              </w:rPr>
            </w:pPr>
          </w:p>
        </w:tc>
        <w:tc>
          <w:tcPr>
            <w:tcW w:w="7084" w:type="dxa"/>
            <w:tcBorders>
              <w:left w:val="nil"/>
              <w:right w:val="single" w:sz="6" w:space="0" w:color="auto"/>
            </w:tcBorders>
          </w:tcPr>
          <w:p w14:paraId="2F72BACF" w14:textId="77777777" w:rsidR="008146DF" w:rsidRDefault="008146DF" w:rsidP="00E31452">
            <w:pPr>
              <w:widowControl w:val="0"/>
              <w:numPr>
                <w:ilvl w:val="0"/>
                <w:numId w:val="54"/>
              </w:numPr>
              <w:rPr>
                <w:rFonts w:ascii="Arial Narrow" w:hAnsi="Arial Narrow"/>
                <w:sz w:val="24"/>
              </w:rPr>
            </w:pPr>
            <w:r>
              <w:rPr>
                <w:rFonts w:ascii="Arial Narrow" w:hAnsi="Arial Narrow"/>
                <w:sz w:val="24"/>
              </w:rPr>
              <w:t>Body fat percentage may still be high.</w:t>
            </w:r>
          </w:p>
        </w:tc>
      </w:tr>
      <w:tr w:rsidR="008146DF" w14:paraId="466BA19B" w14:textId="77777777" w:rsidTr="00E31452">
        <w:tc>
          <w:tcPr>
            <w:tcW w:w="1638" w:type="dxa"/>
            <w:tcBorders>
              <w:left w:val="single" w:sz="6" w:space="0" w:color="auto"/>
              <w:right w:val="single" w:sz="6" w:space="0" w:color="auto"/>
            </w:tcBorders>
          </w:tcPr>
          <w:p w14:paraId="3692A8E9" w14:textId="77777777" w:rsidR="008146DF" w:rsidRDefault="008146DF" w:rsidP="00E31452">
            <w:pPr>
              <w:widowControl w:val="0"/>
              <w:jc w:val="center"/>
              <w:rPr>
                <w:rFonts w:ascii="Tahoma" w:hAnsi="Tahoma"/>
                <w:b/>
              </w:rPr>
            </w:pPr>
            <w:r>
              <w:rPr>
                <w:rFonts w:ascii="Tahoma" w:hAnsi="Tahoma"/>
                <w:b/>
              </w:rPr>
              <w:t>Higher</w:t>
            </w:r>
          </w:p>
        </w:tc>
        <w:tc>
          <w:tcPr>
            <w:tcW w:w="1890" w:type="dxa"/>
            <w:tcBorders>
              <w:left w:val="single" w:sz="6" w:space="0" w:color="auto"/>
              <w:right w:val="single" w:sz="6" w:space="0" w:color="auto"/>
            </w:tcBorders>
          </w:tcPr>
          <w:p w14:paraId="3366C4B1" w14:textId="77777777" w:rsidR="008146DF" w:rsidRDefault="008146DF" w:rsidP="00E31452">
            <w:pPr>
              <w:widowControl w:val="0"/>
              <w:jc w:val="center"/>
              <w:rPr>
                <w:rFonts w:ascii="Tahoma" w:hAnsi="Tahoma"/>
                <w:b/>
              </w:rPr>
            </w:pPr>
            <w:r>
              <w:rPr>
                <w:rFonts w:ascii="Tahoma" w:hAnsi="Tahoma"/>
                <w:b/>
              </w:rPr>
              <w:t>Low</w:t>
            </w:r>
          </w:p>
        </w:tc>
        <w:tc>
          <w:tcPr>
            <w:tcW w:w="7084" w:type="dxa"/>
            <w:tcBorders>
              <w:top w:val="single" w:sz="6" w:space="0" w:color="auto"/>
              <w:left w:val="single" w:sz="6" w:space="0" w:color="auto"/>
              <w:right w:val="single" w:sz="6" w:space="0" w:color="auto"/>
            </w:tcBorders>
          </w:tcPr>
          <w:p w14:paraId="0894902C" w14:textId="77777777" w:rsidR="008146DF" w:rsidRDefault="008146DF" w:rsidP="00E31452">
            <w:pPr>
              <w:widowControl w:val="0"/>
              <w:rPr>
                <w:rFonts w:ascii="Tahoma" w:hAnsi="Tahoma"/>
                <w:b/>
              </w:rPr>
            </w:pPr>
            <w:r>
              <w:rPr>
                <w:rFonts w:ascii="Tahoma" w:hAnsi="Tahoma"/>
                <w:b/>
              </w:rPr>
              <w:t xml:space="preserve">Higher, Low - The Typical Situation for Many Adults </w:t>
            </w:r>
          </w:p>
        </w:tc>
      </w:tr>
      <w:tr w:rsidR="008146DF" w14:paraId="42FFB04B" w14:textId="77777777" w:rsidTr="00E31452">
        <w:tc>
          <w:tcPr>
            <w:tcW w:w="1638" w:type="dxa"/>
            <w:tcBorders>
              <w:top w:val="single" w:sz="6" w:space="0" w:color="auto"/>
              <w:left w:val="single" w:sz="6" w:space="0" w:color="auto"/>
              <w:bottom w:val="single" w:sz="6" w:space="0" w:color="auto"/>
              <w:right w:val="single" w:sz="6" w:space="0" w:color="auto"/>
            </w:tcBorders>
          </w:tcPr>
          <w:p w14:paraId="2A2384F0" w14:textId="77777777" w:rsidR="008146DF" w:rsidRDefault="008146DF" w:rsidP="00E31452">
            <w:pPr>
              <w:widowControl w:val="0"/>
              <w:rPr>
                <w:rFonts w:ascii="Arial Narrow" w:hAnsi="Arial Narrow"/>
                <w:sz w:val="24"/>
              </w:rPr>
            </w:pPr>
          </w:p>
        </w:tc>
        <w:tc>
          <w:tcPr>
            <w:tcW w:w="1890" w:type="dxa"/>
            <w:tcBorders>
              <w:top w:val="single" w:sz="6" w:space="0" w:color="auto"/>
              <w:left w:val="nil"/>
              <w:right w:val="single" w:sz="6" w:space="0" w:color="auto"/>
            </w:tcBorders>
          </w:tcPr>
          <w:p w14:paraId="2FAFA58F" w14:textId="77777777" w:rsidR="008146DF" w:rsidRDefault="008146DF" w:rsidP="00E31452">
            <w:pPr>
              <w:widowControl w:val="0"/>
              <w:rPr>
                <w:rFonts w:ascii="Arial Narrow" w:hAnsi="Arial Narrow"/>
                <w:sz w:val="24"/>
              </w:rPr>
            </w:pPr>
          </w:p>
        </w:tc>
        <w:tc>
          <w:tcPr>
            <w:tcW w:w="7084" w:type="dxa"/>
            <w:tcBorders>
              <w:top w:val="single" w:sz="6" w:space="0" w:color="auto"/>
              <w:left w:val="nil"/>
              <w:right w:val="single" w:sz="6" w:space="0" w:color="auto"/>
            </w:tcBorders>
          </w:tcPr>
          <w:p w14:paraId="006F2589" w14:textId="77777777" w:rsidR="008146DF" w:rsidRDefault="008146DF" w:rsidP="00E31452">
            <w:pPr>
              <w:widowControl w:val="0"/>
              <w:numPr>
                <w:ilvl w:val="0"/>
                <w:numId w:val="54"/>
              </w:numPr>
              <w:rPr>
                <w:rFonts w:ascii="Arial Narrow" w:hAnsi="Arial Narrow"/>
                <w:sz w:val="24"/>
              </w:rPr>
            </w:pPr>
            <w:r>
              <w:rPr>
                <w:rFonts w:ascii="Arial Narrow" w:hAnsi="Arial Narrow"/>
                <w:sz w:val="24"/>
              </w:rPr>
              <w:t>The sedentary lifestyle produces a low level of fitness.</w:t>
            </w:r>
          </w:p>
        </w:tc>
      </w:tr>
      <w:tr w:rsidR="008146DF" w14:paraId="0EBFFE55" w14:textId="77777777" w:rsidTr="00E31452">
        <w:tc>
          <w:tcPr>
            <w:tcW w:w="1638" w:type="dxa"/>
            <w:tcBorders>
              <w:top w:val="single" w:sz="6" w:space="0" w:color="auto"/>
              <w:left w:val="single" w:sz="6" w:space="0" w:color="auto"/>
              <w:right w:val="single" w:sz="6" w:space="0" w:color="auto"/>
            </w:tcBorders>
            <w:shd w:val="pct10" w:color="auto" w:fill="B3B3B3"/>
          </w:tcPr>
          <w:p w14:paraId="661AF793" w14:textId="77777777" w:rsidR="008146DF" w:rsidRDefault="008146DF" w:rsidP="00E31452">
            <w:pPr>
              <w:widowControl w:val="0"/>
              <w:rPr>
                <w:rFonts w:ascii="Arial Narrow" w:hAnsi="Arial Narrow"/>
                <w:sz w:val="24"/>
              </w:rPr>
            </w:pPr>
          </w:p>
        </w:tc>
        <w:tc>
          <w:tcPr>
            <w:tcW w:w="1890" w:type="dxa"/>
            <w:tcBorders>
              <w:left w:val="nil"/>
              <w:right w:val="single" w:sz="6" w:space="0" w:color="auto"/>
            </w:tcBorders>
          </w:tcPr>
          <w:p w14:paraId="3398AEE6" w14:textId="77777777" w:rsidR="008146DF" w:rsidRDefault="008146DF" w:rsidP="00E31452">
            <w:pPr>
              <w:widowControl w:val="0"/>
              <w:rPr>
                <w:rFonts w:ascii="Arial Narrow" w:hAnsi="Arial Narrow"/>
                <w:sz w:val="24"/>
              </w:rPr>
            </w:pPr>
          </w:p>
        </w:tc>
        <w:tc>
          <w:tcPr>
            <w:tcW w:w="7084" w:type="dxa"/>
            <w:tcBorders>
              <w:left w:val="nil"/>
              <w:right w:val="single" w:sz="6" w:space="0" w:color="auto"/>
            </w:tcBorders>
          </w:tcPr>
          <w:p w14:paraId="037A87FF" w14:textId="77777777" w:rsidR="008146DF" w:rsidRDefault="008146DF" w:rsidP="00E31452">
            <w:pPr>
              <w:widowControl w:val="0"/>
              <w:numPr>
                <w:ilvl w:val="0"/>
                <w:numId w:val="54"/>
              </w:numPr>
              <w:rPr>
                <w:rFonts w:ascii="Arial Narrow" w:hAnsi="Arial Narrow"/>
                <w:sz w:val="24"/>
              </w:rPr>
            </w:pPr>
            <w:r>
              <w:rPr>
                <w:rFonts w:ascii="Arial Narrow" w:hAnsi="Arial Narrow"/>
                <w:sz w:val="24"/>
              </w:rPr>
              <w:t xml:space="preserve">Consistent energy-in surplus leads to a slow, but steady </w:t>
            </w:r>
          </w:p>
        </w:tc>
      </w:tr>
      <w:tr w:rsidR="008146DF" w14:paraId="001190C4" w14:textId="77777777" w:rsidTr="00E31452">
        <w:tc>
          <w:tcPr>
            <w:tcW w:w="1638" w:type="dxa"/>
            <w:tcBorders>
              <w:left w:val="single" w:sz="6" w:space="0" w:color="auto"/>
              <w:right w:val="single" w:sz="6" w:space="0" w:color="auto"/>
            </w:tcBorders>
            <w:shd w:val="pct10" w:color="auto" w:fill="B3B3B3"/>
          </w:tcPr>
          <w:p w14:paraId="768CBB4C" w14:textId="77777777" w:rsidR="008146DF" w:rsidRDefault="008146DF" w:rsidP="00E31452">
            <w:pPr>
              <w:widowControl w:val="0"/>
              <w:rPr>
                <w:rFonts w:ascii="Arial Narrow" w:hAnsi="Arial Narrow"/>
                <w:sz w:val="24"/>
              </w:rPr>
            </w:pPr>
          </w:p>
        </w:tc>
        <w:tc>
          <w:tcPr>
            <w:tcW w:w="1890" w:type="dxa"/>
            <w:tcBorders>
              <w:left w:val="nil"/>
              <w:bottom w:val="single" w:sz="6" w:space="0" w:color="auto"/>
              <w:right w:val="single" w:sz="6" w:space="0" w:color="auto"/>
            </w:tcBorders>
          </w:tcPr>
          <w:p w14:paraId="0FFA4A33" w14:textId="77777777" w:rsidR="008146DF" w:rsidRDefault="008146DF" w:rsidP="00E31452">
            <w:pPr>
              <w:widowControl w:val="0"/>
              <w:rPr>
                <w:rFonts w:ascii="Arial Narrow" w:hAnsi="Arial Narrow"/>
                <w:sz w:val="24"/>
              </w:rPr>
            </w:pPr>
          </w:p>
        </w:tc>
        <w:tc>
          <w:tcPr>
            <w:tcW w:w="7084" w:type="dxa"/>
            <w:tcBorders>
              <w:left w:val="nil"/>
              <w:right w:val="single" w:sz="6" w:space="0" w:color="auto"/>
            </w:tcBorders>
          </w:tcPr>
          <w:p w14:paraId="0FFD361C" w14:textId="77777777" w:rsidR="008146DF" w:rsidRDefault="008146DF" w:rsidP="00E31452">
            <w:pPr>
              <w:widowControl w:val="0"/>
              <w:ind w:left="342"/>
              <w:rPr>
                <w:rFonts w:ascii="Arial Narrow" w:hAnsi="Arial Narrow"/>
                <w:sz w:val="24"/>
              </w:rPr>
            </w:pPr>
            <w:r>
              <w:rPr>
                <w:rFonts w:ascii="Arial Narrow" w:hAnsi="Arial Narrow"/>
                <w:sz w:val="24"/>
              </w:rPr>
              <w:t>weight gain over the years. A daily energy surplus of 100 calories</w:t>
            </w:r>
          </w:p>
        </w:tc>
      </w:tr>
      <w:tr w:rsidR="008146DF" w14:paraId="1C56F543" w14:textId="77777777" w:rsidTr="00E31452">
        <w:tc>
          <w:tcPr>
            <w:tcW w:w="1638" w:type="dxa"/>
            <w:tcBorders>
              <w:left w:val="single" w:sz="6" w:space="0" w:color="auto"/>
              <w:right w:val="single" w:sz="6" w:space="0" w:color="auto"/>
            </w:tcBorders>
            <w:shd w:val="pct10" w:color="auto" w:fill="B3B3B3"/>
          </w:tcPr>
          <w:p w14:paraId="3CEB5258" w14:textId="77777777" w:rsidR="008146DF" w:rsidRDefault="008146DF" w:rsidP="00E31452">
            <w:pPr>
              <w:widowControl w:val="0"/>
              <w:rPr>
                <w:rFonts w:ascii="Arial Narrow" w:hAnsi="Arial Narrow"/>
                <w:sz w:val="24"/>
              </w:rPr>
            </w:pPr>
          </w:p>
        </w:tc>
        <w:tc>
          <w:tcPr>
            <w:tcW w:w="1890" w:type="dxa"/>
            <w:tcBorders>
              <w:top w:val="single" w:sz="6" w:space="0" w:color="auto"/>
              <w:left w:val="nil"/>
              <w:right w:val="single" w:sz="6" w:space="0" w:color="auto"/>
            </w:tcBorders>
            <w:shd w:val="pct10" w:color="auto" w:fill="B3B3B3"/>
          </w:tcPr>
          <w:p w14:paraId="2AC2DB14" w14:textId="77777777" w:rsidR="008146DF" w:rsidRDefault="008146DF" w:rsidP="00E31452">
            <w:pPr>
              <w:widowControl w:val="0"/>
              <w:rPr>
                <w:rFonts w:ascii="Arial Narrow" w:hAnsi="Arial Narrow"/>
                <w:sz w:val="24"/>
              </w:rPr>
            </w:pPr>
          </w:p>
        </w:tc>
        <w:tc>
          <w:tcPr>
            <w:tcW w:w="7084" w:type="dxa"/>
            <w:tcBorders>
              <w:left w:val="nil"/>
              <w:right w:val="single" w:sz="6" w:space="0" w:color="auto"/>
            </w:tcBorders>
          </w:tcPr>
          <w:p w14:paraId="105B5EF7" w14:textId="77777777" w:rsidR="008146DF" w:rsidRDefault="008146DF" w:rsidP="00E31452">
            <w:pPr>
              <w:widowControl w:val="0"/>
              <w:ind w:left="342"/>
              <w:rPr>
                <w:rFonts w:ascii="Arial Narrow" w:hAnsi="Arial Narrow"/>
                <w:sz w:val="24"/>
              </w:rPr>
            </w:pPr>
            <w:r>
              <w:rPr>
                <w:rFonts w:ascii="Arial Narrow" w:hAnsi="Arial Narrow"/>
                <w:sz w:val="24"/>
              </w:rPr>
              <w:t xml:space="preserve">(less than a slice of bread) can lead to a weight gain of  </w:t>
            </w:r>
          </w:p>
        </w:tc>
      </w:tr>
      <w:tr w:rsidR="008146DF" w14:paraId="3F0D476A" w14:textId="77777777" w:rsidTr="00E31452">
        <w:tc>
          <w:tcPr>
            <w:tcW w:w="1638" w:type="dxa"/>
            <w:tcBorders>
              <w:left w:val="single" w:sz="6" w:space="0" w:color="auto"/>
              <w:bottom w:val="single" w:sz="6" w:space="0" w:color="auto"/>
              <w:right w:val="single" w:sz="6" w:space="0" w:color="auto"/>
            </w:tcBorders>
            <w:shd w:val="pct10" w:color="auto" w:fill="B3B3B3"/>
          </w:tcPr>
          <w:p w14:paraId="4F0BC269" w14:textId="77777777" w:rsidR="008146DF" w:rsidRDefault="008146DF" w:rsidP="00E31452">
            <w:pPr>
              <w:widowControl w:val="0"/>
              <w:rPr>
                <w:rFonts w:ascii="Arial Narrow" w:hAnsi="Arial Narrow"/>
                <w:sz w:val="24"/>
              </w:rPr>
            </w:pPr>
          </w:p>
        </w:tc>
        <w:tc>
          <w:tcPr>
            <w:tcW w:w="1890" w:type="dxa"/>
            <w:tcBorders>
              <w:left w:val="nil"/>
              <w:bottom w:val="single" w:sz="6" w:space="0" w:color="auto"/>
              <w:right w:val="single" w:sz="6" w:space="0" w:color="auto"/>
            </w:tcBorders>
            <w:shd w:val="pct10" w:color="auto" w:fill="B3B3B3"/>
          </w:tcPr>
          <w:p w14:paraId="112E2365" w14:textId="77777777" w:rsidR="008146DF" w:rsidRDefault="008146DF" w:rsidP="00E31452">
            <w:pPr>
              <w:widowControl w:val="0"/>
              <w:rPr>
                <w:rFonts w:ascii="Arial Narrow" w:hAnsi="Arial Narrow"/>
                <w:sz w:val="24"/>
              </w:rPr>
            </w:pPr>
          </w:p>
        </w:tc>
        <w:tc>
          <w:tcPr>
            <w:tcW w:w="7084" w:type="dxa"/>
            <w:tcBorders>
              <w:left w:val="nil"/>
              <w:right w:val="single" w:sz="6" w:space="0" w:color="auto"/>
            </w:tcBorders>
          </w:tcPr>
          <w:p w14:paraId="321086B9" w14:textId="77777777" w:rsidR="008146DF" w:rsidRDefault="008146DF" w:rsidP="00E31452">
            <w:pPr>
              <w:widowControl w:val="0"/>
              <w:ind w:left="342"/>
              <w:rPr>
                <w:rFonts w:ascii="Arial Narrow" w:hAnsi="Arial Narrow"/>
                <w:sz w:val="24"/>
              </w:rPr>
            </w:pPr>
            <w:r>
              <w:rPr>
                <w:rFonts w:ascii="Arial Narrow" w:hAnsi="Arial Narrow"/>
                <w:sz w:val="24"/>
              </w:rPr>
              <w:t>about 0.75 kg over a year or 15 kg over 20 years.</w:t>
            </w:r>
          </w:p>
        </w:tc>
      </w:tr>
      <w:tr w:rsidR="008146DF" w14:paraId="6A3F7F99" w14:textId="77777777" w:rsidTr="00E31452">
        <w:tc>
          <w:tcPr>
            <w:tcW w:w="1638" w:type="dxa"/>
            <w:tcBorders>
              <w:left w:val="single" w:sz="6" w:space="0" w:color="auto"/>
              <w:bottom w:val="single" w:sz="6" w:space="0" w:color="auto"/>
              <w:right w:val="single" w:sz="6" w:space="0" w:color="auto"/>
            </w:tcBorders>
          </w:tcPr>
          <w:p w14:paraId="7B799009" w14:textId="77777777" w:rsidR="008146DF" w:rsidRDefault="008146DF" w:rsidP="00E31452">
            <w:pPr>
              <w:widowControl w:val="0"/>
              <w:jc w:val="center"/>
              <w:rPr>
                <w:rFonts w:ascii="Tahoma" w:hAnsi="Tahoma"/>
                <w:b/>
              </w:rPr>
            </w:pPr>
            <w:r>
              <w:rPr>
                <w:rFonts w:ascii="Tahoma" w:hAnsi="Tahoma"/>
                <w:b/>
              </w:rPr>
              <w:t xml:space="preserve">Lower </w:t>
            </w:r>
          </w:p>
        </w:tc>
        <w:tc>
          <w:tcPr>
            <w:tcW w:w="1890" w:type="dxa"/>
            <w:tcBorders>
              <w:left w:val="single" w:sz="6" w:space="0" w:color="auto"/>
              <w:bottom w:val="single" w:sz="6" w:space="0" w:color="auto"/>
              <w:right w:val="single" w:sz="6" w:space="0" w:color="auto"/>
            </w:tcBorders>
          </w:tcPr>
          <w:p w14:paraId="0197A402" w14:textId="77777777" w:rsidR="008146DF" w:rsidRDefault="008146DF" w:rsidP="00E31452">
            <w:pPr>
              <w:widowControl w:val="0"/>
              <w:jc w:val="center"/>
              <w:rPr>
                <w:rFonts w:ascii="Tahoma" w:hAnsi="Tahoma"/>
                <w:b/>
              </w:rPr>
            </w:pPr>
            <w:r>
              <w:rPr>
                <w:rFonts w:ascii="Tahoma" w:hAnsi="Tahoma"/>
                <w:b/>
              </w:rPr>
              <w:t>Low</w:t>
            </w:r>
          </w:p>
        </w:tc>
        <w:tc>
          <w:tcPr>
            <w:tcW w:w="7084" w:type="dxa"/>
            <w:tcBorders>
              <w:top w:val="single" w:sz="6" w:space="0" w:color="auto"/>
              <w:left w:val="single" w:sz="6" w:space="0" w:color="auto"/>
              <w:bottom w:val="single" w:sz="6" w:space="0" w:color="auto"/>
              <w:right w:val="single" w:sz="6" w:space="0" w:color="auto"/>
            </w:tcBorders>
          </w:tcPr>
          <w:p w14:paraId="317B8239" w14:textId="77777777" w:rsidR="008146DF" w:rsidRDefault="008146DF" w:rsidP="00E31452">
            <w:pPr>
              <w:widowControl w:val="0"/>
              <w:rPr>
                <w:rFonts w:ascii="Tahoma" w:hAnsi="Tahoma"/>
                <w:b/>
              </w:rPr>
            </w:pPr>
            <w:r>
              <w:rPr>
                <w:rFonts w:ascii="Tahoma" w:hAnsi="Tahoma"/>
                <w:b/>
              </w:rPr>
              <w:t>The Typical Dieter’s Profile</w:t>
            </w:r>
          </w:p>
        </w:tc>
      </w:tr>
      <w:tr w:rsidR="008146DF" w14:paraId="6E78EBAB" w14:textId="77777777" w:rsidTr="00E31452">
        <w:tc>
          <w:tcPr>
            <w:tcW w:w="1638" w:type="dxa"/>
            <w:tcBorders>
              <w:left w:val="single" w:sz="6" w:space="0" w:color="auto"/>
              <w:right w:val="single" w:sz="6" w:space="0" w:color="auto"/>
            </w:tcBorders>
          </w:tcPr>
          <w:p w14:paraId="210F1372" w14:textId="77777777" w:rsidR="008146DF" w:rsidRDefault="008146DF" w:rsidP="00E31452">
            <w:pPr>
              <w:widowControl w:val="0"/>
              <w:rPr>
                <w:rFonts w:ascii="Arial Narrow" w:hAnsi="Arial Narrow"/>
                <w:sz w:val="24"/>
              </w:rPr>
            </w:pPr>
          </w:p>
        </w:tc>
        <w:tc>
          <w:tcPr>
            <w:tcW w:w="1890" w:type="dxa"/>
            <w:tcBorders>
              <w:left w:val="single" w:sz="6" w:space="0" w:color="auto"/>
              <w:right w:val="single" w:sz="6" w:space="0" w:color="auto"/>
            </w:tcBorders>
          </w:tcPr>
          <w:p w14:paraId="5A69CC23" w14:textId="77777777" w:rsidR="008146DF" w:rsidRDefault="008146DF" w:rsidP="00E31452">
            <w:pPr>
              <w:widowControl w:val="0"/>
              <w:rPr>
                <w:rFonts w:ascii="Arial Narrow" w:hAnsi="Arial Narrow"/>
                <w:sz w:val="24"/>
              </w:rPr>
            </w:pPr>
          </w:p>
        </w:tc>
        <w:tc>
          <w:tcPr>
            <w:tcW w:w="7084" w:type="dxa"/>
            <w:tcBorders>
              <w:left w:val="nil"/>
              <w:right w:val="single" w:sz="6" w:space="0" w:color="auto"/>
            </w:tcBorders>
          </w:tcPr>
          <w:p w14:paraId="27C93EBF" w14:textId="77777777" w:rsidR="008146DF" w:rsidRDefault="008146DF" w:rsidP="00E31452">
            <w:pPr>
              <w:widowControl w:val="0"/>
              <w:numPr>
                <w:ilvl w:val="0"/>
                <w:numId w:val="54"/>
              </w:numPr>
              <w:rPr>
                <w:rFonts w:ascii="Arial Narrow" w:hAnsi="Arial Narrow"/>
                <w:sz w:val="24"/>
              </w:rPr>
            </w:pPr>
            <w:r>
              <w:rPr>
                <w:rFonts w:ascii="Arial Narrow" w:hAnsi="Arial Narrow"/>
                <w:sz w:val="24"/>
              </w:rPr>
              <w:t>Metabolism decreases so weight loss is not proportional to decreased caloric intake.</w:t>
            </w:r>
          </w:p>
        </w:tc>
      </w:tr>
      <w:tr w:rsidR="008146DF" w14:paraId="2057D9A2" w14:textId="77777777" w:rsidTr="00E31452">
        <w:tc>
          <w:tcPr>
            <w:tcW w:w="1638" w:type="dxa"/>
            <w:tcBorders>
              <w:left w:val="single" w:sz="6" w:space="0" w:color="auto"/>
              <w:right w:val="single" w:sz="6" w:space="0" w:color="auto"/>
            </w:tcBorders>
          </w:tcPr>
          <w:p w14:paraId="2FF5E77F" w14:textId="77777777" w:rsidR="008146DF" w:rsidRDefault="008146DF" w:rsidP="00E31452">
            <w:pPr>
              <w:widowControl w:val="0"/>
              <w:rPr>
                <w:rFonts w:ascii="Arial Narrow" w:hAnsi="Arial Narrow"/>
                <w:sz w:val="24"/>
              </w:rPr>
            </w:pPr>
          </w:p>
        </w:tc>
        <w:tc>
          <w:tcPr>
            <w:tcW w:w="1890" w:type="dxa"/>
            <w:tcBorders>
              <w:left w:val="nil"/>
              <w:bottom w:val="single" w:sz="6" w:space="0" w:color="auto"/>
              <w:right w:val="single" w:sz="6" w:space="0" w:color="auto"/>
            </w:tcBorders>
          </w:tcPr>
          <w:p w14:paraId="07BECE07" w14:textId="77777777" w:rsidR="008146DF" w:rsidRDefault="008146DF" w:rsidP="00E31452">
            <w:pPr>
              <w:widowControl w:val="0"/>
              <w:rPr>
                <w:rFonts w:ascii="Arial Narrow" w:hAnsi="Arial Narrow"/>
                <w:sz w:val="24"/>
              </w:rPr>
            </w:pPr>
          </w:p>
        </w:tc>
        <w:tc>
          <w:tcPr>
            <w:tcW w:w="7084" w:type="dxa"/>
            <w:tcBorders>
              <w:left w:val="nil"/>
              <w:right w:val="single" w:sz="6" w:space="0" w:color="auto"/>
            </w:tcBorders>
          </w:tcPr>
          <w:p w14:paraId="3DF2A2AF" w14:textId="77777777" w:rsidR="008146DF" w:rsidRDefault="008146DF" w:rsidP="00E31452">
            <w:pPr>
              <w:widowControl w:val="0"/>
              <w:numPr>
                <w:ilvl w:val="0"/>
                <w:numId w:val="54"/>
              </w:numPr>
              <w:rPr>
                <w:rFonts w:ascii="Arial Narrow" w:hAnsi="Arial Narrow"/>
                <w:sz w:val="24"/>
              </w:rPr>
            </w:pPr>
            <w:r>
              <w:rPr>
                <w:rFonts w:ascii="Arial Narrow" w:hAnsi="Arial Narrow"/>
                <w:sz w:val="24"/>
              </w:rPr>
              <w:t>May lead to a rapid initial weight loss, but weight loss is from water and protein, not of fat.</w:t>
            </w:r>
          </w:p>
        </w:tc>
      </w:tr>
      <w:tr w:rsidR="008146DF" w14:paraId="6504AED2" w14:textId="77777777" w:rsidTr="00E31452">
        <w:tc>
          <w:tcPr>
            <w:tcW w:w="1638" w:type="dxa"/>
            <w:tcBorders>
              <w:left w:val="single" w:sz="6" w:space="0" w:color="auto"/>
            </w:tcBorders>
          </w:tcPr>
          <w:p w14:paraId="6544EF52" w14:textId="77777777" w:rsidR="008146DF" w:rsidRDefault="008146DF" w:rsidP="00E31452">
            <w:pPr>
              <w:widowControl w:val="0"/>
              <w:rPr>
                <w:rFonts w:ascii="Arial Narrow" w:hAnsi="Arial Narrow"/>
                <w:sz w:val="24"/>
              </w:rPr>
            </w:pPr>
          </w:p>
        </w:tc>
        <w:tc>
          <w:tcPr>
            <w:tcW w:w="1890" w:type="dxa"/>
            <w:tcBorders>
              <w:top w:val="single" w:sz="6" w:space="0" w:color="auto"/>
              <w:left w:val="single" w:sz="6" w:space="0" w:color="auto"/>
              <w:right w:val="single" w:sz="6" w:space="0" w:color="auto"/>
            </w:tcBorders>
            <w:shd w:val="pct10" w:color="auto" w:fill="B3B3B3"/>
          </w:tcPr>
          <w:p w14:paraId="209E03F8" w14:textId="77777777" w:rsidR="008146DF" w:rsidRDefault="008146DF" w:rsidP="00E31452">
            <w:pPr>
              <w:widowControl w:val="0"/>
              <w:rPr>
                <w:rFonts w:ascii="Arial Narrow" w:hAnsi="Arial Narrow"/>
                <w:sz w:val="24"/>
              </w:rPr>
            </w:pPr>
          </w:p>
        </w:tc>
        <w:tc>
          <w:tcPr>
            <w:tcW w:w="7084" w:type="dxa"/>
            <w:tcBorders>
              <w:left w:val="nil"/>
              <w:right w:val="single" w:sz="6" w:space="0" w:color="auto"/>
            </w:tcBorders>
          </w:tcPr>
          <w:p w14:paraId="690AF923" w14:textId="77777777" w:rsidR="008146DF" w:rsidRDefault="008146DF" w:rsidP="00E31452">
            <w:pPr>
              <w:widowControl w:val="0"/>
              <w:numPr>
                <w:ilvl w:val="0"/>
                <w:numId w:val="54"/>
              </w:numPr>
              <w:rPr>
                <w:rFonts w:ascii="Arial Narrow" w:hAnsi="Arial Narrow"/>
                <w:sz w:val="24"/>
              </w:rPr>
            </w:pPr>
            <w:r>
              <w:rPr>
                <w:rFonts w:ascii="Arial Narrow" w:hAnsi="Arial Narrow"/>
                <w:sz w:val="24"/>
              </w:rPr>
              <w:t>Weight loss tends not to be permanent in the vast majority of cases.</w:t>
            </w:r>
          </w:p>
        </w:tc>
      </w:tr>
      <w:tr w:rsidR="008146DF" w14:paraId="35B86955" w14:textId="77777777" w:rsidTr="00E31452">
        <w:tc>
          <w:tcPr>
            <w:tcW w:w="1638" w:type="dxa"/>
            <w:tcBorders>
              <w:top w:val="single" w:sz="6" w:space="0" w:color="auto"/>
              <w:left w:val="single" w:sz="6" w:space="0" w:color="auto"/>
              <w:right w:val="single" w:sz="6" w:space="0" w:color="auto"/>
            </w:tcBorders>
            <w:shd w:val="clear" w:color="auto" w:fill="B3B3B3"/>
          </w:tcPr>
          <w:p w14:paraId="7FB398D5" w14:textId="77777777" w:rsidR="008146DF" w:rsidRDefault="008146DF" w:rsidP="00E31452">
            <w:pPr>
              <w:widowControl w:val="0"/>
              <w:rPr>
                <w:rFonts w:ascii="Arial Narrow" w:hAnsi="Arial Narrow"/>
                <w:sz w:val="24"/>
              </w:rPr>
            </w:pPr>
          </w:p>
        </w:tc>
        <w:tc>
          <w:tcPr>
            <w:tcW w:w="1890" w:type="dxa"/>
            <w:tcBorders>
              <w:left w:val="nil"/>
              <w:right w:val="single" w:sz="6" w:space="0" w:color="auto"/>
            </w:tcBorders>
            <w:shd w:val="clear" w:color="auto" w:fill="B3B3B3"/>
          </w:tcPr>
          <w:p w14:paraId="27FB2ED2" w14:textId="77777777" w:rsidR="008146DF" w:rsidRDefault="008146DF" w:rsidP="00E31452">
            <w:pPr>
              <w:widowControl w:val="0"/>
              <w:rPr>
                <w:rFonts w:ascii="Arial Narrow" w:hAnsi="Arial Narrow"/>
                <w:sz w:val="24"/>
              </w:rPr>
            </w:pPr>
          </w:p>
        </w:tc>
        <w:tc>
          <w:tcPr>
            <w:tcW w:w="7084" w:type="dxa"/>
            <w:tcBorders>
              <w:left w:val="nil"/>
              <w:right w:val="single" w:sz="6" w:space="0" w:color="auto"/>
            </w:tcBorders>
          </w:tcPr>
          <w:p w14:paraId="6A400979" w14:textId="77777777" w:rsidR="008146DF" w:rsidRDefault="008146DF" w:rsidP="00E31452">
            <w:pPr>
              <w:widowControl w:val="0"/>
              <w:numPr>
                <w:ilvl w:val="0"/>
                <w:numId w:val="54"/>
              </w:numPr>
              <w:rPr>
                <w:rFonts w:ascii="Arial Narrow" w:hAnsi="Arial Narrow"/>
                <w:sz w:val="24"/>
              </w:rPr>
            </w:pPr>
            <w:r>
              <w:rPr>
                <w:rFonts w:ascii="Arial Narrow" w:hAnsi="Arial Narrow"/>
                <w:sz w:val="24"/>
              </w:rPr>
              <w:t>Energy output is too low to increase fitness levels.</w:t>
            </w:r>
          </w:p>
        </w:tc>
      </w:tr>
      <w:tr w:rsidR="008146DF" w14:paraId="3F402B9D" w14:textId="77777777" w:rsidTr="00E31452">
        <w:tc>
          <w:tcPr>
            <w:tcW w:w="1638" w:type="dxa"/>
            <w:tcBorders>
              <w:left w:val="single" w:sz="6" w:space="0" w:color="auto"/>
              <w:right w:val="single" w:sz="6" w:space="0" w:color="auto"/>
            </w:tcBorders>
            <w:shd w:val="clear" w:color="auto" w:fill="B3B3B3"/>
          </w:tcPr>
          <w:p w14:paraId="7EADBDD0" w14:textId="77777777" w:rsidR="008146DF" w:rsidRDefault="008146DF" w:rsidP="00E31452">
            <w:pPr>
              <w:widowControl w:val="0"/>
              <w:rPr>
                <w:rFonts w:ascii="Arial Narrow" w:hAnsi="Arial Narrow"/>
                <w:sz w:val="24"/>
              </w:rPr>
            </w:pPr>
          </w:p>
        </w:tc>
        <w:tc>
          <w:tcPr>
            <w:tcW w:w="1890" w:type="dxa"/>
            <w:tcBorders>
              <w:left w:val="nil"/>
              <w:right w:val="single" w:sz="6" w:space="0" w:color="auto"/>
            </w:tcBorders>
            <w:shd w:val="clear" w:color="auto" w:fill="B3B3B3"/>
          </w:tcPr>
          <w:p w14:paraId="6A57CFE4" w14:textId="77777777" w:rsidR="008146DF" w:rsidRDefault="008146DF" w:rsidP="00E31452">
            <w:pPr>
              <w:widowControl w:val="0"/>
              <w:rPr>
                <w:rFonts w:ascii="Arial Narrow" w:hAnsi="Arial Narrow"/>
                <w:sz w:val="24"/>
              </w:rPr>
            </w:pPr>
          </w:p>
        </w:tc>
        <w:tc>
          <w:tcPr>
            <w:tcW w:w="7084" w:type="dxa"/>
            <w:tcBorders>
              <w:left w:val="nil"/>
              <w:right w:val="single" w:sz="6" w:space="0" w:color="auto"/>
            </w:tcBorders>
          </w:tcPr>
          <w:p w14:paraId="45CF5D6E" w14:textId="77777777" w:rsidR="008146DF" w:rsidRDefault="008146DF" w:rsidP="00E31452">
            <w:pPr>
              <w:widowControl w:val="0"/>
              <w:numPr>
                <w:ilvl w:val="0"/>
                <w:numId w:val="54"/>
              </w:numPr>
              <w:rPr>
                <w:rFonts w:ascii="Arial Narrow" w:hAnsi="Arial Narrow"/>
                <w:sz w:val="24"/>
              </w:rPr>
            </w:pPr>
            <w:r>
              <w:rPr>
                <w:rFonts w:ascii="Arial Narrow" w:hAnsi="Arial Narrow"/>
                <w:sz w:val="24"/>
              </w:rPr>
              <w:t>Overall energy levels decrease.</w:t>
            </w:r>
          </w:p>
        </w:tc>
      </w:tr>
      <w:tr w:rsidR="008146DF" w14:paraId="75A1CB3B" w14:textId="77777777" w:rsidTr="00E31452">
        <w:tc>
          <w:tcPr>
            <w:tcW w:w="1638" w:type="dxa"/>
            <w:tcBorders>
              <w:left w:val="single" w:sz="6" w:space="0" w:color="auto"/>
              <w:bottom w:val="single" w:sz="6" w:space="0" w:color="auto"/>
              <w:right w:val="single" w:sz="6" w:space="0" w:color="auto"/>
            </w:tcBorders>
            <w:shd w:val="clear" w:color="auto" w:fill="B3B3B3"/>
          </w:tcPr>
          <w:p w14:paraId="1BD5FA08" w14:textId="77777777" w:rsidR="008146DF" w:rsidRDefault="008146DF" w:rsidP="00E31452">
            <w:pPr>
              <w:widowControl w:val="0"/>
              <w:rPr>
                <w:rFonts w:ascii="Arial Narrow" w:hAnsi="Arial Narrow"/>
                <w:sz w:val="24"/>
              </w:rPr>
            </w:pPr>
          </w:p>
        </w:tc>
        <w:tc>
          <w:tcPr>
            <w:tcW w:w="1890" w:type="dxa"/>
            <w:tcBorders>
              <w:left w:val="nil"/>
              <w:bottom w:val="single" w:sz="6" w:space="0" w:color="auto"/>
              <w:right w:val="single" w:sz="6" w:space="0" w:color="auto"/>
            </w:tcBorders>
            <w:shd w:val="clear" w:color="auto" w:fill="B3B3B3"/>
          </w:tcPr>
          <w:p w14:paraId="7AE5D022" w14:textId="77777777" w:rsidR="008146DF" w:rsidRDefault="008146DF" w:rsidP="00E31452">
            <w:pPr>
              <w:widowControl w:val="0"/>
              <w:rPr>
                <w:rFonts w:ascii="Arial Narrow" w:hAnsi="Arial Narrow"/>
                <w:sz w:val="24"/>
              </w:rPr>
            </w:pPr>
          </w:p>
        </w:tc>
        <w:tc>
          <w:tcPr>
            <w:tcW w:w="7084" w:type="dxa"/>
            <w:tcBorders>
              <w:left w:val="nil"/>
              <w:right w:val="single" w:sz="6" w:space="0" w:color="auto"/>
            </w:tcBorders>
          </w:tcPr>
          <w:p w14:paraId="5D6E9047" w14:textId="77777777" w:rsidR="008146DF" w:rsidRDefault="008146DF" w:rsidP="00E31452">
            <w:pPr>
              <w:widowControl w:val="0"/>
              <w:numPr>
                <w:ilvl w:val="0"/>
                <w:numId w:val="54"/>
              </w:numPr>
              <w:rPr>
                <w:rFonts w:ascii="Arial Narrow" w:hAnsi="Arial Narrow"/>
                <w:sz w:val="24"/>
              </w:rPr>
            </w:pPr>
            <w:r>
              <w:rPr>
                <w:rFonts w:ascii="Arial Narrow" w:hAnsi="Arial Narrow"/>
                <w:sz w:val="24"/>
              </w:rPr>
              <w:t>Food consumption may be nutritionally adequate.</w:t>
            </w:r>
          </w:p>
        </w:tc>
      </w:tr>
      <w:tr w:rsidR="008146DF" w14:paraId="00DB4615" w14:textId="77777777" w:rsidTr="00E31452">
        <w:tc>
          <w:tcPr>
            <w:tcW w:w="1638" w:type="dxa"/>
            <w:tcBorders>
              <w:left w:val="single" w:sz="6" w:space="0" w:color="auto"/>
              <w:bottom w:val="single" w:sz="6" w:space="0" w:color="auto"/>
              <w:right w:val="single" w:sz="6" w:space="0" w:color="auto"/>
            </w:tcBorders>
          </w:tcPr>
          <w:p w14:paraId="5AFE95A9" w14:textId="77777777" w:rsidR="008146DF" w:rsidRDefault="008146DF" w:rsidP="00E31452">
            <w:pPr>
              <w:widowControl w:val="0"/>
              <w:jc w:val="center"/>
              <w:rPr>
                <w:rFonts w:ascii="Tahoma" w:hAnsi="Tahoma"/>
                <w:b/>
              </w:rPr>
            </w:pPr>
            <w:r>
              <w:rPr>
                <w:rFonts w:ascii="Tahoma" w:hAnsi="Tahoma"/>
                <w:b/>
              </w:rPr>
              <w:t xml:space="preserve">Moderate </w:t>
            </w:r>
          </w:p>
        </w:tc>
        <w:tc>
          <w:tcPr>
            <w:tcW w:w="1890" w:type="dxa"/>
            <w:tcBorders>
              <w:left w:val="single" w:sz="6" w:space="0" w:color="auto"/>
              <w:bottom w:val="single" w:sz="6" w:space="0" w:color="auto"/>
              <w:right w:val="single" w:sz="6" w:space="0" w:color="auto"/>
            </w:tcBorders>
          </w:tcPr>
          <w:p w14:paraId="73C05EB7" w14:textId="77777777" w:rsidR="008146DF" w:rsidRDefault="008146DF" w:rsidP="00E31452">
            <w:pPr>
              <w:widowControl w:val="0"/>
              <w:jc w:val="center"/>
              <w:rPr>
                <w:rFonts w:ascii="Tahoma" w:hAnsi="Tahoma"/>
                <w:b/>
              </w:rPr>
            </w:pPr>
            <w:r>
              <w:rPr>
                <w:rFonts w:ascii="Tahoma" w:hAnsi="Tahoma"/>
                <w:b/>
              </w:rPr>
              <w:t>High</w:t>
            </w:r>
          </w:p>
        </w:tc>
        <w:tc>
          <w:tcPr>
            <w:tcW w:w="7084" w:type="dxa"/>
            <w:tcBorders>
              <w:top w:val="single" w:sz="6" w:space="0" w:color="auto"/>
              <w:left w:val="single" w:sz="6" w:space="0" w:color="auto"/>
              <w:bottom w:val="single" w:sz="6" w:space="0" w:color="auto"/>
              <w:right w:val="single" w:sz="6" w:space="0" w:color="auto"/>
            </w:tcBorders>
          </w:tcPr>
          <w:p w14:paraId="35FE8905" w14:textId="77777777" w:rsidR="008146DF" w:rsidRDefault="008146DF" w:rsidP="00E31452">
            <w:pPr>
              <w:widowControl w:val="0"/>
              <w:rPr>
                <w:rFonts w:ascii="Tahoma" w:hAnsi="Tahoma"/>
                <w:b/>
              </w:rPr>
            </w:pPr>
            <w:r>
              <w:rPr>
                <w:rFonts w:ascii="Tahoma" w:hAnsi="Tahoma"/>
                <w:b/>
              </w:rPr>
              <w:t>The Ideal Approach to Gradual and Permanent Weight Loss</w:t>
            </w:r>
          </w:p>
        </w:tc>
      </w:tr>
      <w:tr w:rsidR="008146DF" w14:paraId="032BC8C8" w14:textId="77777777" w:rsidTr="00E31452">
        <w:tc>
          <w:tcPr>
            <w:tcW w:w="1638" w:type="dxa"/>
            <w:tcBorders>
              <w:left w:val="single" w:sz="6" w:space="0" w:color="auto"/>
              <w:right w:val="single" w:sz="6" w:space="0" w:color="auto"/>
            </w:tcBorders>
          </w:tcPr>
          <w:p w14:paraId="771C4F1E" w14:textId="77777777" w:rsidR="008146DF" w:rsidRDefault="008146DF" w:rsidP="00E31452">
            <w:pPr>
              <w:widowControl w:val="0"/>
              <w:rPr>
                <w:rFonts w:ascii="Arial Narrow" w:hAnsi="Arial Narrow"/>
                <w:sz w:val="24"/>
              </w:rPr>
            </w:pPr>
          </w:p>
        </w:tc>
        <w:tc>
          <w:tcPr>
            <w:tcW w:w="1890" w:type="dxa"/>
            <w:tcBorders>
              <w:left w:val="nil"/>
              <w:bottom w:val="single" w:sz="6" w:space="0" w:color="auto"/>
              <w:right w:val="single" w:sz="6" w:space="0" w:color="auto"/>
            </w:tcBorders>
          </w:tcPr>
          <w:p w14:paraId="14143AA6" w14:textId="77777777" w:rsidR="008146DF" w:rsidRDefault="008146DF" w:rsidP="00E31452">
            <w:pPr>
              <w:widowControl w:val="0"/>
              <w:rPr>
                <w:rFonts w:ascii="Arial Narrow" w:hAnsi="Arial Narrow"/>
                <w:sz w:val="24"/>
              </w:rPr>
            </w:pPr>
          </w:p>
        </w:tc>
        <w:tc>
          <w:tcPr>
            <w:tcW w:w="7084" w:type="dxa"/>
            <w:tcBorders>
              <w:left w:val="nil"/>
              <w:right w:val="single" w:sz="6" w:space="0" w:color="auto"/>
            </w:tcBorders>
          </w:tcPr>
          <w:p w14:paraId="671A9DFC" w14:textId="77777777" w:rsidR="008146DF" w:rsidRDefault="008146DF" w:rsidP="00E31452">
            <w:pPr>
              <w:widowControl w:val="0"/>
              <w:numPr>
                <w:ilvl w:val="0"/>
                <w:numId w:val="54"/>
              </w:numPr>
              <w:rPr>
                <w:rFonts w:ascii="Arial Narrow" w:hAnsi="Arial Narrow"/>
                <w:sz w:val="24"/>
              </w:rPr>
            </w:pPr>
            <w:r>
              <w:rPr>
                <w:rFonts w:ascii="Arial Narrow" w:hAnsi="Arial Narrow"/>
                <w:sz w:val="24"/>
              </w:rPr>
              <w:t>Caloric deficit created by increasing energy out and moderately decreasing energy in.</w:t>
            </w:r>
          </w:p>
        </w:tc>
      </w:tr>
      <w:tr w:rsidR="008146DF" w14:paraId="729D992F" w14:textId="77777777" w:rsidTr="00E31452">
        <w:tc>
          <w:tcPr>
            <w:tcW w:w="1638" w:type="dxa"/>
            <w:tcBorders>
              <w:left w:val="single" w:sz="6" w:space="0" w:color="auto"/>
              <w:bottom w:val="single" w:sz="6" w:space="0" w:color="auto"/>
            </w:tcBorders>
          </w:tcPr>
          <w:p w14:paraId="41C25A47" w14:textId="77777777" w:rsidR="008146DF" w:rsidRDefault="008146DF" w:rsidP="00E31452">
            <w:pPr>
              <w:widowControl w:val="0"/>
              <w:rPr>
                <w:rFonts w:ascii="Arial Narrow" w:hAnsi="Arial Narrow"/>
                <w:sz w:val="24"/>
              </w:rPr>
            </w:pPr>
          </w:p>
        </w:tc>
        <w:tc>
          <w:tcPr>
            <w:tcW w:w="1890" w:type="dxa"/>
            <w:tcBorders>
              <w:top w:val="single" w:sz="6" w:space="0" w:color="auto"/>
              <w:left w:val="single" w:sz="6" w:space="0" w:color="auto"/>
              <w:right w:val="single" w:sz="6" w:space="0" w:color="auto"/>
            </w:tcBorders>
            <w:shd w:val="pct10" w:color="auto" w:fill="B3B3B3"/>
          </w:tcPr>
          <w:p w14:paraId="580E236B" w14:textId="77777777" w:rsidR="008146DF" w:rsidRDefault="008146DF" w:rsidP="00E31452">
            <w:pPr>
              <w:widowControl w:val="0"/>
              <w:rPr>
                <w:rFonts w:ascii="Arial Narrow" w:hAnsi="Arial Narrow"/>
                <w:sz w:val="24"/>
              </w:rPr>
            </w:pPr>
          </w:p>
        </w:tc>
        <w:tc>
          <w:tcPr>
            <w:tcW w:w="7084" w:type="dxa"/>
            <w:tcBorders>
              <w:left w:val="nil"/>
              <w:right w:val="single" w:sz="6" w:space="0" w:color="auto"/>
            </w:tcBorders>
          </w:tcPr>
          <w:p w14:paraId="3171B79C" w14:textId="77777777" w:rsidR="008146DF" w:rsidRDefault="008146DF" w:rsidP="00E31452">
            <w:pPr>
              <w:widowControl w:val="0"/>
              <w:numPr>
                <w:ilvl w:val="0"/>
                <w:numId w:val="54"/>
              </w:numPr>
              <w:rPr>
                <w:rFonts w:ascii="Arial Narrow" w:hAnsi="Arial Narrow"/>
                <w:sz w:val="24"/>
              </w:rPr>
            </w:pPr>
            <w:r>
              <w:rPr>
                <w:rFonts w:ascii="Arial Narrow" w:hAnsi="Arial Narrow"/>
                <w:sz w:val="24"/>
              </w:rPr>
              <w:t>Metabolic rate remains high, so caloric deficit pays off in proportional weight loss.</w:t>
            </w:r>
          </w:p>
        </w:tc>
      </w:tr>
      <w:tr w:rsidR="008146DF" w14:paraId="177F322B" w14:textId="77777777" w:rsidTr="00E31452">
        <w:tc>
          <w:tcPr>
            <w:tcW w:w="1638" w:type="dxa"/>
            <w:tcBorders>
              <w:top w:val="single" w:sz="6" w:space="0" w:color="auto"/>
              <w:left w:val="single" w:sz="6" w:space="0" w:color="auto"/>
              <w:right w:val="single" w:sz="6" w:space="0" w:color="auto"/>
            </w:tcBorders>
            <w:shd w:val="pct10" w:color="auto" w:fill="B3B3B3"/>
          </w:tcPr>
          <w:p w14:paraId="230AA526" w14:textId="77777777" w:rsidR="008146DF" w:rsidRDefault="008146DF" w:rsidP="00E31452">
            <w:pPr>
              <w:widowControl w:val="0"/>
              <w:rPr>
                <w:rFonts w:ascii="Arial Narrow" w:hAnsi="Arial Narrow"/>
                <w:sz w:val="24"/>
              </w:rPr>
            </w:pPr>
          </w:p>
        </w:tc>
        <w:tc>
          <w:tcPr>
            <w:tcW w:w="1890" w:type="dxa"/>
            <w:tcBorders>
              <w:left w:val="nil"/>
              <w:right w:val="single" w:sz="6" w:space="0" w:color="auto"/>
            </w:tcBorders>
            <w:shd w:val="pct10" w:color="auto" w:fill="B3B3B3"/>
          </w:tcPr>
          <w:p w14:paraId="6A6E6D0E" w14:textId="77777777" w:rsidR="008146DF" w:rsidRDefault="008146DF" w:rsidP="00E31452">
            <w:pPr>
              <w:widowControl w:val="0"/>
              <w:rPr>
                <w:rFonts w:ascii="Arial Narrow" w:hAnsi="Arial Narrow"/>
                <w:sz w:val="24"/>
              </w:rPr>
            </w:pPr>
          </w:p>
        </w:tc>
        <w:tc>
          <w:tcPr>
            <w:tcW w:w="7084" w:type="dxa"/>
            <w:tcBorders>
              <w:left w:val="nil"/>
              <w:right w:val="single" w:sz="6" w:space="0" w:color="auto"/>
            </w:tcBorders>
          </w:tcPr>
          <w:p w14:paraId="295AB284" w14:textId="77777777" w:rsidR="008146DF" w:rsidRDefault="008146DF" w:rsidP="00E31452">
            <w:pPr>
              <w:widowControl w:val="0"/>
              <w:numPr>
                <w:ilvl w:val="0"/>
                <w:numId w:val="54"/>
              </w:numPr>
              <w:rPr>
                <w:rFonts w:ascii="Arial Narrow" w:hAnsi="Arial Narrow"/>
                <w:sz w:val="24"/>
              </w:rPr>
            </w:pPr>
            <w:r>
              <w:rPr>
                <w:rFonts w:ascii="Arial Narrow" w:hAnsi="Arial Narrow"/>
                <w:sz w:val="24"/>
              </w:rPr>
              <w:t>Weight loss results from burning of excess fat.</w:t>
            </w:r>
          </w:p>
        </w:tc>
      </w:tr>
      <w:tr w:rsidR="008146DF" w14:paraId="12C02462" w14:textId="77777777" w:rsidTr="00E31452">
        <w:tc>
          <w:tcPr>
            <w:tcW w:w="1638" w:type="dxa"/>
            <w:tcBorders>
              <w:left w:val="single" w:sz="6" w:space="0" w:color="auto"/>
              <w:right w:val="single" w:sz="6" w:space="0" w:color="auto"/>
            </w:tcBorders>
            <w:shd w:val="pct10" w:color="auto" w:fill="B3B3B3"/>
          </w:tcPr>
          <w:p w14:paraId="05B468A7" w14:textId="77777777" w:rsidR="008146DF" w:rsidRDefault="008146DF" w:rsidP="00E31452">
            <w:pPr>
              <w:widowControl w:val="0"/>
              <w:rPr>
                <w:rFonts w:ascii="Arial Narrow" w:hAnsi="Arial Narrow"/>
                <w:sz w:val="24"/>
              </w:rPr>
            </w:pPr>
          </w:p>
        </w:tc>
        <w:tc>
          <w:tcPr>
            <w:tcW w:w="1890" w:type="dxa"/>
            <w:tcBorders>
              <w:left w:val="nil"/>
              <w:right w:val="single" w:sz="6" w:space="0" w:color="auto"/>
            </w:tcBorders>
            <w:shd w:val="pct10" w:color="auto" w:fill="B3B3B3"/>
          </w:tcPr>
          <w:p w14:paraId="751F77A7" w14:textId="77777777" w:rsidR="008146DF" w:rsidRDefault="008146DF" w:rsidP="00E31452">
            <w:pPr>
              <w:widowControl w:val="0"/>
              <w:rPr>
                <w:rFonts w:ascii="Arial Narrow" w:hAnsi="Arial Narrow"/>
                <w:sz w:val="24"/>
              </w:rPr>
            </w:pPr>
          </w:p>
        </w:tc>
        <w:tc>
          <w:tcPr>
            <w:tcW w:w="7084" w:type="dxa"/>
            <w:tcBorders>
              <w:left w:val="nil"/>
              <w:right w:val="single" w:sz="6" w:space="0" w:color="auto"/>
            </w:tcBorders>
          </w:tcPr>
          <w:p w14:paraId="533E2938" w14:textId="77777777" w:rsidR="008146DF" w:rsidRDefault="008146DF" w:rsidP="00E31452">
            <w:pPr>
              <w:widowControl w:val="0"/>
              <w:numPr>
                <w:ilvl w:val="0"/>
                <w:numId w:val="54"/>
              </w:numPr>
              <w:rPr>
                <w:rFonts w:ascii="Arial Narrow" w:hAnsi="Arial Narrow"/>
                <w:sz w:val="24"/>
              </w:rPr>
            </w:pPr>
            <w:r>
              <w:rPr>
                <w:rFonts w:ascii="Arial Narrow" w:hAnsi="Arial Narrow"/>
                <w:sz w:val="24"/>
              </w:rPr>
              <w:t>Overall energy remains high and fitness improves.</w:t>
            </w:r>
          </w:p>
        </w:tc>
      </w:tr>
      <w:tr w:rsidR="008146DF" w14:paraId="0CC946EC" w14:textId="77777777" w:rsidTr="00E31452">
        <w:tc>
          <w:tcPr>
            <w:tcW w:w="1638" w:type="dxa"/>
            <w:tcBorders>
              <w:left w:val="single" w:sz="6" w:space="0" w:color="auto"/>
              <w:bottom w:val="single" w:sz="6" w:space="0" w:color="auto"/>
              <w:right w:val="single" w:sz="6" w:space="0" w:color="auto"/>
            </w:tcBorders>
            <w:shd w:val="pct10" w:color="auto" w:fill="B3B3B3"/>
          </w:tcPr>
          <w:p w14:paraId="704091AD" w14:textId="77777777" w:rsidR="008146DF" w:rsidRDefault="008146DF" w:rsidP="00E31452">
            <w:pPr>
              <w:widowControl w:val="0"/>
              <w:rPr>
                <w:rFonts w:ascii="Arial Narrow" w:hAnsi="Arial Narrow"/>
                <w:sz w:val="24"/>
              </w:rPr>
            </w:pPr>
          </w:p>
        </w:tc>
        <w:tc>
          <w:tcPr>
            <w:tcW w:w="1890" w:type="dxa"/>
            <w:tcBorders>
              <w:left w:val="nil"/>
              <w:bottom w:val="single" w:sz="6" w:space="0" w:color="auto"/>
              <w:right w:val="single" w:sz="6" w:space="0" w:color="auto"/>
            </w:tcBorders>
            <w:shd w:val="pct10" w:color="auto" w:fill="B3B3B3"/>
          </w:tcPr>
          <w:p w14:paraId="78217E06" w14:textId="77777777" w:rsidR="008146DF" w:rsidRDefault="008146DF" w:rsidP="00E31452">
            <w:pPr>
              <w:widowControl w:val="0"/>
              <w:rPr>
                <w:rFonts w:ascii="Arial Narrow" w:hAnsi="Arial Narrow"/>
                <w:sz w:val="24"/>
              </w:rPr>
            </w:pPr>
          </w:p>
        </w:tc>
        <w:tc>
          <w:tcPr>
            <w:tcW w:w="7084" w:type="dxa"/>
            <w:tcBorders>
              <w:left w:val="nil"/>
              <w:right w:val="single" w:sz="6" w:space="0" w:color="auto"/>
            </w:tcBorders>
          </w:tcPr>
          <w:p w14:paraId="37ECA6D7" w14:textId="77777777" w:rsidR="008146DF" w:rsidRDefault="008146DF" w:rsidP="00E31452">
            <w:pPr>
              <w:widowControl w:val="0"/>
              <w:numPr>
                <w:ilvl w:val="0"/>
                <w:numId w:val="54"/>
              </w:numPr>
              <w:rPr>
                <w:rFonts w:ascii="Arial Narrow" w:hAnsi="Arial Narrow"/>
                <w:sz w:val="24"/>
              </w:rPr>
            </w:pPr>
            <w:r>
              <w:rPr>
                <w:rFonts w:ascii="Arial Narrow" w:hAnsi="Arial Narrow"/>
                <w:sz w:val="24"/>
              </w:rPr>
              <w:t>Food intake does not fall below healthy levels.</w:t>
            </w:r>
          </w:p>
        </w:tc>
      </w:tr>
      <w:tr w:rsidR="008146DF" w14:paraId="17BD042D" w14:textId="77777777" w:rsidTr="00E31452">
        <w:tc>
          <w:tcPr>
            <w:tcW w:w="1638" w:type="dxa"/>
            <w:tcBorders>
              <w:left w:val="single" w:sz="6" w:space="0" w:color="auto"/>
              <w:right w:val="single" w:sz="6" w:space="0" w:color="auto"/>
            </w:tcBorders>
          </w:tcPr>
          <w:p w14:paraId="20B283C8" w14:textId="77777777" w:rsidR="008146DF" w:rsidRDefault="008146DF" w:rsidP="00E31452">
            <w:pPr>
              <w:widowControl w:val="0"/>
              <w:jc w:val="center"/>
              <w:rPr>
                <w:rFonts w:ascii="Tahoma" w:hAnsi="Tahoma"/>
                <w:b/>
              </w:rPr>
            </w:pPr>
            <w:r>
              <w:rPr>
                <w:rFonts w:ascii="Tahoma" w:hAnsi="Tahoma"/>
                <w:b/>
              </w:rPr>
              <w:t>High</w:t>
            </w:r>
          </w:p>
        </w:tc>
        <w:tc>
          <w:tcPr>
            <w:tcW w:w="1890" w:type="dxa"/>
            <w:tcBorders>
              <w:left w:val="single" w:sz="6" w:space="0" w:color="auto"/>
              <w:right w:val="single" w:sz="6" w:space="0" w:color="auto"/>
            </w:tcBorders>
          </w:tcPr>
          <w:p w14:paraId="7B766466" w14:textId="77777777" w:rsidR="008146DF" w:rsidRDefault="008146DF" w:rsidP="00E31452">
            <w:pPr>
              <w:widowControl w:val="0"/>
              <w:jc w:val="center"/>
              <w:rPr>
                <w:rFonts w:ascii="Tahoma" w:hAnsi="Tahoma"/>
                <w:b/>
              </w:rPr>
            </w:pPr>
            <w:r>
              <w:rPr>
                <w:rFonts w:ascii="Tahoma" w:hAnsi="Tahoma"/>
                <w:b/>
              </w:rPr>
              <w:t>High</w:t>
            </w:r>
          </w:p>
        </w:tc>
        <w:tc>
          <w:tcPr>
            <w:tcW w:w="7084" w:type="dxa"/>
            <w:tcBorders>
              <w:top w:val="single" w:sz="6" w:space="0" w:color="auto"/>
              <w:left w:val="single" w:sz="6" w:space="0" w:color="auto"/>
              <w:bottom w:val="single" w:sz="6" w:space="0" w:color="auto"/>
              <w:right w:val="single" w:sz="6" w:space="0" w:color="auto"/>
            </w:tcBorders>
          </w:tcPr>
          <w:p w14:paraId="07F6879B" w14:textId="77777777" w:rsidR="008146DF" w:rsidRDefault="008146DF" w:rsidP="00E31452">
            <w:pPr>
              <w:widowControl w:val="0"/>
              <w:rPr>
                <w:rFonts w:ascii="Tahoma" w:hAnsi="Tahoma"/>
                <w:b/>
              </w:rPr>
            </w:pPr>
            <w:r>
              <w:rPr>
                <w:rFonts w:ascii="Tahoma" w:hAnsi="Tahoma"/>
                <w:b/>
              </w:rPr>
              <w:t xml:space="preserve">High End Energy Balance </w:t>
            </w:r>
          </w:p>
        </w:tc>
      </w:tr>
      <w:tr w:rsidR="008146DF" w14:paraId="4ED429E2" w14:textId="77777777" w:rsidTr="00E31452">
        <w:tc>
          <w:tcPr>
            <w:tcW w:w="1638" w:type="dxa"/>
            <w:tcBorders>
              <w:top w:val="single" w:sz="6" w:space="0" w:color="auto"/>
              <w:left w:val="single" w:sz="6" w:space="0" w:color="auto"/>
              <w:bottom w:val="single" w:sz="6" w:space="0" w:color="auto"/>
              <w:right w:val="single" w:sz="6" w:space="0" w:color="auto"/>
            </w:tcBorders>
          </w:tcPr>
          <w:p w14:paraId="4955F509" w14:textId="77777777" w:rsidR="008146DF" w:rsidRDefault="008146DF" w:rsidP="00E31452">
            <w:pPr>
              <w:widowControl w:val="0"/>
              <w:rPr>
                <w:rFonts w:ascii="Arial Narrow" w:hAnsi="Arial Narrow"/>
                <w:sz w:val="24"/>
              </w:rPr>
            </w:pPr>
          </w:p>
        </w:tc>
        <w:tc>
          <w:tcPr>
            <w:tcW w:w="1890" w:type="dxa"/>
            <w:tcBorders>
              <w:top w:val="single" w:sz="6" w:space="0" w:color="auto"/>
              <w:left w:val="nil"/>
              <w:bottom w:val="single" w:sz="6" w:space="0" w:color="auto"/>
              <w:right w:val="single" w:sz="6" w:space="0" w:color="auto"/>
            </w:tcBorders>
          </w:tcPr>
          <w:p w14:paraId="01A62713" w14:textId="77777777" w:rsidR="008146DF" w:rsidRDefault="008146DF" w:rsidP="00E31452">
            <w:pPr>
              <w:widowControl w:val="0"/>
              <w:rPr>
                <w:rFonts w:ascii="Arial Narrow" w:hAnsi="Arial Narrow"/>
                <w:sz w:val="24"/>
              </w:rPr>
            </w:pPr>
          </w:p>
        </w:tc>
        <w:tc>
          <w:tcPr>
            <w:tcW w:w="7084" w:type="dxa"/>
            <w:tcBorders>
              <w:left w:val="nil"/>
              <w:right w:val="single" w:sz="6" w:space="0" w:color="auto"/>
            </w:tcBorders>
          </w:tcPr>
          <w:p w14:paraId="5E35BE58" w14:textId="77777777" w:rsidR="008146DF" w:rsidRDefault="008146DF" w:rsidP="00E31452">
            <w:pPr>
              <w:widowControl w:val="0"/>
              <w:numPr>
                <w:ilvl w:val="0"/>
                <w:numId w:val="54"/>
              </w:numPr>
              <w:rPr>
                <w:rFonts w:ascii="Arial Narrow" w:hAnsi="Arial Narrow"/>
                <w:sz w:val="24"/>
              </w:rPr>
            </w:pPr>
            <w:r>
              <w:rPr>
                <w:rFonts w:ascii="Arial Narrow" w:hAnsi="Arial Narrow"/>
                <w:sz w:val="24"/>
              </w:rPr>
              <w:t>High daily energy “throughout” - i.e. high levels of consumption and caloric expenditure.</w:t>
            </w:r>
          </w:p>
        </w:tc>
      </w:tr>
      <w:tr w:rsidR="008146DF" w14:paraId="12723321" w14:textId="77777777" w:rsidTr="00E31452">
        <w:tc>
          <w:tcPr>
            <w:tcW w:w="1638" w:type="dxa"/>
            <w:tcBorders>
              <w:top w:val="single" w:sz="6" w:space="0" w:color="auto"/>
              <w:left w:val="single" w:sz="6" w:space="0" w:color="auto"/>
              <w:right w:val="single" w:sz="6" w:space="0" w:color="auto"/>
            </w:tcBorders>
            <w:shd w:val="pct10" w:color="auto" w:fill="B3B3B3"/>
          </w:tcPr>
          <w:p w14:paraId="3C57A855" w14:textId="77777777" w:rsidR="008146DF" w:rsidRDefault="008146DF" w:rsidP="00E31452">
            <w:pPr>
              <w:widowControl w:val="0"/>
              <w:rPr>
                <w:rFonts w:ascii="Arial Narrow" w:hAnsi="Arial Narrow"/>
                <w:sz w:val="24"/>
              </w:rPr>
            </w:pPr>
          </w:p>
        </w:tc>
        <w:tc>
          <w:tcPr>
            <w:tcW w:w="1890" w:type="dxa"/>
            <w:tcBorders>
              <w:top w:val="single" w:sz="6" w:space="0" w:color="auto"/>
              <w:left w:val="nil"/>
              <w:right w:val="single" w:sz="6" w:space="0" w:color="auto"/>
            </w:tcBorders>
            <w:shd w:val="pct10" w:color="auto" w:fill="B3B3B3"/>
          </w:tcPr>
          <w:p w14:paraId="09E18792" w14:textId="77777777" w:rsidR="008146DF" w:rsidRDefault="008146DF" w:rsidP="00E31452">
            <w:pPr>
              <w:widowControl w:val="0"/>
              <w:rPr>
                <w:rFonts w:ascii="Arial Narrow" w:hAnsi="Arial Narrow"/>
                <w:sz w:val="24"/>
              </w:rPr>
            </w:pPr>
          </w:p>
        </w:tc>
        <w:tc>
          <w:tcPr>
            <w:tcW w:w="7084" w:type="dxa"/>
            <w:tcBorders>
              <w:left w:val="nil"/>
              <w:right w:val="single" w:sz="6" w:space="0" w:color="auto"/>
            </w:tcBorders>
          </w:tcPr>
          <w:p w14:paraId="2C1A927B" w14:textId="77777777" w:rsidR="008146DF" w:rsidRDefault="008146DF" w:rsidP="00E31452">
            <w:pPr>
              <w:widowControl w:val="0"/>
              <w:numPr>
                <w:ilvl w:val="0"/>
                <w:numId w:val="54"/>
              </w:numPr>
              <w:rPr>
                <w:rFonts w:ascii="Arial Narrow" w:hAnsi="Arial Narrow"/>
                <w:sz w:val="24"/>
              </w:rPr>
            </w:pPr>
            <w:r>
              <w:rPr>
                <w:rFonts w:ascii="Arial Narrow" w:hAnsi="Arial Narrow"/>
                <w:sz w:val="24"/>
              </w:rPr>
              <w:t>The ideal form of energy balance for fitness and weight control.</w:t>
            </w:r>
          </w:p>
        </w:tc>
      </w:tr>
      <w:tr w:rsidR="008146DF" w14:paraId="795D188F" w14:textId="77777777" w:rsidTr="00E31452">
        <w:tc>
          <w:tcPr>
            <w:tcW w:w="1638" w:type="dxa"/>
            <w:tcBorders>
              <w:left w:val="single" w:sz="6" w:space="0" w:color="auto"/>
              <w:bottom w:val="single" w:sz="6" w:space="0" w:color="auto"/>
              <w:right w:val="single" w:sz="6" w:space="0" w:color="auto"/>
            </w:tcBorders>
            <w:shd w:val="pct10" w:color="auto" w:fill="B3B3B3"/>
          </w:tcPr>
          <w:p w14:paraId="4220468A" w14:textId="77777777" w:rsidR="008146DF" w:rsidRDefault="008146DF" w:rsidP="00E31452">
            <w:pPr>
              <w:widowControl w:val="0"/>
              <w:rPr>
                <w:rFonts w:ascii="Arial Narrow" w:hAnsi="Arial Narrow"/>
                <w:sz w:val="24"/>
              </w:rPr>
            </w:pPr>
          </w:p>
        </w:tc>
        <w:tc>
          <w:tcPr>
            <w:tcW w:w="1890" w:type="dxa"/>
            <w:tcBorders>
              <w:left w:val="nil"/>
              <w:bottom w:val="single" w:sz="6" w:space="0" w:color="auto"/>
              <w:right w:val="single" w:sz="6" w:space="0" w:color="auto"/>
            </w:tcBorders>
            <w:shd w:val="pct10" w:color="auto" w:fill="B3B3B3"/>
          </w:tcPr>
          <w:p w14:paraId="6B3EF5E5" w14:textId="77777777" w:rsidR="008146DF" w:rsidRDefault="008146DF" w:rsidP="00E31452">
            <w:pPr>
              <w:widowControl w:val="0"/>
              <w:rPr>
                <w:rFonts w:ascii="Arial Narrow" w:hAnsi="Arial Narrow"/>
                <w:sz w:val="24"/>
              </w:rPr>
            </w:pPr>
          </w:p>
        </w:tc>
        <w:tc>
          <w:tcPr>
            <w:tcW w:w="7084" w:type="dxa"/>
            <w:tcBorders>
              <w:left w:val="nil"/>
              <w:bottom w:val="single" w:sz="6" w:space="0" w:color="auto"/>
              <w:right w:val="single" w:sz="6" w:space="0" w:color="auto"/>
            </w:tcBorders>
          </w:tcPr>
          <w:p w14:paraId="696C4342" w14:textId="77777777" w:rsidR="008146DF" w:rsidRDefault="008146DF" w:rsidP="00E31452">
            <w:pPr>
              <w:widowControl w:val="0"/>
              <w:numPr>
                <w:ilvl w:val="0"/>
                <w:numId w:val="54"/>
              </w:numPr>
              <w:rPr>
                <w:rFonts w:ascii="Arial Narrow" w:hAnsi="Arial Narrow"/>
                <w:sz w:val="24"/>
              </w:rPr>
            </w:pPr>
            <w:r>
              <w:rPr>
                <w:rFonts w:ascii="Arial Narrow" w:hAnsi="Arial Narrow"/>
                <w:sz w:val="24"/>
              </w:rPr>
              <w:t>High End balance point is relative to individual lifestyle. In peak training, an endurance athlete may have a balance point as high as 6000 cal/day. The average fit person, the balance point ranges from 2500 cal - 4000 cal / day.</w:t>
            </w:r>
          </w:p>
        </w:tc>
      </w:tr>
    </w:tbl>
    <w:p w14:paraId="03842123" w14:textId="77777777" w:rsidR="008146DF" w:rsidRDefault="008146DF" w:rsidP="008146DF">
      <w:pPr>
        <w:widowControl w:val="0"/>
        <w:rPr>
          <w:rFonts w:ascii="Tahoma" w:hAnsi="Tahoma"/>
          <w:b/>
          <w:sz w:val="28"/>
        </w:rPr>
      </w:pPr>
      <w:r>
        <w:rPr>
          <w:rFonts w:ascii="Arial Narrow" w:hAnsi="Arial Narrow"/>
          <w:sz w:val="24"/>
        </w:rPr>
        <w:br w:type="page"/>
      </w:r>
      <w:r>
        <w:rPr>
          <w:rFonts w:ascii="Tahoma" w:hAnsi="Tahoma"/>
          <w:b/>
          <w:sz w:val="28"/>
        </w:rPr>
        <w:lastRenderedPageBreak/>
        <w:t>BASAL METABOLISM (BMR) – calories expended each day</w:t>
      </w:r>
    </w:p>
    <w:p w14:paraId="7EF7E080" w14:textId="77777777" w:rsidR="008146DF" w:rsidRDefault="008146DF" w:rsidP="008146DF">
      <w:pPr>
        <w:widowControl w:val="0"/>
        <w:rPr>
          <w:rFonts w:ascii="Tahoma" w:hAnsi="Tahoma"/>
          <w:b/>
          <w:sz w:val="28"/>
        </w:rPr>
      </w:pPr>
    </w:p>
    <w:p w14:paraId="066C95D3" w14:textId="77777777" w:rsidR="008146DF" w:rsidRDefault="008146DF" w:rsidP="008146DF">
      <w:pPr>
        <w:widowControl w:val="0"/>
        <w:rPr>
          <w:rFonts w:ascii="Arial Narrow" w:hAnsi="Arial Narrow"/>
          <w:sz w:val="24"/>
        </w:rPr>
      </w:pPr>
      <w:r w:rsidRPr="00CF1775">
        <w:rPr>
          <w:rFonts w:ascii="Arial Narrow" w:hAnsi="Arial Narrow"/>
          <w:sz w:val="24"/>
        </w:rPr>
        <w:t xml:space="preserve">Your </w:t>
      </w:r>
      <w:r w:rsidRPr="00A302CF">
        <w:rPr>
          <w:rFonts w:ascii="Arial Narrow" w:hAnsi="Arial Narrow"/>
          <w:sz w:val="24"/>
          <w:u w:val="single"/>
        </w:rPr>
        <w:t>B</w:t>
      </w:r>
      <w:r>
        <w:rPr>
          <w:rFonts w:ascii="Arial Narrow" w:hAnsi="Arial Narrow"/>
          <w:sz w:val="24"/>
        </w:rPr>
        <w:t xml:space="preserve">asal </w:t>
      </w:r>
      <w:r>
        <w:rPr>
          <w:rFonts w:ascii="Arial Narrow" w:hAnsi="Arial Narrow"/>
          <w:sz w:val="24"/>
          <w:u w:val="single"/>
        </w:rPr>
        <w:t>M</w:t>
      </w:r>
      <w:r>
        <w:rPr>
          <w:rFonts w:ascii="Arial Narrow" w:hAnsi="Arial Narrow"/>
          <w:sz w:val="24"/>
        </w:rPr>
        <w:t xml:space="preserve">etabolic </w:t>
      </w:r>
      <w:r w:rsidRPr="00A302CF">
        <w:rPr>
          <w:rFonts w:ascii="Arial Narrow" w:hAnsi="Arial Narrow"/>
          <w:sz w:val="24"/>
          <w:u w:val="single"/>
        </w:rPr>
        <w:t>R</w:t>
      </w:r>
      <w:r>
        <w:rPr>
          <w:rFonts w:ascii="Arial Narrow" w:hAnsi="Arial Narrow"/>
          <w:sz w:val="24"/>
        </w:rPr>
        <w:t>ate (B</w:t>
      </w:r>
      <w:r w:rsidRPr="00CF1775">
        <w:rPr>
          <w:rFonts w:ascii="Arial Narrow" w:hAnsi="Arial Narrow"/>
          <w:sz w:val="24"/>
        </w:rPr>
        <w:t>MR</w:t>
      </w:r>
      <w:r>
        <w:rPr>
          <w:rFonts w:ascii="Arial Narrow" w:hAnsi="Arial Narrow"/>
          <w:sz w:val="24"/>
        </w:rPr>
        <w:t>)</w:t>
      </w:r>
      <w:r w:rsidRPr="00CF1775">
        <w:rPr>
          <w:rFonts w:ascii="Arial Narrow" w:hAnsi="Arial Narrow"/>
          <w:sz w:val="24"/>
        </w:rPr>
        <w:t xml:space="preserve"> is the number of calories that your body will burn each day to perform regular daily bodily functions like breathing, digesting, removing waste, repairing cells, thinking, and moving</w:t>
      </w:r>
      <w:r>
        <w:rPr>
          <w:rFonts w:ascii="Arial Narrow" w:hAnsi="Arial Narrow"/>
          <w:sz w:val="24"/>
        </w:rPr>
        <w:t xml:space="preserve">. It is the total number of calories that your body expends to perform the necessary bodily functions while you are at rest. </w:t>
      </w:r>
    </w:p>
    <w:p w14:paraId="0EBC74EE" w14:textId="77777777" w:rsidR="008146DF" w:rsidRDefault="008146DF" w:rsidP="008146DF">
      <w:pPr>
        <w:widowControl w:val="0"/>
        <w:rPr>
          <w:rFonts w:ascii="Tahoma" w:hAnsi="Tahoma"/>
          <w:b/>
          <w:sz w:val="24"/>
        </w:rPr>
      </w:pPr>
    </w:p>
    <w:p w14:paraId="6EDE878E" w14:textId="77777777" w:rsidR="008146DF" w:rsidRDefault="008146DF" w:rsidP="008146DF">
      <w:pPr>
        <w:widowControl w:val="0"/>
        <w:rPr>
          <w:rFonts w:ascii="Tahoma" w:hAnsi="Tahoma"/>
          <w:b/>
          <w:sz w:val="24"/>
        </w:rPr>
      </w:pPr>
      <w:r>
        <w:rPr>
          <w:rFonts w:ascii="Tahoma" w:hAnsi="Tahoma"/>
          <w:b/>
          <w:sz w:val="24"/>
        </w:rPr>
        <w:t>Metabolism is affected by a number of factors including:</w:t>
      </w:r>
    </w:p>
    <w:p w14:paraId="6A033C28" w14:textId="77777777" w:rsidR="008146DF" w:rsidRDefault="008146DF" w:rsidP="008146DF">
      <w:pPr>
        <w:widowControl w:val="0"/>
        <w:rPr>
          <w:rFonts w:ascii="Arial Narrow" w:hAnsi="Arial Narrow"/>
          <w:sz w:val="24"/>
        </w:rPr>
      </w:pPr>
    </w:p>
    <w:p w14:paraId="1927C830" w14:textId="77777777" w:rsidR="008146DF" w:rsidRDefault="008146DF" w:rsidP="008146DF">
      <w:pPr>
        <w:widowControl w:val="0"/>
        <w:rPr>
          <w:rFonts w:ascii="Tahoma" w:hAnsi="Tahoma"/>
          <w:b/>
          <w:sz w:val="24"/>
        </w:rPr>
      </w:pPr>
      <w:r>
        <w:rPr>
          <w:rFonts w:ascii="Tahoma" w:hAnsi="Tahoma"/>
          <w:b/>
          <w:sz w:val="24"/>
        </w:rPr>
        <w:t>1. Body Composition:</w:t>
      </w:r>
    </w:p>
    <w:p w14:paraId="2637A45E"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The more lean body weight / muscle mass you have, the more calories you will burn at rest.</w:t>
      </w:r>
    </w:p>
    <w:p w14:paraId="3FA97633" w14:textId="77777777" w:rsidR="008146DF" w:rsidRDefault="008146DF" w:rsidP="008146DF">
      <w:pPr>
        <w:widowControl w:val="0"/>
        <w:numPr>
          <w:ilvl w:val="0"/>
          <w:numId w:val="54"/>
        </w:numPr>
        <w:tabs>
          <w:tab w:val="left" w:pos="-1440"/>
        </w:tabs>
        <w:rPr>
          <w:rFonts w:ascii="Arial Narrow" w:hAnsi="Arial Narrow"/>
          <w:sz w:val="24"/>
        </w:rPr>
      </w:pPr>
      <w:r>
        <w:rPr>
          <w:rFonts w:ascii="Arial Narrow" w:hAnsi="Arial Narrow"/>
          <w:sz w:val="24"/>
        </w:rPr>
        <w:t xml:space="preserve">Weight training is the most effective method for increasing muscle tissue or lean body weight. This increase in lean body weight produces an increase in the basal metabolic rate (BMR). Studies have shown that sedentary individuals lose on average 7 % of muscle tissue each decade after the age of 20. Individuals who participate in regular aerobic exercise, but not weight training lose on average 5% of muscle tissue every decade. Individuals who participate in regular weight training activity lose very little if any muscle tissue depending on the training program. The loss of muscle tissue represents a loss in lean body weight, and a decrease in metabolism. Unfortunately, the loss of muscle tissue is accompanied by a maintenance or increase in total body weight which is the result of an increase in body fat. (Wayne Wescott, CAIN Conference, Oct. 1994)        </w:t>
      </w:r>
    </w:p>
    <w:p w14:paraId="63286A60" w14:textId="77777777" w:rsidR="008146DF" w:rsidRDefault="008146DF" w:rsidP="008146DF">
      <w:pPr>
        <w:widowControl w:val="0"/>
        <w:rPr>
          <w:rFonts w:ascii="Tahoma" w:hAnsi="Tahoma"/>
          <w:b/>
          <w:sz w:val="24"/>
        </w:rPr>
      </w:pPr>
    </w:p>
    <w:p w14:paraId="2085DBA3" w14:textId="77777777" w:rsidR="008146DF" w:rsidRDefault="008146DF" w:rsidP="008146DF">
      <w:pPr>
        <w:widowControl w:val="0"/>
        <w:rPr>
          <w:rFonts w:ascii="Tahoma" w:hAnsi="Tahoma"/>
          <w:b/>
          <w:sz w:val="24"/>
        </w:rPr>
      </w:pPr>
      <w:r>
        <w:rPr>
          <w:rFonts w:ascii="Tahoma" w:hAnsi="Tahoma"/>
          <w:b/>
          <w:sz w:val="24"/>
        </w:rPr>
        <w:t>2. Age:</w:t>
      </w:r>
    </w:p>
    <w:p w14:paraId="4A47D23B"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As we age, our BMR drops approximately 2 % per decade after the age of 20.</w:t>
      </w:r>
    </w:p>
    <w:p w14:paraId="40590F5B" w14:textId="77777777" w:rsidR="008146DF" w:rsidRDefault="008146DF" w:rsidP="008146DF">
      <w:pPr>
        <w:widowControl w:val="0"/>
        <w:rPr>
          <w:rFonts w:ascii="Arial Narrow" w:hAnsi="Arial Narrow"/>
          <w:sz w:val="24"/>
        </w:rPr>
      </w:pPr>
    </w:p>
    <w:p w14:paraId="33AEDB71" w14:textId="77777777" w:rsidR="008146DF" w:rsidRDefault="008146DF" w:rsidP="008146DF">
      <w:pPr>
        <w:widowControl w:val="0"/>
        <w:rPr>
          <w:rFonts w:ascii="Tahoma" w:hAnsi="Tahoma"/>
          <w:b/>
          <w:sz w:val="24"/>
        </w:rPr>
      </w:pPr>
      <w:r>
        <w:rPr>
          <w:rFonts w:ascii="Tahoma" w:hAnsi="Tahoma"/>
          <w:b/>
          <w:sz w:val="24"/>
        </w:rPr>
        <w:t>3. Gender:</w:t>
      </w:r>
    </w:p>
    <w:p w14:paraId="56255F88"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Women’s BMR is usually 10 % lower than men’s due to a higher % of body fat at the same body weight. </w:t>
      </w:r>
    </w:p>
    <w:p w14:paraId="72CECA4E"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Healthy body fat % for females is 18-25 % of total body weight.</w:t>
      </w:r>
    </w:p>
    <w:p w14:paraId="023413BE"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Healthy body fat % for males is 10 - 15 % of total body weight.</w:t>
      </w:r>
    </w:p>
    <w:p w14:paraId="22E607D0" w14:textId="77777777" w:rsidR="008146DF" w:rsidRDefault="008146DF" w:rsidP="008146DF">
      <w:pPr>
        <w:widowControl w:val="0"/>
        <w:rPr>
          <w:rFonts w:ascii="Arial Narrow" w:hAnsi="Arial Narrow"/>
          <w:sz w:val="24"/>
        </w:rPr>
      </w:pPr>
    </w:p>
    <w:p w14:paraId="6DC67B59" w14:textId="77777777" w:rsidR="008146DF" w:rsidRDefault="008146DF" w:rsidP="008146DF">
      <w:pPr>
        <w:widowControl w:val="0"/>
        <w:rPr>
          <w:rFonts w:ascii="Tahoma" w:hAnsi="Tahoma"/>
          <w:b/>
          <w:sz w:val="24"/>
        </w:rPr>
      </w:pPr>
      <w:r>
        <w:rPr>
          <w:rFonts w:ascii="Tahoma" w:hAnsi="Tahoma"/>
          <w:b/>
          <w:sz w:val="24"/>
        </w:rPr>
        <w:t>4. Energy Intake:</w:t>
      </w:r>
    </w:p>
    <w:p w14:paraId="7276EC6E"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A decreased energy intake can result in your body compensating for the loss of calories by lowering its metabolic rate. </w:t>
      </w:r>
    </w:p>
    <w:p w14:paraId="575935C4"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The body becomes more efficient at performing its bodily functions with less fuel.</w:t>
      </w:r>
    </w:p>
    <w:p w14:paraId="14707925"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Low calorie diets can thus lead to a decrease in metabolism.</w:t>
      </w:r>
    </w:p>
    <w:p w14:paraId="39E44B38" w14:textId="77777777" w:rsidR="008146DF" w:rsidRDefault="008146DF" w:rsidP="008146DF">
      <w:pPr>
        <w:widowControl w:val="0"/>
        <w:rPr>
          <w:rFonts w:ascii="Arial Narrow" w:hAnsi="Arial Narrow"/>
          <w:sz w:val="24"/>
        </w:rPr>
      </w:pPr>
    </w:p>
    <w:p w14:paraId="062687D4" w14:textId="77777777" w:rsidR="008146DF" w:rsidRDefault="008146DF" w:rsidP="008146DF">
      <w:pPr>
        <w:widowControl w:val="0"/>
        <w:numPr>
          <w:ilvl w:val="0"/>
          <w:numId w:val="26"/>
        </w:numPr>
        <w:rPr>
          <w:rFonts w:ascii="Tahoma" w:hAnsi="Tahoma"/>
          <w:b/>
          <w:sz w:val="24"/>
        </w:rPr>
      </w:pPr>
      <w:r>
        <w:rPr>
          <w:rFonts w:ascii="Tahoma" w:hAnsi="Tahoma"/>
          <w:b/>
          <w:sz w:val="24"/>
        </w:rPr>
        <w:t xml:space="preserve">Physical Activity </w:t>
      </w:r>
    </w:p>
    <w:p w14:paraId="0F357363"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Daily physical activity has the most significant effect on caloric expenditure. </w:t>
      </w:r>
    </w:p>
    <w:p w14:paraId="10984641"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Increasing daily activity levels can be as simple as taking the stairs at work, walking to the store, doing housework, or a 30-minute Stairmaster workout. </w:t>
      </w:r>
    </w:p>
    <w:p w14:paraId="3CCBE250"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Physical activity can raise your BMR - i.e. you will burn more calories while sleeping if you have exercised that day.</w:t>
      </w:r>
    </w:p>
    <w:p w14:paraId="74B5E177" w14:textId="77777777" w:rsidR="008146DF" w:rsidRDefault="008146DF" w:rsidP="008146DF">
      <w:pPr>
        <w:widowControl w:val="0"/>
        <w:rPr>
          <w:rFonts w:ascii="Tahoma" w:hAnsi="Tahoma"/>
          <w:b/>
          <w:sz w:val="28"/>
        </w:rPr>
      </w:pPr>
    </w:p>
    <w:p w14:paraId="00977A3C" w14:textId="77777777" w:rsidR="008146DF" w:rsidRDefault="008146DF" w:rsidP="008146DF">
      <w:pPr>
        <w:widowControl w:val="0"/>
        <w:rPr>
          <w:rFonts w:ascii="Tahoma" w:hAnsi="Tahoma"/>
          <w:b/>
          <w:sz w:val="28"/>
        </w:rPr>
      </w:pPr>
    </w:p>
    <w:p w14:paraId="4E3907C5" w14:textId="77777777" w:rsidR="008146DF" w:rsidRDefault="008146DF" w:rsidP="008146DF">
      <w:pPr>
        <w:widowControl w:val="0"/>
        <w:jc w:val="center"/>
        <w:rPr>
          <w:rFonts w:ascii="Copperplate Gothic Bold" w:hAnsi="Copperplate Gothic Bold"/>
          <w:b/>
          <w:sz w:val="40"/>
          <w:szCs w:val="40"/>
        </w:rPr>
      </w:pPr>
      <w:r>
        <w:rPr>
          <w:rFonts w:ascii="Tahoma" w:hAnsi="Tahoma"/>
          <w:b/>
          <w:sz w:val="28"/>
        </w:rPr>
        <w:br w:type="page"/>
      </w:r>
      <w:bookmarkStart w:id="13" w:name="Chapter8"/>
      <w:bookmarkStart w:id="14" w:name="_Hlk90977211"/>
      <w:bookmarkEnd w:id="11"/>
      <w:bookmarkEnd w:id="13"/>
      <w:r w:rsidRPr="00305253">
        <w:rPr>
          <w:rFonts w:ascii="Copperplate Gothic Bold" w:hAnsi="Copperplate Gothic Bold"/>
          <w:b/>
          <w:sz w:val="40"/>
          <w:szCs w:val="40"/>
        </w:rPr>
        <w:lastRenderedPageBreak/>
        <w:t xml:space="preserve">CHAPTER </w:t>
      </w:r>
      <w:r>
        <w:rPr>
          <w:rFonts w:ascii="Copperplate Gothic Bold" w:hAnsi="Copperplate Gothic Bold"/>
          <w:b/>
          <w:sz w:val="40"/>
          <w:szCs w:val="40"/>
        </w:rPr>
        <w:t xml:space="preserve">8 - </w:t>
      </w:r>
      <w:r w:rsidRPr="00305253">
        <w:rPr>
          <w:rFonts w:ascii="Copperplate Gothic Bold" w:hAnsi="Copperplate Gothic Bold"/>
          <w:b/>
          <w:sz w:val="40"/>
          <w:szCs w:val="40"/>
        </w:rPr>
        <w:t xml:space="preserve">STRESS </w:t>
      </w:r>
    </w:p>
    <w:p w14:paraId="7CEBDE57" w14:textId="77777777" w:rsidR="008146DF" w:rsidRPr="00432FDD" w:rsidRDefault="008146DF" w:rsidP="008146DF">
      <w:pPr>
        <w:rPr>
          <w:rFonts w:ascii="Copperplate Gothic Bold" w:hAnsi="Copperplate Gothic Bold"/>
          <w:sz w:val="8"/>
        </w:rPr>
      </w:pPr>
    </w:p>
    <w:p w14:paraId="7FBDA9BC" w14:textId="77777777" w:rsidR="008146DF" w:rsidRDefault="008146DF" w:rsidP="008146DF">
      <w:pPr>
        <w:widowControl w:val="0"/>
        <w:numPr>
          <w:ilvl w:val="12"/>
          <w:numId w:val="0"/>
        </w:numPr>
        <w:tabs>
          <w:tab w:val="left" w:pos="-1440"/>
        </w:tabs>
        <w:spacing w:line="215" w:lineRule="auto"/>
        <w:rPr>
          <w:rFonts w:ascii="Arial Narrow" w:hAnsi="Arial Narrow"/>
          <w:sz w:val="24"/>
        </w:rPr>
      </w:pPr>
      <w:r>
        <w:rPr>
          <w:rFonts w:ascii="Arial Narrow" w:hAnsi="Arial Narrow"/>
          <w:sz w:val="24"/>
        </w:rPr>
        <w:t xml:space="preserve"> “Stress is a physiological and psychological response to a change in our environment that may have a positive or negative affect on us. It is our reaction to the stressor that determines the amount of impact. Many of us in our daily activities deal with one form of stress or another. Positive stress or something that presents an opportunity for personal growth is called eustress. Distress, or negative stress, causes strain and can have a harmful effect.”</w:t>
      </w:r>
    </w:p>
    <w:p w14:paraId="2A25947F" w14:textId="77777777" w:rsidR="008146DF" w:rsidRDefault="008146DF" w:rsidP="008146DF">
      <w:pPr>
        <w:widowControl w:val="0"/>
        <w:numPr>
          <w:ilvl w:val="12"/>
          <w:numId w:val="0"/>
        </w:numPr>
        <w:tabs>
          <w:tab w:val="left" w:pos="-1440"/>
        </w:tabs>
        <w:spacing w:line="215" w:lineRule="auto"/>
        <w:rPr>
          <w:rFonts w:ascii="Arial Narrow" w:hAnsi="Arial Narrow"/>
          <w:sz w:val="24"/>
        </w:rPr>
      </w:pPr>
    </w:p>
    <w:p w14:paraId="7EBEA812" w14:textId="77777777" w:rsidR="008146DF" w:rsidRDefault="008146DF" w:rsidP="008146DF">
      <w:pPr>
        <w:widowControl w:val="0"/>
        <w:numPr>
          <w:ilvl w:val="12"/>
          <w:numId w:val="0"/>
        </w:numPr>
        <w:tabs>
          <w:tab w:val="left" w:pos="-1440"/>
        </w:tabs>
        <w:spacing w:line="215" w:lineRule="auto"/>
        <w:rPr>
          <w:rFonts w:ascii="Arial Narrow" w:hAnsi="Arial Narrow"/>
          <w:sz w:val="24"/>
        </w:rPr>
      </w:pPr>
      <w:r>
        <w:rPr>
          <w:rFonts w:ascii="Arial Narrow" w:hAnsi="Arial Narrow"/>
          <w:sz w:val="24"/>
        </w:rPr>
        <w:t>“Studies suggest that 10 to 15 % of Canadian adults may be functioning at less than optimal levels because of stress-related anxiety and depression.”</w:t>
      </w:r>
    </w:p>
    <w:p w14:paraId="7342B5DE" w14:textId="77777777" w:rsidR="008146DF" w:rsidRPr="00FB3862" w:rsidRDefault="008146DF" w:rsidP="008146DF">
      <w:pPr>
        <w:widowControl w:val="0"/>
        <w:numPr>
          <w:ilvl w:val="12"/>
          <w:numId w:val="0"/>
        </w:numPr>
        <w:tabs>
          <w:tab w:val="left" w:pos="-1440"/>
        </w:tabs>
        <w:spacing w:line="215" w:lineRule="auto"/>
        <w:jc w:val="center"/>
        <w:rPr>
          <w:rFonts w:ascii="Arial Narrow" w:hAnsi="Arial Narrow"/>
          <w:sz w:val="16"/>
        </w:rPr>
      </w:pPr>
    </w:p>
    <w:p w14:paraId="61480540" w14:textId="77777777" w:rsidR="008146DF" w:rsidRPr="00BE59D0" w:rsidRDefault="008146DF" w:rsidP="008146DF">
      <w:pPr>
        <w:jc w:val="center"/>
        <w:rPr>
          <w:rFonts w:ascii="Arial Narrow" w:hAnsi="Arial Narrow"/>
        </w:rPr>
      </w:pPr>
      <w:r>
        <w:rPr>
          <w:rFonts w:ascii="Arial Narrow" w:hAnsi="Arial Narrow"/>
        </w:rPr>
        <w:t>Adapted from</w:t>
      </w:r>
      <w:r w:rsidRPr="00BE59D0">
        <w:rPr>
          <w:rFonts w:ascii="Arial Narrow" w:hAnsi="Arial Narrow"/>
        </w:rPr>
        <w:t xml:space="preserve">: </w:t>
      </w:r>
      <w:r w:rsidRPr="00D225DC">
        <w:rPr>
          <w:rFonts w:ascii="Arial Narrow" w:hAnsi="Arial Narrow" w:cs="Arial"/>
          <w:sz w:val="24"/>
          <w:szCs w:val="24"/>
        </w:rPr>
        <w:t xml:space="preserve">Powers, Scott K., Dodd, Stephen L., Thompson, Angela M., Condon, Camie C. (2006). </w:t>
      </w:r>
      <w:r w:rsidRPr="00D225DC">
        <w:rPr>
          <w:rFonts w:ascii="Arial Narrow" w:hAnsi="Arial Narrow" w:cs="Arial"/>
          <w:i/>
          <w:sz w:val="24"/>
          <w:szCs w:val="24"/>
        </w:rPr>
        <w:t xml:space="preserve">Total Fitness and Wellness, Canadian Edition. </w:t>
      </w:r>
      <w:r w:rsidRPr="00D225DC">
        <w:rPr>
          <w:rFonts w:ascii="Arial Narrow" w:hAnsi="Arial Narrow" w:cs="Arial"/>
          <w:sz w:val="24"/>
          <w:szCs w:val="24"/>
        </w:rPr>
        <w:t>Toronto: Pearson Education Canada</w:t>
      </w:r>
      <w:r>
        <w:rPr>
          <w:rFonts w:ascii="Arial Narrow" w:hAnsi="Arial Narrow" w:cs="Arial"/>
          <w:sz w:val="24"/>
          <w:szCs w:val="24"/>
        </w:rPr>
        <w:t>p.228 of 400</w:t>
      </w:r>
    </w:p>
    <w:p w14:paraId="22FE4EFB" w14:textId="77777777" w:rsidR="008146DF" w:rsidRPr="00FB3862" w:rsidRDefault="008146DF" w:rsidP="008146DF">
      <w:pPr>
        <w:widowControl w:val="0"/>
        <w:numPr>
          <w:ilvl w:val="12"/>
          <w:numId w:val="0"/>
        </w:numPr>
        <w:tabs>
          <w:tab w:val="left" w:pos="-1440"/>
        </w:tabs>
        <w:spacing w:line="215" w:lineRule="auto"/>
        <w:jc w:val="center"/>
        <w:rPr>
          <w:rFonts w:ascii="Arial Narrow" w:hAnsi="Arial Narrow"/>
          <w:sz w:val="16"/>
        </w:rPr>
      </w:pPr>
    </w:p>
    <w:p w14:paraId="1128A7C9" w14:textId="77777777" w:rsidR="008146DF" w:rsidRDefault="008146DF" w:rsidP="008146DF">
      <w:pPr>
        <w:widowControl w:val="0"/>
        <w:numPr>
          <w:ilvl w:val="12"/>
          <w:numId w:val="0"/>
        </w:numPr>
        <w:tabs>
          <w:tab w:val="left" w:pos="-1440"/>
        </w:tabs>
        <w:spacing w:line="215" w:lineRule="auto"/>
        <w:rPr>
          <w:rFonts w:ascii="Arial Narrow" w:hAnsi="Arial Narrow"/>
          <w:sz w:val="24"/>
        </w:rPr>
      </w:pPr>
      <w:r>
        <w:rPr>
          <w:rFonts w:ascii="Tahoma" w:hAnsi="Tahoma"/>
          <w:b/>
          <w:sz w:val="24"/>
        </w:rPr>
        <w:t xml:space="preserve">Eustress: </w:t>
      </w:r>
      <w:r>
        <w:rPr>
          <w:rFonts w:ascii="Arial Narrow" w:hAnsi="Arial Narrow"/>
          <w:sz w:val="24"/>
        </w:rPr>
        <w:t xml:space="preserve">Positive stress, or stress that is physically or mentally stimulating. </w:t>
      </w:r>
    </w:p>
    <w:p w14:paraId="5FB99120" w14:textId="77777777" w:rsidR="008146DF" w:rsidRPr="00FB3862" w:rsidRDefault="008146DF" w:rsidP="008146DF">
      <w:pPr>
        <w:widowControl w:val="0"/>
        <w:tabs>
          <w:tab w:val="left" w:pos="-1440"/>
        </w:tabs>
        <w:spacing w:line="215" w:lineRule="auto"/>
        <w:rPr>
          <w:rFonts w:ascii="Arial Narrow" w:hAnsi="Arial Narrow"/>
          <w:sz w:val="12"/>
        </w:rPr>
      </w:pPr>
    </w:p>
    <w:p w14:paraId="6D0160EC" w14:textId="77777777" w:rsidR="008146DF" w:rsidRDefault="008146DF" w:rsidP="008146DF">
      <w:pPr>
        <w:widowControl w:val="0"/>
        <w:tabs>
          <w:tab w:val="left" w:pos="-1440"/>
        </w:tabs>
        <w:spacing w:line="215" w:lineRule="auto"/>
        <w:rPr>
          <w:rFonts w:ascii="Arial Narrow" w:hAnsi="Arial Narrow"/>
          <w:sz w:val="24"/>
        </w:rPr>
      </w:pPr>
      <w:r>
        <w:rPr>
          <w:rFonts w:ascii="Tahoma" w:hAnsi="Tahoma"/>
          <w:b/>
          <w:sz w:val="24"/>
        </w:rPr>
        <w:t>Distress:</w:t>
      </w:r>
      <w:r>
        <w:rPr>
          <w:rFonts w:ascii="Arial Narrow" w:hAnsi="Arial Narrow"/>
          <w:sz w:val="24"/>
        </w:rPr>
        <w:t xml:space="preserve"> Negative stress, or stress that contributes to health problems.</w:t>
      </w:r>
    </w:p>
    <w:p w14:paraId="68F037F1" w14:textId="77777777" w:rsidR="008146DF" w:rsidRPr="00FB3862" w:rsidRDefault="008146DF" w:rsidP="008146DF">
      <w:pPr>
        <w:widowControl w:val="0"/>
        <w:tabs>
          <w:tab w:val="left" w:pos="-1440"/>
        </w:tabs>
        <w:spacing w:line="215" w:lineRule="auto"/>
        <w:rPr>
          <w:rFonts w:ascii="Arial Narrow" w:hAnsi="Arial Narrow"/>
          <w:sz w:val="16"/>
        </w:rPr>
      </w:pPr>
    </w:p>
    <w:p w14:paraId="629EFC47" w14:textId="77777777" w:rsidR="008146DF" w:rsidRDefault="008146DF" w:rsidP="008146DF">
      <w:pPr>
        <w:widowControl w:val="0"/>
        <w:tabs>
          <w:tab w:val="left" w:pos="-1440"/>
        </w:tabs>
        <w:spacing w:line="215" w:lineRule="auto"/>
        <w:rPr>
          <w:rFonts w:ascii="Arial Narrow" w:hAnsi="Arial Narrow"/>
          <w:sz w:val="24"/>
        </w:rPr>
      </w:pPr>
      <w:r>
        <w:rPr>
          <w:rFonts w:ascii="Arial Narrow" w:hAnsi="Arial Narrow"/>
          <w:sz w:val="24"/>
        </w:rPr>
        <w:t xml:space="preserve">For some people stress is what keeps them motivated, happy and strong but for others, stress may be a ticket to illness and even death. Stress can destroy a person’s psychological and physical health and well-being. Ideally, the stresses in our lives should be great enough to stimulate our ability to grow and cope but not great enough to interfere with our health. Many researchers in the medical and psychological profession believe that stress may be the greatest single contributor to illness and disease. </w:t>
      </w:r>
    </w:p>
    <w:p w14:paraId="084126EF" w14:textId="77777777" w:rsidR="008146DF" w:rsidRDefault="008146DF" w:rsidP="008146DF">
      <w:pPr>
        <w:widowControl w:val="0"/>
        <w:tabs>
          <w:tab w:val="left" w:pos="-1440"/>
        </w:tabs>
        <w:spacing w:line="215" w:lineRule="auto"/>
        <w:rPr>
          <w:rFonts w:ascii="Arial Narrow" w:hAnsi="Arial Narrow"/>
          <w:sz w:val="24"/>
        </w:rPr>
      </w:pPr>
    </w:p>
    <w:p w14:paraId="467F4AF5" w14:textId="77777777" w:rsidR="008146DF" w:rsidRDefault="008146DF" w:rsidP="008146DF">
      <w:pPr>
        <w:widowControl w:val="0"/>
        <w:tabs>
          <w:tab w:val="left" w:pos="-1440"/>
        </w:tabs>
        <w:spacing w:line="215" w:lineRule="auto"/>
        <w:rPr>
          <w:rFonts w:ascii="Arial Narrow" w:hAnsi="Arial Narrow"/>
          <w:sz w:val="24"/>
        </w:rPr>
      </w:pPr>
      <w:r>
        <w:rPr>
          <w:rFonts w:ascii="Arial Narrow" w:hAnsi="Arial Narrow"/>
          <w:sz w:val="24"/>
        </w:rPr>
        <w:t xml:space="preserve">There are many stressors that we are all presented with as we go through life. School, timelines, work, relationships, financial problems, bills, illness, divorce, accidents, natural disasters and the list goes on and on. Some of them are just a part of life, some of them are caused by the choices that we make and some of them our completely out of our control. How we cope and deal with the stressors in our lives will determine the impact that they will have on our physical and psychological health. </w:t>
      </w:r>
    </w:p>
    <w:p w14:paraId="1C6B7252" w14:textId="77777777" w:rsidR="008146DF" w:rsidRDefault="008146DF" w:rsidP="008146DF">
      <w:pPr>
        <w:widowControl w:val="0"/>
        <w:numPr>
          <w:ilvl w:val="12"/>
          <w:numId w:val="0"/>
        </w:numPr>
        <w:tabs>
          <w:tab w:val="left" w:pos="-1440"/>
        </w:tabs>
        <w:spacing w:line="215" w:lineRule="auto"/>
        <w:rPr>
          <w:rFonts w:ascii="Arial Narrow" w:hAnsi="Arial Narrow"/>
          <w:sz w:val="24"/>
        </w:rPr>
      </w:pPr>
    </w:p>
    <w:p w14:paraId="610D7B0B" w14:textId="77777777" w:rsidR="008146DF" w:rsidRDefault="008146DF" w:rsidP="008146DF">
      <w:pPr>
        <w:widowControl w:val="0"/>
        <w:numPr>
          <w:ilvl w:val="12"/>
          <w:numId w:val="0"/>
        </w:numPr>
        <w:tabs>
          <w:tab w:val="left" w:pos="-1440"/>
        </w:tabs>
        <w:spacing w:line="215" w:lineRule="auto"/>
        <w:rPr>
          <w:rFonts w:ascii="Tahoma" w:hAnsi="Tahoma"/>
          <w:b/>
          <w:sz w:val="24"/>
        </w:rPr>
      </w:pPr>
      <w:r>
        <w:rPr>
          <w:rFonts w:ascii="Tahoma" w:hAnsi="Tahoma"/>
          <w:b/>
          <w:sz w:val="24"/>
        </w:rPr>
        <w:t>Health concerns and symptoms associated with Distress:</w:t>
      </w:r>
    </w:p>
    <w:p w14:paraId="5D364B3B" w14:textId="77777777" w:rsidR="008146DF" w:rsidRDefault="008146DF" w:rsidP="008146DF">
      <w:pPr>
        <w:widowControl w:val="0"/>
        <w:numPr>
          <w:ilvl w:val="12"/>
          <w:numId w:val="0"/>
        </w:numPr>
        <w:tabs>
          <w:tab w:val="left" w:pos="-1440"/>
        </w:tabs>
        <w:spacing w:line="215" w:lineRule="auto"/>
        <w:rPr>
          <w:rFonts w:ascii="Arial Narrow" w:hAnsi="Arial Narrow"/>
          <w:sz w:val="24"/>
        </w:rPr>
      </w:pPr>
    </w:p>
    <w:p w14:paraId="06F10867" w14:textId="77777777" w:rsidR="008146DF" w:rsidRDefault="008146DF" w:rsidP="008146DF">
      <w:pPr>
        <w:widowControl w:val="0"/>
        <w:numPr>
          <w:ilvl w:val="0"/>
          <w:numId w:val="54"/>
        </w:numPr>
        <w:tabs>
          <w:tab w:val="left" w:pos="-1440"/>
        </w:tabs>
        <w:spacing w:line="215" w:lineRule="auto"/>
        <w:rPr>
          <w:rFonts w:ascii="Arial Narrow" w:hAnsi="Arial Narrow"/>
          <w:sz w:val="24"/>
        </w:rPr>
      </w:pPr>
      <w:r>
        <w:rPr>
          <w:rFonts w:ascii="Arial Narrow" w:hAnsi="Arial Narrow"/>
          <w:sz w:val="24"/>
        </w:rPr>
        <w:t>Stress has been found to increase blood pressure levels.</w:t>
      </w:r>
    </w:p>
    <w:p w14:paraId="67DC1575" w14:textId="77777777" w:rsidR="008146DF" w:rsidRDefault="008146DF" w:rsidP="008146DF">
      <w:pPr>
        <w:widowControl w:val="0"/>
        <w:numPr>
          <w:ilvl w:val="0"/>
          <w:numId w:val="54"/>
        </w:numPr>
        <w:tabs>
          <w:tab w:val="left" w:pos="-1440"/>
        </w:tabs>
        <w:spacing w:line="215" w:lineRule="auto"/>
        <w:rPr>
          <w:rFonts w:ascii="Arial Narrow" w:hAnsi="Arial Narrow"/>
          <w:sz w:val="24"/>
        </w:rPr>
      </w:pPr>
      <w:r>
        <w:rPr>
          <w:rFonts w:ascii="Arial Narrow" w:hAnsi="Arial Narrow"/>
          <w:sz w:val="24"/>
        </w:rPr>
        <w:t xml:space="preserve">Stress has been found to increase the risks of having a heart attack or stroke. </w:t>
      </w:r>
    </w:p>
    <w:p w14:paraId="013012A2" w14:textId="77777777" w:rsidR="008146DF" w:rsidRDefault="008146DF" w:rsidP="008146DF">
      <w:pPr>
        <w:widowControl w:val="0"/>
        <w:numPr>
          <w:ilvl w:val="0"/>
          <w:numId w:val="54"/>
        </w:numPr>
        <w:tabs>
          <w:tab w:val="left" w:pos="-1440"/>
        </w:tabs>
        <w:spacing w:line="215" w:lineRule="auto"/>
        <w:rPr>
          <w:rFonts w:ascii="Arial Narrow" w:hAnsi="Arial Narrow"/>
          <w:sz w:val="24"/>
        </w:rPr>
      </w:pPr>
      <w:r>
        <w:rPr>
          <w:rFonts w:ascii="Arial Narrow" w:hAnsi="Arial Narrow"/>
          <w:sz w:val="24"/>
        </w:rPr>
        <w:t xml:space="preserve">The powerful chemicals released into the blood stream in reaction to stress can suppress the immune system and leave the body more susceptible to disease and infections such as colds and flu. </w:t>
      </w:r>
    </w:p>
    <w:p w14:paraId="2C477E42" w14:textId="77777777" w:rsidR="008146DF" w:rsidRDefault="008146DF" w:rsidP="008146DF">
      <w:pPr>
        <w:widowControl w:val="0"/>
        <w:numPr>
          <w:ilvl w:val="0"/>
          <w:numId w:val="54"/>
        </w:numPr>
        <w:tabs>
          <w:tab w:val="left" w:pos="-1440"/>
        </w:tabs>
        <w:spacing w:line="215" w:lineRule="auto"/>
        <w:rPr>
          <w:rFonts w:ascii="Arial Narrow" w:hAnsi="Arial Narrow"/>
          <w:sz w:val="24"/>
        </w:rPr>
      </w:pPr>
      <w:r>
        <w:rPr>
          <w:rFonts w:ascii="Arial Narrow" w:hAnsi="Arial Narrow"/>
          <w:sz w:val="24"/>
        </w:rPr>
        <w:t xml:space="preserve">Stress and ineffective coping of stress can lead to various stomach irritations such as diarrhea, stomach-aches, bloating, constipation and irritable bowel syndrome. </w:t>
      </w:r>
    </w:p>
    <w:p w14:paraId="4DC386AA" w14:textId="77777777" w:rsidR="008146DF" w:rsidRDefault="008146DF" w:rsidP="008146DF">
      <w:pPr>
        <w:widowControl w:val="0"/>
        <w:numPr>
          <w:ilvl w:val="0"/>
          <w:numId w:val="54"/>
        </w:numPr>
        <w:tabs>
          <w:tab w:val="left" w:pos="-1440"/>
        </w:tabs>
        <w:spacing w:line="215" w:lineRule="auto"/>
        <w:rPr>
          <w:rFonts w:ascii="Arial Narrow" w:hAnsi="Arial Narrow"/>
          <w:sz w:val="24"/>
        </w:rPr>
      </w:pPr>
      <w:r>
        <w:rPr>
          <w:rFonts w:ascii="Arial Narrow" w:hAnsi="Arial Narrow"/>
          <w:sz w:val="24"/>
        </w:rPr>
        <w:t>Stress may be the culprit of headaches and other common physical complaints such as insomnia, back and/or neck-aches.</w:t>
      </w:r>
    </w:p>
    <w:p w14:paraId="6112012F" w14:textId="77777777" w:rsidR="008146DF" w:rsidRDefault="008146DF" w:rsidP="008146DF">
      <w:pPr>
        <w:widowControl w:val="0"/>
        <w:numPr>
          <w:ilvl w:val="0"/>
          <w:numId w:val="54"/>
        </w:numPr>
        <w:tabs>
          <w:tab w:val="left" w:pos="-1440"/>
        </w:tabs>
        <w:spacing w:line="215" w:lineRule="auto"/>
        <w:rPr>
          <w:rFonts w:ascii="Arial Narrow" w:hAnsi="Arial Narrow"/>
          <w:sz w:val="24"/>
        </w:rPr>
      </w:pPr>
      <w:r>
        <w:rPr>
          <w:rFonts w:ascii="Arial Narrow" w:hAnsi="Arial Narrow"/>
          <w:sz w:val="24"/>
        </w:rPr>
        <w:t xml:space="preserve">Stress may be the cause of various skin problems such as acne, herpes (cold sores) and eczema.            </w:t>
      </w:r>
    </w:p>
    <w:p w14:paraId="0AC44CEE" w14:textId="77777777" w:rsidR="008146DF" w:rsidRDefault="008146DF" w:rsidP="008146DF">
      <w:pPr>
        <w:widowControl w:val="0"/>
        <w:numPr>
          <w:ilvl w:val="0"/>
          <w:numId w:val="54"/>
        </w:numPr>
        <w:tabs>
          <w:tab w:val="left" w:pos="-1440"/>
        </w:tabs>
        <w:spacing w:line="215" w:lineRule="auto"/>
        <w:rPr>
          <w:rFonts w:ascii="Arial Narrow" w:hAnsi="Arial Narrow"/>
          <w:sz w:val="24"/>
        </w:rPr>
      </w:pPr>
      <w:r>
        <w:rPr>
          <w:rFonts w:ascii="Arial Narrow" w:hAnsi="Arial Narrow"/>
          <w:sz w:val="24"/>
        </w:rPr>
        <w:t xml:space="preserve">Stress may cause and/or aggravate certain mental, emotional and behavioural symptoms such as anxiety, depression, anger, hostility, burnout and teeth grinding. </w:t>
      </w:r>
    </w:p>
    <w:p w14:paraId="27C80CAC" w14:textId="77777777" w:rsidR="008146DF" w:rsidRPr="00FB3862" w:rsidRDefault="008146DF" w:rsidP="008146DF">
      <w:pPr>
        <w:widowControl w:val="0"/>
        <w:numPr>
          <w:ilvl w:val="0"/>
          <w:numId w:val="54"/>
        </w:numPr>
        <w:tabs>
          <w:tab w:val="left" w:pos="-1440"/>
        </w:tabs>
        <w:spacing w:line="215" w:lineRule="auto"/>
        <w:rPr>
          <w:rFonts w:ascii="Arial Narrow" w:hAnsi="Arial Narrow"/>
          <w:sz w:val="24"/>
        </w:rPr>
      </w:pPr>
      <w:r>
        <w:rPr>
          <w:rFonts w:ascii="Arial Narrow" w:hAnsi="Arial Narrow"/>
          <w:sz w:val="24"/>
        </w:rPr>
        <w:t>Stress may cause a change in eating behaviours, overeating, undereating, digestion issues.</w:t>
      </w:r>
    </w:p>
    <w:p w14:paraId="409ADD87" w14:textId="77777777" w:rsidR="008146DF" w:rsidRDefault="008146DF" w:rsidP="008146DF">
      <w:pPr>
        <w:widowControl w:val="0"/>
        <w:numPr>
          <w:ilvl w:val="12"/>
          <w:numId w:val="0"/>
        </w:numPr>
        <w:spacing w:line="215" w:lineRule="auto"/>
        <w:rPr>
          <w:rFonts w:ascii="Arial Narrow" w:hAnsi="Arial Narrow"/>
          <w:b/>
          <w:sz w:val="24"/>
        </w:rPr>
      </w:pPr>
    </w:p>
    <w:p w14:paraId="103162FB" w14:textId="77777777" w:rsidR="008146DF" w:rsidRDefault="008146DF" w:rsidP="008146DF">
      <w:pPr>
        <w:widowControl w:val="0"/>
        <w:numPr>
          <w:ilvl w:val="12"/>
          <w:numId w:val="0"/>
        </w:numPr>
        <w:spacing w:line="215" w:lineRule="auto"/>
        <w:rPr>
          <w:rFonts w:ascii="Tahoma" w:hAnsi="Tahoma"/>
          <w:b/>
          <w:sz w:val="24"/>
        </w:rPr>
      </w:pPr>
      <w:r>
        <w:rPr>
          <w:rFonts w:ascii="Tahoma" w:hAnsi="Tahoma"/>
          <w:b/>
          <w:sz w:val="24"/>
        </w:rPr>
        <w:t>PERSONALITY - Type A + Type B or Type AB</w:t>
      </w:r>
    </w:p>
    <w:p w14:paraId="51AEEFFA" w14:textId="77777777" w:rsidR="008146DF" w:rsidRPr="005C197F" w:rsidRDefault="008146DF" w:rsidP="008146DF">
      <w:pPr>
        <w:widowControl w:val="0"/>
        <w:numPr>
          <w:ilvl w:val="12"/>
          <w:numId w:val="0"/>
        </w:numPr>
        <w:spacing w:line="215" w:lineRule="auto"/>
        <w:rPr>
          <w:rFonts w:ascii="Arial Narrow" w:hAnsi="Arial Narrow"/>
          <w:sz w:val="10"/>
        </w:rPr>
      </w:pPr>
    </w:p>
    <w:p w14:paraId="3F393DE2" w14:textId="77777777" w:rsidR="008146DF" w:rsidRDefault="008146DF" w:rsidP="008146DF">
      <w:pPr>
        <w:widowControl w:val="0"/>
        <w:numPr>
          <w:ilvl w:val="12"/>
          <w:numId w:val="0"/>
        </w:numPr>
        <w:spacing w:line="215" w:lineRule="auto"/>
        <w:rPr>
          <w:rFonts w:ascii="Arial Narrow" w:hAnsi="Arial Narrow"/>
          <w:sz w:val="24"/>
        </w:rPr>
      </w:pPr>
      <w:r>
        <w:rPr>
          <w:rFonts w:ascii="Arial Narrow" w:hAnsi="Arial Narrow"/>
          <w:sz w:val="24"/>
        </w:rPr>
        <w:t xml:space="preserve">Two general categories of personality and behaviour have been identified as Type A and Type B. Those with type A personality have a greater risk of suffering from heart disease and other health conditions. </w:t>
      </w:r>
    </w:p>
    <w:p w14:paraId="1207EECE" w14:textId="77777777" w:rsidR="008146DF" w:rsidRPr="005C197F" w:rsidRDefault="008146DF" w:rsidP="008146DF">
      <w:pPr>
        <w:widowControl w:val="0"/>
        <w:numPr>
          <w:ilvl w:val="12"/>
          <w:numId w:val="0"/>
        </w:numPr>
        <w:spacing w:line="215" w:lineRule="auto"/>
        <w:rPr>
          <w:rFonts w:ascii="Arial Narrow" w:hAnsi="Arial Narrow"/>
          <w:sz w:val="14"/>
        </w:rPr>
      </w:pPr>
    </w:p>
    <w:p w14:paraId="5561174C" w14:textId="77777777" w:rsidR="008146DF" w:rsidRPr="005C197F" w:rsidRDefault="008146DF" w:rsidP="008146DF">
      <w:pPr>
        <w:pStyle w:val="ListParagraph"/>
        <w:widowControl w:val="0"/>
        <w:numPr>
          <w:ilvl w:val="0"/>
          <w:numId w:val="76"/>
        </w:numPr>
        <w:spacing w:line="215" w:lineRule="auto"/>
        <w:ind w:left="426" w:hanging="426"/>
        <w:rPr>
          <w:rFonts w:ascii="Arial Narrow" w:hAnsi="Arial Narrow"/>
          <w:sz w:val="24"/>
        </w:rPr>
      </w:pPr>
      <w:r w:rsidRPr="005C197F">
        <w:rPr>
          <w:rFonts w:ascii="Arial Narrow" w:hAnsi="Arial Narrow"/>
          <w:b/>
          <w:sz w:val="24"/>
        </w:rPr>
        <w:t>Type A</w:t>
      </w:r>
      <w:r w:rsidRPr="005C197F">
        <w:rPr>
          <w:rFonts w:ascii="Arial Narrow" w:hAnsi="Arial Narrow"/>
          <w:sz w:val="24"/>
        </w:rPr>
        <w:t xml:space="preserve">'s are hardworking, aggressive, competitive, perfectionists who never seem to be satisfied with their accomplishments. They often take on many tasks at one time, may be workaholics, have difficulty relaxing and are sometimes, in the worst cases, cynical, distrustful, hostile and angry. The more Type A you are, the higher risk you have of suffering from blockages of the coronary arteries. </w:t>
      </w:r>
    </w:p>
    <w:p w14:paraId="08C79CDF" w14:textId="77777777" w:rsidR="008146DF" w:rsidRPr="005C197F" w:rsidRDefault="008146DF" w:rsidP="008146DF">
      <w:pPr>
        <w:widowControl w:val="0"/>
        <w:spacing w:line="215" w:lineRule="auto"/>
        <w:rPr>
          <w:rFonts w:ascii="Arial Narrow" w:hAnsi="Arial Narrow"/>
          <w:sz w:val="8"/>
        </w:rPr>
      </w:pPr>
    </w:p>
    <w:p w14:paraId="6CD9DDD1" w14:textId="77777777" w:rsidR="008146DF" w:rsidRDefault="008146DF" w:rsidP="008146DF">
      <w:pPr>
        <w:widowControl w:val="0"/>
        <w:numPr>
          <w:ilvl w:val="0"/>
          <w:numId w:val="41"/>
        </w:numPr>
        <w:spacing w:line="215" w:lineRule="auto"/>
        <w:rPr>
          <w:rFonts w:ascii="Arial Narrow" w:hAnsi="Arial Narrow"/>
          <w:sz w:val="24"/>
        </w:rPr>
      </w:pPr>
      <w:r>
        <w:rPr>
          <w:rFonts w:ascii="Arial Narrow" w:hAnsi="Arial Narrow"/>
          <w:b/>
          <w:sz w:val="24"/>
        </w:rPr>
        <w:t>Type B</w:t>
      </w:r>
      <w:r>
        <w:rPr>
          <w:rFonts w:ascii="Arial Narrow" w:hAnsi="Arial Narrow"/>
          <w:sz w:val="24"/>
        </w:rPr>
        <w:t>'s on the other hand are more relaxed and easier going, yet not necessarily less ambitious.</w:t>
      </w:r>
    </w:p>
    <w:p w14:paraId="7D1F8DB6" w14:textId="77777777" w:rsidR="008146DF" w:rsidRDefault="008146DF" w:rsidP="008146DF">
      <w:pPr>
        <w:widowControl w:val="0"/>
        <w:numPr>
          <w:ilvl w:val="0"/>
          <w:numId w:val="77"/>
        </w:numPr>
        <w:spacing w:line="215" w:lineRule="auto"/>
        <w:rPr>
          <w:rFonts w:ascii="Arial Narrow" w:hAnsi="Arial Narrow"/>
          <w:sz w:val="24"/>
        </w:rPr>
      </w:pPr>
      <w:r>
        <w:rPr>
          <w:rFonts w:ascii="Arial Narrow" w:hAnsi="Arial Narrow"/>
          <w:sz w:val="24"/>
        </w:rPr>
        <w:t>They are able to leave their work at the office, have good temper control.</w:t>
      </w:r>
    </w:p>
    <w:p w14:paraId="3E8C89CF" w14:textId="77777777" w:rsidR="008146DF" w:rsidRDefault="008146DF" w:rsidP="008146DF">
      <w:pPr>
        <w:widowControl w:val="0"/>
        <w:numPr>
          <w:ilvl w:val="0"/>
          <w:numId w:val="77"/>
        </w:numPr>
        <w:spacing w:line="215" w:lineRule="auto"/>
        <w:rPr>
          <w:rFonts w:ascii="Arial Narrow" w:hAnsi="Arial Narrow"/>
          <w:sz w:val="24"/>
        </w:rPr>
      </w:pPr>
      <w:r>
        <w:rPr>
          <w:rFonts w:ascii="Arial Narrow" w:hAnsi="Arial Narrow"/>
          <w:sz w:val="24"/>
        </w:rPr>
        <w:t xml:space="preserve">Being an excessive Type B personality would be characterised as being indecisive, having difficulty following through with tasks, procrastinators - this can become a stress for the friends and family! </w:t>
      </w:r>
    </w:p>
    <w:p w14:paraId="308FAC6E" w14:textId="77777777" w:rsidR="008146DF" w:rsidRPr="0017635C" w:rsidRDefault="008146DF" w:rsidP="008146DF">
      <w:pPr>
        <w:widowControl w:val="0"/>
        <w:numPr>
          <w:ilvl w:val="0"/>
          <w:numId w:val="77"/>
        </w:numPr>
        <w:spacing w:line="215" w:lineRule="auto"/>
        <w:rPr>
          <w:rFonts w:ascii="Arial Narrow" w:hAnsi="Arial Narrow"/>
          <w:sz w:val="8"/>
          <w:szCs w:val="8"/>
        </w:rPr>
      </w:pPr>
    </w:p>
    <w:p w14:paraId="12D6D6D3" w14:textId="77777777" w:rsidR="008146DF" w:rsidRDefault="008146DF" w:rsidP="008146DF">
      <w:pPr>
        <w:widowControl w:val="0"/>
        <w:numPr>
          <w:ilvl w:val="0"/>
          <w:numId w:val="54"/>
        </w:numPr>
        <w:spacing w:line="215" w:lineRule="auto"/>
        <w:rPr>
          <w:rFonts w:ascii="Arial Narrow" w:hAnsi="Arial Narrow"/>
          <w:sz w:val="24"/>
        </w:rPr>
      </w:pPr>
      <w:r>
        <w:rPr>
          <w:rFonts w:ascii="Arial Narrow" w:hAnsi="Arial Narrow"/>
          <w:sz w:val="24"/>
        </w:rPr>
        <w:t xml:space="preserve">A combination of </w:t>
      </w:r>
      <w:r w:rsidRPr="005C197F">
        <w:rPr>
          <w:rFonts w:ascii="Arial Narrow" w:hAnsi="Arial Narrow"/>
          <w:b/>
          <w:sz w:val="24"/>
        </w:rPr>
        <w:t>Type A and Type B</w:t>
      </w:r>
      <w:r>
        <w:rPr>
          <w:rFonts w:ascii="Arial Narrow" w:hAnsi="Arial Narrow"/>
          <w:sz w:val="24"/>
        </w:rPr>
        <w:t xml:space="preserve"> behaviour is the best way to be.</w:t>
      </w:r>
    </w:p>
    <w:p w14:paraId="56FC0E7B" w14:textId="77777777" w:rsidR="008146DF" w:rsidRDefault="008146DF" w:rsidP="008146DF">
      <w:pPr>
        <w:widowControl w:val="0"/>
        <w:numPr>
          <w:ilvl w:val="12"/>
          <w:numId w:val="0"/>
        </w:numPr>
        <w:tabs>
          <w:tab w:val="left" w:pos="-1440"/>
        </w:tabs>
        <w:spacing w:line="215" w:lineRule="auto"/>
        <w:rPr>
          <w:rFonts w:ascii="Tahoma" w:hAnsi="Tahoma"/>
          <w:b/>
          <w:sz w:val="24"/>
        </w:rPr>
      </w:pPr>
      <w:r>
        <w:rPr>
          <w:rFonts w:ascii="Tahoma" w:hAnsi="Tahoma"/>
          <w:b/>
          <w:sz w:val="24"/>
        </w:rPr>
        <w:br w:type="page"/>
      </w:r>
      <w:r>
        <w:rPr>
          <w:rFonts w:ascii="Tahoma" w:hAnsi="Tahoma"/>
          <w:b/>
          <w:sz w:val="24"/>
        </w:rPr>
        <w:lastRenderedPageBreak/>
        <w:t>STRESS MANAGEMENT</w:t>
      </w:r>
    </w:p>
    <w:p w14:paraId="1EC45682" w14:textId="77777777" w:rsidR="008146DF" w:rsidRDefault="008146DF" w:rsidP="008146DF">
      <w:pPr>
        <w:widowControl w:val="0"/>
        <w:numPr>
          <w:ilvl w:val="12"/>
          <w:numId w:val="0"/>
        </w:numPr>
        <w:tabs>
          <w:tab w:val="left" w:pos="-1440"/>
        </w:tabs>
        <w:spacing w:line="215" w:lineRule="auto"/>
        <w:rPr>
          <w:rFonts w:ascii="Tahoma" w:hAnsi="Tahoma"/>
          <w:b/>
          <w:sz w:val="24"/>
        </w:rPr>
      </w:pPr>
    </w:p>
    <w:p w14:paraId="6D377A30" w14:textId="77777777" w:rsidR="008146DF" w:rsidRDefault="008146DF" w:rsidP="008146DF">
      <w:pPr>
        <w:widowControl w:val="0"/>
        <w:numPr>
          <w:ilvl w:val="12"/>
          <w:numId w:val="0"/>
        </w:numPr>
        <w:tabs>
          <w:tab w:val="left" w:pos="-1440"/>
        </w:tabs>
        <w:spacing w:line="215" w:lineRule="auto"/>
        <w:rPr>
          <w:rFonts w:ascii="Tahoma" w:hAnsi="Tahoma"/>
          <w:b/>
          <w:sz w:val="24"/>
        </w:rPr>
      </w:pPr>
      <w:r>
        <w:rPr>
          <w:rFonts w:ascii="Tahoma" w:hAnsi="Tahoma"/>
          <w:b/>
          <w:sz w:val="24"/>
        </w:rPr>
        <w:t xml:space="preserve">It’s not the stress that kills us, it’s our reaction to it. – Hans Seyle </w:t>
      </w:r>
    </w:p>
    <w:p w14:paraId="04576FCA" w14:textId="77777777" w:rsidR="008146DF" w:rsidRDefault="008146DF" w:rsidP="008146DF">
      <w:pPr>
        <w:widowControl w:val="0"/>
        <w:numPr>
          <w:ilvl w:val="12"/>
          <w:numId w:val="0"/>
        </w:numPr>
        <w:tabs>
          <w:tab w:val="left" w:pos="-1440"/>
        </w:tabs>
        <w:spacing w:line="215" w:lineRule="auto"/>
        <w:rPr>
          <w:rFonts w:ascii="Arial Narrow" w:hAnsi="Arial Narrow"/>
          <w:sz w:val="24"/>
        </w:rPr>
      </w:pPr>
    </w:p>
    <w:p w14:paraId="29683EAC" w14:textId="77777777" w:rsidR="008146DF" w:rsidRDefault="008146DF" w:rsidP="008146DF">
      <w:pPr>
        <w:widowControl w:val="0"/>
        <w:numPr>
          <w:ilvl w:val="12"/>
          <w:numId w:val="0"/>
        </w:numPr>
        <w:tabs>
          <w:tab w:val="left" w:pos="-1440"/>
        </w:tabs>
        <w:spacing w:line="215" w:lineRule="auto"/>
        <w:rPr>
          <w:rFonts w:ascii="Arial Narrow" w:hAnsi="Arial Narrow"/>
          <w:sz w:val="24"/>
        </w:rPr>
      </w:pPr>
      <w:r>
        <w:rPr>
          <w:rFonts w:ascii="Arial Narrow" w:hAnsi="Arial Narrow"/>
          <w:sz w:val="24"/>
        </w:rPr>
        <w:t xml:space="preserve">The major issue and concern is our ability to cope with the stresses in our lives in order to minimise the distress and its negative impacts on health and well-being. This whole issue is referred to as stress management. Many fitness and health professionals have effectively incorporated stress management education and strategies in the hopes of developing complete wellness in their lifestyle programs. The first steps to stress management are to develop coping strategies that make you stress resistant. Various strategies have been developed and may be effective depending on the individual. Such strategies include relaxation exercises, meditation, visualisation and imagery, developing healthy eating habits, regular physical activity, time management, goal setting, commitment identification and whatever else works for you.  </w:t>
      </w:r>
    </w:p>
    <w:p w14:paraId="1F391F5B" w14:textId="77777777" w:rsidR="008146DF" w:rsidRDefault="008146DF" w:rsidP="008146DF">
      <w:pPr>
        <w:widowControl w:val="0"/>
        <w:numPr>
          <w:ilvl w:val="12"/>
          <w:numId w:val="0"/>
        </w:numPr>
        <w:tabs>
          <w:tab w:val="left" w:pos="-1440"/>
        </w:tabs>
        <w:spacing w:line="215" w:lineRule="auto"/>
        <w:rPr>
          <w:rFonts w:ascii="Arial Narrow" w:hAnsi="Arial Narrow"/>
          <w:sz w:val="24"/>
        </w:rPr>
      </w:pPr>
    </w:p>
    <w:tbl>
      <w:tblPr>
        <w:tblStyle w:val="TableGrid"/>
        <w:tblW w:w="10975" w:type="dxa"/>
        <w:tblLook w:val="04A0" w:firstRow="1" w:lastRow="0" w:firstColumn="1" w:lastColumn="0" w:noHBand="0" w:noVBand="1"/>
      </w:tblPr>
      <w:tblGrid>
        <w:gridCol w:w="6887"/>
        <w:gridCol w:w="4088"/>
      </w:tblGrid>
      <w:tr w:rsidR="008146DF" w14:paraId="0FAD158C" w14:textId="77777777" w:rsidTr="00E31452">
        <w:tc>
          <w:tcPr>
            <w:tcW w:w="6887" w:type="dxa"/>
            <w:vMerge w:val="restart"/>
            <w:vAlign w:val="center"/>
          </w:tcPr>
          <w:p w14:paraId="6D74BBD9" w14:textId="77777777" w:rsidR="008146DF" w:rsidRDefault="008146DF" w:rsidP="00E31452">
            <w:pPr>
              <w:widowControl w:val="0"/>
              <w:numPr>
                <w:ilvl w:val="12"/>
                <w:numId w:val="0"/>
              </w:numPr>
              <w:tabs>
                <w:tab w:val="left" w:pos="-1440"/>
              </w:tabs>
              <w:spacing w:line="215" w:lineRule="auto"/>
              <w:jc w:val="center"/>
              <w:rPr>
                <w:rFonts w:ascii="Arial Narrow" w:hAnsi="Arial Narrow"/>
                <w:sz w:val="24"/>
              </w:rPr>
            </w:pPr>
            <w:r>
              <w:rPr>
                <w:rFonts w:ascii="Roboto" w:hAnsi="Roboto"/>
                <w:noProof/>
                <w:color w:val="2962FF"/>
              </w:rPr>
              <w:drawing>
                <wp:inline distT="0" distB="0" distL="0" distR="0" wp14:anchorId="092597B1" wp14:editId="023914EE">
                  <wp:extent cx="4048125" cy="1763036"/>
                  <wp:effectExtent l="0" t="0" r="0" b="8890"/>
                  <wp:docPr id="439" name="Picture 439" descr="For Teens: A Personal Guide for Managing Stress - HealthyChildren.org">
                    <a:hlinkClick xmlns:a="http://schemas.openxmlformats.org/drawingml/2006/main" r:id="rId4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 Teens: A Personal Guide for Managing Stress - HealthyChildren.org">
                            <a:hlinkClick r:id="rId416" tgtFrame="&quot;_blank&quot;"/>
                          </pic:cNvPr>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4121943" cy="1795185"/>
                          </a:xfrm>
                          <a:prstGeom prst="rect">
                            <a:avLst/>
                          </a:prstGeom>
                          <a:noFill/>
                          <a:ln>
                            <a:noFill/>
                          </a:ln>
                        </pic:spPr>
                      </pic:pic>
                    </a:graphicData>
                  </a:graphic>
                </wp:inline>
              </w:drawing>
            </w:r>
          </w:p>
        </w:tc>
        <w:tc>
          <w:tcPr>
            <w:tcW w:w="4088" w:type="dxa"/>
          </w:tcPr>
          <w:p w14:paraId="32577336" w14:textId="77777777" w:rsidR="008146DF" w:rsidRDefault="008146DF" w:rsidP="00E31452">
            <w:pPr>
              <w:widowControl w:val="0"/>
              <w:numPr>
                <w:ilvl w:val="12"/>
                <w:numId w:val="0"/>
              </w:numPr>
              <w:tabs>
                <w:tab w:val="left" w:pos="-1440"/>
              </w:tabs>
              <w:spacing w:line="215" w:lineRule="auto"/>
              <w:jc w:val="center"/>
              <w:rPr>
                <w:rFonts w:ascii="Arial Narrow" w:hAnsi="Arial Narrow"/>
                <w:sz w:val="24"/>
              </w:rPr>
            </w:pPr>
            <w:r>
              <w:rPr>
                <w:rFonts w:ascii="Arial Narrow" w:hAnsi="Arial Narrow"/>
                <w:sz w:val="24"/>
              </w:rPr>
              <w:t>Some Positive Coping Strategies</w:t>
            </w:r>
          </w:p>
          <w:p w14:paraId="5FEBB05D" w14:textId="77777777" w:rsidR="008146DF" w:rsidRDefault="008146DF" w:rsidP="00E31452">
            <w:pPr>
              <w:widowControl w:val="0"/>
              <w:numPr>
                <w:ilvl w:val="12"/>
                <w:numId w:val="0"/>
              </w:numPr>
              <w:tabs>
                <w:tab w:val="left" w:pos="-1440"/>
              </w:tabs>
              <w:spacing w:line="215" w:lineRule="auto"/>
              <w:jc w:val="center"/>
              <w:rPr>
                <w:rFonts w:ascii="Arial Narrow" w:hAnsi="Arial Narrow"/>
                <w:sz w:val="24"/>
              </w:rPr>
            </w:pPr>
          </w:p>
          <w:p w14:paraId="6FD9C024" w14:textId="77777777" w:rsidR="008146DF" w:rsidRDefault="008146DF" w:rsidP="00E31452">
            <w:pPr>
              <w:widowControl w:val="0"/>
              <w:numPr>
                <w:ilvl w:val="12"/>
                <w:numId w:val="0"/>
              </w:numPr>
              <w:tabs>
                <w:tab w:val="left" w:pos="-1440"/>
              </w:tabs>
              <w:spacing w:line="215" w:lineRule="auto"/>
              <w:jc w:val="center"/>
              <w:rPr>
                <w:rFonts w:ascii="Arial Narrow" w:hAnsi="Arial Narrow"/>
                <w:sz w:val="24"/>
              </w:rPr>
            </w:pPr>
            <w:r>
              <w:rPr>
                <w:rFonts w:ascii="Arial Narrow" w:hAnsi="Arial Narrow"/>
                <w:sz w:val="24"/>
              </w:rPr>
              <w:t>Exercise – Nature – Music – Meditation – Expressing – Friends/Family – Journal – Decision making / Goal Setting – Reading – Spa – Yoga – Laughter – Cooking – time management – organization – Animals – Art ….</w:t>
            </w:r>
          </w:p>
        </w:tc>
      </w:tr>
      <w:tr w:rsidR="008146DF" w14:paraId="49B64DAD" w14:textId="77777777" w:rsidTr="00E31452">
        <w:tc>
          <w:tcPr>
            <w:tcW w:w="6887" w:type="dxa"/>
            <w:vMerge/>
          </w:tcPr>
          <w:p w14:paraId="7E20680F" w14:textId="77777777" w:rsidR="008146DF" w:rsidRDefault="008146DF" w:rsidP="00E31452">
            <w:pPr>
              <w:widowControl w:val="0"/>
              <w:numPr>
                <w:ilvl w:val="12"/>
                <w:numId w:val="0"/>
              </w:numPr>
              <w:tabs>
                <w:tab w:val="left" w:pos="-1440"/>
              </w:tabs>
              <w:spacing w:line="215" w:lineRule="auto"/>
              <w:rPr>
                <w:rFonts w:ascii="Arial Narrow" w:hAnsi="Arial Narrow"/>
                <w:sz w:val="24"/>
              </w:rPr>
            </w:pPr>
          </w:p>
        </w:tc>
        <w:tc>
          <w:tcPr>
            <w:tcW w:w="4088" w:type="dxa"/>
          </w:tcPr>
          <w:p w14:paraId="3C44FD3D" w14:textId="77777777" w:rsidR="008146DF" w:rsidRDefault="008146DF" w:rsidP="00E31452">
            <w:pPr>
              <w:widowControl w:val="0"/>
              <w:numPr>
                <w:ilvl w:val="12"/>
                <w:numId w:val="0"/>
              </w:numPr>
              <w:tabs>
                <w:tab w:val="left" w:pos="-1440"/>
              </w:tabs>
              <w:spacing w:line="215" w:lineRule="auto"/>
              <w:jc w:val="center"/>
              <w:rPr>
                <w:rFonts w:ascii="Arial Narrow" w:hAnsi="Arial Narrow"/>
                <w:sz w:val="24"/>
              </w:rPr>
            </w:pPr>
            <w:r>
              <w:rPr>
                <w:rFonts w:ascii="Arial Narrow" w:hAnsi="Arial Narrow"/>
                <w:sz w:val="24"/>
              </w:rPr>
              <w:t>Some Negative Coping Strategies</w:t>
            </w:r>
          </w:p>
          <w:p w14:paraId="3DB3D551" w14:textId="77777777" w:rsidR="008146DF" w:rsidRPr="005C197F" w:rsidRDefault="008146DF" w:rsidP="00E31452">
            <w:pPr>
              <w:widowControl w:val="0"/>
              <w:numPr>
                <w:ilvl w:val="12"/>
                <w:numId w:val="0"/>
              </w:numPr>
              <w:tabs>
                <w:tab w:val="left" w:pos="-1440"/>
              </w:tabs>
              <w:spacing w:line="215" w:lineRule="auto"/>
              <w:jc w:val="center"/>
              <w:rPr>
                <w:rFonts w:ascii="Arial Narrow" w:hAnsi="Arial Narrow"/>
                <w:sz w:val="14"/>
              </w:rPr>
            </w:pPr>
          </w:p>
          <w:p w14:paraId="370B5B32" w14:textId="77777777" w:rsidR="008146DF" w:rsidRDefault="008146DF" w:rsidP="00E31452">
            <w:pPr>
              <w:widowControl w:val="0"/>
              <w:numPr>
                <w:ilvl w:val="12"/>
                <w:numId w:val="0"/>
              </w:numPr>
              <w:tabs>
                <w:tab w:val="left" w:pos="-1440"/>
              </w:tabs>
              <w:spacing w:line="215" w:lineRule="auto"/>
              <w:jc w:val="center"/>
              <w:rPr>
                <w:rFonts w:ascii="Arial Narrow" w:hAnsi="Arial Narrow"/>
                <w:sz w:val="24"/>
              </w:rPr>
            </w:pPr>
            <w:r>
              <w:rPr>
                <w:rFonts w:ascii="Arial Narrow" w:hAnsi="Arial Narrow"/>
                <w:sz w:val="24"/>
              </w:rPr>
              <w:t>Smoking – Alcohol – self-isolation – anger - violence – addictions – gambling – workaholic – binge eating – starvation –video games – promiscuity – self-harm …</w:t>
            </w:r>
          </w:p>
        </w:tc>
      </w:tr>
    </w:tbl>
    <w:p w14:paraId="71CECEBF" w14:textId="77777777" w:rsidR="008146DF" w:rsidRPr="00CB23D5" w:rsidRDefault="008146DF" w:rsidP="008146DF">
      <w:pPr>
        <w:widowControl w:val="0"/>
        <w:numPr>
          <w:ilvl w:val="12"/>
          <w:numId w:val="0"/>
        </w:numPr>
        <w:tabs>
          <w:tab w:val="left" w:pos="-1440"/>
        </w:tabs>
        <w:spacing w:line="215" w:lineRule="auto"/>
        <w:rPr>
          <w:rFonts w:ascii="Arial Narrow" w:hAnsi="Arial Narrow"/>
          <w:sz w:val="12"/>
        </w:rPr>
      </w:pPr>
    </w:p>
    <w:tbl>
      <w:tblPr>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23"/>
      </w:tblGrid>
      <w:tr w:rsidR="008146DF" w:rsidRPr="005C7D0B" w14:paraId="69F652AA" w14:textId="77777777" w:rsidTr="00E31452">
        <w:tc>
          <w:tcPr>
            <w:tcW w:w="11023" w:type="dxa"/>
            <w:shd w:val="clear" w:color="auto" w:fill="auto"/>
          </w:tcPr>
          <w:p w14:paraId="25DE5A9E" w14:textId="77777777" w:rsidR="008146DF" w:rsidRPr="005C7D0B" w:rsidRDefault="008146DF" w:rsidP="00E31452">
            <w:pPr>
              <w:widowControl w:val="0"/>
              <w:numPr>
                <w:ilvl w:val="12"/>
                <w:numId w:val="0"/>
              </w:numPr>
              <w:tabs>
                <w:tab w:val="left" w:pos="-1440"/>
              </w:tabs>
              <w:spacing w:line="215" w:lineRule="auto"/>
              <w:jc w:val="center"/>
              <w:rPr>
                <w:rFonts w:ascii="Arial Narrow" w:hAnsi="Arial Narrow"/>
                <w:sz w:val="24"/>
              </w:rPr>
            </w:pPr>
            <w:r w:rsidRPr="005C7D0B">
              <w:rPr>
                <w:rFonts w:ascii="Tahoma" w:hAnsi="Tahoma" w:cs="Tahoma"/>
                <w:b/>
                <w:sz w:val="32"/>
                <w:szCs w:val="32"/>
              </w:rPr>
              <w:t xml:space="preserve">TIME-MANAGEMENT </w:t>
            </w:r>
            <w:r>
              <w:rPr>
                <w:rFonts w:ascii="Tahoma" w:hAnsi="Tahoma" w:cs="Tahoma"/>
                <w:b/>
                <w:sz w:val="32"/>
                <w:szCs w:val="32"/>
              </w:rPr>
              <w:t xml:space="preserve">+ ORGANIZATION </w:t>
            </w:r>
            <w:r w:rsidRPr="005C7D0B">
              <w:rPr>
                <w:rFonts w:ascii="Tahoma" w:hAnsi="Tahoma" w:cs="Tahoma"/>
                <w:b/>
                <w:sz w:val="32"/>
                <w:szCs w:val="32"/>
              </w:rPr>
              <w:t>GUIDELINES</w:t>
            </w:r>
          </w:p>
          <w:p w14:paraId="5E472228" w14:textId="77777777" w:rsidR="008146DF" w:rsidRPr="005C7D0B" w:rsidRDefault="008146DF" w:rsidP="00E31452">
            <w:pPr>
              <w:widowControl w:val="0"/>
              <w:numPr>
                <w:ilvl w:val="12"/>
                <w:numId w:val="0"/>
              </w:numPr>
              <w:tabs>
                <w:tab w:val="left" w:pos="-1440"/>
              </w:tabs>
              <w:spacing w:line="215" w:lineRule="auto"/>
              <w:jc w:val="center"/>
              <w:rPr>
                <w:rFonts w:ascii="Tahoma" w:hAnsi="Tahoma" w:cs="Tahoma"/>
                <w:sz w:val="32"/>
                <w:szCs w:val="32"/>
              </w:rPr>
            </w:pPr>
            <w:r w:rsidRPr="005C7D0B">
              <w:rPr>
                <w:rFonts w:ascii="Arial Narrow" w:hAnsi="Arial Narrow"/>
                <w:sz w:val="24"/>
              </w:rPr>
              <w:t>Use the following guidelines to improve your time management skills and increase your productivity.</w:t>
            </w:r>
          </w:p>
        </w:tc>
      </w:tr>
      <w:tr w:rsidR="008146DF" w:rsidRPr="005C7D0B" w14:paraId="6AB42CA3" w14:textId="77777777" w:rsidTr="00E31452">
        <w:tc>
          <w:tcPr>
            <w:tcW w:w="11023" w:type="dxa"/>
            <w:shd w:val="clear" w:color="auto" w:fill="auto"/>
          </w:tcPr>
          <w:p w14:paraId="29CE2072" w14:textId="77777777" w:rsidR="008146DF" w:rsidRPr="005C7D0B" w:rsidRDefault="008146DF" w:rsidP="00E31452">
            <w:pPr>
              <w:widowControl w:val="0"/>
              <w:numPr>
                <w:ilvl w:val="12"/>
                <w:numId w:val="0"/>
              </w:numPr>
              <w:tabs>
                <w:tab w:val="left" w:pos="-1440"/>
              </w:tabs>
              <w:spacing w:line="215" w:lineRule="auto"/>
              <w:rPr>
                <w:rFonts w:ascii="Arial Narrow" w:hAnsi="Arial Narrow"/>
                <w:sz w:val="24"/>
              </w:rPr>
            </w:pPr>
            <w:r w:rsidRPr="005C7D0B">
              <w:rPr>
                <w:rFonts w:ascii="Arial Narrow" w:hAnsi="Arial Narrow"/>
                <w:b/>
                <w:sz w:val="24"/>
              </w:rPr>
              <w:t>Establish goals</w:t>
            </w:r>
            <w:r w:rsidRPr="005C7D0B">
              <w:rPr>
                <w:rFonts w:ascii="Arial Narrow" w:hAnsi="Arial Narrow"/>
                <w:sz w:val="24"/>
              </w:rPr>
              <w:t xml:space="preserve">: Establish a list of goals that you hope to accomplish. Identify your immediate and long-term goals according to priority. By establishing and prioritizing goals, you can focus your efforts on those projects that are most important to you. </w:t>
            </w:r>
          </w:p>
          <w:p w14:paraId="63BF8356" w14:textId="77777777" w:rsidR="008146DF" w:rsidRPr="00CB599E" w:rsidRDefault="008146DF" w:rsidP="00E31452">
            <w:pPr>
              <w:widowControl w:val="0"/>
              <w:numPr>
                <w:ilvl w:val="12"/>
                <w:numId w:val="0"/>
              </w:numPr>
              <w:tabs>
                <w:tab w:val="left" w:pos="-1440"/>
              </w:tabs>
              <w:spacing w:line="215" w:lineRule="auto"/>
              <w:rPr>
                <w:rFonts w:ascii="Arial Narrow" w:hAnsi="Arial Narrow"/>
                <w:sz w:val="18"/>
              </w:rPr>
            </w:pPr>
          </w:p>
          <w:p w14:paraId="451E76D9" w14:textId="77777777" w:rsidR="008146DF" w:rsidRPr="005C7D0B" w:rsidRDefault="008146DF" w:rsidP="00E31452">
            <w:pPr>
              <w:widowControl w:val="0"/>
              <w:numPr>
                <w:ilvl w:val="12"/>
                <w:numId w:val="0"/>
              </w:numPr>
              <w:tabs>
                <w:tab w:val="left" w:pos="-1440"/>
              </w:tabs>
              <w:spacing w:line="215" w:lineRule="auto"/>
              <w:rPr>
                <w:rFonts w:ascii="Arial Narrow" w:hAnsi="Arial Narrow"/>
                <w:sz w:val="24"/>
              </w:rPr>
            </w:pPr>
            <w:r w:rsidRPr="005C7D0B">
              <w:rPr>
                <w:rFonts w:ascii="Arial Narrow" w:hAnsi="Arial Narrow"/>
                <w:b/>
                <w:sz w:val="24"/>
              </w:rPr>
              <w:t>Use a daily planner</w:t>
            </w:r>
            <w:r w:rsidRPr="005C7D0B">
              <w:rPr>
                <w:rFonts w:ascii="Arial Narrow" w:hAnsi="Arial Narrow"/>
                <w:sz w:val="24"/>
              </w:rPr>
              <w:t>: Plan your day using a daily planner. Chart your schedule hour by hour, and prioritize your most important goals.</w:t>
            </w:r>
          </w:p>
          <w:p w14:paraId="3CC23F4B" w14:textId="77777777" w:rsidR="008146DF" w:rsidRPr="00CB599E" w:rsidRDefault="008146DF" w:rsidP="00E31452">
            <w:pPr>
              <w:widowControl w:val="0"/>
              <w:numPr>
                <w:ilvl w:val="12"/>
                <w:numId w:val="0"/>
              </w:numPr>
              <w:tabs>
                <w:tab w:val="left" w:pos="-1440"/>
              </w:tabs>
              <w:spacing w:line="215" w:lineRule="auto"/>
              <w:rPr>
                <w:rFonts w:ascii="Arial Narrow" w:hAnsi="Arial Narrow"/>
                <w:sz w:val="16"/>
              </w:rPr>
            </w:pPr>
          </w:p>
          <w:p w14:paraId="0302FFA2" w14:textId="77777777" w:rsidR="008146DF" w:rsidRPr="005C7D0B" w:rsidRDefault="008146DF" w:rsidP="00E31452">
            <w:pPr>
              <w:widowControl w:val="0"/>
              <w:numPr>
                <w:ilvl w:val="12"/>
                <w:numId w:val="0"/>
              </w:numPr>
              <w:tabs>
                <w:tab w:val="left" w:pos="-1440"/>
              </w:tabs>
              <w:spacing w:line="215" w:lineRule="auto"/>
              <w:rPr>
                <w:rFonts w:ascii="Arial Narrow" w:hAnsi="Arial Narrow"/>
                <w:sz w:val="24"/>
              </w:rPr>
            </w:pPr>
            <w:r w:rsidRPr="005C7D0B">
              <w:rPr>
                <w:rFonts w:ascii="Arial Narrow" w:hAnsi="Arial Narrow"/>
                <w:b/>
                <w:sz w:val="24"/>
              </w:rPr>
              <w:t>Evaluate your time-management skills regularly:</w:t>
            </w:r>
            <w:r w:rsidRPr="005C7D0B">
              <w:rPr>
                <w:rFonts w:ascii="Arial Narrow" w:hAnsi="Arial Narrow"/>
                <w:sz w:val="24"/>
              </w:rPr>
              <w:t xml:space="preserve"> At the end of your day, take 5-10 minutes to evaluate your time management. Note times wasted and make plans to correct these mistakes for the following day. </w:t>
            </w:r>
          </w:p>
          <w:p w14:paraId="2515A619" w14:textId="77777777" w:rsidR="008146DF" w:rsidRPr="00CB599E" w:rsidRDefault="008146DF" w:rsidP="00E31452">
            <w:pPr>
              <w:widowControl w:val="0"/>
              <w:numPr>
                <w:ilvl w:val="12"/>
                <w:numId w:val="0"/>
              </w:numPr>
              <w:tabs>
                <w:tab w:val="left" w:pos="-1440"/>
              </w:tabs>
              <w:spacing w:line="215" w:lineRule="auto"/>
              <w:rPr>
                <w:rFonts w:ascii="Arial Narrow" w:hAnsi="Arial Narrow"/>
                <w:sz w:val="14"/>
              </w:rPr>
            </w:pPr>
          </w:p>
          <w:p w14:paraId="4A91C20F" w14:textId="77777777" w:rsidR="008146DF" w:rsidRPr="005C7D0B" w:rsidRDefault="008146DF" w:rsidP="00E31452">
            <w:pPr>
              <w:widowControl w:val="0"/>
              <w:numPr>
                <w:ilvl w:val="12"/>
                <w:numId w:val="0"/>
              </w:numPr>
              <w:tabs>
                <w:tab w:val="left" w:pos="-1440"/>
              </w:tabs>
              <w:spacing w:line="215" w:lineRule="auto"/>
              <w:rPr>
                <w:rFonts w:ascii="Arial Narrow" w:hAnsi="Arial Narrow"/>
                <w:sz w:val="24"/>
              </w:rPr>
            </w:pPr>
            <w:r w:rsidRPr="005C7D0B">
              <w:rPr>
                <w:rFonts w:ascii="Arial Narrow" w:hAnsi="Arial Narrow"/>
                <w:b/>
                <w:sz w:val="24"/>
              </w:rPr>
              <w:t>Learn to say no to activities that prevent you from achieving your goals</w:t>
            </w:r>
            <w:r w:rsidRPr="005C7D0B">
              <w:rPr>
                <w:rFonts w:ascii="Arial Narrow" w:hAnsi="Arial Narrow"/>
                <w:sz w:val="24"/>
              </w:rPr>
              <w:t xml:space="preserve">. Before you accept a new responsibility, complete your current task or eliminate an unnecessary project. Although saying no is often difficult, it is critical to manage your time well. </w:t>
            </w:r>
          </w:p>
          <w:p w14:paraId="54CE9409" w14:textId="77777777" w:rsidR="008146DF" w:rsidRPr="005C7D0B" w:rsidRDefault="008146DF" w:rsidP="00E31452">
            <w:pPr>
              <w:widowControl w:val="0"/>
              <w:numPr>
                <w:ilvl w:val="12"/>
                <w:numId w:val="0"/>
              </w:numPr>
              <w:tabs>
                <w:tab w:val="left" w:pos="-1440"/>
              </w:tabs>
              <w:spacing w:line="215" w:lineRule="auto"/>
              <w:rPr>
                <w:rFonts w:ascii="Arial Narrow" w:hAnsi="Arial Narrow"/>
                <w:sz w:val="24"/>
              </w:rPr>
            </w:pPr>
          </w:p>
          <w:p w14:paraId="14120E44" w14:textId="77777777" w:rsidR="008146DF" w:rsidRPr="005C7D0B" w:rsidRDefault="008146DF" w:rsidP="00E31452">
            <w:pPr>
              <w:widowControl w:val="0"/>
              <w:numPr>
                <w:ilvl w:val="12"/>
                <w:numId w:val="0"/>
              </w:numPr>
              <w:tabs>
                <w:tab w:val="left" w:pos="-1440"/>
              </w:tabs>
              <w:spacing w:line="215" w:lineRule="auto"/>
              <w:rPr>
                <w:rFonts w:ascii="Arial Narrow" w:hAnsi="Arial Narrow"/>
                <w:sz w:val="24"/>
              </w:rPr>
            </w:pPr>
            <w:r w:rsidRPr="005C7D0B">
              <w:rPr>
                <w:rFonts w:ascii="Arial Narrow" w:hAnsi="Arial Narrow"/>
                <w:b/>
                <w:sz w:val="24"/>
              </w:rPr>
              <w:t>Delegate responsibility</w:t>
            </w:r>
            <w:r w:rsidRPr="005C7D0B">
              <w:rPr>
                <w:rFonts w:ascii="Arial Narrow" w:hAnsi="Arial Narrow"/>
                <w:sz w:val="24"/>
              </w:rPr>
              <w:t xml:space="preserve">: Most of us like to feel in control, and this makes delegation of responsibilities to others difficult. Nonetheless, if you become overloaded when working on a group project don’t be afraid to ask for help. Delegating responsibility to others is an easy way to reduce your workload and stress. </w:t>
            </w:r>
          </w:p>
          <w:p w14:paraId="13B9F6E3" w14:textId="77777777" w:rsidR="008146DF" w:rsidRPr="005C7D0B" w:rsidRDefault="008146DF" w:rsidP="00E31452">
            <w:pPr>
              <w:widowControl w:val="0"/>
              <w:numPr>
                <w:ilvl w:val="12"/>
                <w:numId w:val="0"/>
              </w:numPr>
              <w:tabs>
                <w:tab w:val="left" w:pos="-1440"/>
              </w:tabs>
              <w:spacing w:line="215" w:lineRule="auto"/>
              <w:rPr>
                <w:rFonts w:ascii="Arial Narrow" w:hAnsi="Arial Narrow"/>
                <w:sz w:val="24"/>
              </w:rPr>
            </w:pPr>
          </w:p>
          <w:p w14:paraId="60410E12" w14:textId="77777777" w:rsidR="008146DF" w:rsidRPr="005C7D0B" w:rsidRDefault="008146DF" w:rsidP="00E31452">
            <w:pPr>
              <w:widowControl w:val="0"/>
              <w:numPr>
                <w:ilvl w:val="12"/>
                <w:numId w:val="0"/>
              </w:numPr>
              <w:tabs>
                <w:tab w:val="left" w:pos="-1440"/>
              </w:tabs>
              <w:spacing w:line="215" w:lineRule="auto"/>
              <w:rPr>
                <w:rFonts w:ascii="Arial Narrow" w:hAnsi="Arial Narrow"/>
                <w:sz w:val="24"/>
              </w:rPr>
            </w:pPr>
            <w:r w:rsidRPr="005C7D0B">
              <w:rPr>
                <w:rFonts w:ascii="Arial Narrow" w:hAnsi="Arial Narrow"/>
                <w:b/>
                <w:sz w:val="24"/>
              </w:rPr>
              <w:t>Eliminate distractions</w:t>
            </w:r>
            <w:r w:rsidRPr="005C7D0B">
              <w:rPr>
                <w:rFonts w:ascii="Arial Narrow" w:hAnsi="Arial Narrow"/>
                <w:sz w:val="24"/>
              </w:rPr>
              <w:t xml:space="preserve">: Interruptions and distractions can steal precious time from your day. Identify those factors that distract you and eliminate them if possible. </w:t>
            </w:r>
            <w:r>
              <w:rPr>
                <w:rFonts w:ascii="Arial Narrow" w:hAnsi="Arial Narrow"/>
                <w:sz w:val="24"/>
              </w:rPr>
              <w:t>(phone, people, gadgets, food, tv.)</w:t>
            </w:r>
          </w:p>
          <w:p w14:paraId="3AC5BDCD" w14:textId="77777777" w:rsidR="008146DF" w:rsidRPr="00CB599E" w:rsidRDefault="008146DF" w:rsidP="00E31452">
            <w:pPr>
              <w:widowControl w:val="0"/>
              <w:numPr>
                <w:ilvl w:val="12"/>
                <w:numId w:val="0"/>
              </w:numPr>
              <w:tabs>
                <w:tab w:val="left" w:pos="-1440"/>
              </w:tabs>
              <w:spacing w:line="215" w:lineRule="auto"/>
              <w:rPr>
                <w:rFonts w:ascii="Arial Narrow" w:hAnsi="Arial Narrow"/>
                <w:b/>
                <w:sz w:val="16"/>
              </w:rPr>
            </w:pPr>
          </w:p>
          <w:p w14:paraId="4F0F4594" w14:textId="77777777" w:rsidR="008146DF" w:rsidRPr="005C7D0B" w:rsidRDefault="008146DF" w:rsidP="00E31452">
            <w:pPr>
              <w:widowControl w:val="0"/>
              <w:numPr>
                <w:ilvl w:val="12"/>
                <w:numId w:val="0"/>
              </w:numPr>
              <w:tabs>
                <w:tab w:val="left" w:pos="-1440"/>
              </w:tabs>
              <w:spacing w:line="215" w:lineRule="auto"/>
              <w:rPr>
                <w:rFonts w:ascii="Arial Narrow" w:hAnsi="Arial Narrow"/>
                <w:sz w:val="24"/>
              </w:rPr>
            </w:pPr>
            <w:r w:rsidRPr="005C7D0B">
              <w:rPr>
                <w:rFonts w:ascii="Arial Narrow" w:hAnsi="Arial Narrow"/>
                <w:b/>
                <w:sz w:val="24"/>
              </w:rPr>
              <w:t>Schedule time for you:</w:t>
            </w:r>
            <w:r w:rsidRPr="005C7D0B">
              <w:rPr>
                <w:rFonts w:ascii="Arial Narrow" w:hAnsi="Arial Narrow"/>
                <w:sz w:val="24"/>
              </w:rPr>
              <w:t xml:space="preserve"> Find time each day to relax and do something you enjoy. Remember that taking an occasional break from your work is not wasting time and will improve your overall productivity by helping to energize yourself. </w:t>
            </w:r>
          </w:p>
          <w:p w14:paraId="17ED0C05" w14:textId="77777777" w:rsidR="008146DF" w:rsidRPr="00CB599E" w:rsidRDefault="008146DF" w:rsidP="00E31452">
            <w:pPr>
              <w:widowControl w:val="0"/>
              <w:numPr>
                <w:ilvl w:val="12"/>
                <w:numId w:val="0"/>
              </w:numPr>
              <w:tabs>
                <w:tab w:val="left" w:pos="-1440"/>
              </w:tabs>
              <w:spacing w:line="215" w:lineRule="auto"/>
              <w:rPr>
                <w:rFonts w:ascii="Arial Narrow" w:hAnsi="Arial Narrow"/>
                <w:sz w:val="16"/>
              </w:rPr>
            </w:pPr>
          </w:p>
          <w:p w14:paraId="7BF2D9B4" w14:textId="77777777" w:rsidR="008146DF" w:rsidRPr="005C7D0B" w:rsidRDefault="008146DF" w:rsidP="00E31452">
            <w:pPr>
              <w:widowControl w:val="0"/>
              <w:numPr>
                <w:ilvl w:val="12"/>
                <w:numId w:val="0"/>
              </w:numPr>
              <w:tabs>
                <w:tab w:val="left" w:pos="-1440"/>
              </w:tabs>
              <w:spacing w:line="215" w:lineRule="auto"/>
              <w:rPr>
                <w:rFonts w:ascii="Arial Narrow" w:hAnsi="Arial Narrow"/>
                <w:sz w:val="24"/>
              </w:rPr>
            </w:pPr>
            <w:r w:rsidRPr="005C7D0B">
              <w:rPr>
                <w:rFonts w:ascii="Arial Narrow" w:hAnsi="Arial Narrow"/>
                <w:b/>
                <w:sz w:val="24"/>
              </w:rPr>
              <w:t>Reward yourself when you complete a goal:</w:t>
            </w:r>
            <w:r w:rsidRPr="005C7D0B">
              <w:rPr>
                <w:rFonts w:ascii="Arial Narrow" w:hAnsi="Arial Narrow"/>
                <w:sz w:val="24"/>
              </w:rPr>
              <w:t xml:space="preserve"> One of the simple pleasures in life is to reward yourself after you complete a goal. The reward can come in many forms: a new pair of shoes, a movie, a few days of relaxation, and so on. The importance of rewarding yourself cannot be overemphasized. People perform better when rewarded for a job well done, and a reward is an excellent means of providing encouragement (even for yourself) for future good work.</w:t>
            </w:r>
          </w:p>
          <w:p w14:paraId="2E96CFF1" w14:textId="77777777" w:rsidR="008146DF" w:rsidRPr="005C7D0B" w:rsidRDefault="008146DF" w:rsidP="00E31452">
            <w:pPr>
              <w:widowControl w:val="0"/>
              <w:numPr>
                <w:ilvl w:val="12"/>
                <w:numId w:val="0"/>
              </w:numPr>
              <w:tabs>
                <w:tab w:val="left" w:pos="-1440"/>
              </w:tabs>
              <w:spacing w:line="215" w:lineRule="auto"/>
              <w:rPr>
                <w:rFonts w:ascii="Arial Narrow" w:hAnsi="Arial Narrow"/>
                <w:sz w:val="24"/>
              </w:rPr>
            </w:pPr>
          </w:p>
        </w:tc>
      </w:tr>
    </w:tbl>
    <w:p w14:paraId="1D214C1F" w14:textId="77777777" w:rsidR="008146DF" w:rsidRPr="00484F92" w:rsidRDefault="008146DF" w:rsidP="008146DF">
      <w:pPr>
        <w:widowControl w:val="0"/>
        <w:jc w:val="center"/>
        <w:rPr>
          <w:rFonts w:ascii="Arial Narrow" w:hAnsi="Arial Narrow"/>
          <w:sz w:val="24"/>
          <w:szCs w:val="24"/>
        </w:rPr>
      </w:pPr>
      <w:r w:rsidRPr="00484F92">
        <w:rPr>
          <w:rFonts w:ascii="Arial Narrow" w:hAnsi="Arial Narrow"/>
          <w:sz w:val="24"/>
          <w:szCs w:val="24"/>
        </w:rPr>
        <w:t>Source:</w:t>
      </w:r>
      <w:r w:rsidRPr="00484F92">
        <w:rPr>
          <w:rFonts w:ascii="Arial Narrow" w:hAnsi="Arial Narrow" w:cs="Arial"/>
          <w:sz w:val="24"/>
          <w:szCs w:val="24"/>
        </w:rPr>
        <w:t xml:space="preserve"> Powers, Scott K., Dodd, Stephen L., Thompson, Angela M., Condon, Camie C. (2006). </w:t>
      </w:r>
      <w:r w:rsidRPr="00484F92">
        <w:rPr>
          <w:rFonts w:ascii="Arial Narrow" w:hAnsi="Arial Narrow" w:cs="Arial"/>
          <w:i/>
          <w:sz w:val="24"/>
          <w:szCs w:val="24"/>
        </w:rPr>
        <w:t xml:space="preserve">Total Fitness and Wellness, Canadian Edition. </w:t>
      </w:r>
      <w:r w:rsidRPr="00484F92">
        <w:rPr>
          <w:rFonts w:ascii="Arial Narrow" w:hAnsi="Arial Narrow" w:cs="Arial"/>
          <w:sz w:val="24"/>
          <w:szCs w:val="24"/>
        </w:rPr>
        <w:t>Toronto: Pearson Education Canada</w:t>
      </w:r>
      <w:r w:rsidRPr="00484F92">
        <w:rPr>
          <w:rFonts w:ascii="Arial Narrow" w:hAnsi="Arial Narrow"/>
          <w:sz w:val="24"/>
          <w:szCs w:val="24"/>
        </w:rPr>
        <w:t xml:space="preserve">, p. 232 of 400 </w:t>
      </w:r>
    </w:p>
    <w:p w14:paraId="2172121D" w14:textId="77777777" w:rsidR="008146DF" w:rsidRPr="005C197F" w:rsidRDefault="008146DF" w:rsidP="008146DF">
      <w:pPr>
        <w:rPr>
          <w:rFonts w:ascii="Tahoma" w:hAnsi="Tahoma"/>
          <w:b/>
          <w:sz w:val="28"/>
        </w:rPr>
      </w:pPr>
      <w:r w:rsidRPr="005C197F">
        <w:rPr>
          <w:rFonts w:ascii="Tahoma" w:hAnsi="Tahoma"/>
          <w:b/>
          <w:sz w:val="28"/>
        </w:rPr>
        <w:lastRenderedPageBreak/>
        <w:t>STRESS MANAGEMENT TECHNIQUES FOR YOU TO TRY</w:t>
      </w:r>
    </w:p>
    <w:p w14:paraId="302D95A3" w14:textId="77777777" w:rsidR="008146DF" w:rsidRPr="005C197F" w:rsidRDefault="008146DF" w:rsidP="008146DF">
      <w:pPr>
        <w:widowControl w:val="0"/>
        <w:rPr>
          <w:rFonts w:ascii="Arial Narrow" w:hAnsi="Arial Narrow"/>
          <w:b/>
          <w:sz w:val="24"/>
        </w:rPr>
      </w:pPr>
    </w:p>
    <w:p w14:paraId="5FD26368" w14:textId="77777777" w:rsidR="008146DF" w:rsidRPr="00C9442A" w:rsidRDefault="008146DF" w:rsidP="008146DF">
      <w:pPr>
        <w:widowControl w:val="0"/>
        <w:rPr>
          <w:rFonts w:ascii="Tahoma" w:hAnsi="Tahoma"/>
          <w:b/>
          <w:sz w:val="24"/>
          <w:lang w:val="en-US"/>
        </w:rPr>
      </w:pPr>
      <w:r w:rsidRPr="00C9442A">
        <w:rPr>
          <w:rFonts w:ascii="Tahoma" w:hAnsi="Tahoma"/>
          <w:b/>
          <w:sz w:val="24"/>
          <w:lang w:val="en-US"/>
        </w:rPr>
        <w:t xml:space="preserve">TECHNIQUE 1:  BREATHING EXERCISES </w:t>
      </w:r>
    </w:p>
    <w:p w14:paraId="253C7AC7" w14:textId="77777777" w:rsidR="008146DF" w:rsidRPr="00C9442A" w:rsidRDefault="008146DF" w:rsidP="008146DF">
      <w:pPr>
        <w:widowControl w:val="0"/>
        <w:rPr>
          <w:rFonts w:ascii="Tahoma" w:hAnsi="Tahoma"/>
          <w:b/>
          <w:sz w:val="10"/>
          <w:lang w:val="en-US"/>
        </w:rPr>
      </w:pPr>
    </w:p>
    <w:p w14:paraId="1C3EF0A6" w14:textId="77777777" w:rsidR="008146DF" w:rsidRDefault="008146DF" w:rsidP="008146DF">
      <w:pPr>
        <w:widowControl w:val="0"/>
        <w:rPr>
          <w:rFonts w:ascii="Arial Narrow" w:hAnsi="Arial Narrow"/>
        </w:rPr>
      </w:pPr>
      <w:r>
        <w:rPr>
          <w:rFonts w:ascii="Tahoma" w:hAnsi="Tahoma"/>
          <w:b/>
          <w:sz w:val="24"/>
        </w:rPr>
        <w:t xml:space="preserve">Yoga Breathing Procedures: </w:t>
      </w:r>
      <w:r>
        <w:rPr>
          <w:rFonts w:ascii="Arial Narrow" w:hAnsi="Arial Narrow"/>
        </w:rPr>
        <w:t>Source: Andrew Weil, M.D, Natural Health - Natural Medicine</w:t>
      </w:r>
    </w:p>
    <w:p w14:paraId="35A2C74E" w14:textId="77777777" w:rsidR="008146DF" w:rsidRPr="0040715B" w:rsidRDefault="008146DF" w:rsidP="008146DF">
      <w:pPr>
        <w:widowControl w:val="0"/>
        <w:rPr>
          <w:rFonts w:ascii="Tahoma" w:hAnsi="Tahoma"/>
          <w:b/>
          <w:sz w:val="8"/>
        </w:rPr>
      </w:pPr>
    </w:p>
    <w:p w14:paraId="40C4BB40" w14:textId="77777777" w:rsidR="008146DF" w:rsidRPr="0040715B" w:rsidRDefault="008146DF" w:rsidP="008146DF">
      <w:pPr>
        <w:widowControl w:val="0"/>
        <w:rPr>
          <w:rFonts w:ascii="Tahoma" w:hAnsi="Tahoma"/>
          <w:b/>
          <w:sz w:val="10"/>
        </w:rPr>
      </w:pPr>
    </w:p>
    <w:p w14:paraId="56505DC4" w14:textId="77777777" w:rsidR="008146DF" w:rsidRDefault="008146DF" w:rsidP="008146DF">
      <w:pPr>
        <w:widowControl w:val="0"/>
        <w:numPr>
          <w:ilvl w:val="0"/>
          <w:numId w:val="54"/>
        </w:numPr>
        <w:rPr>
          <w:rFonts w:ascii="Arial Narrow" w:hAnsi="Arial Narrow"/>
          <w:sz w:val="24"/>
        </w:rPr>
      </w:pPr>
      <w:r>
        <w:rPr>
          <w:rFonts w:ascii="Arial Narrow" w:hAnsi="Arial Narrow"/>
          <w:sz w:val="24"/>
        </w:rPr>
        <w:t xml:space="preserve">Sit with your back straight - once you master the technique you can do it any position. Press the tip of your tongue on your palate just above the backs of your two front teeth and keep it there throughout the breathing. </w:t>
      </w:r>
    </w:p>
    <w:p w14:paraId="642A0809" w14:textId="77777777" w:rsidR="008146DF" w:rsidRDefault="008146DF" w:rsidP="008146DF">
      <w:pPr>
        <w:widowControl w:val="0"/>
        <w:rPr>
          <w:rFonts w:ascii="Arial Narrow" w:hAnsi="Arial Narrow"/>
          <w:sz w:val="24"/>
        </w:rPr>
      </w:pPr>
    </w:p>
    <w:p w14:paraId="3B832753" w14:textId="77777777" w:rsidR="008146DF" w:rsidRDefault="008146DF" w:rsidP="008146DF">
      <w:pPr>
        <w:widowControl w:val="0"/>
        <w:numPr>
          <w:ilvl w:val="0"/>
          <w:numId w:val="27"/>
        </w:numPr>
        <w:rPr>
          <w:rFonts w:ascii="Arial Narrow" w:hAnsi="Arial Narrow"/>
          <w:sz w:val="24"/>
        </w:rPr>
      </w:pPr>
      <w:r>
        <w:rPr>
          <w:rFonts w:ascii="Arial Narrow" w:hAnsi="Arial Narrow"/>
          <w:sz w:val="24"/>
        </w:rPr>
        <w:t>Exhale completely through your mouth, making a whoosh sound.</w:t>
      </w:r>
    </w:p>
    <w:p w14:paraId="31885DC4" w14:textId="77777777" w:rsidR="008146DF" w:rsidRDefault="008146DF" w:rsidP="008146DF">
      <w:pPr>
        <w:widowControl w:val="0"/>
        <w:numPr>
          <w:ilvl w:val="0"/>
          <w:numId w:val="27"/>
        </w:numPr>
        <w:rPr>
          <w:rFonts w:ascii="Arial Narrow" w:hAnsi="Arial Narrow"/>
          <w:sz w:val="24"/>
        </w:rPr>
      </w:pPr>
      <w:r>
        <w:rPr>
          <w:rFonts w:ascii="Arial Narrow" w:hAnsi="Arial Narrow"/>
          <w:sz w:val="24"/>
        </w:rPr>
        <w:t>Close your mouth and inhale quietly through your nose to a count of four.</w:t>
      </w:r>
    </w:p>
    <w:p w14:paraId="5781EE09" w14:textId="77777777" w:rsidR="008146DF" w:rsidRDefault="008146DF" w:rsidP="008146DF">
      <w:pPr>
        <w:widowControl w:val="0"/>
        <w:numPr>
          <w:ilvl w:val="0"/>
          <w:numId w:val="27"/>
        </w:numPr>
        <w:rPr>
          <w:rFonts w:ascii="Arial Narrow" w:hAnsi="Arial Narrow"/>
          <w:sz w:val="24"/>
        </w:rPr>
      </w:pPr>
      <w:r>
        <w:rPr>
          <w:rFonts w:ascii="Arial Narrow" w:hAnsi="Arial Narrow"/>
          <w:sz w:val="24"/>
        </w:rPr>
        <w:t>Hold your breath for a count of seven.</w:t>
      </w:r>
    </w:p>
    <w:p w14:paraId="2E95B433" w14:textId="77777777" w:rsidR="008146DF" w:rsidRDefault="008146DF" w:rsidP="008146DF">
      <w:pPr>
        <w:widowControl w:val="0"/>
        <w:numPr>
          <w:ilvl w:val="0"/>
          <w:numId w:val="27"/>
        </w:numPr>
        <w:rPr>
          <w:rFonts w:ascii="Arial Narrow" w:hAnsi="Arial Narrow"/>
          <w:sz w:val="24"/>
        </w:rPr>
      </w:pPr>
      <w:r>
        <w:rPr>
          <w:rFonts w:ascii="Arial Narrow" w:hAnsi="Arial Narrow"/>
          <w:sz w:val="24"/>
        </w:rPr>
        <w:t>Exhale completely through your mouth, making a whoosh sound to a count of eight.</w:t>
      </w:r>
    </w:p>
    <w:p w14:paraId="402ED5B4" w14:textId="77777777" w:rsidR="008146DF" w:rsidRDefault="008146DF" w:rsidP="008146DF">
      <w:pPr>
        <w:widowControl w:val="0"/>
        <w:numPr>
          <w:ilvl w:val="0"/>
          <w:numId w:val="27"/>
        </w:numPr>
        <w:rPr>
          <w:rFonts w:ascii="Arial Narrow" w:hAnsi="Arial Narrow"/>
          <w:sz w:val="24"/>
        </w:rPr>
      </w:pPr>
      <w:r>
        <w:rPr>
          <w:rFonts w:ascii="Arial Narrow" w:hAnsi="Arial Narrow"/>
          <w:sz w:val="24"/>
        </w:rPr>
        <w:t>Repeat 2, 3, and 4 again for a total of 4 breaths.</w:t>
      </w:r>
    </w:p>
    <w:p w14:paraId="5FC937AD" w14:textId="77777777" w:rsidR="008146DF" w:rsidRDefault="008146DF" w:rsidP="008146DF">
      <w:pPr>
        <w:widowControl w:val="0"/>
        <w:rPr>
          <w:rFonts w:ascii="Tahoma" w:hAnsi="Tahoma"/>
          <w:b/>
          <w:sz w:val="24"/>
        </w:rPr>
      </w:pPr>
    </w:p>
    <w:p w14:paraId="4569C728" w14:textId="77777777" w:rsidR="008146DF" w:rsidRDefault="008146DF" w:rsidP="008146DF">
      <w:pPr>
        <w:widowControl w:val="0"/>
        <w:rPr>
          <w:rFonts w:ascii="Arial Narrow" w:hAnsi="Arial Narrow"/>
          <w:b/>
          <w:sz w:val="24"/>
        </w:rPr>
      </w:pPr>
      <w:r>
        <w:rPr>
          <w:rFonts w:ascii="Tahoma" w:hAnsi="Tahoma"/>
          <w:b/>
          <w:sz w:val="24"/>
        </w:rPr>
        <w:t xml:space="preserve">Try it! - </w:t>
      </w:r>
      <w:r w:rsidRPr="001F52DD">
        <w:rPr>
          <w:rFonts w:ascii="Tahoma" w:hAnsi="Tahoma" w:cs="Tahoma"/>
          <w:b/>
          <w:sz w:val="24"/>
        </w:rPr>
        <w:t>TECHNIQUE 1:   Breathing Exercises</w:t>
      </w:r>
      <w:r>
        <w:rPr>
          <w:rFonts w:ascii="Arial Narrow" w:hAnsi="Arial Narrow"/>
          <w:b/>
          <w:sz w:val="24"/>
        </w:rPr>
        <w:t xml:space="preserve"> </w:t>
      </w:r>
    </w:p>
    <w:p w14:paraId="060A252C" w14:textId="77777777" w:rsidR="008146DF" w:rsidRDefault="008146DF" w:rsidP="008146DF">
      <w:pPr>
        <w:widowControl w:val="0"/>
        <w:rPr>
          <w:rFonts w:ascii="Arial Narrow" w:hAnsi="Arial Narrow"/>
          <w:sz w:val="24"/>
        </w:rPr>
      </w:pPr>
    </w:p>
    <w:p w14:paraId="4E40C214" w14:textId="77777777" w:rsidR="008146DF" w:rsidRDefault="008146DF" w:rsidP="008146DF">
      <w:pPr>
        <w:widowControl w:val="0"/>
        <w:numPr>
          <w:ilvl w:val="0"/>
          <w:numId w:val="31"/>
        </w:numPr>
        <w:rPr>
          <w:rFonts w:ascii="Arial Narrow" w:hAnsi="Arial Narrow"/>
          <w:sz w:val="24"/>
        </w:rPr>
      </w:pPr>
      <w:r>
        <w:rPr>
          <w:rFonts w:ascii="Arial Narrow" w:hAnsi="Arial Narrow"/>
          <w:sz w:val="24"/>
        </w:rPr>
        <w:t>Did you find the breathing exercises effective?</w:t>
      </w:r>
      <w:r>
        <w:rPr>
          <w:rFonts w:ascii="Arial Narrow" w:hAnsi="Arial Narrow"/>
          <w:sz w:val="24"/>
        </w:rPr>
        <w:tab/>
      </w:r>
      <w:r>
        <w:rPr>
          <w:rFonts w:ascii="Arial Narrow" w:hAnsi="Arial Narrow"/>
          <w:sz w:val="24"/>
        </w:rPr>
        <w:tab/>
        <w:t>Yes ____ No _____</w:t>
      </w:r>
    </w:p>
    <w:p w14:paraId="256262D7" w14:textId="77777777" w:rsidR="008146DF" w:rsidRDefault="008146DF" w:rsidP="008146DF">
      <w:pPr>
        <w:widowControl w:val="0"/>
        <w:numPr>
          <w:ilvl w:val="12"/>
          <w:numId w:val="0"/>
        </w:numPr>
        <w:ind w:left="360" w:hanging="360"/>
        <w:rPr>
          <w:rFonts w:ascii="Arial Narrow" w:hAnsi="Arial Narrow"/>
          <w:sz w:val="24"/>
        </w:rPr>
      </w:pPr>
    </w:p>
    <w:p w14:paraId="4A76A952" w14:textId="77777777" w:rsidR="008146DF" w:rsidRDefault="008146DF" w:rsidP="008146DF">
      <w:pPr>
        <w:widowControl w:val="0"/>
        <w:numPr>
          <w:ilvl w:val="0"/>
          <w:numId w:val="32"/>
        </w:numPr>
        <w:rPr>
          <w:rFonts w:ascii="Arial Narrow" w:hAnsi="Arial Narrow"/>
          <w:sz w:val="24"/>
        </w:rPr>
      </w:pPr>
      <w:r>
        <w:rPr>
          <w:rFonts w:ascii="Arial Narrow" w:hAnsi="Arial Narrow"/>
          <w:sz w:val="24"/>
        </w:rPr>
        <w:t>Explain how you felt during the breathing exercises?</w:t>
      </w:r>
    </w:p>
    <w:p w14:paraId="454A991D" w14:textId="77777777" w:rsidR="008146DF" w:rsidRDefault="008146DF" w:rsidP="008146DF">
      <w:pPr>
        <w:widowControl w:val="0"/>
        <w:rPr>
          <w:rFonts w:ascii="Arial Narrow" w:hAnsi="Arial Narrow"/>
          <w:sz w:val="24"/>
        </w:rPr>
      </w:pPr>
    </w:p>
    <w:p w14:paraId="59E0BDB5" w14:textId="77777777" w:rsidR="008146DF" w:rsidRDefault="008146DF" w:rsidP="008146DF">
      <w:pPr>
        <w:widowControl w:val="0"/>
        <w:numPr>
          <w:ilvl w:val="0"/>
          <w:numId w:val="33"/>
        </w:numPr>
        <w:rPr>
          <w:rFonts w:ascii="Arial Narrow" w:hAnsi="Arial Narrow"/>
          <w:sz w:val="24"/>
        </w:rPr>
      </w:pPr>
      <w:r>
        <w:rPr>
          <w:rFonts w:ascii="Arial Narrow" w:hAnsi="Arial Narrow"/>
          <w:sz w:val="24"/>
        </w:rPr>
        <w:t>Do you think you would find the breathing exercises useful as a part of your daily routine as a quick fix for stress?   Yes _____ No ______ Explain why or why not.</w:t>
      </w:r>
    </w:p>
    <w:p w14:paraId="1DDAB03B" w14:textId="77777777" w:rsidR="008146DF" w:rsidRDefault="008146DF" w:rsidP="008146DF">
      <w:pPr>
        <w:widowControl w:val="0"/>
        <w:rPr>
          <w:rFonts w:ascii="Tahoma" w:hAnsi="Tahoma"/>
          <w:b/>
          <w:sz w:val="24"/>
        </w:rPr>
      </w:pPr>
    </w:p>
    <w:p w14:paraId="69A79B5A" w14:textId="77777777" w:rsidR="008146DF" w:rsidRDefault="008146DF" w:rsidP="008146DF">
      <w:pPr>
        <w:widowControl w:val="0"/>
        <w:rPr>
          <w:rFonts w:ascii="Tahoma" w:hAnsi="Tahoma"/>
          <w:b/>
          <w:sz w:val="24"/>
        </w:rPr>
      </w:pPr>
      <w:r>
        <w:rPr>
          <w:rFonts w:ascii="Tahoma" w:hAnsi="Tahoma"/>
          <w:b/>
          <w:sz w:val="24"/>
        </w:rPr>
        <w:t>TECHNIQUE 2:    RELAXATION EXERCISES</w:t>
      </w:r>
    </w:p>
    <w:p w14:paraId="5DFFB651" w14:textId="77777777" w:rsidR="008146DF" w:rsidRDefault="008146DF" w:rsidP="008146DF">
      <w:pPr>
        <w:widowControl w:val="0"/>
        <w:rPr>
          <w:rFonts w:ascii="Arial Narrow" w:hAnsi="Arial Narrow"/>
          <w:b/>
          <w:sz w:val="24"/>
        </w:rPr>
      </w:pPr>
    </w:p>
    <w:p w14:paraId="36022D79" w14:textId="77777777" w:rsidR="008146DF" w:rsidRDefault="008146DF" w:rsidP="008146DF">
      <w:pPr>
        <w:widowControl w:val="0"/>
        <w:numPr>
          <w:ilvl w:val="0"/>
          <w:numId w:val="28"/>
        </w:numPr>
        <w:rPr>
          <w:rFonts w:ascii="Arial Narrow" w:hAnsi="Arial Narrow"/>
          <w:sz w:val="24"/>
        </w:rPr>
      </w:pPr>
      <w:r>
        <w:rPr>
          <w:rFonts w:ascii="Arial Narrow" w:hAnsi="Arial Narrow"/>
          <w:b/>
          <w:sz w:val="24"/>
        </w:rPr>
        <w:t xml:space="preserve">Neck Stretch: </w:t>
      </w:r>
      <w:r>
        <w:rPr>
          <w:rFonts w:ascii="Arial Narrow" w:hAnsi="Arial Narrow"/>
          <w:sz w:val="24"/>
        </w:rPr>
        <w:t>Roll the head slowly in a half circle to the front. Tilt your head to the right side (ear to shoulder) then slowly bring your chin to your chest by tilting chin down and slowly roll head to the other side and back up to the middle. Do not make a full circle by tilting the head back. Repeat starting on the left side. Repeat several times.</w:t>
      </w:r>
    </w:p>
    <w:p w14:paraId="0C9751F4" w14:textId="77777777" w:rsidR="008146DF" w:rsidRDefault="008146DF" w:rsidP="008146DF">
      <w:pPr>
        <w:widowControl w:val="0"/>
        <w:numPr>
          <w:ilvl w:val="12"/>
          <w:numId w:val="0"/>
        </w:numPr>
        <w:ind w:left="360" w:hanging="360"/>
        <w:rPr>
          <w:rFonts w:ascii="Arial Narrow" w:hAnsi="Arial Narrow"/>
          <w:sz w:val="24"/>
        </w:rPr>
      </w:pPr>
    </w:p>
    <w:p w14:paraId="242FACB3" w14:textId="77777777" w:rsidR="008146DF" w:rsidRDefault="008146DF" w:rsidP="008146DF">
      <w:pPr>
        <w:widowControl w:val="0"/>
        <w:numPr>
          <w:ilvl w:val="0"/>
          <w:numId w:val="28"/>
        </w:numPr>
        <w:rPr>
          <w:rFonts w:ascii="Arial Narrow" w:hAnsi="Arial Narrow"/>
          <w:sz w:val="24"/>
        </w:rPr>
      </w:pPr>
      <w:r>
        <w:rPr>
          <w:rFonts w:ascii="Arial Narrow" w:hAnsi="Arial Narrow"/>
          <w:b/>
          <w:sz w:val="24"/>
        </w:rPr>
        <w:t xml:space="preserve">Shoulder Lift: </w:t>
      </w:r>
      <w:r>
        <w:rPr>
          <w:rFonts w:ascii="Arial Narrow" w:hAnsi="Arial Narrow"/>
          <w:sz w:val="24"/>
        </w:rPr>
        <w:t>Hunch the shoulders as high as possible (contract) and then let them drop (relax). Repeat several times. Inhale on the lift; exhale on the drop.</w:t>
      </w:r>
    </w:p>
    <w:p w14:paraId="54010533" w14:textId="77777777" w:rsidR="008146DF" w:rsidRDefault="008146DF" w:rsidP="008146DF">
      <w:pPr>
        <w:widowControl w:val="0"/>
        <w:numPr>
          <w:ilvl w:val="12"/>
          <w:numId w:val="0"/>
        </w:numPr>
        <w:ind w:left="360" w:hanging="360"/>
        <w:rPr>
          <w:rFonts w:ascii="Arial Narrow" w:hAnsi="Arial Narrow"/>
          <w:sz w:val="24"/>
        </w:rPr>
      </w:pPr>
    </w:p>
    <w:p w14:paraId="46315BE1" w14:textId="77777777" w:rsidR="008146DF" w:rsidRDefault="008146DF" w:rsidP="008146DF">
      <w:pPr>
        <w:widowControl w:val="0"/>
        <w:numPr>
          <w:ilvl w:val="0"/>
          <w:numId w:val="28"/>
        </w:numPr>
        <w:rPr>
          <w:rFonts w:ascii="Arial Narrow" w:hAnsi="Arial Narrow"/>
          <w:b/>
          <w:sz w:val="24"/>
        </w:rPr>
      </w:pPr>
      <w:r>
        <w:rPr>
          <w:rFonts w:ascii="Arial Narrow" w:hAnsi="Arial Narrow"/>
          <w:b/>
          <w:sz w:val="24"/>
        </w:rPr>
        <w:t>Trunk stretch and drop:</w:t>
      </w:r>
      <w:r>
        <w:rPr>
          <w:rFonts w:ascii="Arial Narrow" w:hAnsi="Arial Narrow"/>
          <w:sz w:val="24"/>
        </w:rPr>
        <w:t xml:space="preserve"> Stand and reach as high as possible; tiptoe and stretch every muscle; then collapse completely, letting the knees flex and trunk head and arms dangle. Repeat 2-3 times. Inhale on the stretch and exhale on the collapse.  </w:t>
      </w:r>
    </w:p>
    <w:p w14:paraId="6E9EA538" w14:textId="77777777" w:rsidR="008146DF" w:rsidRDefault="008146DF" w:rsidP="008146DF">
      <w:pPr>
        <w:widowControl w:val="0"/>
        <w:numPr>
          <w:ilvl w:val="12"/>
          <w:numId w:val="0"/>
        </w:numPr>
        <w:ind w:left="360" w:hanging="360"/>
        <w:rPr>
          <w:rFonts w:ascii="Arial Narrow" w:hAnsi="Arial Narrow"/>
          <w:b/>
          <w:sz w:val="24"/>
        </w:rPr>
      </w:pPr>
    </w:p>
    <w:p w14:paraId="5735576B" w14:textId="77777777" w:rsidR="008146DF" w:rsidRDefault="008146DF" w:rsidP="008146DF">
      <w:pPr>
        <w:widowControl w:val="0"/>
        <w:numPr>
          <w:ilvl w:val="0"/>
          <w:numId w:val="28"/>
        </w:numPr>
        <w:rPr>
          <w:rFonts w:ascii="Arial Narrow" w:hAnsi="Arial Narrow"/>
          <w:b/>
          <w:sz w:val="24"/>
        </w:rPr>
      </w:pPr>
      <w:r>
        <w:rPr>
          <w:rFonts w:ascii="Arial Narrow" w:hAnsi="Arial Narrow"/>
          <w:b/>
          <w:sz w:val="24"/>
        </w:rPr>
        <w:t xml:space="preserve">Tension Contrast: </w:t>
      </w:r>
      <w:r>
        <w:rPr>
          <w:rFonts w:ascii="Arial Narrow" w:hAnsi="Arial Narrow"/>
          <w:sz w:val="24"/>
        </w:rPr>
        <w:t xml:space="preserve">With arms extended overhead, lie on your side. Tense the body as stiff as a board, then let go, and relax, letting the body fall either forward or backward in whatever direction it loses balance. Continue letting go for a few seconds after falling and allow yourself to feel like you are sinking. Repeat on the other side. </w:t>
      </w:r>
      <w:r>
        <w:rPr>
          <w:rFonts w:ascii="Arial Narrow" w:hAnsi="Arial Narrow"/>
          <w:b/>
          <w:sz w:val="24"/>
        </w:rPr>
        <w:t xml:space="preserve">   </w:t>
      </w:r>
    </w:p>
    <w:p w14:paraId="34678A4D" w14:textId="77777777" w:rsidR="008146DF" w:rsidRDefault="008146DF" w:rsidP="008146DF">
      <w:pPr>
        <w:widowControl w:val="0"/>
        <w:rPr>
          <w:rFonts w:ascii="Arial Narrow" w:hAnsi="Arial Narrow"/>
          <w:b/>
          <w:sz w:val="24"/>
        </w:rPr>
      </w:pPr>
    </w:p>
    <w:p w14:paraId="03316B11" w14:textId="77777777" w:rsidR="008146DF" w:rsidRPr="001F52DD" w:rsidRDefault="008146DF" w:rsidP="008146DF">
      <w:pPr>
        <w:widowControl w:val="0"/>
        <w:rPr>
          <w:rFonts w:ascii="Tahoma" w:hAnsi="Tahoma" w:cs="Tahoma"/>
          <w:b/>
          <w:sz w:val="24"/>
        </w:rPr>
      </w:pPr>
      <w:r>
        <w:rPr>
          <w:rFonts w:ascii="Tahoma" w:hAnsi="Tahoma" w:cs="Tahoma"/>
          <w:b/>
          <w:sz w:val="24"/>
        </w:rPr>
        <w:t>Try it! -</w:t>
      </w:r>
      <w:r w:rsidRPr="001F52DD">
        <w:rPr>
          <w:rFonts w:ascii="Tahoma" w:hAnsi="Tahoma" w:cs="Tahoma"/>
          <w:b/>
          <w:sz w:val="24"/>
        </w:rPr>
        <w:t>TECHNIQUE 2:   Relaxation Exercises</w:t>
      </w:r>
    </w:p>
    <w:p w14:paraId="19E51C68" w14:textId="77777777" w:rsidR="008146DF" w:rsidRDefault="008146DF" w:rsidP="008146DF">
      <w:pPr>
        <w:widowControl w:val="0"/>
        <w:rPr>
          <w:rFonts w:ascii="Arial Narrow" w:hAnsi="Arial Narrow"/>
          <w:sz w:val="24"/>
        </w:rPr>
      </w:pPr>
    </w:p>
    <w:p w14:paraId="057F823A" w14:textId="77777777" w:rsidR="008146DF" w:rsidRDefault="008146DF" w:rsidP="008146DF">
      <w:pPr>
        <w:widowControl w:val="0"/>
        <w:numPr>
          <w:ilvl w:val="0"/>
          <w:numId w:val="34"/>
        </w:numPr>
        <w:rPr>
          <w:rFonts w:ascii="Arial Narrow" w:hAnsi="Arial Narrow"/>
          <w:sz w:val="24"/>
        </w:rPr>
      </w:pPr>
      <w:r>
        <w:rPr>
          <w:rFonts w:ascii="Arial Narrow" w:hAnsi="Arial Narrow"/>
          <w:sz w:val="24"/>
        </w:rPr>
        <w:t>Did you find the relaxation exercises effective?</w:t>
      </w:r>
      <w:r>
        <w:rPr>
          <w:rFonts w:ascii="Arial Narrow" w:hAnsi="Arial Narrow"/>
          <w:sz w:val="24"/>
        </w:rPr>
        <w:tab/>
        <w:t>Yes ____ No _____</w:t>
      </w:r>
    </w:p>
    <w:p w14:paraId="07B39748" w14:textId="77777777" w:rsidR="008146DF" w:rsidRDefault="008146DF" w:rsidP="008146DF">
      <w:pPr>
        <w:widowControl w:val="0"/>
        <w:numPr>
          <w:ilvl w:val="12"/>
          <w:numId w:val="0"/>
        </w:numPr>
        <w:ind w:left="360" w:hanging="360"/>
        <w:rPr>
          <w:rFonts w:ascii="Arial Narrow" w:hAnsi="Arial Narrow"/>
          <w:sz w:val="24"/>
        </w:rPr>
      </w:pPr>
    </w:p>
    <w:p w14:paraId="0FBF5F14" w14:textId="77777777" w:rsidR="008146DF" w:rsidRDefault="008146DF" w:rsidP="008146DF">
      <w:pPr>
        <w:widowControl w:val="0"/>
        <w:numPr>
          <w:ilvl w:val="0"/>
          <w:numId w:val="35"/>
        </w:numPr>
        <w:rPr>
          <w:rFonts w:ascii="Arial Narrow" w:hAnsi="Arial Narrow"/>
          <w:sz w:val="24"/>
        </w:rPr>
      </w:pPr>
      <w:r>
        <w:rPr>
          <w:rFonts w:ascii="Arial Narrow" w:hAnsi="Arial Narrow"/>
          <w:sz w:val="24"/>
        </w:rPr>
        <w:t>Explain how you felt during the relaxation / stretching exercises:</w:t>
      </w:r>
    </w:p>
    <w:p w14:paraId="3BAF4567" w14:textId="77777777" w:rsidR="008146DF" w:rsidRDefault="008146DF" w:rsidP="008146DF">
      <w:pPr>
        <w:widowControl w:val="0"/>
        <w:rPr>
          <w:rFonts w:ascii="Arial Narrow" w:hAnsi="Arial Narrow"/>
          <w:sz w:val="24"/>
        </w:rPr>
      </w:pPr>
    </w:p>
    <w:p w14:paraId="4E0650AA" w14:textId="77777777" w:rsidR="008146DF" w:rsidRDefault="008146DF" w:rsidP="008146DF">
      <w:pPr>
        <w:widowControl w:val="0"/>
        <w:numPr>
          <w:ilvl w:val="0"/>
          <w:numId w:val="36"/>
        </w:numPr>
        <w:rPr>
          <w:rFonts w:ascii="Arial Narrow" w:hAnsi="Arial Narrow"/>
          <w:sz w:val="24"/>
        </w:rPr>
      </w:pPr>
      <w:r>
        <w:rPr>
          <w:rFonts w:ascii="Arial Narrow" w:hAnsi="Arial Narrow"/>
          <w:sz w:val="24"/>
        </w:rPr>
        <w:t>Do you think you would find the relaxation exercises useful as a part of your daily routine as a quick fix for stress?   Yes _____ No ______ Explain why or why not.</w:t>
      </w:r>
    </w:p>
    <w:p w14:paraId="63517833" w14:textId="77777777" w:rsidR="008146DF" w:rsidRDefault="008146DF" w:rsidP="008146DF">
      <w:pPr>
        <w:widowControl w:val="0"/>
        <w:rPr>
          <w:rFonts w:ascii="Arial Narrow" w:hAnsi="Arial Narrow"/>
          <w:sz w:val="24"/>
        </w:rPr>
      </w:pPr>
    </w:p>
    <w:p w14:paraId="477D32B0" w14:textId="77777777" w:rsidR="008146DF" w:rsidRDefault="008146DF" w:rsidP="008146DF">
      <w:pPr>
        <w:widowControl w:val="0"/>
        <w:rPr>
          <w:rFonts w:ascii="Tahoma" w:hAnsi="Tahoma"/>
          <w:b/>
          <w:sz w:val="24"/>
        </w:rPr>
      </w:pPr>
      <w:r>
        <w:rPr>
          <w:rFonts w:ascii="Tahoma" w:hAnsi="Tahoma"/>
          <w:b/>
          <w:sz w:val="24"/>
        </w:rPr>
        <w:br w:type="page"/>
      </w:r>
      <w:r>
        <w:rPr>
          <w:rFonts w:ascii="Tahoma" w:hAnsi="Tahoma"/>
          <w:b/>
          <w:sz w:val="24"/>
        </w:rPr>
        <w:lastRenderedPageBreak/>
        <w:t>TECHNIQUE 3:   CONTRACT / RELAX EXERCISE ROUTINE</w:t>
      </w:r>
    </w:p>
    <w:p w14:paraId="290E74F0" w14:textId="77777777" w:rsidR="008146DF" w:rsidRDefault="008146DF" w:rsidP="008146DF">
      <w:pPr>
        <w:widowControl w:val="0"/>
        <w:rPr>
          <w:rFonts w:ascii="Arial Narrow" w:hAnsi="Arial Narrow"/>
          <w:b/>
          <w:sz w:val="16"/>
        </w:rPr>
      </w:pPr>
    </w:p>
    <w:p w14:paraId="2AA8DD5A" w14:textId="77777777" w:rsidR="008146DF" w:rsidRDefault="008146DF" w:rsidP="008146DF">
      <w:pPr>
        <w:widowControl w:val="0"/>
        <w:numPr>
          <w:ilvl w:val="0"/>
          <w:numId w:val="29"/>
        </w:numPr>
        <w:rPr>
          <w:rFonts w:ascii="Arial Narrow" w:hAnsi="Arial Narrow"/>
          <w:sz w:val="24"/>
        </w:rPr>
      </w:pPr>
      <w:r>
        <w:rPr>
          <w:rFonts w:ascii="Arial Narrow" w:hAnsi="Arial Narrow"/>
          <w:sz w:val="24"/>
        </w:rPr>
        <w:t xml:space="preserve">Sit in a chair or lie on your back in a quiet, non-distracting atmosphere while you are learning this relaxation technique. (Later you will want to be able to use this technique in public, everyday situations, while you are at school, writing an exam, at work, or any time you are under stress.) </w:t>
      </w:r>
    </w:p>
    <w:p w14:paraId="2B408815" w14:textId="77777777" w:rsidR="008146DF" w:rsidRDefault="008146DF" w:rsidP="008146DF">
      <w:pPr>
        <w:widowControl w:val="0"/>
        <w:numPr>
          <w:ilvl w:val="0"/>
          <w:numId w:val="29"/>
        </w:numPr>
        <w:rPr>
          <w:rFonts w:ascii="Arial Narrow" w:hAnsi="Arial Narrow"/>
          <w:sz w:val="24"/>
        </w:rPr>
      </w:pPr>
      <w:r>
        <w:rPr>
          <w:rFonts w:ascii="Arial Narrow" w:hAnsi="Arial Narrow"/>
          <w:sz w:val="24"/>
        </w:rPr>
        <w:t xml:space="preserve">Do the contract/relax exercise routine as described below. Contract the muscles to a moderate level of tension (do not use maximum contractions) as you inhale for 5 - 10 seconds. Study where you are feeling the tension. Try to keep the tension isolated to the designated muscle group without allowing it to spill over other muscles. Use the dominant side if the body first and then do the other side.    </w:t>
      </w:r>
    </w:p>
    <w:p w14:paraId="65B164EB" w14:textId="77777777" w:rsidR="008146DF" w:rsidRDefault="008146DF" w:rsidP="008146DF">
      <w:pPr>
        <w:widowControl w:val="0"/>
        <w:numPr>
          <w:ilvl w:val="0"/>
          <w:numId w:val="29"/>
        </w:numPr>
        <w:rPr>
          <w:rFonts w:ascii="Arial Narrow" w:hAnsi="Arial Narrow"/>
          <w:sz w:val="24"/>
        </w:rPr>
      </w:pPr>
      <w:r>
        <w:rPr>
          <w:rFonts w:ascii="Arial Narrow" w:hAnsi="Arial Narrow"/>
          <w:sz w:val="24"/>
        </w:rPr>
        <w:t>Next, release the tension completely, instantly relaxing the muscles and exhale. Extend the feeling of relaxation throughout your muscles for 20 - 30 seconds before contracting again. Think of relaxing expressions like warm, calm, and peaceful.</w:t>
      </w:r>
    </w:p>
    <w:p w14:paraId="61797CA9" w14:textId="77777777" w:rsidR="008146DF" w:rsidRDefault="008146DF" w:rsidP="008146DF">
      <w:pPr>
        <w:widowControl w:val="0"/>
        <w:numPr>
          <w:ilvl w:val="0"/>
          <w:numId w:val="29"/>
        </w:numPr>
        <w:rPr>
          <w:rFonts w:ascii="Arial Narrow" w:hAnsi="Arial Narrow"/>
          <w:sz w:val="24"/>
        </w:rPr>
      </w:pPr>
      <w:r>
        <w:rPr>
          <w:rFonts w:ascii="Arial Narrow" w:hAnsi="Arial Narrow"/>
          <w:sz w:val="24"/>
        </w:rPr>
        <w:t>If time permits, you should practice each muscle group 2 - 5 times (until tension is gone) before going on the next group.</w:t>
      </w:r>
    </w:p>
    <w:p w14:paraId="0CB051D0" w14:textId="77777777" w:rsidR="008146DF" w:rsidRDefault="008146DF" w:rsidP="008146DF">
      <w:pPr>
        <w:widowControl w:val="0"/>
        <w:rPr>
          <w:rFonts w:ascii="Arial Narrow" w:hAnsi="Arial Narrow"/>
          <w:b/>
          <w:sz w:val="16"/>
        </w:rPr>
      </w:pPr>
    </w:p>
    <w:p w14:paraId="633F5A0C" w14:textId="77777777" w:rsidR="008146DF" w:rsidRDefault="008146DF" w:rsidP="008146DF">
      <w:pPr>
        <w:widowControl w:val="0"/>
        <w:rPr>
          <w:rFonts w:ascii="Tahoma" w:hAnsi="Tahoma"/>
          <w:b/>
          <w:sz w:val="24"/>
        </w:rPr>
      </w:pPr>
      <w:r>
        <w:rPr>
          <w:rFonts w:ascii="Tahoma" w:hAnsi="Tahoma"/>
          <w:b/>
          <w:sz w:val="24"/>
        </w:rPr>
        <w:t xml:space="preserve">Contract-Relax Exercises - from fingers to toes </w:t>
      </w:r>
    </w:p>
    <w:p w14:paraId="106E7520" w14:textId="77777777" w:rsidR="008146DF" w:rsidRDefault="008146DF" w:rsidP="008146DF">
      <w:pPr>
        <w:widowControl w:val="0"/>
        <w:numPr>
          <w:ilvl w:val="0"/>
          <w:numId w:val="30"/>
        </w:numPr>
        <w:rPr>
          <w:rFonts w:ascii="Arial Narrow" w:hAnsi="Arial Narrow"/>
          <w:sz w:val="24"/>
        </w:rPr>
      </w:pPr>
      <w:r>
        <w:rPr>
          <w:rFonts w:ascii="Arial Narrow" w:hAnsi="Arial Narrow"/>
          <w:b/>
          <w:sz w:val="24"/>
        </w:rPr>
        <w:t>Hand and Forearm</w:t>
      </w:r>
      <w:r>
        <w:rPr>
          <w:rFonts w:ascii="Arial Narrow" w:hAnsi="Arial Narrow"/>
          <w:sz w:val="24"/>
        </w:rPr>
        <w:t xml:space="preserve"> - Contract your right hand, making a fist; hold 3 counts; relax and keep letting go 6 - 10 counts. Repeat on right, then do left fist, then do both fists. </w:t>
      </w:r>
    </w:p>
    <w:p w14:paraId="788FFC47" w14:textId="77777777" w:rsidR="008146DF" w:rsidRDefault="008146DF" w:rsidP="008146DF">
      <w:pPr>
        <w:widowControl w:val="0"/>
        <w:numPr>
          <w:ilvl w:val="0"/>
          <w:numId w:val="30"/>
        </w:numPr>
        <w:rPr>
          <w:rFonts w:ascii="Arial Narrow" w:hAnsi="Arial Narrow"/>
          <w:sz w:val="24"/>
        </w:rPr>
      </w:pPr>
      <w:r>
        <w:rPr>
          <w:rFonts w:ascii="Arial Narrow" w:hAnsi="Arial Narrow"/>
          <w:b/>
          <w:sz w:val="24"/>
        </w:rPr>
        <w:t>Biceps</w:t>
      </w:r>
      <w:r>
        <w:rPr>
          <w:rFonts w:ascii="Arial Narrow" w:hAnsi="Arial Narrow"/>
          <w:sz w:val="24"/>
        </w:rPr>
        <w:t xml:space="preserve"> - Flex both elbows and contract your biceps; hold 3 counts; relax and continue relaxing for 6 - 10 counts. Repeat.</w:t>
      </w:r>
    </w:p>
    <w:p w14:paraId="46CE1DB6" w14:textId="77777777" w:rsidR="008146DF" w:rsidRDefault="008146DF" w:rsidP="008146DF">
      <w:pPr>
        <w:widowControl w:val="0"/>
        <w:numPr>
          <w:ilvl w:val="0"/>
          <w:numId w:val="30"/>
        </w:numPr>
        <w:rPr>
          <w:rFonts w:ascii="Arial Narrow" w:hAnsi="Arial Narrow"/>
          <w:sz w:val="24"/>
        </w:rPr>
      </w:pPr>
      <w:r>
        <w:rPr>
          <w:rFonts w:ascii="Arial Narrow" w:hAnsi="Arial Narrow"/>
          <w:b/>
          <w:sz w:val="24"/>
        </w:rPr>
        <w:t>Triceps</w:t>
      </w:r>
      <w:r>
        <w:rPr>
          <w:rFonts w:ascii="Arial Narrow" w:hAnsi="Arial Narrow"/>
          <w:sz w:val="24"/>
        </w:rPr>
        <w:t xml:space="preserve"> - Same as biceps except extend both elbows and contract the triceps on the back of the upper arm. Repeat.</w:t>
      </w:r>
    </w:p>
    <w:p w14:paraId="6C56BAF0" w14:textId="77777777" w:rsidR="008146DF" w:rsidRDefault="008146DF" w:rsidP="008146DF">
      <w:pPr>
        <w:widowControl w:val="0"/>
        <w:numPr>
          <w:ilvl w:val="0"/>
          <w:numId w:val="30"/>
        </w:numPr>
        <w:rPr>
          <w:rFonts w:ascii="Arial Narrow" w:hAnsi="Arial Narrow"/>
          <w:sz w:val="24"/>
        </w:rPr>
      </w:pPr>
      <w:r>
        <w:rPr>
          <w:rFonts w:ascii="Arial Narrow" w:hAnsi="Arial Narrow"/>
          <w:sz w:val="24"/>
        </w:rPr>
        <w:t>Relax arms, forearms and hands.</w:t>
      </w:r>
    </w:p>
    <w:p w14:paraId="564E71A3" w14:textId="77777777" w:rsidR="008146DF" w:rsidRDefault="008146DF" w:rsidP="008146DF">
      <w:pPr>
        <w:widowControl w:val="0"/>
        <w:numPr>
          <w:ilvl w:val="0"/>
          <w:numId w:val="30"/>
        </w:numPr>
        <w:rPr>
          <w:rFonts w:ascii="Arial Narrow" w:hAnsi="Arial Narrow"/>
          <w:sz w:val="24"/>
        </w:rPr>
      </w:pPr>
      <w:r>
        <w:rPr>
          <w:rFonts w:ascii="Arial Narrow" w:hAnsi="Arial Narrow"/>
          <w:b/>
          <w:sz w:val="24"/>
        </w:rPr>
        <w:t>Forehead</w:t>
      </w:r>
      <w:r>
        <w:rPr>
          <w:rFonts w:ascii="Arial Narrow" w:hAnsi="Arial Narrow"/>
          <w:sz w:val="24"/>
        </w:rPr>
        <w:t xml:space="preserve"> - Raise your eyebrows and wrinkle your forehead; hold 3 counts; relax and continue relaxing for 6 - 10 counts.</w:t>
      </w:r>
    </w:p>
    <w:p w14:paraId="1A6A5C26" w14:textId="77777777" w:rsidR="008146DF" w:rsidRDefault="008146DF" w:rsidP="008146DF">
      <w:pPr>
        <w:widowControl w:val="0"/>
        <w:numPr>
          <w:ilvl w:val="0"/>
          <w:numId w:val="30"/>
        </w:numPr>
        <w:rPr>
          <w:rFonts w:ascii="Arial Narrow" w:hAnsi="Arial Narrow"/>
          <w:sz w:val="24"/>
        </w:rPr>
      </w:pPr>
      <w:r>
        <w:rPr>
          <w:rFonts w:ascii="Arial Narrow" w:hAnsi="Arial Narrow"/>
          <w:b/>
          <w:sz w:val="24"/>
        </w:rPr>
        <w:t>Cheeks and nose</w:t>
      </w:r>
      <w:r>
        <w:rPr>
          <w:rFonts w:ascii="Arial Narrow" w:hAnsi="Arial Narrow"/>
          <w:sz w:val="24"/>
        </w:rPr>
        <w:t xml:space="preserve"> - make a face; wrinkle your nose and squint; hold 3 counts; relax and continue relaxing for 6 - 10 counts.</w:t>
      </w:r>
    </w:p>
    <w:p w14:paraId="7D5DE0CA" w14:textId="77777777" w:rsidR="008146DF" w:rsidRDefault="008146DF" w:rsidP="008146DF">
      <w:pPr>
        <w:widowControl w:val="0"/>
        <w:numPr>
          <w:ilvl w:val="0"/>
          <w:numId w:val="30"/>
        </w:numPr>
        <w:rPr>
          <w:rFonts w:ascii="Arial Narrow" w:hAnsi="Arial Narrow"/>
          <w:sz w:val="24"/>
        </w:rPr>
      </w:pPr>
      <w:r>
        <w:rPr>
          <w:rFonts w:ascii="Arial Narrow" w:hAnsi="Arial Narrow"/>
          <w:b/>
          <w:sz w:val="24"/>
        </w:rPr>
        <w:t xml:space="preserve">Jaws </w:t>
      </w:r>
      <w:r>
        <w:rPr>
          <w:rFonts w:ascii="Arial Narrow" w:hAnsi="Arial Narrow"/>
          <w:sz w:val="24"/>
        </w:rPr>
        <w:t>- Clench your teeth 3 counts; relax for 6 - 10 counts.</w:t>
      </w:r>
    </w:p>
    <w:p w14:paraId="15858E10" w14:textId="77777777" w:rsidR="008146DF" w:rsidRDefault="008146DF" w:rsidP="008146DF">
      <w:pPr>
        <w:widowControl w:val="0"/>
        <w:numPr>
          <w:ilvl w:val="0"/>
          <w:numId w:val="30"/>
        </w:numPr>
        <w:rPr>
          <w:rFonts w:ascii="Arial Narrow" w:hAnsi="Arial Narrow"/>
          <w:sz w:val="24"/>
        </w:rPr>
      </w:pPr>
      <w:r>
        <w:rPr>
          <w:rFonts w:ascii="Arial Narrow" w:hAnsi="Arial Narrow"/>
          <w:b/>
          <w:sz w:val="24"/>
        </w:rPr>
        <w:t>Lips and tongue</w:t>
      </w:r>
      <w:r>
        <w:rPr>
          <w:rFonts w:ascii="Arial Narrow" w:hAnsi="Arial Narrow"/>
          <w:sz w:val="24"/>
        </w:rPr>
        <w:t xml:space="preserve"> - With teeth apart, press lips together and press tongue to the roof of your mouth; hold 3 counts; relax and continue relaxing for 6 - 10 counts.</w:t>
      </w:r>
    </w:p>
    <w:p w14:paraId="3FA7A5D9" w14:textId="77777777" w:rsidR="008146DF" w:rsidRDefault="008146DF" w:rsidP="008146DF">
      <w:pPr>
        <w:widowControl w:val="0"/>
        <w:numPr>
          <w:ilvl w:val="0"/>
          <w:numId w:val="30"/>
        </w:numPr>
        <w:rPr>
          <w:rFonts w:ascii="Arial Narrow" w:hAnsi="Arial Narrow"/>
          <w:sz w:val="24"/>
        </w:rPr>
      </w:pPr>
      <w:r>
        <w:rPr>
          <w:rFonts w:ascii="Arial Narrow" w:hAnsi="Arial Narrow"/>
          <w:b/>
          <w:sz w:val="24"/>
        </w:rPr>
        <w:t>Neck and Throat</w:t>
      </w:r>
      <w:r>
        <w:rPr>
          <w:rFonts w:ascii="Arial Narrow" w:hAnsi="Arial Narrow"/>
          <w:sz w:val="24"/>
        </w:rPr>
        <w:t xml:space="preserve"> - Push head backward (against hands, chair or floor - depending on your position) while tucking chin into your chest; hold 3 counts; relax for 6 - 10 counts.</w:t>
      </w:r>
    </w:p>
    <w:p w14:paraId="1D924BDA" w14:textId="77777777" w:rsidR="008146DF" w:rsidRDefault="008146DF" w:rsidP="008146DF">
      <w:pPr>
        <w:widowControl w:val="0"/>
        <w:numPr>
          <w:ilvl w:val="0"/>
          <w:numId w:val="30"/>
        </w:numPr>
        <w:rPr>
          <w:rFonts w:ascii="Arial Narrow" w:hAnsi="Arial Narrow"/>
          <w:sz w:val="24"/>
        </w:rPr>
      </w:pPr>
      <w:r>
        <w:rPr>
          <w:rFonts w:ascii="Arial Narrow" w:hAnsi="Arial Narrow"/>
          <w:sz w:val="24"/>
        </w:rPr>
        <w:t>Relax forehead, cheeks, nose, jaws, lips, tongue, neck and throat. Relax hands, forearms, and upper arms.</w:t>
      </w:r>
    </w:p>
    <w:p w14:paraId="1074B1C1" w14:textId="77777777" w:rsidR="008146DF" w:rsidRDefault="008146DF" w:rsidP="008146DF">
      <w:pPr>
        <w:widowControl w:val="0"/>
        <w:numPr>
          <w:ilvl w:val="0"/>
          <w:numId w:val="30"/>
        </w:numPr>
        <w:rPr>
          <w:rFonts w:ascii="Arial Narrow" w:hAnsi="Arial Narrow"/>
          <w:sz w:val="24"/>
        </w:rPr>
      </w:pPr>
      <w:r>
        <w:rPr>
          <w:rFonts w:ascii="Arial Narrow" w:hAnsi="Arial Narrow"/>
          <w:b/>
          <w:sz w:val="24"/>
        </w:rPr>
        <w:t>Shoulders and upper back</w:t>
      </w:r>
      <w:r>
        <w:rPr>
          <w:rFonts w:ascii="Arial Narrow" w:hAnsi="Arial Narrow"/>
          <w:sz w:val="24"/>
        </w:rPr>
        <w:t xml:space="preserve"> - Hunch shoulders to ears; hold 3 counts; relax 6 - 10 counts.</w:t>
      </w:r>
    </w:p>
    <w:p w14:paraId="67D3FE7F" w14:textId="77777777" w:rsidR="008146DF" w:rsidRDefault="008146DF" w:rsidP="008146DF">
      <w:pPr>
        <w:widowControl w:val="0"/>
        <w:numPr>
          <w:ilvl w:val="0"/>
          <w:numId w:val="30"/>
        </w:numPr>
        <w:rPr>
          <w:rFonts w:ascii="Arial Narrow" w:hAnsi="Arial Narrow"/>
          <w:sz w:val="24"/>
        </w:rPr>
      </w:pPr>
      <w:r>
        <w:rPr>
          <w:rFonts w:ascii="Arial Narrow" w:hAnsi="Arial Narrow"/>
          <w:sz w:val="24"/>
        </w:rPr>
        <w:t>Relax lips, tongue, neck, throat, shoulders and upper back.</w:t>
      </w:r>
    </w:p>
    <w:p w14:paraId="4AD72F9E" w14:textId="77777777" w:rsidR="008146DF" w:rsidRDefault="008146DF" w:rsidP="008146DF">
      <w:pPr>
        <w:widowControl w:val="0"/>
        <w:numPr>
          <w:ilvl w:val="0"/>
          <w:numId w:val="30"/>
        </w:numPr>
        <w:rPr>
          <w:rFonts w:ascii="Arial Narrow" w:hAnsi="Arial Narrow"/>
          <w:sz w:val="24"/>
        </w:rPr>
      </w:pPr>
      <w:r>
        <w:rPr>
          <w:rFonts w:ascii="Arial Narrow" w:hAnsi="Arial Narrow"/>
          <w:b/>
          <w:sz w:val="24"/>
        </w:rPr>
        <w:t>Abdomen</w:t>
      </w:r>
      <w:r>
        <w:rPr>
          <w:rFonts w:ascii="Arial Narrow" w:hAnsi="Arial Narrow"/>
          <w:sz w:val="24"/>
        </w:rPr>
        <w:t xml:space="preserve"> - Suck in abdomen; hold 3 counts; relax 6 - 10 counts.</w:t>
      </w:r>
    </w:p>
    <w:p w14:paraId="3C4AA64D" w14:textId="77777777" w:rsidR="008146DF" w:rsidRDefault="008146DF" w:rsidP="008146DF">
      <w:pPr>
        <w:widowControl w:val="0"/>
        <w:numPr>
          <w:ilvl w:val="0"/>
          <w:numId w:val="30"/>
        </w:numPr>
        <w:rPr>
          <w:rFonts w:ascii="Arial Narrow" w:hAnsi="Arial Narrow"/>
          <w:sz w:val="24"/>
        </w:rPr>
      </w:pPr>
      <w:r>
        <w:rPr>
          <w:rFonts w:ascii="Arial Narrow" w:hAnsi="Arial Narrow"/>
          <w:b/>
          <w:sz w:val="24"/>
        </w:rPr>
        <w:t>Lower back</w:t>
      </w:r>
      <w:r>
        <w:rPr>
          <w:rFonts w:ascii="Arial Narrow" w:hAnsi="Arial Narrow"/>
          <w:sz w:val="24"/>
        </w:rPr>
        <w:t xml:space="preserve"> - Contract and slightly arch the back; hold 3 counts; relax 6 - 10 counts. </w:t>
      </w:r>
    </w:p>
    <w:p w14:paraId="16DAB303" w14:textId="77777777" w:rsidR="008146DF" w:rsidRDefault="008146DF" w:rsidP="008146DF">
      <w:pPr>
        <w:widowControl w:val="0"/>
        <w:numPr>
          <w:ilvl w:val="0"/>
          <w:numId w:val="30"/>
        </w:numPr>
        <w:rPr>
          <w:rFonts w:ascii="Arial Narrow" w:hAnsi="Arial Narrow"/>
          <w:sz w:val="24"/>
        </w:rPr>
      </w:pPr>
      <w:r>
        <w:rPr>
          <w:rFonts w:ascii="Arial Narrow" w:hAnsi="Arial Narrow"/>
          <w:b/>
          <w:sz w:val="24"/>
        </w:rPr>
        <w:t>Thighs and buttocks</w:t>
      </w:r>
      <w:r>
        <w:rPr>
          <w:rFonts w:ascii="Arial Narrow" w:hAnsi="Arial Narrow"/>
          <w:sz w:val="24"/>
        </w:rPr>
        <w:t xml:space="preserve"> - Squeeze your buttocks together and push your heels to the floor (if lying) or against the chair rungs (if sitting); hold 3 counts; relax 6 - 10 counts.</w:t>
      </w:r>
    </w:p>
    <w:p w14:paraId="5F12482A" w14:textId="77777777" w:rsidR="008146DF" w:rsidRDefault="008146DF" w:rsidP="008146DF">
      <w:pPr>
        <w:widowControl w:val="0"/>
        <w:numPr>
          <w:ilvl w:val="0"/>
          <w:numId w:val="30"/>
        </w:numPr>
        <w:rPr>
          <w:rFonts w:ascii="Arial Narrow" w:hAnsi="Arial Narrow"/>
          <w:sz w:val="24"/>
        </w:rPr>
      </w:pPr>
      <w:r>
        <w:rPr>
          <w:rFonts w:ascii="Arial Narrow" w:hAnsi="Arial Narrow"/>
          <w:sz w:val="24"/>
        </w:rPr>
        <w:t>Relax shoulders and upper back, abdomen, lower back, thighs and buttocks.</w:t>
      </w:r>
    </w:p>
    <w:p w14:paraId="5B675770" w14:textId="77777777" w:rsidR="008146DF" w:rsidRDefault="008146DF" w:rsidP="008146DF">
      <w:pPr>
        <w:widowControl w:val="0"/>
        <w:numPr>
          <w:ilvl w:val="0"/>
          <w:numId w:val="30"/>
        </w:numPr>
        <w:rPr>
          <w:rFonts w:ascii="Arial Narrow" w:hAnsi="Arial Narrow"/>
          <w:sz w:val="24"/>
        </w:rPr>
      </w:pPr>
      <w:r>
        <w:rPr>
          <w:rFonts w:ascii="Arial Narrow" w:hAnsi="Arial Narrow"/>
          <w:b/>
          <w:sz w:val="24"/>
        </w:rPr>
        <w:t>Calves</w:t>
      </w:r>
      <w:r>
        <w:rPr>
          <w:rFonts w:ascii="Arial Narrow" w:hAnsi="Arial Narrow"/>
          <w:sz w:val="24"/>
        </w:rPr>
        <w:t xml:space="preserve"> - Pull toes up towards the shins; hold 3 counts; relax 6 - 10 counts.</w:t>
      </w:r>
    </w:p>
    <w:p w14:paraId="269237E9" w14:textId="77777777" w:rsidR="008146DF" w:rsidRDefault="008146DF" w:rsidP="008146DF">
      <w:pPr>
        <w:widowControl w:val="0"/>
        <w:numPr>
          <w:ilvl w:val="0"/>
          <w:numId w:val="30"/>
        </w:numPr>
        <w:rPr>
          <w:rFonts w:ascii="Arial Narrow" w:hAnsi="Arial Narrow"/>
          <w:sz w:val="24"/>
        </w:rPr>
      </w:pPr>
      <w:r>
        <w:rPr>
          <w:rFonts w:ascii="Arial Narrow" w:hAnsi="Arial Narrow"/>
          <w:b/>
          <w:sz w:val="24"/>
        </w:rPr>
        <w:t>Toes</w:t>
      </w:r>
      <w:r>
        <w:rPr>
          <w:rFonts w:ascii="Arial Narrow" w:hAnsi="Arial Narrow"/>
          <w:sz w:val="24"/>
        </w:rPr>
        <w:t xml:space="preserve"> - Curl toes; hold 3 counts; relax 6 - 10 counts.</w:t>
      </w:r>
    </w:p>
    <w:p w14:paraId="52779F6A" w14:textId="77777777" w:rsidR="008146DF" w:rsidRDefault="008146DF" w:rsidP="008146DF">
      <w:pPr>
        <w:widowControl w:val="0"/>
        <w:numPr>
          <w:ilvl w:val="0"/>
          <w:numId w:val="30"/>
        </w:numPr>
        <w:rPr>
          <w:rFonts w:ascii="Arial Narrow" w:hAnsi="Arial Narrow"/>
          <w:sz w:val="24"/>
        </w:rPr>
      </w:pPr>
      <w:r>
        <w:rPr>
          <w:rFonts w:ascii="Arial Narrow" w:hAnsi="Arial Narrow"/>
          <w:sz w:val="24"/>
        </w:rPr>
        <w:t>Relax every muscle in your body.</w:t>
      </w:r>
    </w:p>
    <w:p w14:paraId="522B8112" w14:textId="77777777" w:rsidR="008146DF" w:rsidRPr="00E22D63" w:rsidRDefault="008146DF" w:rsidP="008146DF">
      <w:pPr>
        <w:widowControl w:val="0"/>
        <w:rPr>
          <w:rFonts w:ascii="Arial Narrow" w:hAnsi="Arial Narrow"/>
          <w:sz w:val="14"/>
        </w:rPr>
      </w:pPr>
    </w:p>
    <w:p w14:paraId="6A036807" w14:textId="77777777" w:rsidR="008146DF" w:rsidRPr="001F52DD" w:rsidRDefault="008146DF" w:rsidP="008146DF">
      <w:pPr>
        <w:widowControl w:val="0"/>
        <w:rPr>
          <w:rFonts w:ascii="Tahoma" w:hAnsi="Tahoma" w:cs="Tahoma"/>
          <w:b/>
          <w:sz w:val="24"/>
        </w:rPr>
      </w:pPr>
      <w:r w:rsidRPr="001F52DD">
        <w:rPr>
          <w:rFonts w:ascii="Tahoma" w:hAnsi="Tahoma" w:cs="Tahoma"/>
          <w:b/>
          <w:sz w:val="24"/>
        </w:rPr>
        <w:t>TECHNIQUE 3:   Contract - Relax Exercises</w:t>
      </w:r>
    </w:p>
    <w:p w14:paraId="1FBAC23E" w14:textId="77777777" w:rsidR="008146DF" w:rsidRPr="00E22D63" w:rsidRDefault="008146DF" w:rsidP="008146DF">
      <w:pPr>
        <w:widowControl w:val="0"/>
        <w:numPr>
          <w:ilvl w:val="12"/>
          <w:numId w:val="0"/>
        </w:numPr>
        <w:ind w:left="360" w:hanging="360"/>
        <w:rPr>
          <w:rFonts w:ascii="Arial Narrow" w:hAnsi="Arial Narrow"/>
          <w:sz w:val="16"/>
        </w:rPr>
      </w:pPr>
    </w:p>
    <w:p w14:paraId="5ABA7500" w14:textId="77777777" w:rsidR="008146DF" w:rsidRDefault="008146DF" w:rsidP="008146DF">
      <w:pPr>
        <w:widowControl w:val="0"/>
        <w:numPr>
          <w:ilvl w:val="0"/>
          <w:numId w:val="37"/>
        </w:numPr>
        <w:rPr>
          <w:rFonts w:ascii="Arial Narrow" w:hAnsi="Arial Narrow"/>
          <w:sz w:val="24"/>
        </w:rPr>
      </w:pPr>
      <w:r>
        <w:rPr>
          <w:rFonts w:ascii="Arial Narrow" w:hAnsi="Arial Narrow"/>
          <w:sz w:val="24"/>
        </w:rPr>
        <w:t>Did you find the contract-relax exercises relaxing?</w:t>
      </w:r>
      <w:r>
        <w:rPr>
          <w:rFonts w:ascii="Arial Narrow" w:hAnsi="Arial Narrow"/>
          <w:sz w:val="24"/>
        </w:rPr>
        <w:tab/>
        <w:t>Yes ____ No _____</w:t>
      </w:r>
    </w:p>
    <w:p w14:paraId="3E276ED8" w14:textId="77777777" w:rsidR="008146DF" w:rsidRPr="00E22D63" w:rsidRDefault="008146DF" w:rsidP="008146DF">
      <w:pPr>
        <w:widowControl w:val="0"/>
        <w:numPr>
          <w:ilvl w:val="12"/>
          <w:numId w:val="0"/>
        </w:numPr>
        <w:ind w:left="360" w:hanging="360"/>
        <w:rPr>
          <w:rFonts w:ascii="Arial Narrow" w:hAnsi="Arial Narrow"/>
          <w:sz w:val="18"/>
        </w:rPr>
      </w:pPr>
    </w:p>
    <w:p w14:paraId="09D43940" w14:textId="77777777" w:rsidR="008146DF" w:rsidRDefault="008146DF" w:rsidP="008146DF">
      <w:pPr>
        <w:widowControl w:val="0"/>
        <w:numPr>
          <w:ilvl w:val="0"/>
          <w:numId w:val="38"/>
        </w:numPr>
        <w:rPr>
          <w:rFonts w:ascii="Arial Narrow" w:hAnsi="Arial Narrow"/>
          <w:sz w:val="24"/>
        </w:rPr>
      </w:pPr>
      <w:r>
        <w:rPr>
          <w:rFonts w:ascii="Arial Narrow" w:hAnsi="Arial Narrow"/>
          <w:sz w:val="24"/>
        </w:rPr>
        <w:t>Explain how you felt during the contract-relax exercises:</w:t>
      </w:r>
    </w:p>
    <w:p w14:paraId="2DA50B7E" w14:textId="77777777" w:rsidR="008146DF" w:rsidRPr="00E22D63" w:rsidRDefault="008146DF" w:rsidP="008146DF">
      <w:pPr>
        <w:widowControl w:val="0"/>
        <w:rPr>
          <w:rFonts w:ascii="Arial Narrow" w:hAnsi="Arial Narrow"/>
          <w:sz w:val="18"/>
        </w:rPr>
      </w:pPr>
    </w:p>
    <w:p w14:paraId="2FB69FF0" w14:textId="77777777" w:rsidR="008146DF" w:rsidRDefault="008146DF" w:rsidP="008146DF">
      <w:pPr>
        <w:widowControl w:val="0"/>
        <w:numPr>
          <w:ilvl w:val="0"/>
          <w:numId w:val="39"/>
        </w:numPr>
        <w:rPr>
          <w:rFonts w:ascii="Arial Narrow" w:hAnsi="Arial Narrow"/>
          <w:sz w:val="24"/>
        </w:rPr>
      </w:pPr>
      <w:r>
        <w:rPr>
          <w:rFonts w:ascii="Arial Narrow" w:hAnsi="Arial Narrow"/>
          <w:sz w:val="24"/>
        </w:rPr>
        <w:t>Do you think you would find them useful as a part of your daily routine as a quick fix for stress? Yes _____ No ______ Explain why or why not.</w:t>
      </w:r>
    </w:p>
    <w:p w14:paraId="0C2298C0" w14:textId="77777777" w:rsidR="008146DF" w:rsidRPr="00E22D63" w:rsidRDefault="008146DF" w:rsidP="008146DF">
      <w:pPr>
        <w:widowControl w:val="0"/>
        <w:numPr>
          <w:ilvl w:val="12"/>
          <w:numId w:val="0"/>
        </w:numPr>
        <w:ind w:left="360" w:hanging="360"/>
        <w:rPr>
          <w:rFonts w:ascii="Arial Narrow" w:hAnsi="Arial Narrow"/>
        </w:rPr>
      </w:pPr>
    </w:p>
    <w:p w14:paraId="264ABA12" w14:textId="77777777" w:rsidR="008146DF" w:rsidRPr="00E431BB" w:rsidRDefault="008146DF" w:rsidP="008146DF">
      <w:pPr>
        <w:widowControl w:val="0"/>
        <w:numPr>
          <w:ilvl w:val="0"/>
          <w:numId w:val="40"/>
        </w:numPr>
        <w:rPr>
          <w:rFonts w:ascii="Arial Narrow" w:hAnsi="Arial Narrow"/>
          <w:sz w:val="24"/>
        </w:rPr>
      </w:pPr>
      <w:r>
        <w:rPr>
          <w:rFonts w:ascii="Arial Narrow" w:hAnsi="Arial Narrow"/>
          <w:sz w:val="24"/>
        </w:rPr>
        <w:t xml:space="preserve">Identify situations is your life when you are stressed and when either of the above relaxation techniques could help you to de-stress. Explain why you are stressed. </w:t>
      </w:r>
    </w:p>
    <w:p w14:paraId="1BD1007C" w14:textId="77777777" w:rsidR="008146DF" w:rsidRDefault="008146DF" w:rsidP="008146DF">
      <w:pPr>
        <w:pStyle w:val="NormalWeb"/>
        <w:spacing w:before="0" w:beforeAutospacing="0" w:after="0" w:afterAutospacing="0"/>
        <w:jc w:val="center"/>
        <w:rPr>
          <w:rFonts w:ascii="Copperplate Gothic Bold" w:hAnsi="Copperplate Gothic Bold"/>
          <w:b/>
          <w:sz w:val="40"/>
          <w:szCs w:val="40"/>
        </w:rPr>
      </w:pPr>
      <w:r>
        <w:rPr>
          <w:rFonts w:ascii="Arial Narrow" w:hAnsi="Arial Narrow"/>
          <w:sz w:val="24"/>
        </w:rPr>
        <w:br w:type="page"/>
      </w:r>
      <w:bookmarkStart w:id="15" w:name="Chapter9"/>
      <w:bookmarkStart w:id="16" w:name="_Hlk90977311"/>
      <w:bookmarkEnd w:id="14"/>
      <w:bookmarkEnd w:id="15"/>
      <w:r w:rsidRPr="00305253">
        <w:rPr>
          <w:rFonts w:ascii="Copperplate Gothic Bold" w:hAnsi="Copperplate Gothic Bold"/>
          <w:b/>
          <w:sz w:val="40"/>
          <w:szCs w:val="40"/>
        </w:rPr>
        <w:lastRenderedPageBreak/>
        <w:t xml:space="preserve">CHAPTER </w:t>
      </w:r>
      <w:r>
        <w:rPr>
          <w:rFonts w:ascii="Copperplate Gothic Bold" w:hAnsi="Copperplate Gothic Bold"/>
          <w:b/>
          <w:sz w:val="40"/>
          <w:szCs w:val="40"/>
        </w:rPr>
        <w:t>9</w:t>
      </w:r>
    </w:p>
    <w:p w14:paraId="3C0C5483" w14:textId="77777777" w:rsidR="008146DF" w:rsidRDefault="008146DF" w:rsidP="008146DF">
      <w:pPr>
        <w:pStyle w:val="NormalWeb"/>
        <w:spacing w:before="0" w:beforeAutospacing="0" w:after="0" w:afterAutospacing="0"/>
        <w:jc w:val="center"/>
        <w:rPr>
          <w:rFonts w:ascii="Copperplate Gothic Bold" w:hAnsi="Copperplate Gothic Bold"/>
          <w:b/>
          <w:sz w:val="40"/>
          <w:szCs w:val="40"/>
        </w:rPr>
      </w:pPr>
      <w:r>
        <w:rPr>
          <w:rFonts w:ascii="Copperplate Gothic Bold" w:hAnsi="Copperplate Gothic Bold"/>
          <w:b/>
          <w:sz w:val="40"/>
          <w:szCs w:val="40"/>
        </w:rPr>
        <w:t>Vanier Fitness Appraisal</w:t>
      </w:r>
    </w:p>
    <w:p w14:paraId="4012F9A9" w14:textId="77777777" w:rsidR="008146DF" w:rsidRDefault="008146DF" w:rsidP="008146DF">
      <w:pPr>
        <w:pStyle w:val="NormalWeb"/>
        <w:spacing w:before="0" w:beforeAutospacing="0" w:after="0" w:afterAutospacing="0"/>
        <w:rPr>
          <w:rFonts w:ascii="Arial" w:hAnsi="Arial" w:cs="Arial"/>
          <w:sz w:val="28"/>
          <w:lang w:val="en"/>
        </w:rPr>
      </w:pPr>
    </w:p>
    <w:p w14:paraId="33009A98" w14:textId="77777777" w:rsidR="008146DF" w:rsidRDefault="008146DF" w:rsidP="008146DF">
      <w:pPr>
        <w:pStyle w:val="NormalWeb"/>
        <w:spacing w:before="0" w:beforeAutospacing="0" w:after="0" w:afterAutospacing="0"/>
        <w:jc w:val="center"/>
        <w:rPr>
          <w:rFonts w:ascii="Arial" w:hAnsi="Arial" w:cs="Arial"/>
          <w:b/>
          <w:sz w:val="28"/>
          <w:u w:val="single"/>
          <w:lang w:val="en"/>
        </w:rPr>
      </w:pPr>
      <w:r w:rsidRPr="00E431BB">
        <w:rPr>
          <w:rFonts w:ascii="Arial" w:hAnsi="Arial" w:cs="Arial"/>
          <w:b/>
          <w:sz w:val="28"/>
          <w:u w:val="single"/>
          <w:lang w:val="en"/>
        </w:rPr>
        <w:t>Evaluation Forms will be sent to you by your teacher</w:t>
      </w:r>
    </w:p>
    <w:p w14:paraId="393776A9" w14:textId="77777777" w:rsidR="008146DF" w:rsidRDefault="008146DF" w:rsidP="008146DF">
      <w:pPr>
        <w:pStyle w:val="NormalWeb"/>
        <w:spacing w:before="0" w:beforeAutospacing="0" w:after="0" w:afterAutospacing="0"/>
        <w:jc w:val="center"/>
        <w:rPr>
          <w:rFonts w:ascii="Arial" w:hAnsi="Arial" w:cs="Arial"/>
          <w:b/>
          <w:sz w:val="28"/>
          <w:u w:val="single"/>
          <w:lang w:val="en"/>
        </w:rPr>
      </w:pPr>
    </w:p>
    <w:p w14:paraId="1FD00923" w14:textId="77777777" w:rsidR="008146DF" w:rsidRPr="00E926B6" w:rsidRDefault="008146DF" w:rsidP="008146DF">
      <w:pPr>
        <w:pStyle w:val="NormalWeb"/>
        <w:spacing w:before="0" w:beforeAutospacing="0" w:after="0" w:afterAutospacing="0"/>
        <w:rPr>
          <w:rFonts w:ascii="Arial" w:hAnsi="Arial" w:cs="Arial"/>
          <w:sz w:val="28"/>
          <w:lang w:val="en"/>
        </w:rPr>
      </w:pPr>
      <w:r w:rsidRPr="00E926B6">
        <w:rPr>
          <w:rFonts w:ascii="Arial" w:hAnsi="Arial" w:cs="Arial"/>
          <w:b/>
          <w:sz w:val="28"/>
          <w:lang w:val="en"/>
        </w:rPr>
        <w:t>NB:</w:t>
      </w:r>
      <w:r w:rsidRPr="00E926B6">
        <w:rPr>
          <w:rFonts w:ascii="Arial" w:hAnsi="Arial" w:cs="Arial"/>
          <w:sz w:val="28"/>
          <w:lang w:val="en"/>
        </w:rPr>
        <w:t xml:space="preserve"> The normative values </w:t>
      </w:r>
      <w:r>
        <w:rPr>
          <w:rFonts w:ascii="Arial" w:hAnsi="Arial" w:cs="Arial"/>
          <w:sz w:val="28"/>
          <w:lang w:val="en"/>
        </w:rPr>
        <w:t xml:space="preserve">of the Vanier Fitness Appraisal tests </w:t>
      </w:r>
      <w:r w:rsidRPr="00E926B6">
        <w:rPr>
          <w:rFonts w:ascii="Arial" w:hAnsi="Arial" w:cs="Arial"/>
          <w:sz w:val="28"/>
          <w:lang w:val="en"/>
        </w:rPr>
        <w:t xml:space="preserve">are </w:t>
      </w:r>
      <w:r>
        <w:rPr>
          <w:rFonts w:ascii="Arial" w:hAnsi="Arial" w:cs="Arial"/>
          <w:sz w:val="28"/>
          <w:lang w:val="en"/>
        </w:rPr>
        <w:t xml:space="preserve">based on results collected from various gender-based focus groups which may not always accurately evaluate your personal level of fitness. All of the tests can be modified to meet individual needs and comfort levels. </w:t>
      </w:r>
    </w:p>
    <w:p w14:paraId="0AFB5218" w14:textId="77777777" w:rsidR="008146DF" w:rsidRPr="00E926B6" w:rsidRDefault="008146DF" w:rsidP="008146DF">
      <w:pPr>
        <w:pStyle w:val="NormalWeb"/>
        <w:spacing w:before="0" w:beforeAutospacing="0" w:after="0" w:afterAutospacing="0"/>
        <w:rPr>
          <w:rFonts w:ascii="Arial" w:hAnsi="Arial" w:cs="Arial"/>
          <w:sz w:val="28"/>
          <w:lang w:val="en"/>
        </w:rPr>
      </w:pPr>
    </w:p>
    <w:p w14:paraId="6689160B" w14:textId="77777777" w:rsidR="008146DF" w:rsidRDefault="008146DF" w:rsidP="008146DF">
      <w:pPr>
        <w:pStyle w:val="NormalWeb"/>
        <w:spacing w:before="0" w:beforeAutospacing="0" w:after="0" w:afterAutospacing="0"/>
        <w:rPr>
          <w:rFonts w:ascii="Arial" w:hAnsi="Arial" w:cs="Arial"/>
          <w:sz w:val="28"/>
          <w:lang w:val="en"/>
        </w:rPr>
      </w:pPr>
      <w:r w:rsidRPr="00B732BC">
        <w:rPr>
          <w:rFonts w:ascii="Arial" w:hAnsi="Arial" w:cs="Arial"/>
          <w:sz w:val="28"/>
          <w:lang w:val="en"/>
        </w:rPr>
        <w:t xml:space="preserve">Students are provided with a fun group activity that will allow them to analyze all of the components of fitness. The Appraisal is meant to be an educational tool for students to learn about the various components of fitness and </w:t>
      </w:r>
      <w:r>
        <w:rPr>
          <w:rFonts w:ascii="Arial" w:hAnsi="Arial" w:cs="Arial"/>
          <w:sz w:val="28"/>
          <w:lang w:val="en"/>
        </w:rPr>
        <w:t xml:space="preserve">to allow for </w:t>
      </w:r>
      <w:r w:rsidRPr="00B732BC">
        <w:rPr>
          <w:rFonts w:ascii="Arial" w:hAnsi="Arial" w:cs="Arial"/>
          <w:sz w:val="28"/>
          <w:lang w:val="en"/>
        </w:rPr>
        <w:t>personal reflection</w:t>
      </w:r>
      <w:r>
        <w:rPr>
          <w:rFonts w:ascii="Arial" w:hAnsi="Arial" w:cs="Arial"/>
          <w:sz w:val="28"/>
          <w:lang w:val="en"/>
        </w:rPr>
        <w:t xml:space="preserve">. </w:t>
      </w:r>
    </w:p>
    <w:p w14:paraId="341F8E18" w14:textId="77777777" w:rsidR="008146DF" w:rsidRDefault="008146DF" w:rsidP="008146DF">
      <w:pPr>
        <w:pStyle w:val="NormalWeb"/>
        <w:spacing w:before="0" w:beforeAutospacing="0" w:after="0" w:afterAutospacing="0"/>
        <w:rPr>
          <w:rFonts w:ascii="Arial" w:hAnsi="Arial" w:cs="Arial"/>
          <w:sz w:val="28"/>
          <w:lang w:val="en"/>
        </w:rPr>
      </w:pPr>
      <w:r>
        <w:rPr>
          <w:rFonts w:ascii="Arial" w:hAnsi="Arial" w:cs="Arial"/>
          <w:sz w:val="28"/>
          <w:lang w:val="en"/>
        </w:rPr>
        <w:t>The results of the appraisal are for personal awareness and students are not graded on their performance.</w:t>
      </w:r>
    </w:p>
    <w:p w14:paraId="399B105A" w14:textId="77777777" w:rsidR="008146DF" w:rsidRDefault="008146DF" w:rsidP="008146DF">
      <w:pPr>
        <w:pStyle w:val="NormalWeb"/>
        <w:spacing w:before="0" w:beforeAutospacing="0" w:after="0" w:afterAutospacing="0"/>
        <w:rPr>
          <w:rFonts w:ascii="Arial" w:hAnsi="Arial" w:cs="Arial"/>
          <w:sz w:val="28"/>
          <w:lang w:val="en"/>
        </w:rPr>
      </w:pPr>
      <w:r>
        <w:rPr>
          <w:rFonts w:ascii="Arial" w:hAnsi="Arial" w:cs="Arial"/>
          <w:sz w:val="28"/>
          <w:lang w:val="en"/>
        </w:rPr>
        <w:t xml:space="preserve">Students are graded on their participation in the appraisal and their understanding of the material via written assignment </w:t>
      </w:r>
      <w:r w:rsidRPr="00B732BC">
        <w:rPr>
          <w:rFonts w:ascii="Arial" w:hAnsi="Arial" w:cs="Arial"/>
          <w:sz w:val="28"/>
          <w:lang w:val="en"/>
        </w:rPr>
        <w:t xml:space="preserve">for each of the different course levels. </w:t>
      </w:r>
      <w:r>
        <w:rPr>
          <w:rFonts w:ascii="Arial" w:hAnsi="Arial" w:cs="Arial"/>
          <w:sz w:val="28"/>
          <w:lang w:val="en"/>
        </w:rPr>
        <w:t>(101 LIA, 102, 103).</w:t>
      </w:r>
    </w:p>
    <w:p w14:paraId="0CCF1A2D" w14:textId="77777777" w:rsidR="008146DF" w:rsidRDefault="008146DF" w:rsidP="008146DF">
      <w:pPr>
        <w:pStyle w:val="NormalWeb"/>
        <w:spacing w:before="0" w:beforeAutospacing="0" w:after="0" w:afterAutospacing="0"/>
        <w:rPr>
          <w:rFonts w:ascii="Arial" w:hAnsi="Arial" w:cs="Arial"/>
          <w:sz w:val="28"/>
          <w:lang w:val="en"/>
        </w:rPr>
      </w:pPr>
      <w:r>
        <w:rPr>
          <w:rFonts w:ascii="Arial" w:hAnsi="Arial" w:cs="Arial"/>
          <w:sz w:val="28"/>
          <w:lang w:val="en"/>
        </w:rPr>
        <w:t>Students should therefore focus on the overall learning objectives and not the ratings since the test scores are meant to be used as a motivational tool for health and fitness improvement. S</w:t>
      </w:r>
      <w:r w:rsidRPr="00B732BC">
        <w:rPr>
          <w:rFonts w:ascii="Arial" w:hAnsi="Arial" w:cs="Arial"/>
          <w:sz w:val="28"/>
          <w:lang w:val="en"/>
        </w:rPr>
        <w:t xml:space="preserve">tudents will be able to assess their level of fitness and any changes that occur both positive and negative during their time at Vanier. </w:t>
      </w:r>
    </w:p>
    <w:p w14:paraId="002BDCC9" w14:textId="77777777" w:rsidR="008146DF" w:rsidRDefault="008146DF" w:rsidP="008146DF">
      <w:pPr>
        <w:pStyle w:val="NormalWeb"/>
        <w:spacing w:before="0" w:beforeAutospacing="0" w:after="0" w:afterAutospacing="0"/>
        <w:rPr>
          <w:rFonts w:ascii="Arial" w:hAnsi="Arial" w:cs="Arial"/>
          <w:sz w:val="28"/>
          <w:lang w:val="en"/>
        </w:rPr>
      </w:pPr>
    </w:p>
    <w:p w14:paraId="2DC1B37B" w14:textId="77777777" w:rsidR="008146DF" w:rsidRDefault="008146DF" w:rsidP="008146DF">
      <w:pPr>
        <w:pStyle w:val="NormalWeb"/>
        <w:spacing w:before="0" w:beforeAutospacing="0" w:after="0" w:afterAutospacing="0"/>
        <w:rPr>
          <w:rFonts w:ascii="Arial" w:hAnsi="Arial" w:cs="Arial"/>
          <w:sz w:val="28"/>
          <w:lang w:val="en"/>
        </w:rPr>
      </w:pPr>
      <w:r>
        <w:rPr>
          <w:rFonts w:ascii="Arial" w:hAnsi="Arial" w:cs="Arial"/>
          <w:sz w:val="28"/>
          <w:lang w:val="en"/>
        </w:rPr>
        <w:t xml:space="preserve">In some classes, </w:t>
      </w:r>
      <w:r w:rsidRPr="00B732BC">
        <w:rPr>
          <w:rFonts w:ascii="Arial" w:hAnsi="Arial" w:cs="Arial"/>
          <w:sz w:val="28"/>
          <w:lang w:val="en"/>
        </w:rPr>
        <w:t xml:space="preserve">pre and post testing </w:t>
      </w:r>
      <w:r>
        <w:rPr>
          <w:rFonts w:ascii="Arial" w:hAnsi="Arial" w:cs="Arial"/>
          <w:sz w:val="28"/>
          <w:lang w:val="en"/>
        </w:rPr>
        <w:t xml:space="preserve">is done </w:t>
      </w:r>
      <w:r w:rsidRPr="00B732BC">
        <w:rPr>
          <w:rFonts w:ascii="Arial" w:hAnsi="Arial" w:cs="Arial"/>
          <w:sz w:val="28"/>
          <w:lang w:val="en"/>
        </w:rPr>
        <w:t xml:space="preserve">so that students can practice goal setting and monitor their fitness improvements throughout a semester. This tool is primarily used in 102 and 103 classes where students will be tested </w:t>
      </w:r>
      <w:r>
        <w:rPr>
          <w:rFonts w:ascii="Arial" w:hAnsi="Arial" w:cs="Arial"/>
          <w:sz w:val="28"/>
          <w:lang w:val="en"/>
        </w:rPr>
        <w:t xml:space="preserve">at the beginning and then again at the end of </w:t>
      </w:r>
      <w:r w:rsidRPr="00B732BC">
        <w:rPr>
          <w:rFonts w:ascii="Arial" w:hAnsi="Arial" w:cs="Arial"/>
          <w:sz w:val="28"/>
          <w:lang w:val="en"/>
        </w:rPr>
        <w:t xml:space="preserve">the semester. </w:t>
      </w:r>
      <w:r>
        <w:rPr>
          <w:rFonts w:ascii="Arial" w:hAnsi="Arial" w:cs="Arial"/>
          <w:sz w:val="28"/>
          <w:lang w:val="en"/>
        </w:rPr>
        <w:t>After the initial testing students will be able to set personal fitness goals and work on improving their fitness level, they will then have the opportunity to redo the tests and hopefully enjoy seeing improved results.</w:t>
      </w:r>
    </w:p>
    <w:p w14:paraId="7B0F52D1" w14:textId="77777777" w:rsidR="008146DF" w:rsidRPr="00B732BC" w:rsidRDefault="008146DF" w:rsidP="008146DF">
      <w:pPr>
        <w:pStyle w:val="NormalWeb"/>
        <w:spacing w:before="0" w:beforeAutospacing="0" w:after="0" w:afterAutospacing="0"/>
        <w:rPr>
          <w:rFonts w:ascii="Arial" w:hAnsi="Arial" w:cs="Arial"/>
          <w:sz w:val="28"/>
          <w:lang w:val="en"/>
        </w:rPr>
      </w:pPr>
    </w:p>
    <w:p w14:paraId="15E9220D" w14:textId="77777777" w:rsidR="008146DF" w:rsidRDefault="008146DF" w:rsidP="008146DF">
      <w:pPr>
        <w:pStyle w:val="NormalWeb"/>
        <w:spacing w:before="0" w:beforeAutospacing="0" w:after="0" w:afterAutospacing="0"/>
        <w:rPr>
          <w:rFonts w:ascii="Arial" w:hAnsi="Arial" w:cs="Arial"/>
          <w:sz w:val="28"/>
          <w:lang w:val="en"/>
        </w:rPr>
      </w:pPr>
      <w:r w:rsidRPr="00B732BC">
        <w:rPr>
          <w:rFonts w:ascii="Arial" w:hAnsi="Arial" w:cs="Arial"/>
          <w:sz w:val="28"/>
          <w:lang w:val="en"/>
        </w:rPr>
        <w:t xml:space="preserve">The </w:t>
      </w:r>
      <w:r>
        <w:rPr>
          <w:rFonts w:ascii="Arial" w:hAnsi="Arial" w:cs="Arial"/>
          <w:sz w:val="28"/>
          <w:lang w:val="en"/>
        </w:rPr>
        <w:t xml:space="preserve">selection of the </w:t>
      </w:r>
      <w:r w:rsidRPr="00B732BC">
        <w:rPr>
          <w:rFonts w:ascii="Arial" w:hAnsi="Arial" w:cs="Arial"/>
          <w:sz w:val="28"/>
          <w:lang w:val="en"/>
        </w:rPr>
        <w:t xml:space="preserve">tests </w:t>
      </w:r>
      <w:r>
        <w:rPr>
          <w:rFonts w:ascii="Arial" w:hAnsi="Arial" w:cs="Arial"/>
          <w:sz w:val="28"/>
          <w:lang w:val="en"/>
        </w:rPr>
        <w:t>used for the Vanier Appraisal is based on the following considerations:</w:t>
      </w:r>
    </w:p>
    <w:p w14:paraId="2BCC0598" w14:textId="77777777" w:rsidR="008146DF" w:rsidRDefault="008146DF" w:rsidP="008146DF">
      <w:pPr>
        <w:pStyle w:val="NormalWeb"/>
        <w:numPr>
          <w:ilvl w:val="0"/>
          <w:numId w:val="69"/>
        </w:numPr>
        <w:spacing w:before="0" w:beforeAutospacing="0" w:after="0" w:afterAutospacing="0"/>
        <w:rPr>
          <w:rFonts w:ascii="Arial" w:hAnsi="Arial" w:cs="Arial"/>
          <w:sz w:val="28"/>
          <w:lang w:val="en"/>
        </w:rPr>
      </w:pPr>
      <w:r>
        <w:rPr>
          <w:rFonts w:ascii="Arial" w:hAnsi="Arial" w:cs="Arial"/>
          <w:sz w:val="28"/>
          <w:lang w:val="en"/>
        </w:rPr>
        <w:t>e</w:t>
      </w:r>
      <w:r w:rsidRPr="00B732BC">
        <w:rPr>
          <w:rFonts w:ascii="Arial" w:hAnsi="Arial" w:cs="Arial"/>
          <w:sz w:val="28"/>
          <w:lang w:val="en"/>
        </w:rPr>
        <w:t xml:space="preserve">ase </w:t>
      </w:r>
      <w:r>
        <w:rPr>
          <w:rFonts w:ascii="Arial" w:hAnsi="Arial" w:cs="Arial"/>
          <w:sz w:val="28"/>
          <w:lang w:val="en"/>
        </w:rPr>
        <w:t>for</w:t>
      </w:r>
      <w:r w:rsidRPr="00B732BC">
        <w:rPr>
          <w:rFonts w:ascii="Arial" w:hAnsi="Arial" w:cs="Arial"/>
          <w:sz w:val="28"/>
          <w:lang w:val="en"/>
        </w:rPr>
        <w:t xml:space="preserve"> group testing. </w:t>
      </w:r>
    </w:p>
    <w:p w14:paraId="4CFF6CE3" w14:textId="77777777" w:rsidR="008146DF" w:rsidRDefault="008146DF" w:rsidP="008146DF">
      <w:pPr>
        <w:pStyle w:val="NormalWeb"/>
        <w:numPr>
          <w:ilvl w:val="0"/>
          <w:numId w:val="69"/>
        </w:numPr>
        <w:spacing w:before="0" w:beforeAutospacing="0" w:after="0" w:afterAutospacing="0"/>
        <w:rPr>
          <w:rFonts w:ascii="Arial" w:hAnsi="Arial" w:cs="Arial"/>
          <w:sz w:val="28"/>
          <w:lang w:val="en"/>
        </w:rPr>
      </w:pPr>
      <w:r w:rsidRPr="0068151B">
        <w:rPr>
          <w:rFonts w:ascii="Arial" w:hAnsi="Arial" w:cs="Arial"/>
          <w:sz w:val="28"/>
          <w:lang w:val="en"/>
        </w:rPr>
        <w:t xml:space="preserve">accurate representation norms for the average CEGEP population. </w:t>
      </w:r>
    </w:p>
    <w:p w14:paraId="7E01240B" w14:textId="77777777" w:rsidR="008146DF" w:rsidRDefault="008146DF" w:rsidP="008146DF">
      <w:pPr>
        <w:pStyle w:val="NormalWeb"/>
        <w:numPr>
          <w:ilvl w:val="0"/>
          <w:numId w:val="69"/>
        </w:numPr>
        <w:spacing w:before="0" w:beforeAutospacing="0" w:after="0" w:afterAutospacing="0"/>
        <w:rPr>
          <w:rFonts w:ascii="Arial" w:hAnsi="Arial" w:cs="Arial"/>
          <w:sz w:val="28"/>
          <w:lang w:val="en"/>
        </w:rPr>
      </w:pPr>
      <w:r>
        <w:rPr>
          <w:rFonts w:ascii="Arial" w:hAnsi="Arial" w:cs="Arial"/>
          <w:sz w:val="28"/>
          <w:lang w:val="en"/>
        </w:rPr>
        <w:t>e</w:t>
      </w:r>
      <w:r w:rsidRPr="0068151B">
        <w:rPr>
          <w:rFonts w:ascii="Arial" w:hAnsi="Arial" w:cs="Arial"/>
          <w:sz w:val="28"/>
          <w:lang w:val="en"/>
        </w:rPr>
        <w:t xml:space="preserve">ase </w:t>
      </w:r>
      <w:r>
        <w:rPr>
          <w:rFonts w:ascii="Arial" w:hAnsi="Arial" w:cs="Arial"/>
          <w:sz w:val="28"/>
          <w:lang w:val="en"/>
        </w:rPr>
        <w:t>in which the exercises can</w:t>
      </w:r>
      <w:r w:rsidRPr="0068151B">
        <w:rPr>
          <w:rFonts w:ascii="Arial" w:hAnsi="Arial" w:cs="Arial"/>
          <w:sz w:val="28"/>
          <w:lang w:val="en"/>
        </w:rPr>
        <w:t xml:space="preserve"> be practiced at home and thus used as a goal setting improvement experiment.</w:t>
      </w:r>
    </w:p>
    <w:p w14:paraId="0CD0A333" w14:textId="77777777" w:rsidR="008146DF" w:rsidRPr="00806478" w:rsidRDefault="008146DF" w:rsidP="008146DF">
      <w:pPr>
        <w:spacing w:after="160" w:line="259" w:lineRule="auto"/>
        <w:jc w:val="center"/>
        <w:rPr>
          <w:rFonts w:ascii="Arial" w:eastAsia="Arial Unicode MS" w:hAnsi="Arial" w:cs="Arial"/>
          <w:b/>
          <w:color w:val="FF0000"/>
          <w:sz w:val="4"/>
          <w:lang w:val="en"/>
        </w:rPr>
      </w:pPr>
    </w:p>
    <w:p w14:paraId="3B118FE7" w14:textId="77777777" w:rsidR="008146DF" w:rsidRPr="00815422" w:rsidRDefault="008146DF" w:rsidP="008146DF">
      <w:pPr>
        <w:spacing w:after="160" w:line="259" w:lineRule="auto"/>
        <w:jc w:val="center"/>
        <w:rPr>
          <w:rFonts w:ascii="Arial" w:eastAsia="Arial Unicode MS" w:hAnsi="Arial" w:cs="Arial"/>
          <w:b/>
          <w:color w:val="FF0000"/>
          <w:sz w:val="48"/>
          <w:lang w:val="en"/>
        </w:rPr>
      </w:pPr>
      <w:r w:rsidRPr="00815422">
        <w:rPr>
          <w:rFonts w:ascii="Arial" w:eastAsia="Arial Unicode MS" w:hAnsi="Arial" w:cs="Arial"/>
          <w:b/>
          <w:color w:val="FF0000"/>
          <w:sz w:val="48"/>
          <w:lang w:val="en"/>
        </w:rPr>
        <w:t>VIDEO LINK:</w:t>
      </w:r>
    </w:p>
    <w:p w14:paraId="2BCA697C" w14:textId="77777777" w:rsidR="008146DF" w:rsidRDefault="008146DF" w:rsidP="008146DF">
      <w:pPr>
        <w:spacing w:line="259" w:lineRule="auto"/>
        <w:jc w:val="center"/>
        <w:rPr>
          <w:rFonts w:ascii="Arial" w:eastAsia="Arial Unicode MS" w:hAnsi="Arial" w:cs="Arial"/>
          <w:sz w:val="24"/>
          <w:lang w:val="en"/>
        </w:rPr>
      </w:pPr>
      <w:r>
        <w:rPr>
          <w:rFonts w:ascii="Arial" w:eastAsia="Arial Unicode MS" w:hAnsi="Arial" w:cs="Arial"/>
          <w:sz w:val="24"/>
          <w:lang w:val="en"/>
        </w:rPr>
        <w:t>Watch the Video to learn about the Vanier Fitness Appraisal</w:t>
      </w:r>
    </w:p>
    <w:p w14:paraId="0F3D885A" w14:textId="77777777" w:rsidR="008146DF" w:rsidRDefault="008146DF" w:rsidP="008146DF">
      <w:pPr>
        <w:spacing w:line="259" w:lineRule="auto"/>
        <w:jc w:val="center"/>
        <w:rPr>
          <w:rFonts w:ascii="Arial" w:eastAsia="Arial Unicode MS" w:hAnsi="Arial" w:cs="Arial"/>
          <w:sz w:val="24"/>
          <w:lang w:val="en"/>
        </w:rPr>
      </w:pPr>
      <w:r>
        <w:rPr>
          <w:rFonts w:ascii="Arial" w:eastAsia="Arial Unicode MS" w:hAnsi="Arial" w:cs="Arial"/>
          <w:sz w:val="24"/>
          <w:lang w:val="en"/>
        </w:rPr>
        <w:t>How to information / test explanations / exercise and health tips:</w:t>
      </w:r>
    </w:p>
    <w:p w14:paraId="46A4910E" w14:textId="215A5571" w:rsidR="008146DF" w:rsidRDefault="008146DF" w:rsidP="008146DF">
      <w:pPr>
        <w:spacing w:line="259" w:lineRule="auto"/>
        <w:jc w:val="center"/>
        <w:rPr>
          <w:rFonts w:ascii="Arial" w:eastAsia="Arial Unicode MS" w:hAnsi="Arial" w:cs="Arial"/>
          <w:sz w:val="24"/>
          <w:lang w:val="en"/>
        </w:rPr>
      </w:pPr>
      <w:r>
        <w:rPr>
          <w:rFonts w:ascii="Arial" w:eastAsia="Arial Unicode MS" w:hAnsi="Arial" w:cs="Arial"/>
          <w:sz w:val="24"/>
          <w:lang w:val="en"/>
        </w:rPr>
        <w:t>NB: Not all tests are explained in the video</w:t>
      </w:r>
      <w:r w:rsidR="00434D4F">
        <w:rPr>
          <w:rFonts w:ascii="Arial" w:eastAsia="Arial Unicode MS" w:hAnsi="Arial" w:cs="Arial"/>
          <w:sz w:val="24"/>
          <w:lang w:val="en"/>
        </w:rPr>
        <w:t xml:space="preserve"> so please</w:t>
      </w:r>
      <w:r>
        <w:rPr>
          <w:rFonts w:ascii="Arial" w:eastAsia="Arial Unicode MS" w:hAnsi="Arial" w:cs="Arial"/>
          <w:sz w:val="24"/>
          <w:lang w:val="en"/>
        </w:rPr>
        <w:t xml:space="preserve"> refer to the instructions in the manual.</w:t>
      </w:r>
    </w:p>
    <w:p w14:paraId="325D8DF1" w14:textId="77777777" w:rsidR="008146DF" w:rsidRPr="00815422" w:rsidRDefault="00386ED6" w:rsidP="008146DF">
      <w:pPr>
        <w:spacing w:after="160" w:line="259" w:lineRule="auto"/>
        <w:jc w:val="center"/>
        <w:rPr>
          <w:rFonts w:ascii="Arial" w:eastAsia="Arial Unicode MS" w:hAnsi="Arial" w:cs="Arial"/>
          <w:sz w:val="32"/>
          <w:lang w:val="en"/>
        </w:rPr>
      </w:pPr>
      <w:hyperlink r:id="rId418" w:tgtFrame="_blank" w:history="1">
        <w:r w:rsidR="008146DF" w:rsidRPr="00815422">
          <w:rPr>
            <w:rStyle w:val="Hyperlink"/>
            <w:sz w:val="24"/>
            <w:bdr w:val="none" w:sz="0" w:space="0" w:color="auto" w:frame="1"/>
            <w:shd w:val="clear" w:color="auto" w:fill="FFFFFF"/>
          </w:rPr>
          <w:t>https://www.youtube.com/watch?v=Zo_zwT_cfiU</w:t>
        </w:r>
      </w:hyperlink>
    </w:p>
    <w:p w14:paraId="4A1B37CF" w14:textId="77777777" w:rsidR="008146DF" w:rsidRDefault="008146DF" w:rsidP="008146DF">
      <w:pPr>
        <w:rPr>
          <w:rFonts w:ascii="Arial" w:hAnsi="Arial" w:cs="Arial"/>
          <w:b/>
          <w:sz w:val="32"/>
          <w:lang w:val="en"/>
        </w:rPr>
      </w:pPr>
    </w:p>
    <w:p w14:paraId="2C95C8C1" w14:textId="7CD32692" w:rsidR="00381399" w:rsidRDefault="00381399" w:rsidP="00381399">
      <w:pPr>
        <w:rPr>
          <w:rFonts w:ascii="Arial" w:hAnsi="Arial" w:cs="Arial"/>
          <w:b/>
          <w:sz w:val="56"/>
          <w:u w:val="single"/>
          <w:lang w:val="en-US" w:eastAsia="en-US"/>
        </w:rPr>
      </w:pPr>
      <w:r w:rsidRPr="00381399">
        <w:rPr>
          <w:rFonts w:ascii="Arial" w:hAnsi="Arial" w:cs="Arial"/>
          <w:b/>
          <w:sz w:val="32"/>
          <w:u w:val="single"/>
        </w:rPr>
        <w:t>Blood Pressure</w:t>
      </w:r>
      <w:r>
        <w:rPr>
          <w:rFonts w:ascii="Arial" w:hAnsi="Arial" w:cs="Arial"/>
          <w:b/>
          <w:sz w:val="56"/>
        </w:rPr>
        <w:t xml:space="preserve">  </w:t>
      </w:r>
      <w:r>
        <w:rPr>
          <w:noProof/>
        </w:rPr>
        <w:drawing>
          <wp:inline distT="0" distB="0" distL="0" distR="0" wp14:anchorId="3CAAA869" wp14:editId="0FF0B5E6">
            <wp:extent cx="571500" cy="320698"/>
            <wp:effectExtent l="0" t="0" r="0" b="3175"/>
            <wp:docPr id="552311904" name="Picture 552311904" descr="blood-pressure-cuff-clipart-6.png (43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lood-pressure-cuff-clipart-6.png (432×502)"/>
                    <pic:cNvPicPr>
                      <a:picLocks noChangeAspect="1" noChangeArrowheads="1"/>
                    </pic:cNvPicPr>
                  </pic:nvPicPr>
                  <pic:blipFill>
                    <a:blip r:embed="rId419" cstate="print">
                      <a:extLst>
                        <a:ext uri="{28A0092B-C50C-407E-A947-70E740481C1C}">
                          <a14:useLocalDpi xmlns:a14="http://schemas.microsoft.com/office/drawing/2010/main" val="0"/>
                        </a:ext>
                      </a:extLst>
                    </a:blip>
                    <a:srcRect/>
                    <a:stretch>
                      <a:fillRect/>
                    </a:stretch>
                  </pic:blipFill>
                  <pic:spPr bwMode="auto">
                    <a:xfrm>
                      <a:off x="0" y="0"/>
                      <a:ext cx="586126" cy="328906"/>
                    </a:xfrm>
                    <a:prstGeom prst="rect">
                      <a:avLst/>
                    </a:prstGeom>
                    <a:noFill/>
                    <a:ln>
                      <a:noFill/>
                    </a:ln>
                  </pic:spPr>
                </pic:pic>
              </a:graphicData>
            </a:graphic>
          </wp:inline>
        </w:drawing>
      </w:r>
      <w:r>
        <w:rPr>
          <w:rFonts w:ascii="Arial" w:hAnsi="Arial" w:cs="Arial"/>
          <w:b/>
          <w:sz w:val="56"/>
          <w:u w:val="single"/>
        </w:rPr>
        <w:t xml:space="preserve"> </w:t>
      </w:r>
    </w:p>
    <w:p w14:paraId="09434D96" w14:textId="77777777" w:rsidR="00381399" w:rsidRDefault="00381399" w:rsidP="00381399">
      <w:pPr>
        <w:rPr>
          <w:rFonts w:ascii="Arial" w:hAnsi="Arial" w:cs="Arial"/>
          <w:sz w:val="24"/>
        </w:rPr>
      </w:pPr>
    </w:p>
    <w:p w14:paraId="7604332E" w14:textId="77777777" w:rsidR="00381399" w:rsidRPr="00381399" w:rsidRDefault="00381399" w:rsidP="00381399">
      <w:pPr>
        <w:rPr>
          <w:rFonts w:ascii="Arial" w:hAnsi="Arial" w:cs="Arial"/>
          <w:sz w:val="24"/>
          <w:szCs w:val="22"/>
        </w:rPr>
      </w:pPr>
      <w:r w:rsidRPr="00381399">
        <w:rPr>
          <w:rFonts w:ascii="Arial" w:hAnsi="Arial" w:cs="Arial"/>
          <w:sz w:val="24"/>
          <w:szCs w:val="22"/>
        </w:rPr>
        <w:t>All adults should have their Blood Pressure measured every year.</w:t>
      </w:r>
    </w:p>
    <w:p w14:paraId="1A2C54B0" w14:textId="77777777" w:rsidR="00381399" w:rsidRPr="00381399" w:rsidRDefault="00381399" w:rsidP="00381399">
      <w:pPr>
        <w:rPr>
          <w:rFonts w:ascii="Arial" w:hAnsi="Arial" w:cs="Arial"/>
          <w:sz w:val="24"/>
          <w:szCs w:val="22"/>
        </w:rPr>
      </w:pPr>
      <w:r w:rsidRPr="00381399">
        <w:rPr>
          <w:rFonts w:ascii="Arial" w:hAnsi="Arial" w:cs="Arial"/>
          <w:sz w:val="24"/>
          <w:szCs w:val="22"/>
        </w:rPr>
        <w:t>Blood Pressure will be taken at your Dr. visits.</w:t>
      </w:r>
    </w:p>
    <w:p w14:paraId="31B9A9D9" w14:textId="77777777" w:rsidR="00381399" w:rsidRPr="00381399" w:rsidRDefault="00381399" w:rsidP="00381399">
      <w:pPr>
        <w:rPr>
          <w:rFonts w:ascii="Arial" w:hAnsi="Arial" w:cs="Arial"/>
          <w:sz w:val="24"/>
          <w:szCs w:val="22"/>
        </w:rPr>
      </w:pPr>
      <w:r w:rsidRPr="00381399">
        <w:rPr>
          <w:rFonts w:ascii="Arial" w:hAnsi="Arial" w:cs="Arial"/>
          <w:sz w:val="24"/>
          <w:szCs w:val="22"/>
        </w:rPr>
        <w:t>Blood Pressure readers are also available at the Pharmacy.</w:t>
      </w:r>
    </w:p>
    <w:p w14:paraId="3AB5AF5E" w14:textId="77777777" w:rsidR="00381399" w:rsidRPr="00381399" w:rsidRDefault="00381399" w:rsidP="00381399">
      <w:pPr>
        <w:widowControl w:val="0"/>
        <w:numPr>
          <w:ilvl w:val="12"/>
          <w:numId w:val="0"/>
        </w:numPr>
        <w:spacing w:line="213" w:lineRule="auto"/>
        <w:rPr>
          <w:rFonts w:ascii="Arial" w:hAnsi="Arial" w:cs="Arial"/>
          <w:sz w:val="24"/>
          <w:szCs w:val="22"/>
        </w:rPr>
      </w:pPr>
      <w:r w:rsidRPr="00381399">
        <w:rPr>
          <w:rFonts w:ascii="Arial" w:hAnsi="Arial" w:cs="Arial"/>
          <w:sz w:val="24"/>
          <w:szCs w:val="22"/>
        </w:rPr>
        <w:t xml:space="preserve">High Blood Pressure is often referred to as the </w:t>
      </w:r>
      <w:r w:rsidRPr="00381399">
        <w:rPr>
          <w:rFonts w:ascii="Arial" w:hAnsi="Arial" w:cs="Arial"/>
          <w:b/>
          <w:sz w:val="24"/>
          <w:szCs w:val="22"/>
        </w:rPr>
        <w:t>silent killer</w:t>
      </w:r>
      <w:r w:rsidRPr="00381399">
        <w:rPr>
          <w:rFonts w:ascii="Arial" w:hAnsi="Arial" w:cs="Arial"/>
          <w:sz w:val="24"/>
          <w:szCs w:val="22"/>
        </w:rPr>
        <w:t xml:space="preserve"> because there are no signs and symptoms of the disease. Blood pressure refers to the amount of pressure on the arteries while the heart is contracting. Blood pressure readings are represented as systolic/diastolic pressure. </w:t>
      </w:r>
      <w:r w:rsidRPr="00381399">
        <w:rPr>
          <w:rFonts w:ascii="Arial" w:hAnsi="Arial" w:cs="Arial"/>
          <w:b/>
          <w:sz w:val="24"/>
          <w:szCs w:val="22"/>
        </w:rPr>
        <w:t xml:space="preserve">Systolic </w:t>
      </w:r>
      <w:r w:rsidRPr="00381399">
        <w:rPr>
          <w:rFonts w:ascii="Arial" w:hAnsi="Arial" w:cs="Arial"/>
          <w:sz w:val="24"/>
          <w:szCs w:val="22"/>
        </w:rPr>
        <w:t xml:space="preserve">pressure refers to the force exerted on the walls of the arteries by the blood when the heart contracts. </w:t>
      </w:r>
      <w:r w:rsidRPr="00381399">
        <w:rPr>
          <w:rFonts w:ascii="Arial" w:hAnsi="Arial" w:cs="Arial"/>
          <w:b/>
          <w:sz w:val="24"/>
          <w:szCs w:val="22"/>
        </w:rPr>
        <w:t>Diastolic</w:t>
      </w:r>
      <w:r w:rsidRPr="00381399">
        <w:rPr>
          <w:rFonts w:ascii="Arial" w:hAnsi="Arial" w:cs="Arial"/>
          <w:sz w:val="24"/>
          <w:szCs w:val="22"/>
        </w:rPr>
        <w:t xml:space="preserve"> pressure refers to the force exerted on the walls of the arteries by the blood between contractions, when the heart relaxes, dilates and fills with blood. </w:t>
      </w:r>
    </w:p>
    <w:p w14:paraId="67157234" w14:textId="77777777" w:rsidR="00381399" w:rsidRPr="00381399" w:rsidRDefault="00381399" w:rsidP="00381399">
      <w:pPr>
        <w:widowControl w:val="0"/>
        <w:numPr>
          <w:ilvl w:val="12"/>
          <w:numId w:val="0"/>
        </w:numPr>
        <w:spacing w:line="213" w:lineRule="auto"/>
        <w:rPr>
          <w:rFonts w:ascii="Arial" w:hAnsi="Arial" w:cs="Arial"/>
          <w:sz w:val="24"/>
          <w:szCs w:val="22"/>
        </w:rPr>
      </w:pPr>
    </w:p>
    <w:tbl>
      <w:tblPr>
        <w:tblStyle w:val="TableGrid"/>
        <w:tblW w:w="10800" w:type="dxa"/>
        <w:tblInd w:w="-5" w:type="dxa"/>
        <w:tblLayout w:type="fixed"/>
        <w:tblLook w:val="04A0" w:firstRow="1" w:lastRow="0" w:firstColumn="1" w:lastColumn="0" w:noHBand="0" w:noVBand="1"/>
      </w:tblPr>
      <w:tblGrid>
        <w:gridCol w:w="3600"/>
        <w:gridCol w:w="2700"/>
        <w:gridCol w:w="1800"/>
        <w:gridCol w:w="2700"/>
      </w:tblGrid>
      <w:tr w:rsidR="00381399" w14:paraId="39FB9798" w14:textId="77777777" w:rsidTr="00381399">
        <w:tc>
          <w:tcPr>
            <w:tcW w:w="3600" w:type="dxa"/>
            <w:tcBorders>
              <w:top w:val="single" w:sz="4" w:space="0" w:color="auto"/>
              <w:left w:val="single" w:sz="4" w:space="0" w:color="auto"/>
              <w:bottom w:val="single" w:sz="4" w:space="0" w:color="auto"/>
              <w:right w:val="single" w:sz="4" w:space="0" w:color="auto"/>
            </w:tcBorders>
            <w:hideMark/>
          </w:tcPr>
          <w:p w14:paraId="3CCB128D" w14:textId="5E444DE1" w:rsidR="00381399" w:rsidRDefault="00381399">
            <w:pPr>
              <w:rPr>
                <w:sz w:val="24"/>
              </w:rPr>
            </w:pPr>
            <w:r>
              <w:rPr>
                <w:noProof/>
              </w:rPr>
              <w:drawing>
                <wp:inline distT="0" distB="0" distL="0" distR="0" wp14:anchorId="7A0BAA6B" wp14:editId="73C8B8C7">
                  <wp:extent cx="1363980" cy="675556"/>
                  <wp:effectExtent l="0" t="0" r="7620" b="0"/>
                  <wp:docPr id="552311895" name="Picture 552311895" descr="american_heart_association_logo.png (102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merican_heart_association_logo.png (1020×621)"/>
                          <pic:cNvPicPr>
                            <a:picLocks noChangeAspect="1" noChangeArrowheads="1"/>
                          </pic:cNvPicPr>
                        </pic:nvPicPr>
                        <pic:blipFill>
                          <a:blip r:embed="rId420" cstate="print">
                            <a:extLst>
                              <a:ext uri="{28A0092B-C50C-407E-A947-70E740481C1C}">
                                <a14:useLocalDpi xmlns:a14="http://schemas.microsoft.com/office/drawing/2010/main" val="0"/>
                              </a:ext>
                            </a:extLst>
                          </a:blip>
                          <a:srcRect/>
                          <a:stretch>
                            <a:fillRect/>
                          </a:stretch>
                        </pic:blipFill>
                        <pic:spPr bwMode="auto">
                          <a:xfrm>
                            <a:off x="0" y="0"/>
                            <a:ext cx="1374243" cy="680639"/>
                          </a:xfrm>
                          <a:prstGeom prst="rect">
                            <a:avLst/>
                          </a:prstGeom>
                          <a:noFill/>
                          <a:ln>
                            <a:noFill/>
                          </a:ln>
                        </pic:spPr>
                      </pic:pic>
                    </a:graphicData>
                  </a:graphic>
                </wp:inline>
              </w:drawing>
            </w:r>
            <w:r>
              <w:t xml:space="preserve">  </w:t>
            </w:r>
          </w:p>
        </w:tc>
        <w:tc>
          <w:tcPr>
            <w:tcW w:w="7200" w:type="dxa"/>
            <w:gridSpan w:val="3"/>
            <w:tcBorders>
              <w:top w:val="single" w:sz="4" w:space="0" w:color="auto"/>
              <w:left w:val="single" w:sz="4" w:space="0" w:color="auto"/>
              <w:bottom w:val="single" w:sz="4" w:space="0" w:color="auto"/>
              <w:right w:val="single" w:sz="4" w:space="0" w:color="auto"/>
            </w:tcBorders>
            <w:vAlign w:val="center"/>
            <w:hideMark/>
          </w:tcPr>
          <w:p w14:paraId="55938702" w14:textId="77777777" w:rsidR="00381399" w:rsidRPr="00381399" w:rsidRDefault="00381399">
            <w:pPr>
              <w:jc w:val="center"/>
              <w:rPr>
                <w:rFonts w:ascii="Tahoma" w:hAnsi="Tahoma" w:cs="Tahoma"/>
                <w:b/>
                <w:sz w:val="36"/>
                <w:szCs w:val="52"/>
              </w:rPr>
            </w:pPr>
            <w:r w:rsidRPr="00381399">
              <w:rPr>
                <w:rFonts w:ascii="Tahoma" w:hAnsi="Tahoma" w:cs="Tahoma"/>
                <w:b/>
                <w:sz w:val="36"/>
                <w:szCs w:val="52"/>
              </w:rPr>
              <w:t>BLOOD PRESSURE</w:t>
            </w:r>
          </w:p>
          <w:p w14:paraId="17AF4520" w14:textId="77777777" w:rsidR="00381399" w:rsidRDefault="00381399">
            <w:pPr>
              <w:jc w:val="center"/>
              <w:rPr>
                <w:sz w:val="24"/>
                <w:szCs w:val="24"/>
              </w:rPr>
            </w:pPr>
            <w:r w:rsidRPr="00381399">
              <w:rPr>
                <w:rFonts w:ascii="Tahoma" w:hAnsi="Tahoma" w:cs="Tahoma"/>
                <w:b/>
                <w:sz w:val="36"/>
                <w:szCs w:val="52"/>
              </w:rPr>
              <w:t>VERBAL RATING</w:t>
            </w:r>
          </w:p>
        </w:tc>
      </w:tr>
      <w:tr w:rsidR="00381399" w14:paraId="462A91D9" w14:textId="77777777" w:rsidTr="00381399">
        <w:tc>
          <w:tcPr>
            <w:tcW w:w="3600" w:type="dxa"/>
            <w:tcBorders>
              <w:top w:val="single" w:sz="4" w:space="0" w:color="auto"/>
              <w:left w:val="single" w:sz="4" w:space="0" w:color="auto"/>
              <w:bottom w:val="single" w:sz="4" w:space="0" w:color="auto"/>
              <w:right w:val="single" w:sz="4" w:space="0" w:color="auto"/>
            </w:tcBorders>
            <w:hideMark/>
          </w:tcPr>
          <w:p w14:paraId="03F37A30" w14:textId="77777777" w:rsidR="00381399" w:rsidRPr="00381399" w:rsidRDefault="00381399">
            <w:pPr>
              <w:tabs>
                <w:tab w:val="center" w:pos="1467"/>
              </w:tabs>
              <w:jc w:val="center"/>
              <w:rPr>
                <w:rFonts w:ascii="Tahoma" w:hAnsi="Tahoma" w:cs="Tahoma"/>
                <w:sz w:val="24"/>
              </w:rPr>
            </w:pPr>
            <w:r w:rsidRPr="00381399">
              <w:rPr>
                <w:rFonts w:ascii="Tahoma" w:hAnsi="Tahoma" w:cs="Tahoma"/>
                <w:sz w:val="24"/>
              </w:rPr>
              <w:t>Blood Pressure Category</w:t>
            </w:r>
          </w:p>
        </w:tc>
        <w:tc>
          <w:tcPr>
            <w:tcW w:w="2700" w:type="dxa"/>
            <w:tcBorders>
              <w:top w:val="single" w:sz="4" w:space="0" w:color="auto"/>
              <w:left w:val="single" w:sz="4" w:space="0" w:color="auto"/>
              <w:bottom w:val="single" w:sz="4" w:space="0" w:color="auto"/>
              <w:right w:val="single" w:sz="4" w:space="0" w:color="auto"/>
            </w:tcBorders>
            <w:hideMark/>
          </w:tcPr>
          <w:p w14:paraId="2EA3405B" w14:textId="77777777" w:rsidR="00381399" w:rsidRPr="00381399" w:rsidRDefault="00381399">
            <w:pPr>
              <w:jc w:val="center"/>
              <w:rPr>
                <w:rFonts w:ascii="Tahoma" w:hAnsi="Tahoma" w:cs="Tahoma"/>
                <w:sz w:val="24"/>
              </w:rPr>
            </w:pPr>
            <w:r w:rsidRPr="00381399">
              <w:rPr>
                <w:rFonts w:ascii="Tahoma" w:hAnsi="Tahoma" w:cs="Tahoma"/>
                <w:sz w:val="24"/>
              </w:rPr>
              <w:t>Systolic mm Hg</w:t>
            </w:r>
          </w:p>
          <w:p w14:paraId="47E8B062" w14:textId="77777777" w:rsidR="00381399" w:rsidRPr="00381399" w:rsidRDefault="00381399">
            <w:pPr>
              <w:jc w:val="center"/>
              <w:rPr>
                <w:rFonts w:ascii="Tahoma" w:hAnsi="Tahoma" w:cs="Tahoma"/>
                <w:sz w:val="24"/>
              </w:rPr>
            </w:pPr>
            <w:r w:rsidRPr="00381399">
              <w:rPr>
                <w:rFonts w:ascii="Tahoma" w:hAnsi="Tahoma" w:cs="Tahoma"/>
                <w:sz w:val="24"/>
              </w:rPr>
              <w:t>(upper Number)</w:t>
            </w:r>
          </w:p>
        </w:tc>
        <w:tc>
          <w:tcPr>
            <w:tcW w:w="1800" w:type="dxa"/>
            <w:tcBorders>
              <w:top w:val="single" w:sz="4" w:space="0" w:color="auto"/>
              <w:left w:val="single" w:sz="4" w:space="0" w:color="auto"/>
              <w:bottom w:val="single" w:sz="4" w:space="0" w:color="auto"/>
              <w:right w:val="single" w:sz="4" w:space="0" w:color="auto"/>
            </w:tcBorders>
            <w:hideMark/>
          </w:tcPr>
          <w:p w14:paraId="44C38AD3" w14:textId="77777777" w:rsidR="00381399" w:rsidRPr="00381399" w:rsidRDefault="00381399">
            <w:pPr>
              <w:jc w:val="center"/>
              <w:rPr>
                <w:rFonts w:ascii="Tahoma" w:hAnsi="Tahoma" w:cs="Tahoma"/>
                <w:sz w:val="24"/>
              </w:rPr>
            </w:pPr>
            <w:r w:rsidRPr="00381399">
              <w:rPr>
                <w:rFonts w:ascii="Tahoma" w:hAnsi="Tahoma" w:cs="Tahoma"/>
                <w:sz w:val="24"/>
              </w:rPr>
              <w:t>Systolic / Diastolic</w:t>
            </w:r>
          </w:p>
        </w:tc>
        <w:tc>
          <w:tcPr>
            <w:tcW w:w="2700" w:type="dxa"/>
            <w:tcBorders>
              <w:top w:val="single" w:sz="4" w:space="0" w:color="auto"/>
              <w:left w:val="single" w:sz="4" w:space="0" w:color="auto"/>
              <w:bottom w:val="single" w:sz="4" w:space="0" w:color="auto"/>
              <w:right w:val="single" w:sz="4" w:space="0" w:color="auto"/>
            </w:tcBorders>
            <w:hideMark/>
          </w:tcPr>
          <w:p w14:paraId="1CB197B9" w14:textId="77777777" w:rsidR="00381399" w:rsidRPr="00381399" w:rsidRDefault="00381399">
            <w:pPr>
              <w:jc w:val="center"/>
              <w:rPr>
                <w:rFonts w:ascii="Tahoma" w:hAnsi="Tahoma" w:cs="Tahoma"/>
                <w:sz w:val="24"/>
              </w:rPr>
            </w:pPr>
            <w:r w:rsidRPr="00381399">
              <w:rPr>
                <w:rFonts w:ascii="Tahoma" w:hAnsi="Tahoma" w:cs="Tahoma"/>
                <w:sz w:val="24"/>
              </w:rPr>
              <w:t>Diastolic mm Hg</w:t>
            </w:r>
          </w:p>
          <w:p w14:paraId="64164A3A" w14:textId="77777777" w:rsidR="00381399" w:rsidRPr="00381399" w:rsidRDefault="00381399">
            <w:pPr>
              <w:jc w:val="center"/>
              <w:rPr>
                <w:rFonts w:ascii="Tahoma" w:hAnsi="Tahoma" w:cs="Tahoma"/>
                <w:sz w:val="24"/>
              </w:rPr>
            </w:pPr>
            <w:r w:rsidRPr="00381399">
              <w:rPr>
                <w:rFonts w:ascii="Tahoma" w:hAnsi="Tahoma" w:cs="Tahoma"/>
                <w:sz w:val="24"/>
              </w:rPr>
              <w:t>(Lower number)</w:t>
            </w:r>
          </w:p>
        </w:tc>
      </w:tr>
      <w:tr w:rsidR="00381399" w14:paraId="16ED9D76" w14:textId="77777777" w:rsidTr="00381399">
        <w:tc>
          <w:tcPr>
            <w:tcW w:w="3600" w:type="dxa"/>
            <w:tcBorders>
              <w:top w:val="single" w:sz="4" w:space="0" w:color="auto"/>
              <w:left w:val="single" w:sz="4" w:space="0" w:color="auto"/>
              <w:bottom w:val="single" w:sz="4" w:space="0" w:color="auto"/>
              <w:right w:val="single" w:sz="4" w:space="0" w:color="auto"/>
            </w:tcBorders>
            <w:hideMark/>
          </w:tcPr>
          <w:p w14:paraId="6A2A188E" w14:textId="77777777" w:rsidR="00381399" w:rsidRPr="00381399" w:rsidRDefault="00381399">
            <w:pPr>
              <w:jc w:val="center"/>
              <w:rPr>
                <w:rFonts w:ascii="Tahoma" w:hAnsi="Tahoma" w:cs="Tahoma"/>
                <w:sz w:val="24"/>
              </w:rPr>
            </w:pPr>
            <w:r w:rsidRPr="00381399">
              <w:rPr>
                <w:rFonts w:ascii="Tahoma" w:hAnsi="Tahoma" w:cs="Tahoma"/>
                <w:sz w:val="24"/>
              </w:rPr>
              <w:t>Normal</w:t>
            </w:r>
          </w:p>
        </w:tc>
        <w:tc>
          <w:tcPr>
            <w:tcW w:w="2700" w:type="dxa"/>
            <w:tcBorders>
              <w:top w:val="single" w:sz="4" w:space="0" w:color="auto"/>
              <w:left w:val="single" w:sz="4" w:space="0" w:color="auto"/>
              <w:bottom w:val="single" w:sz="4" w:space="0" w:color="auto"/>
              <w:right w:val="single" w:sz="4" w:space="0" w:color="auto"/>
            </w:tcBorders>
            <w:vAlign w:val="center"/>
            <w:hideMark/>
          </w:tcPr>
          <w:p w14:paraId="6BFD00E9" w14:textId="77777777" w:rsidR="00381399" w:rsidRPr="00381399" w:rsidRDefault="00381399">
            <w:pPr>
              <w:jc w:val="center"/>
              <w:rPr>
                <w:rFonts w:ascii="Tahoma" w:hAnsi="Tahoma" w:cs="Tahoma"/>
                <w:sz w:val="24"/>
              </w:rPr>
            </w:pPr>
            <w:r w:rsidRPr="00381399">
              <w:rPr>
                <w:rFonts w:ascii="Tahoma" w:hAnsi="Tahoma" w:cs="Tahoma"/>
                <w:sz w:val="24"/>
              </w:rPr>
              <w:t>Less than 120</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418D81D" w14:textId="77777777" w:rsidR="00381399" w:rsidRPr="00381399" w:rsidRDefault="00381399">
            <w:pPr>
              <w:jc w:val="center"/>
              <w:rPr>
                <w:rFonts w:ascii="Tahoma" w:hAnsi="Tahoma" w:cs="Tahoma"/>
                <w:sz w:val="24"/>
              </w:rPr>
            </w:pPr>
            <w:r w:rsidRPr="00381399">
              <w:rPr>
                <w:rFonts w:ascii="Tahoma" w:hAnsi="Tahoma" w:cs="Tahoma"/>
                <w:sz w:val="24"/>
              </w:rPr>
              <w:t>and</w:t>
            </w:r>
          </w:p>
        </w:tc>
        <w:tc>
          <w:tcPr>
            <w:tcW w:w="2700" w:type="dxa"/>
            <w:tcBorders>
              <w:top w:val="single" w:sz="4" w:space="0" w:color="auto"/>
              <w:left w:val="single" w:sz="4" w:space="0" w:color="auto"/>
              <w:bottom w:val="single" w:sz="4" w:space="0" w:color="auto"/>
              <w:right w:val="single" w:sz="4" w:space="0" w:color="auto"/>
            </w:tcBorders>
            <w:vAlign w:val="center"/>
            <w:hideMark/>
          </w:tcPr>
          <w:p w14:paraId="2827B8E9" w14:textId="77777777" w:rsidR="00381399" w:rsidRPr="00381399" w:rsidRDefault="00381399">
            <w:pPr>
              <w:jc w:val="center"/>
              <w:rPr>
                <w:rFonts w:ascii="Tahoma" w:hAnsi="Tahoma" w:cs="Tahoma"/>
                <w:sz w:val="24"/>
              </w:rPr>
            </w:pPr>
            <w:r w:rsidRPr="00381399">
              <w:rPr>
                <w:rFonts w:ascii="Tahoma" w:hAnsi="Tahoma" w:cs="Tahoma"/>
                <w:sz w:val="24"/>
              </w:rPr>
              <w:t>Less than 80</w:t>
            </w:r>
          </w:p>
        </w:tc>
      </w:tr>
      <w:tr w:rsidR="00381399" w14:paraId="1BBA4996" w14:textId="77777777" w:rsidTr="00381399">
        <w:tc>
          <w:tcPr>
            <w:tcW w:w="3600" w:type="dxa"/>
            <w:tcBorders>
              <w:top w:val="single" w:sz="4" w:space="0" w:color="auto"/>
              <w:left w:val="single" w:sz="4" w:space="0" w:color="auto"/>
              <w:bottom w:val="single" w:sz="4" w:space="0" w:color="auto"/>
              <w:right w:val="single" w:sz="4" w:space="0" w:color="auto"/>
            </w:tcBorders>
            <w:hideMark/>
          </w:tcPr>
          <w:p w14:paraId="34BE710A" w14:textId="77777777" w:rsidR="00381399" w:rsidRPr="00381399" w:rsidRDefault="00381399">
            <w:pPr>
              <w:jc w:val="center"/>
              <w:rPr>
                <w:rFonts w:ascii="Tahoma" w:hAnsi="Tahoma" w:cs="Tahoma"/>
                <w:sz w:val="24"/>
              </w:rPr>
            </w:pPr>
            <w:r w:rsidRPr="00381399">
              <w:rPr>
                <w:rFonts w:ascii="Tahoma" w:hAnsi="Tahoma" w:cs="Tahoma"/>
                <w:sz w:val="24"/>
              </w:rPr>
              <w:t>Elevated</w:t>
            </w:r>
          </w:p>
        </w:tc>
        <w:tc>
          <w:tcPr>
            <w:tcW w:w="2700" w:type="dxa"/>
            <w:tcBorders>
              <w:top w:val="single" w:sz="4" w:space="0" w:color="auto"/>
              <w:left w:val="single" w:sz="4" w:space="0" w:color="auto"/>
              <w:bottom w:val="single" w:sz="4" w:space="0" w:color="auto"/>
              <w:right w:val="single" w:sz="4" w:space="0" w:color="auto"/>
            </w:tcBorders>
            <w:vAlign w:val="center"/>
            <w:hideMark/>
          </w:tcPr>
          <w:p w14:paraId="090356D1" w14:textId="77777777" w:rsidR="00381399" w:rsidRPr="00381399" w:rsidRDefault="00381399">
            <w:pPr>
              <w:jc w:val="center"/>
              <w:rPr>
                <w:rFonts w:ascii="Tahoma" w:hAnsi="Tahoma" w:cs="Tahoma"/>
                <w:sz w:val="24"/>
              </w:rPr>
            </w:pPr>
            <w:r w:rsidRPr="00381399">
              <w:rPr>
                <w:rFonts w:ascii="Tahoma" w:hAnsi="Tahoma" w:cs="Tahoma"/>
                <w:sz w:val="24"/>
              </w:rPr>
              <w:t>120 – 129</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0263CA8" w14:textId="77777777" w:rsidR="00381399" w:rsidRPr="00381399" w:rsidRDefault="00381399">
            <w:pPr>
              <w:jc w:val="center"/>
              <w:rPr>
                <w:rFonts w:ascii="Tahoma" w:hAnsi="Tahoma" w:cs="Tahoma"/>
                <w:sz w:val="24"/>
              </w:rPr>
            </w:pPr>
            <w:r w:rsidRPr="00381399">
              <w:rPr>
                <w:rFonts w:ascii="Tahoma" w:hAnsi="Tahoma" w:cs="Tahoma"/>
                <w:sz w:val="24"/>
              </w:rPr>
              <w:t>and</w:t>
            </w:r>
          </w:p>
        </w:tc>
        <w:tc>
          <w:tcPr>
            <w:tcW w:w="2700" w:type="dxa"/>
            <w:tcBorders>
              <w:top w:val="single" w:sz="4" w:space="0" w:color="auto"/>
              <w:left w:val="single" w:sz="4" w:space="0" w:color="auto"/>
              <w:bottom w:val="single" w:sz="4" w:space="0" w:color="auto"/>
              <w:right w:val="single" w:sz="4" w:space="0" w:color="auto"/>
            </w:tcBorders>
            <w:vAlign w:val="center"/>
            <w:hideMark/>
          </w:tcPr>
          <w:p w14:paraId="35F1E3BB" w14:textId="77777777" w:rsidR="00381399" w:rsidRPr="00381399" w:rsidRDefault="00381399">
            <w:pPr>
              <w:jc w:val="center"/>
              <w:rPr>
                <w:rFonts w:ascii="Tahoma" w:hAnsi="Tahoma" w:cs="Tahoma"/>
                <w:sz w:val="24"/>
              </w:rPr>
            </w:pPr>
            <w:r w:rsidRPr="00381399">
              <w:rPr>
                <w:rFonts w:ascii="Tahoma" w:hAnsi="Tahoma" w:cs="Tahoma"/>
                <w:sz w:val="24"/>
              </w:rPr>
              <w:t>Less than 80</w:t>
            </w:r>
          </w:p>
        </w:tc>
      </w:tr>
      <w:tr w:rsidR="00381399" w14:paraId="0D82CCF2" w14:textId="77777777" w:rsidTr="00381399">
        <w:tc>
          <w:tcPr>
            <w:tcW w:w="3600" w:type="dxa"/>
            <w:tcBorders>
              <w:top w:val="single" w:sz="4" w:space="0" w:color="auto"/>
              <w:left w:val="single" w:sz="4" w:space="0" w:color="auto"/>
              <w:bottom w:val="single" w:sz="4" w:space="0" w:color="auto"/>
              <w:right w:val="single" w:sz="4" w:space="0" w:color="auto"/>
            </w:tcBorders>
            <w:hideMark/>
          </w:tcPr>
          <w:p w14:paraId="54A5D25D" w14:textId="77777777" w:rsidR="00381399" w:rsidRPr="00381399" w:rsidRDefault="00381399">
            <w:pPr>
              <w:jc w:val="center"/>
              <w:rPr>
                <w:rFonts w:ascii="Tahoma" w:hAnsi="Tahoma" w:cs="Tahoma"/>
                <w:sz w:val="24"/>
              </w:rPr>
            </w:pPr>
            <w:r w:rsidRPr="00381399">
              <w:rPr>
                <w:rFonts w:ascii="Tahoma" w:hAnsi="Tahoma" w:cs="Tahoma"/>
                <w:sz w:val="24"/>
              </w:rPr>
              <w:t>High Blood Pressure</w:t>
            </w:r>
          </w:p>
          <w:p w14:paraId="78840F93" w14:textId="77777777" w:rsidR="00381399" w:rsidRPr="00381399" w:rsidRDefault="00381399">
            <w:pPr>
              <w:jc w:val="center"/>
              <w:rPr>
                <w:rFonts w:ascii="Tahoma" w:hAnsi="Tahoma" w:cs="Tahoma"/>
                <w:sz w:val="24"/>
              </w:rPr>
            </w:pPr>
            <w:r w:rsidRPr="00381399">
              <w:rPr>
                <w:rFonts w:ascii="Tahoma" w:hAnsi="Tahoma" w:cs="Tahoma"/>
                <w:sz w:val="24"/>
              </w:rPr>
              <w:t>(hypertension) stage 1</w:t>
            </w:r>
          </w:p>
        </w:tc>
        <w:tc>
          <w:tcPr>
            <w:tcW w:w="2700" w:type="dxa"/>
            <w:tcBorders>
              <w:top w:val="single" w:sz="4" w:space="0" w:color="auto"/>
              <w:left w:val="single" w:sz="4" w:space="0" w:color="auto"/>
              <w:bottom w:val="single" w:sz="4" w:space="0" w:color="auto"/>
              <w:right w:val="single" w:sz="4" w:space="0" w:color="auto"/>
            </w:tcBorders>
            <w:vAlign w:val="center"/>
          </w:tcPr>
          <w:p w14:paraId="7D5679C7" w14:textId="77777777" w:rsidR="00381399" w:rsidRPr="00381399" w:rsidRDefault="00381399">
            <w:pPr>
              <w:jc w:val="center"/>
              <w:rPr>
                <w:rFonts w:ascii="Tahoma" w:hAnsi="Tahoma" w:cs="Tahoma"/>
                <w:sz w:val="24"/>
              </w:rPr>
            </w:pPr>
          </w:p>
          <w:p w14:paraId="798ABF66" w14:textId="77777777" w:rsidR="00381399" w:rsidRPr="00381399" w:rsidRDefault="00381399">
            <w:pPr>
              <w:jc w:val="center"/>
              <w:rPr>
                <w:rFonts w:ascii="Tahoma" w:hAnsi="Tahoma" w:cs="Tahoma"/>
                <w:sz w:val="24"/>
              </w:rPr>
            </w:pPr>
            <w:r w:rsidRPr="00381399">
              <w:rPr>
                <w:rFonts w:ascii="Tahoma" w:hAnsi="Tahoma" w:cs="Tahoma"/>
                <w:sz w:val="24"/>
              </w:rPr>
              <w:t>130 – 139</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ADDB2D9" w14:textId="77777777" w:rsidR="00381399" w:rsidRPr="00381399" w:rsidRDefault="00381399">
            <w:pPr>
              <w:jc w:val="center"/>
              <w:rPr>
                <w:rFonts w:ascii="Tahoma" w:hAnsi="Tahoma" w:cs="Tahoma"/>
                <w:sz w:val="24"/>
              </w:rPr>
            </w:pPr>
            <w:r w:rsidRPr="00381399">
              <w:rPr>
                <w:rFonts w:ascii="Tahoma" w:hAnsi="Tahoma" w:cs="Tahoma"/>
                <w:sz w:val="24"/>
              </w:rPr>
              <w:t>and</w:t>
            </w:r>
          </w:p>
        </w:tc>
        <w:tc>
          <w:tcPr>
            <w:tcW w:w="2700" w:type="dxa"/>
            <w:tcBorders>
              <w:top w:val="single" w:sz="4" w:space="0" w:color="auto"/>
              <w:left w:val="single" w:sz="4" w:space="0" w:color="auto"/>
              <w:bottom w:val="single" w:sz="4" w:space="0" w:color="auto"/>
              <w:right w:val="single" w:sz="4" w:space="0" w:color="auto"/>
            </w:tcBorders>
            <w:vAlign w:val="center"/>
            <w:hideMark/>
          </w:tcPr>
          <w:p w14:paraId="06232659" w14:textId="77777777" w:rsidR="00381399" w:rsidRPr="00381399" w:rsidRDefault="00381399">
            <w:pPr>
              <w:jc w:val="center"/>
              <w:rPr>
                <w:rFonts w:ascii="Tahoma" w:hAnsi="Tahoma" w:cs="Tahoma"/>
                <w:sz w:val="24"/>
              </w:rPr>
            </w:pPr>
            <w:r w:rsidRPr="00381399">
              <w:rPr>
                <w:rFonts w:ascii="Tahoma" w:hAnsi="Tahoma" w:cs="Tahoma"/>
                <w:sz w:val="24"/>
              </w:rPr>
              <w:t>80- 89</w:t>
            </w:r>
          </w:p>
        </w:tc>
      </w:tr>
      <w:tr w:rsidR="00381399" w14:paraId="28BC7511" w14:textId="77777777" w:rsidTr="00381399">
        <w:tc>
          <w:tcPr>
            <w:tcW w:w="3600" w:type="dxa"/>
            <w:tcBorders>
              <w:top w:val="single" w:sz="4" w:space="0" w:color="auto"/>
              <w:left w:val="single" w:sz="4" w:space="0" w:color="auto"/>
              <w:bottom w:val="single" w:sz="4" w:space="0" w:color="auto"/>
              <w:right w:val="single" w:sz="4" w:space="0" w:color="auto"/>
            </w:tcBorders>
            <w:hideMark/>
          </w:tcPr>
          <w:p w14:paraId="6DFD249F" w14:textId="77777777" w:rsidR="00381399" w:rsidRPr="00381399" w:rsidRDefault="00381399">
            <w:pPr>
              <w:jc w:val="center"/>
              <w:rPr>
                <w:rFonts w:ascii="Tahoma" w:hAnsi="Tahoma" w:cs="Tahoma"/>
                <w:sz w:val="24"/>
              </w:rPr>
            </w:pPr>
            <w:r w:rsidRPr="00381399">
              <w:rPr>
                <w:rFonts w:ascii="Tahoma" w:hAnsi="Tahoma" w:cs="Tahoma"/>
                <w:sz w:val="24"/>
              </w:rPr>
              <w:t>High Blood Pressure</w:t>
            </w:r>
          </w:p>
          <w:p w14:paraId="2372D742" w14:textId="77777777" w:rsidR="00381399" w:rsidRPr="00381399" w:rsidRDefault="00381399">
            <w:pPr>
              <w:jc w:val="center"/>
              <w:rPr>
                <w:rFonts w:ascii="Tahoma" w:hAnsi="Tahoma" w:cs="Tahoma"/>
                <w:sz w:val="24"/>
              </w:rPr>
            </w:pPr>
            <w:r w:rsidRPr="00381399">
              <w:rPr>
                <w:rFonts w:ascii="Tahoma" w:hAnsi="Tahoma" w:cs="Tahoma"/>
                <w:sz w:val="24"/>
              </w:rPr>
              <w:t>(hypertension) stage 2</w:t>
            </w:r>
          </w:p>
        </w:tc>
        <w:tc>
          <w:tcPr>
            <w:tcW w:w="2700" w:type="dxa"/>
            <w:tcBorders>
              <w:top w:val="single" w:sz="4" w:space="0" w:color="auto"/>
              <w:left w:val="single" w:sz="4" w:space="0" w:color="auto"/>
              <w:bottom w:val="single" w:sz="4" w:space="0" w:color="auto"/>
              <w:right w:val="single" w:sz="4" w:space="0" w:color="auto"/>
            </w:tcBorders>
            <w:vAlign w:val="center"/>
            <w:hideMark/>
          </w:tcPr>
          <w:p w14:paraId="07B8BD3F" w14:textId="77777777" w:rsidR="00381399" w:rsidRPr="00381399" w:rsidRDefault="00381399">
            <w:pPr>
              <w:jc w:val="center"/>
              <w:rPr>
                <w:rFonts w:ascii="Tahoma" w:hAnsi="Tahoma" w:cs="Tahoma"/>
                <w:sz w:val="24"/>
              </w:rPr>
            </w:pPr>
            <w:r w:rsidRPr="00381399">
              <w:rPr>
                <w:rFonts w:ascii="Tahoma" w:hAnsi="Tahoma" w:cs="Tahoma"/>
                <w:sz w:val="24"/>
              </w:rPr>
              <w:t>140 or Higher</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540CB30" w14:textId="77777777" w:rsidR="00381399" w:rsidRPr="00381399" w:rsidRDefault="00381399">
            <w:pPr>
              <w:jc w:val="center"/>
              <w:rPr>
                <w:rFonts w:ascii="Tahoma" w:hAnsi="Tahoma" w:cs="Tahoma"/>
                <w:sz w:val="24"/>
              </w:rPr>
            </w:pPr>
            <w:r w:rsidRPr="00381399">
              <w:rPr>
                <w:rFonts w:ascii="Tahoma" w:hAnsi="Tahoma" w:cs="Tahoma"/>
                <w:sz w:val="24"/>
              </w:rPr>
              <w:t>or</w:t>
            </w:r>
          </w:p>
        </w:tc>
        <w:tc>
          <w:tcPr>
            <w:tcW w:w="2700" w:type="dxa"/>
            <w:tcBorders>
              <w:top w:val="single" w:sz="4" w:space="0" w:color="auto"/>
              <w:left w:val="single" w:sz="4" w:space="0" w:color="auto"/>
              <w:bottom w:val="single" w:sz="4" w:space="0" w:color="auto"/>
              <w:right w:val="single" w:sz="4" w:space="0" w:color="auto"/>
            </w:tcBorders>
            <w:vAlign w:val="center"/>
            <w:hideMark/>
          </w:tcPr>
          <w:p w14:paraId="31BFDE35" w14:textId="77777777" w:rsidR="00381399" w:rsidRPr="00381399" w:rsidRDefault="00381399">
            <w:pPr>
              <w:jc w:val="center"/>
              <w:rPr>
                <w:rFonts w:ascii="Tahoma" w:hAnsi="Tahoma" w:cs="Tahoma"/>
                <w:sz w:val="24"/>
              </w:rPr>
            </w:pPr>
            <w:r w:rsidRPr="00381399">
              <w:rPr>
                <w:rFonts w:ascii="Tahoma" w:hAnsi="Tahoma" w:cs="Tahoma"/>
                <w:sz w:val="24"/>
              </w:rPr>
              <w:t>90 or Higher</w:t>
            </w:r>
          </w:p>
        </w:tc>
      </w:tr>
      <w:tr w:rsidR="00381399" w14:paraId="1EE15BC8" w14:textId="77777777" w:rsidTr="00381399">
        <w:tc>
          <w:tcPr>
            <w:tcW w:w="3600" w:type="dxa"/>
            <w:tcBorders>
              <w:top w:val="single" w:sz="4" w:space="0" w:color="auto"/>
              <w:left w:val="single" w:sz="4" w:space="0" w:color="auto"/>
              <w:bottom w:val="single" w:sz="4" w:space="0" w:color="auto"/>
              <w:right w:val="single" w:sz="4" w:space="0" w:color="auto"/>
            </w:tcBorders>
            <w:hideMark/>
          </w:tcPr>
          <w:p w14:paraId="60E3D089" w14:textId="77777777" w:rsidR="00381399" w:rsidRPr="00381399" w:rsidRDefault="00381399">
            <w:pPr>
              <w:jc w:val="center"/>
              <w:rPr>
                <w:rFonts w:ascii="Tahoma" w:hAnsi="Tahoma" w:cs="Tahoma"/>
                <w:sz w:val="24"/>
              </w:rPr>
            </w:pPr>
            <w:r w:rsidRPr="00381399">
              <w:rPr>
                <w:rFonts w:ascii="Tahoma" w:hAnsi="Tahoma" w:cs="Tahoma"/>
                <w:sz w:val="24"/>
              </w:rPr>
              <w:t>Hypertensive crisis</w:t>
            </w:r>
          </w:p>
          <w:p w14:paraId="1EC3FCED" w14:textId="77777777" w:rsidR="00381399" w:rsidRPr="00381399" w:rsidRDefault="00381399">
            <w:pPr>
              <w:jc w:val="center"/>
              <w:rPr>
                <w:rFonts w:ascii="Tahoma" w:hAnsi="Tahoma" w:cs="Tahoma"/>
                <w:sz w:val="24"/>
              </w:rPr>
            </w:pPr>
            <w:r w:rsidRPr="00381399">
              <w:rPr>
                <w:rFonts w:ascii="Tahoma" w:hAnsi="Tahoma" w:cs="Tahoma"/>
                <w:sz w:val="24"/>
              </w:rPr>
              <w:t>(consult your dr. Immediately)</w:t>
            </w:r>
          </w:p>
        </w:tc>
        <w:tc>
          <w:tcPr>
            <w:tcW w:w="2700" w:type="dxa"/>
            <w:tcBorders>
              <w:top w:val="single" w:sz="4" w:space="0" w:color="auto"/>
              <w:left w:val="single" w:sz="4" w:space="0" w:color="auto"/>
              <w:bottom w:val="single" w:sz="4" w:space="0" w:color="auto"/>
              <w:right w:val="single" w:sz="4" w:space="0" w:color="auto"/>
            </w:tcBorders>
            <w:vAlign w:val="center"/>
            <w:hideMark/>
          </w:tcPr>
          <w:p w14:paraId="5FCACBD0" w14:textId="77777777" w:rsidR="00381399" w:rsidRPr="00381399" w:rsidRDefault="00381399">
            <w:pPr>
              <w:jc w:val="center"/>
              <w:rPr>
                <w:rFonts w:ascii="Tahoma" w:hAnsi="Tahoma" w:cs="Tahoma"/>
                <w:sz w:val="24"/>
              </w:rPr>
            </w:pPr>
            <w:r w:rsidRPr="00381399">
              <w:rPr>
                <w:rFonts w:ascii="Tahoma" w:hAnsi="Tahoma" w:cs="Tahoma"/>
                <w:sz w:val="24"/>
              </w:rPr>
              <w:t>Higher than 180</w:t>
            </w:r>
          </w:p>
        </w:tc>
        <w:tc>
          <w:tcPr>
            <w:tcW w:w="1800" w:type="dxa"/>
            <w:tcBorders>
              <w:top w:val="single" w:sz="4" w:space="0" w:color="auto"/>
              <w:left w:val="single" w:sz="4" w:space="0" w:color="auto"/>
              <w:bottom w:val="single" w:sz="4" w:space="0" w:color="auto"/>
              <w:right w:val="single" w:sz="4" w:space="0" w:color="auto"/>
            </w:tcBorders>
            <w:vAlign w:val="center"/>
            <w:hideMark/>
          </w:tcPr>
          <w:p w14:paraId="01F9E1DA" w14:textId="77777777" w:rsidR="00381399" w:rsidRPr="00381399" w:rsidRDefault="00381399">
            <w:pPr>
              <w:jc w:val="center"/>
              <w:rPr>
                <w:rFonts w:ascii="Tahoma" w:hAnsi="Tahoma" w:cs="Tahoma"/>
                <w:sz w:val="24"/>
              </w:rPr>
            </w:pPr>
            <w:r w:rsidRPr="00381399">
              <w:rPr>
                <w:rFonts w:ascii="Tahoma" w:hAnsi="Tahoma" w:cs="Tahoma"/>
                <w:sz w:val="24"/>
              </w:rPr>
              <w:t>And / or</w:t>
            </w:r>
          </w:p>
        </w:tc>
        <w:tc>
          <w:tcPr>
            <w:tcW w:w="2700" w:type="dxa"/>
            <w:tcBorders>
              <w:top w:val="single" w:sz="4" w:space="0" w:color="auto"/>
              <w:left w:val="single" w:sz="4" w:space="0" w:color="auto"/>
              <w:bottom w:val="single" w:sz="4" w:space="0" w:color="auto"/>
              <w:right w:val="single" w:sz="4" w:space="0" w:color="auto"/>
            </w:tcBorders>
            <w:vAlign w:val="center"/>
            <w:hideMark/>
          </w:tcPr>
          <w:p w14:paraId="6A5A2243" w14:textId="77777777" w:rsidR="00381399" w:rsidRPr="00381399" w:rsidRDefault="00381399">
            <w:pPr>
              <w:jc w:val="center"/>
              <w:rPr>
                <w:rFonts w:ascii="Tahoma" w:hAnsi="Tahoma" w:cs="Tahoma"/>
                <w:sz w:val="24"/>
              </w:rPr>
            </w:pPr>
            <w:r w:rsidRPr="00381399">
              <w:rPr>
                <w:rFonts w:ascii="Tahoma" w:hAnsi="Tahoma" w:cs="Tahoma"/>
                <w:sz w:val="24"/>
              </w:rPr>
              <w:t>Higher than 120</w:t>
            </w:r>
          </w:p>
        </w:tc>
      </w:tr>
    </w:tbl>
    <w:p w14:paraId="468AC04D" w14:textId="77777777" w:rsidR="00381399" w:rsidRDefault="00381399" w:rsidP="00381399">
      <w:pPr>
        <w:widowControl w:val="0"/>
        <w:numPr>
          <w:ilvl w:val="12"/>
          <w:numId w:val="0"/>
        </w:numPr>
        <w:spacing w:line="213" w:lineRule="auto"/>
        <w:rPr>
          <w:rFonts w:ascii="Arial" w:hAnsi="Arial" w:cs="Arial"/>
          <w:sz w:val="24"/>
        </w:rPr>
      </w:pPr>
    </w:p>
    <w:p w14:paraId="46DC25F0" w14:textId="303F7531" w:rsidR="00347DFB" w:rsidRPr="00347DFB" w:rsidRDefault="00347DFB">
      <w:pPr>
        <w:spacing w:after="160" w:line="259" w:lineRule="auto"/>
        <w:rPr>
          <w:rFonts w:ascii="Arial" w:hAnsi="Arial" w:cs="Arial"/>
          <w:sz w:val="24"/>
          <w:lang w:val="en"/>
        </w:rPr>
      </w:pPr>
      <w:bookmarkStart w:id="17" w:name="_Hlk198672299"/>
      <w:r w:rsidRPr="00347DFB">
        <w:rPr>
          <w:rFonts w:ascii="Arial" w:hAnsi="Arial" w:cs="Arial"/>
          <w:sz w:val="24"/>
          <w:lang w:val="en"/>
        </w:rPr>
        <w:t>Monitoring and controlling Blood Pressure is an important step in the prevention of cardiovascular disease. Daily physical activity, following a regular exercise program, not smoking, healthy eating habits and stress management all play an important role in heart health.</w:t>
      </w:r>
    </w:p>
    <w:p w14:paraId="24BE416C" w14:textId="0D6DC2F0" w:rsidR="00347DFB" w:rsidRPr="00347DFB" w:rsidRDefault="00347DFB">
      <w:pPr>
        <w:spacing w:after="160" w:line="259" w:lineRule="auto"/>
        <w:rPr>
          <w:rFonts w:ascii="Arial" w:hAnsi="Arial" w:cs="Arial"/>
          <w:sz w:val="24"/>
          <w:lang w:val="en"/>
        </w:rPr>
      </w:pPr>
      <w:r w:rsidRPr="00347DFB">
        <w:rPr>
          <w:rFonts w:ascii="Arial" w:hAnsi="Arial" w:cs="Arial"/>
          <w:sz w:val="24"/>
          <w:lang w:val="en"/>
        </w:rPr>
        <w:t>For information on Blood Pressure visit the following site for various lifestyle, exercise and nutrition recommendations.</w:t>
      </w:r>
    </w:p>
    <w:p w14:paraId="332B5467" w14:textId="2BB5B2FB" w:rsidR="00381399" w:rsidRDefault="00386ED6">
      <w:pPr>
        <w:spacing w:after="160" w:line="259" w:lineRule="auto"/>
        <w:rPr>
          <w:rFonts w:ascii="Arial" w:hAnsi="Arial" w:cs="Arial"/>
          <w:b/>
          <w:sz w:val="32"/>
          <w:lang w:val="en"/>
        </w:rPr>
      </w:pPr>
      <w:hyperlink r:id="rId421" w:history="1">
        <w:r w:rsidR="00347DFB">
          <w:rPr>
            <w:rStyle w:val="Hyperlink"/>
          </w:rPr>
          <w:t>High blood pressure | Heart and Stroke Foundation</w:t>
        </w:r>
      </w:hyperlink>
      <w:bookmarkEnd w:id="17"/>
      <w:r w:rsidR="00381399">
        <w:rPr>
          <w:rFonts w:ascii="Arial" w:hAnsi="Arial" w:cs="Arial"/>
          <w:b/>
          <w:sz w:val="32"/>
          <w:lang w:val="en"/>
        </w:rPr>
        <w:br w:type="page"/>
      </w:r>
    </w:p>
    <w:p w14:paraId="1138D133" w14:textId="76659C55" w:rsidR="008146DF" w:rsidRDefault="008146DF" w:rsidP="008146DF">
      <w:pPr>
        <w:spacing w:after="160" w:line="259" w:lineRule="auto"/>
        <w:rPr>
          <w:rFonts w:ascii="Arial" w:hAnsi="Arial" w:cs="Arial"/>
          <w:b/>
          <w:sz w:val="32"/>
          <w:lang w:val="en"/>
        </w:rPr>
      </w:pPr>
      <w:r w:rsidRPr="000869C6">
        <w:rPr>
          <w:rFonts w:ascii="Arial" w:hAnsi="Arial" w:cs="Arial"/>
          <w:b/>
          <w:sz w:val="32"/>
          <w:lang w:val="en"/>
        </w:rPr>
        <w:lastRenderedPageBreak/>
        <w:t>Resting Heart Rate / Pre-Exercise Heart Rate</w:t>
      </w:r>
    </w:p>
    <w:p w14:paraId="4BBE5291" w14:textId="77777777" w:rsidR="008146DF" w:rsidRPr="000869C6" w:rsidRDefault="008146DF" w:rsidP="008146DF">
      <w:pPr>
        <w:pStyle w:val="NormalWeb"/>
        <w:spacing w:before="0" w:beforeAutospacing="0" w:after="0" w:afterAutospacing="0"/>
        <w:rPr>
          <w:rFonts w:ascii="Arial" w:hAnsi="Arial" w:cs="Arial"/>
          <w:b/>
          <w:sz w:val="14"/>
          <w:lang w:val="en"/>
        </w:rPr>
      </w:pPr>
    </w:p>
    <w:p w14:paraId="5F7251A0" w14:textId="77777777" w:rsidR="008146DF" w:rsidRPr="000869C6" w:rsidRDefault="008146DF" w:rsidP="008146DF">
      <w:pPr>
        <w:pStyle w:val="Heading5"/>
        <w:rPr>
          <w:rStyle w:val="Emphasis"/>
          <w:rFonts w:ascii="Arial" w:hAnsi="Arial" w:cs="Arial"/>
          <w:i w:val="0"/>
          <w:sz w:val="32"/>
        </w:rPr>
      </w:pPr>
      <w:r>
        <w:rPr>
          <w:rStyle w:val="Emphasis"/>
          <w:rFonts w:ascii="Arial" w:hAnsi="Arial" w:cs="Arial"/>
          <w:i w:val="0"/>
          <w:sz w:val="32"/>
        </w:rPr>
        <w:t>R</w:t>
      </w:r>
      <w:r w:rsidRPr="000869C6">
        <w:rPr>
          <w:rStyle w:val="Emphasis"/>
          <w:rFonts w:ascii="Arial" w:hAnsi="Arial" w:cs="Arial"/>
          <w:i w:val="0"/>
          <w:sz w:val="32"/>
        </w:rPr>
        <w:t xml:space="preserve">esting heart rate </w:t>
      </w:r>
      <w:r>
        <w:rPr>
          <w:rStyle w:val="Emphasis"/>
          <w:rFonts w:ascii="Arial" w:hAnsi="Arial" w:cs="Arial"/>
          <w:i w:val="0"/>
          <w:sz w:val="32"/>
        </w:rPr>
        <w:t xml:space="preserve">should be taken and recorded </w:t>
      </w:r>
      <w:r w:rsidRPr="000869C6">
        <w:rPr>
          <w:rStyle w:val="Emphasis"/>
          <w:rFonts w:ascii="Arial" w:hAnsi="Arial" w:cs="Arial"/>
          <w:i w:val="0"/>
          <w:sz w:val="32"/>
        </w:rPr>
        <w:t>before the test.</w:t>
      </w:r>
    </w:p>
    <w:p w14:paraId="3FB255DF" w14:textId="77777777" w:rsidR="008146DF" w:rsidRDefault="008146DF" w:rsidP="008146DF">
      <w:pPr>
        <w:pStyle w:val="ListParagraph"/>
        <w:ind w:left="360"/>
        <w:contextualSpacing/>
        <w:rPr>
          <w:rFonts w:ascii="Arial" w:hAnsi="Arial" w:cs="Arial"/>
        </w:rPr>
      </w:pPr>
    </w:p>
    <w:p w14:paraId="37951152" w14:textId="77777777" w:rsidR="008146DF" w:rsidRPr="000869C6" w:rsidRDefault="008146DF" w:rsidP="008146DF">
      <w:pPr>
        <w:pStyle w:val="ListParagraph"/>
        <w:numPr>
          <w:ilvl w:val="0"/>
          <w:numId w:val="65"/>
        </w:numPr>
        <w:contextualSpacing/>
        <w:rPr>
          <w:rFonts w:ascii="Arial" w:hAnsi="Arial" w:cs="Arial"/>
          <w:sz w:val="22"/>
        </w:rPr>
      </w:pPr>
      <w:r w:rsidRPr="000869C6">
        <w:rPr>
          <w:rFonts w:ascii="Arial" w:hAnsi="Arial" w:cs="Arial"/>
          <w:sz w:val="22"/>
        </w:rPr>
        <w:t>Take heart rate first thing in the morning before getting out of bed for 30 seconds x 2.</w:t>
      </w:r>
    </w:p>
    <w:p w14:paraId="6CC6514D" w14:textId="77777777" w:rsidR="008146DF" w:rsidRPr="000869C6" w:rsidRDefault="008146DF" w:rsidP="008146DF">
      <w:pPr>
        <w:pStyle w:val="ListParagraph"/>
        <w:numPr>
          <w:ilvl w:val="0"/>
          <w:numId w:val="65"/>
        </w:numPr>
        <w:contextualSpacing/>
        <w:rPr>
          <w:rFonts w:ascii="Arial" w:hAnsi="Arial" w:cs="Arial"/>
          <w:sz w:val="22"/>
        </w:rPr>
      </w:pPr>
      <w:r>
        <w:rPr>
          <w:rFonts w:ascii="Arial" w:hAnsi="Arial" w:cs="Arial"/>
          <w:sz w:val="22"/>
        </w:rPr>
        <w:t>Ta</w:t>
      </w:r>
      <w:r w:rsidRPr="000869C6">
        <w:rPr>
          <w:rFonts w:ascii="Arial" w:hAnsi="Arial" w:cs="Arial"/>
          <w:sz w:val="22"/>
        </w:rPr>
        <w:t xml:space="preserve">ke </w:t>
      </w:r>
      <w:r>
        <w:rPr>
          <w:rFonts w:ascii="Arial" w:hAnsi="Arial" w:cs="Arial"/>
          <w:sz w:val="22"/>
        </w:rPr>
        <w:t xml:space="preserve">your </w:t>
      </w:r>
      <w:r w:rsidRPr="000869C6">
        <w:rPr>
          <w:rFonts w:ascii="Arial" w:hAnsi="Arial" w:cs="Arial"/>
          <w:sz w:val="22"/>
        </w:rPr>
        <w:t>heart rate at the radial or carotid pulse sites.</w:t>
      </w:r>
    </w:p>
    <w:p w14:paraId="0F29E100" w14:textId="77777777" w:rsidR="008146DF" w:rsidRPr="000869C6" w:rsidRDefault="008146DF" w:rsidP="008146DF">
      <w:pPr>
        <w:pStyle w:val="ListParagraph"/>
        <w:numPr>
          <w:ilvl w:val="0"/>
          <w:numId w:val="65"/>
        </w:numPr>
        <w:contextualSpacing/>
        <w:rPr>
          <w:rFonts w:ascii="Arial" w:hAnsi="Arial" w:cs="Arial"/>
          <w:sz w:val="22"/>
        </w:rPr>
      </w:pPr>
      <w:r>
        <w:rPr>
          <w:rFonts w:ascii="Arial" w:hAnsi="Arial" w:cs="Arial"/>
          <w:sz w:val="22"/>
        </w:rPr>
        <w:t xml:space="preserve">Use the </w:t>
      </w:r>
      <w:r w:rsidRPr="000869C6">
        <w:rPr>
          <w:rFonts w:ascii="Arial" w:hAnsi="Arial" w:cs="Arial"/>
          <w:sz w:val="22"/>
        </w:rPr>
        <w:t xml:space="preserve">norm table </w:t>
      </w:r>
      <w:r>
        <w:rPr>
          <w:rFonts w:ascii="Arial" w:hAnsi="Arial" w:cs="Arial"/>
          <w:sz w:val="22"/>
        </w:rPr>
        <w:t>for ratings.</w:t>
      </w:r>
      <w:r w:rsidRPr="000869C6">
        <w:rPr>
          <w:rFonts w:ascii="Arial" w:hAnsi="Arial" w:cs="Arial"/>
          <w:sz w:val="22"/>
        </w:rPr>
        <w:t xml:space="preserve"> </w:t>
      </w:r>
    </w:p>
    <w:p w14:paraId="54A97160" w14:textId="77777777" w:rsidR="008146DF" w:rsidRPr="0068151B" w:rsidRDefault="008146DF" w:rsidP="008146DF">
      <w:pPr>
        <w:rPr>
          <w:rFonts w:ascii="Arial" w:hAnsi="Arial" w:cs="Arial"/>
        </w:rPr>
      </w:pPr>
    </w:p>
    <w:p w14:paraId="036F4872" w14:textId="77777777" w:rsidR="008146DF" w:rsidRPr="008F2E5C" w:rsidRDefault="008146DF" w:rsidP="008146DF">
      <w:pPr>
        <w:pStyle w:val="ListParagraph"/>
        <w:numPr>
          <w:ilvl w:val="0"/>
          <w:numId w:val="65"/>
        </w:numPr>
        <w:contextualSpacing/>
        <w:rPr>
          <w:rFonts w:ascii="Arial" w:hAnsi="Arial" w:cs="Arial"/>
        </w:rPr>
      </w:pPr>
      <w:r>
        <w:rPr>
          <w:rFonts w:ascii="Arial" w:hAnsi="Arial" w:cs="Arial"/>
        </w:rPr>
        <w:t xml:space="preserve">At the time of the Appraisal you will also be asked to take your pre-exercise heart rate. This is so can evaluate the difference between your resting HR and factors that can increase heart rate during the day. </w:t>
      </w:r>
    </w:p>
    <w:p w14:paraId="5F3AE559" w14:textId="77777777" w:rsidR="008146DF" w:rsidRDefault="008146DF" w:rsidP="008146DF">
      <w:pPr>
        <w:pStyle w:val="ListParagraph"/>
        <w:rPr>
          <w:rFonts w:ascii="Arial" w:hAnsi="Arial" w:cs="Arial"/>
        </w:rPr>
      </w:pPr>
    </w:p>
    <w:p w14:paraId="717D806A" w14:textId="77777777" w:rsidR="008146DF" w:rsidRPr="008F2E5C" w:rsidRDefault="008146DF" w:rsidP="008146DF">
      <w:pPr>
        <w:pStyle w:val="ListParagraph"/>
        <w:numPr>
          <w:ilvl w:val="0"/>
          <w:numId w:val="66"/>
        </w:numPr>
        <w:contextualSpacing/>
        <w:rPr>
          <w:rFonts w:ascii="Arial" w:hAnsi="Arial" w:cs="Arial"/>
        </w:rPr>
      </w:pPr>
      <w:r w:rsidRPr="008F2E5C">
        <w:rPr>
          <w:rFonts w:ascii="Arial" w:hAnsi="Arial" w:cs="Arial"/>
        </w:rPr>
        <w:t>A desirable RHR is between 60-70 beats/min.</w:t>
      </w:r>
    </w:p>
    <w:p w14:paraId="76B450B9" w14:textId="77777777" w:rsidR="008146DF" w:rsidRPr="008F2E5C" w:rsidRDefault="008146DF" w:rsidP="008146DF">
      <w:pPr>
        <w:pStyle w:val="ListParagraph"/>
        <w:numPr>
          <w:ilvl w:val="0"/>
          <w:numId w:val="66"/>
        </w:numPr>
        <w:contextualSpacing/>
        <w:rPr>
          <w:rFonts w:ascii="Arial" w:hAnsi="Arial" w:cs="Arial"/>
        </w:rPr>
      </w:pPr>
      <w:r w:rsidRPr="008F2E5C">
        <w:rPr>
          <w:rFonts w:ascii="Arial" w:hAnsi="Arial" w:cs="Arial"/>
        </w:rPr>
        <w:t xml:space="preserve">Monitoring Resting Heart rate as with blood pressure and cholesterol levels can help identify possible </w:t>
      </w:r>
      <w:r>
        <w:rPr>
          <w:rFonts w:ascii="Arial" w:hAnsi="Arial" w:cs="Arial"/>
        </w:rPr>
        <w:t xml:space="preserve">cardiovascular </w:t>
      </w:r>
      <w:r w:rsidRPr="008F2E5C">
        <w:rPr>
          <w:rFonts w:ascii="Arial" w:hAnsi="Arial" w:cs="Arial"/>
        </w:rPr>
        <w:t>health risks.</w:t>
      </w:r>
    </w:p>
    <w:p w14:paraId="7E89D0E6" w14:textId="77777777" w:rsidR="008146DF" w:rsidRPr="008F2E5C" w:rsidRDefault="008146DF" w:rsidP="008146DF">
      <w:pPr>
        <w:pStyle w:val="ListParagraph"/>
        <w:numPr>
          <w:ilvl w:val="0"/>
          <w:numId w:val="66"/>
        </w:numPr>
        <w:contextualSpacing/>
        <w:rPr>
          <w:rFonts w:ascii="Arial" w:hAnsi="Arial" w:cs="Arial"/>
        </w:rPr>
      </w:pPr>
      <w:r w:rsidRPr="008F2E5C">
        <w:rPr>
          <w:rFonts w:ascii="Arial" w:hAnsi="Arial" w:cs="Arial"/>
        </w:rPr>
        <w:t xml:space="preserve">High </w:t>
      </w:r>
      <w:r>
        <w:rPr>
          <w:rFonts w:ascii="Arial" w:hAnsi="Arial" w:cs="Arial"/>
        </w:rPr>
        <w:t xml:space="preserve">resting heart readings of </w:t>
      </w:r>
      <w:r w:rsidRPr="008F2E5C">
        <w:rPr>
          <w:rFonts w:ascii="Arial" w:hAnsi="Arial" w:cs="Arial"/>
        </w:rPr>
        <w:t>&gt; 80 bpm have been linked to high bl</w:t>
      </w:r>
      <w:r>
        <w:rPr>
          <w:rFonts w:ascii="Arial" w:hAnsi="Arial" w:cs="Arial"/>
        </w:rPr>
        <w:t xml:space="preserve">ood pressure, high body weight, </w:t>
      </w:r>
      <w:r w:rsidRPr="008F2E5C">
        <w:rPr>
          <w:rFonts w:ascii="Arial" w:hAnsi="Arial" w:cs="Arial"/>
        </w:rPr>
        <w:t xml:space="preserve">and higher levels </w:t>
      </w:r>
      <w:r>
        <w:rPr>
          <w:rFonts w:ascii="Arial" w:hAnsi="Arial" w:cs="Arial"/>
        </w:rPr>
        <w:t xml:space="preserve">of blood fat </w:t>
      </w:r>
      <w:r w:rsidRPr="008F2E5C">
        <w:rPr>
          <w:rFonts w:ascii="Arial" w:hAnsi="Arial" w:cs="Arial"/>
        </w:rPr>
        <w:t xml:space="preserve">and increased risks of premature death. </w:t>
      </w:r>
    </w:p>
    <w:p w14:paraId="082005F6" w14:textId="77777777" w:rsidR="008146DF" w:rsidRPr="008F2E5C" w:rsidRDefault="008146DF" w:rsidP="008146DF">
      <w:pPr>
        <w:pStyle w:val="ListParagraph"/>
        <w:numPr>
          <w:ilvl w:val="0"/>
          <w:numId w:val="66"/>
        </w:numPr>
        <w:contextualSpacing/>
        <w:rPr>
          <w:rFonts w:ascii="Arial" w:hAnsi="Arial" w:cs="Arial"/>
        </w:rPr>
      </w:pPr>
      <w:r w:rsidRPr="008F2E5C">
        <w:rPr>
          <w:rFonts w:ascii="Arial" w:hAnsi="Arial" w:cs="Arial"/>
        </w:rPr>
        <w:t xml:space="preserve">A lower resting heart rate can be associated with a higher level of physical fitness and lower risk of heart attack. </w:t>
      </w:r>
    </w:p>
    <w:p w14:paraId="4F917254" w14:textId="77777777" w:rsidR="008146DF" w:rsidRDefault="008146DF" w:rsidP="008146DF">
      <w:pPr>
        <w:pStyle w:val="ListParagraph"/>
        <w:numPr>
          <w:ilvl w:val="0"/>
          <w:numId w:val="66"/>
        </w:numPr>
        <w:contextualSpacing/>
        <w:rPr>
          <w:rFonts w:ascii="Arial" w:hAnsi="Arial" w:cs="Arial"/>
        </w:rPr>
      </w:pPr>
      <w:r w:rsidRPr="00992EFC">
        <w:rPr>
          <w:rFonts w:ascii="Arial" w:hAnsi="Arial" w:cs="Arial"/>
        </w:rPr>
        <w:t xml:space="preserve">Low RHR can also be due to aging electrical nodes of the heart may cause occasional dizziness or fatigue. </w:t>
      </w:r>
    </w:p>
    <w:p w14:paraId="19DBD0B1" w14:textId="77777777" w:rsidR="008146DF" w:rsidRPr="00992EFC" w:rsidRDefault="008146DF" w:rsidP="008146DF">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2"/>
        <w:gridCol w:w="1115"/>
        <w:gridCol w:w="986"/>
        <w:gridCol w:w="401"/>
        <w:gridCol w:w="1115"/>
        <w:gridCol w:w="1115"/>
        <w:gridCol w:w="1524"/>
        <w:gridCol w:w="1242"/>
      </w:tblGrid>
      <w:tr w:rsidR="008146DF" w14:paraId="2D9C2D39" w14:textId="77777777" w:rsidTr="00E31452">
        <w:tc>
          <w:tcPr>
            <w:tcW w:w="5508" w:type="dxa"/>
            <w:gridSpan w:val="3"/>
            <w:shd w:val="clear" w:color="auto" w:fill="auto"/>
          </w:tcPr>
          <w:p w14:paraId="20E1D76A" w14:textId="77777777" w:rsidR="008146DF" w:rsidRPr="00BA606D" w:rsidRDefault="008146DF" w:rsidP="00E31452">
            <w:pPr>
              <w:spacing w:line="259" w:lineRule="auto"/>
              <w:jc w:val="center"/>
              <w:rPr>
                <w:rFonts w:ascii="Tahoma" w:hAnsi="Tahoma" w:cs="Tahoma"/>
                <w:b/>
                <w:sz w:val="48"/>
                <w:lang w:val="en"/>
              </w:rPr>
            </w:pPr>
            <w:r w:rsidRPr="00BA606D">
              <w:rPr>
                <w:rFonts w:ascii="Tahoma" w:hAnsi="Tahoma" w:cs="Tahoma"/>
                <w:sz w:val="48"/>
                <w:lang w:val="en"/>
              </w:rPr>
              <w:t>Resting Heart Rate Verbal Rating</w:t>
            </w:r>
          </w:p>
        </w:tc>
        <w:tc>
          <w:tcPr>
            <w:tcW w:w="5508" w:type="dxa"/>
            <w:gridSpan w:val="5"/>
            <w:shd w:val="clear" w:color="auto" w:fill="auto"/>
          </w:tcPr>
          <w:p w14:paraId="1311D16E" w14:textId="77777777" w:rsidR="008146DF" w:rsidRPr="00BA606D" w:rsidRDefault="008146DF" w:rsidP="00E31452">
            <w:pPr>
              <w:spacing w:line="259" w:lineRule="auto"/>
              <w:jc w:val="center"/>
              <w:rPr>
                <w:rFonts w:ascii="Tahoma" w:hAnsi="Tahoma" w:cs="Tahoma"/>
                <w:b/>
                <w:sz w:val="28"/>
                <w:lang w:val="en"/>
              </w:rPr>
            </w:pPr>
            <w:r>
              <w:rPr>
                <w:noProof/>
              </w:rPr>
              <w:drawing>
                <wp:inline distT="0" distB="0" distL="0" distR="0" wp14:anchorId="62E4A7B4" wp14:editId="79029BE7">
                  <wp:extent cx="1402080" cy="902335"/>
                  <wp:effectExtent l="0" t="0" r="0" b="0"/>
                  <wp:docPr id="288" name="Picture 17" descr="C:\Users\Shawna\AppData\Local\Temp\8683B7C8-E718-4F08-BA6E-B925F23E5B5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hawna\AppData\Local\Temp\8683B7C8-E718-4F08-BA6E-B925F23E5B5D.jpeg"/>
                          <pic:cNvPicPr>
                            <a:picLocks noChangeAspect="1" noChangeArrowheads="1"/>
                          </pic:cNvPicPr>
                        </pic:nvPicPr>
                        <pic:blipFill>
                          <a:blip r:embed="rId422" cstate="print">
                            <a:extLst>
                              <a:ext uri="{28A0092B-C50C-407E-A947-70E740481C1C}">
                                <a14:useLocalDpi xmlns:a14="http://schemas.microsoft.com/office/drawing/2010/main" val="0"/>
                              </a:ext>
                            </a:extLst>
                          </a:blip>
                          <a:srcRect/>
                          <a:stretch>
                            <a:fillRect/>
                          </a:stretch>
                        </pic:blipFill>
                        <pic:spPr bwMode="auto">
                          <a:xfrm>
                            <a:off x="0" y="0"/>
                            <a:ext cx="1402080" cy="902335"/>
                          </a:xfrm>
                          <a:prstGeom prst="rect">
                            <a:avLst/>
                          </a:prstGeom>
                          <a:noFill/>
                          <a:ln>
                            <a:noFill/>
                          </a:ln>
                        </pic:spPr>
                      </pic:pic>
                    </a:graphicData>
                  </a:graphic>
                </wp:inline>
              </w:drawing>
            </w:r>
          </w:p>
        </w:tc>
      </w:tr>
      <w:tr w:rsidR="008146DF" w14:paraId="4B923852" w14:textId="77777777" w:rsidTr="00E31452">
        <w:tc>
          <w:tcPr>
            <w:tcW w:w="11016" w:type="dxa"/>
            <w:gridSpan w:val="8"/>
            <w:shd w:val="clear" w:color="auto" w:fill="auto"/>
          </w:tcPr>
          <w:p w14:paraId="5B7FA964" w14:textId="77777777" w:rsidR="008146DF" w:rsidRPr="00BA606D" w:rsidRDefault="008146DF" w:rsidP="00E31452">
            <w:pPr>
              <w:spacing w:line="259" w:lineRule="auto"/>
              <w:jc w:val="center"/>
              <w:rPr>
                <w:rFonts w:ascii="Tahoma" w:hAnsi="Tahoma" w:cs="Tahoma"/>
                <w:b/>
                <w:sz w:val="28"/>
                <w:lang w:val="en"/>
              </w:rPr>
            </w:pPr>
            <w:r w:rsidRPr="00BA606D">
              <w:rPr>
                <w:rFonts w:ascii="Tahoma" w:hAnsi="Tahoma" w:cs="Tahoma"/>
                <w:b/>
                <w:sz w:val="28"/>
                <w:lang w:val="en"/>
              </w:rPr>
              <w:t>Males</w:t>
            </w:r>
          </w:p>
        </w:tc>
      </w:tr>
      <w:tr w:rsidR="008146DF" w14:paraId="00172627" w14:textId="77777777" w:rsidTr="00E31452">
        <w:tc>
          <w:tcPr>
            <w:tcW w:w="3369" w:type="dxa"/>
            <w:shd w:val="clear" w:color="auto" w:fill="auto"/>
          </w:tcPr>
          <w:p w14:paraId="43877735" w14:textId="77777777" w:rsidR="008146DF" w:rsidRPr="00BA606D" w:rsidRDefault="008146DF" w:rsidP="00E31452">
            <w:pPr>
              <w:spacing w:line="259" w:lineRule="auto"/>
              <w:jc w:val="right"/>
              <w:rPr>
                <w:rFonts w:ascii="Tahoma" w:hAnsi="Tahoma" w:cs="Tahoma"/>
                <w:sz w:val="28"/>
                <w:lang w:val="en"/>
              </w:rPr>
            </w:pPr>
            <w:r w:rsidRPr="00BA606D">
              <w:rPr>
                <w:rFonts w:ascii="Tahoma" w:hAnsi="Tahoma" w:cs="Tahoma"/>
                <w:sz w:val="28"/>
                <w:lang w:val="en"/>
              </w:rPr>
              <w:t>Age</w:t>
            </w:r>
          </w:p>
        </w:tc>
        <w:tc>
          <w:tcPr>
            <w:tcW w:w="1134" w:type="dxa"/>
            <w:shd w:val="clear" w:color="auto" w:fill="auto"/>
          </w:tcPr>
          <w:p w14:paraId="3EF508CA" w14:textId="77777777" w:rsidR="008146DF" w:rsidRPr="00BA606D" w:rsidRDefault="008146DF" w:rsidP="00E31452">
            <w:pPr>
              <w:spacing w:line="259" w:lineRule="auto"/>
              <w:jc w:val="center"/>
              <w:rPr>
                <w:rFonts w:ascii="Tahoma" w:hAnsi="Tahoma" w:cs="Tahoma"/>
                <w:sz w:val="28"/>
                <w:lang w:val="en"/>
              </w:rPr>
            </w:pPr>
            <w:r w:rsidRPr="00BA606D">
              <w:rPr>
                <w:rFonts w:ascii="Tahoma" w:hAnsi="Tahoma" w:cs="Tahoma"/>
                <w:sz w:val="28"/>
                <w:lang w:val="en"/>
              </w:rPr>
              <w:t>1</w:t>
            </w:r>
            <w:r>
              <w:rPr>
                <w:rFonts w:ascii="Tahoma" w:hAnsi="Tahoma" w:cs="Tahoma"/>
                <w:sz w:val="28"/>
                <w:lang w:val="en"/>
              </w:rPr>
              <w:t>8</w:t>
            </w:r>
            <w:r w:rsidRPr="00BA606D">
              <w:rPr>
                <w:rFonts w:ascii="Tahoma" w:hAnsi="Tahoma" w:cs="Tahoma"/>
                <w:sz w:val="28"/>
                <w:lang w:val="en"/>
              </w:rPr>
              <w:t>-25</w:t>
            </w:r>
          </w:p>
        </w:tc>
        <w:tc>
          <w:tcPr>
            <w:tcW w:w="1417" w:type="dxa"/>
            <w:gridSpan w:val="2"/>
            <w:shd w:val="clear" w:color="auto" w:fill="auto"/>
          </w:tcPr>
          <w:p w14:paraId="595F13BC" w14:textId="77777777" w:rsidR="008146DF" w:rsidRPr="00BA606D" w:rsidRDefault="008146DF" w:rsidP="00E31452">
            <w:pPr>
              <w:spacing w:line="259" w:lineRule="auto"/>
              <w:jc w:val="center"/>
              <w:rPr>
                <w:rFonts w:ascii="Tahoma" w:hAnsi="Tahoma" w:cs="Tahoma"/>
                <w:sz w:val="28"/>
                <w:lang w:val="en"/>
              </w:rPr>
            </w:pPr>
            <w:r w:rsidRPr="00BA606D">
              <w:rPr>
                <w:rFonts w:ascii="Tahoma" w:hAnsi="Tahoma" w:cs="Tahoma"/>
                <w:sz w:val="28"/>
                <w:lang w:val="en"/>
              </w:rPr>
              <w:t>26-35</w:t>
            </w:r>
          </w:p>
        </w:tc>
        <w:tc>
          <w:tcPr>
            <w:tcW w:w="1134" w:type="dxa"/>
            <w:shd w:val="clear" w:color="auto" w:fill="auto"/>
          </w:tcPr>
          <w:p w14:paraId="2F84F1C8" w14:textId="77777777" w:rsidR="008146DF" w:rsidRPr="00BA606D" w:rsidRDefault="008146DF" w:rsidP="00E31452">
            <w:pPr>
              <w:spacing w:line="259" w:lineRule="auto"/>
              <w:jc w:val="center"/>
              <w:rPr>
                <w:rFonts w:ascii="Tahoma" w:hAnsi="Tahoma" w:cs="Tahoma"/>
                <w:sz w:val="28"/>
                <w:lang w:val="en"/>
              </w:rPr>
            </w:pPr>
            <w:r w:rsidRPr="00BA606D">
              <w:rPr>
                <w:rFonts w:ascii="Tahoma" w:hAnsi="Tahoma" w:cs="Tahoma"/>
                <w:sz w:val="28"/>
                <w:lang w:val="en"/>
              </w:rPr>
              <w:t>36-45</w:t>
            </w:r>
          </w:p>
        </w:tc>
        <w:tc>
          <w:tcPr>
            <w:tcW w:w="1134" w:type="dxa"/>
            <w:shd w:val="clear" w:color="auto" w:fill="auto"/>
          </w:tcPr>
          <w:p w14:paraId="1A3C615F" w14:textId="77777777" w:rsidR="008146DF" w:rsidRPr="00BA606D" w:rsidRDefault="008146DF" w:rsidP="00E31452">
            <w:pPr>
              <w:spacing w:line="259" w:lineRule="auto"/>
              <w:jc w:val="center"/>
              <w:rPr>
                <w:rFonts w:ascii="Tahoma" w:hAnsi="Tahoma" w:cs="Tahoma"/>
                <w:sz w:val="28"/>
                <w:lang w:val="en"/>
              </w:rPr>
            </w:pPr>
            <w:r w:rsidRPr="00BA606D">
              <w:rPr>
                <w:rFonts w:ascii="Tahoma" w:hAnsi="Tahoma" w:cs="Tahoma"/>
                <w:sz w:val="28"/>
                <w:lang w:val="en"/>
              </w:rPr>
              <w:t>46-55</w:t>
            </w:r>
          </w:p>
        </w:tc>
        <w:tc>
          <w:tcPr>
            <w:tcW w:w="1559" w:type="dxa"/>
            <w:shd w:val="clear" w:color="auto" w:fill="auto"/>
          </w:tcPr>
          <w:p w14:paraId="19703994" w14:textId="77777777" w:rsidR="008146DF" w:rsidRPr="00BA606D" w:rsidRDefault="008146DF" w:rsidP="00E31452">
            <w:pPr>
              <w:spacing w:line="259" w:lineRule="auto"/>
              <w:jc w:val="center"/>
              <w:rPr>
                <w:rFonts w:ascii="Tahoma" w:hAnsi="Tahoma" w:cs="Tahoma"/>
                <w:sz w:val="28"/>
                <w:lang w:val="en"/>
              </w:rPr>
            </w:pPr>
            <w:r w:rsidRPr="00BA606D">
              <w:rPr>
                <w:rFonts w:ascii="Tahoma" w:hAnsi="Tahoma" w:cs="Tahoma"/>
                <w:sz w:val="28"/>
                <w:lang w:val="en"/>
              </w:rPr>
              <w:t>56-65</w:t>
            </w:r>
          </w:p>
        </w:tc>
        <w:tc>
          <w:tcPr>
            <w:tcW w:w="1269" w:type="dxa"/>
            <w:shd w:val="clear" w:color="auto" w:fill="auto"/>
          </w:tcPr>
          <w:p w14:paraId="015DA1DC" w14:textId="77777777" w:rsidR="008146DF" w:rsidRPr="00BA606D" w:rsidRDefault="008146DF" w:rsidP="00E31452">
            <w:pPr>
              <w:spacing w:line="259" w:lineRule="auto"/>
              <w:jc w:val="center"/>
              <w:rPr>
                <w:rFonts w:ascii="Tahoma" w:hAnsi="Tahoma" w:cs="Tahoma"/>
                <w:sz w:val="28"/>
                <w:lang w:val="en"/>
              </w:rPr>
            </w:pPr>
            <w:r w:rsidRPr="00BA606D">
              <w:rPr>
                <w:rFonts w:ascii="Tahoma" w:hAnsi="Tahoma" w:cs="Tahoma"/>
                <w:sz w:val="28"/>
                <w:lang w:val="en"/>
              </w:rPr>
              <w:t>65 +</w:t>
            </w:r>
          </w:p>
        </w:tc>
      </w:tr>
      <w:tr w:rsidR="008146DF" w14:paraId="2B6717F0" w14:textId="77777777" w:rsidTr="00E31452">
        <w:tc>
          <w:tcPr>
            <w:tcW w:w="3369" w:type="dxa"/>
            <w:shd w:val="clear" w:color="auto" w:fill="auto"/>
            <w:vAlign w:val="center"/>
          </w:tcPr>
          <w:p w14:paraId="131F669C" w14:textId="77777777" w:rsidR="008146DF" w:rsidRPr="00BA606D" w:rsidRDefault="008146DF" w:rsidP="00E31452">
            <w:pPr>
              <w:spacing w:line="259" w:lineRule="auto"/>
              <w:rPr>
                <w:rFonts w:ascii="Tahoma" w:hAnsi="Tahoma" w:cs="Tahoma"/>
                <w:sz w:val="28"/>
                <w:lang w:val="en"/>
              </w:rPr>
            </w:pPr>
            <w:r w:rsidRPr="00BA606D">
              <w:rPr>
                <w:rFonts w:ascii="Tahoma" w:hAnsi="Tahoma" w:cs="Tahoma"/>
                <w:sz w:val="28"/>
                <w:lang w:val="en"/>
              </w:rPr>
              <w:t>Athlete</w:t>
            </w:r>
          </w:p>
        </w:tc>
        <w:tc>
          <w:tcPr>
            <w:tcW w:w="1134" w:type="dxa"/>
            <w:shd w:val="clear" w:color="auto" w:fill="auto"/>
            <w:vAlign w:val="center"/>
          </w:tcPr>
          <w:p w14:paraId="36B035BD"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49-55</w:t>
            </w:r>
          </w:p>
        </w:tc>
        <w:tc>
          <w:tcPr>
            <w:tcW w:w="1417" w:type="dxa"/>
            <w:gridSpan w:val="2"/>
            <w:shd w:val="clear" w:color="auto" w:fill="auto"/>
            <w:vAlign w:val="center"/>
          </w:tcPr>
          <w:p w14:paraId="210A76D0"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49-54</w:t>
            </w:r>
          </w:p>
        </w:tc>
        <w:tc>
          <w:tcPr>
            <w:tcW w:w="1134" w:type="dxa"/>
            <w:shd w:val="clear" w:color="auto" w:fill="auto"/>
            <w:vAlign w:val="center"/>
          </w:tcPr>
          <w:p w14:paraId="297CC116"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50-56</w:t>
            </w:r>
          </w:p>
        </w:tc>
        <w:tc>
          <w:tcPr>
            <w:tcW w:w="1134" w:type="dxa"/>
            <w:shd w:val="clear" w:color="auto" w:fill="auto"/>
            <w:vAlign w:val="center"/>
          </w:tcPr>
          <w:p w14:paraId="32083352"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50-57</w:t>
            </w:r>
          </w:p>
        </w:tc>
        <w:tc>
          <w:tcPr>
            <w:tcW w:w="1559" w:type="dxa"/>
            <w:shd w:val="clear" w:color="auto" w:fill="auto"/>
            <w:vAlign w:val="center"/>
          </w:tcPr>
          <w:p w14:paraId="7FA5B1D1"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51-56</w:t>
            </w:r>
          </w:p>
        </w:tc>
        <w:tc>
          <w:tcPr>
            <w:tcW w:w="1269" w:type="dxa"/>
            <w:shd w:val="clear" w:color="auto" w:fill="auto"/>
            <w:vAlign w:val="center"/>
          </w:tcPr>
          <w:p w14:paraId="12A3A7BF"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50-55</w:t>
            </w:r>
          </w:p>
        </w:tc>
      </w:tr>
      <w:tr w:rsidR="008146DF" w14:paraId="4320460F" w14:textId="77777777" w:rsidTr="00E31452">
        <w:tc>
          <w:tcPr>
            <w:tcW w:w="3369" w:type="dxa"/>
            <w:shd w:val="clear" w:color="auto" w:fill="auto"/>
            <w:vAlign w:val="center"/>
          </w:tcPr>
          <w:p w14:paraId="2D0E2BF4" w14:textId="77777777" w:rsidR="008146DF" w:rsidRPr="00BA606D" w:rsidRDefault="008146DF" w:rsidP="00E31452">
            <w:pPr>
              <w:spacing w:line="259" w:lineRule="auto"/>
              <w:rPr>
                <w:rFonts w:ascii="Tahoma" w:hAnsi="Tahoma" w:cs="Tahoma"/>
                <w:sz w:val="28"/>
                <w:lang w:val="en"/>
              </w:rPr>
            </w:pPr>
            <w:r w:rsidRPr="00BA606D">
              <w:rPr>
                <w:rFonts w:ascii="Tahoma" w:hAnsi="Tahoma" w:cs="Tahoma"/>
                <w:sz w:val="28"/>
                <w:lang w:val="en"/>
              </w:rPr>
              <w:t>Excellent</w:t>
            </w:r>
          </w:p>
        </w:tc>
        <w:tc>
          <w:tcPr>
            <w:tcW w:w="1134" w:type="dxa"/>
            <w:shd w:val="clear" w:color="auto" w:fill="auto"/>
            <w:vAlign w:val="center"/>
          </w:tcPr>
          <w:p w14:paraId="13B8FA59"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56-61</w:t>
            </w:r>
          </w:p>
        </w:tc>
        <w:tc>
          <w:tcPr>
            <w:tcW w:w="1417" w:type="dxa"/>
            <w:gridSpan w:val="2"/>
            <w:shd w:val="clear" w:color="auto" w:fill="auto"/>
            <w:vAlign w:val="center"/>
          </w:tcPr>
          <w:p w14:paraId="3A68DF7B"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55-61</w:t>
            </w:r>
          </w:p>
        </w:tc>
        <w:tc>
          <w:tcPr>
            <w:tcW w:w="1134" w:type="dxa"/>
            <w:shd w:val="clear" w:color="auto" w:fill="auto"/>
            <w:vAlign w:val="center"/>
          </w:tcPr>
          <w:p w14:paraId="64523F88"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57-62</w:t>
            </w:r>
          </w:p>
        </w:tc>
        <w:tc>
          <w:tcPr>
            <w:tcW w:w="1134" w:type="dxa"/>
            <w:shd w:val="clear" w:color="auto" w:fill="auto"/>
            <w:vAlign w:val="center"/>
          </w:tcPr>
          <w:p w14:paraId="425C3A0B"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58-63</w:t>
            </w:r>
          </w:p>
        </w:tc>
        <w:tc>
          <w:tcPr>
            <w:tcW w:w="1559" w:type="dxa"/>
            <w:shd w:val="clear" w:color="auto" w:fill="auto"/>
            <w:vAlign w:val="center"/>
          </w:tcPr>
          <w:p w14:paraId="672B9894"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57-61</w:t>
            </w:r>
          </w:p>
        </w:tc>
        <w:tc>
          <w:tcPr>
            <w:tcW w:w="1269" w:type="dxa"/>
            <w:shd w:val="clear" w:color="auto" w:fill="auto"/>
            <w:vAlign w:val="center"/>
          </w:tcPr>
          <w:p w14:paraId="0E8944C7"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56-61</w:t>
            </w:r>
          </w:p>
        </w:tc>
      </w:tr>
      <w:tr w:rsidR="008146DF" w14:paraId="620D8829" w14:textId="77777777" w:rsidTr="00E31452">
        <w:tc>
          <w:tcPr>
            <w:tcW w:w="3369" w:type="dxa"/>
            <w:shd w:val="clear" w:color="auto" w:fill="auto"/>
            <w:vAlign w:val="center"/>
          </w:tcPr>
          <w:p w14:paraId="482C7707" w14:textId="77777777" w:rsidR="008146DF" w:rsidRPr="00BA606D" w:rsidRDefault="008146DF" w:rsidP="00E31452">
            <w:pPr>
              <w:spacing w:line="259" w:lineRule="auto"/>
              <w:rPr>
                <w:rFonts w:ascii="Tahoma" w:hAnsi="Tahoma" w:cs="Tahoma"/>
                <w:sz w:val="28"/>
                <w:lang w:val="en"/>
              </w:rPr>
            </w:pPr>
            <w:r w:rsidRPr="00BA606D">
              <w:rPr>
                <w:rFonts w:ascii="Tahoma" w:hAnsi="Tahoma" w:cs="Tahoma"/>
                <w:sz w:val="28"/>
                <w:lang w:val="en"/>
              </w:rPr>
              <w:t>Good</w:t>
            </w:r>
          </w:p>
        </w:tc>
        <w:tc>
          <w:tcPr>
            <w:tcW w:w="1134" w:type="dxa"/>
            <w:shd w:val="clear" w:color="auto" w:fill="auto"/>
            <w:vAlign w:val="center"/>
          </w:tcPr>
          <w:p w14:paraId="6CDF2F9E"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62-65</w:t>
            </w:r>
          </w:p>
        </w:tc>
        <w:tc>
          <w:tcPr>
            <w:tcW w:w="1417" w:type="dxa"/>
            <w:gridSpan w:val="2"/>
            <w:shd w:val="clear" w:color="auto" w:fill="auto"/>
            <w:vAlign w:val="center"/>
          </w:tcPr>
          <w:p w14:paraId="4932A5B4"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62-65</w:t>
            </w:r>
          </w:p>
        </w:tc>
        <w:tc>
          <w:tcPr>
            <w:tcW w:w="1134" w:type="dxa"/>
            <w:shd w:val="clear" w:color="auto" w:fill="auto"/>
            <w:vAlign w:val="center"/>
          </w:tcPr>
          <w:p w14:paraId="370BB40C"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63-66</w:t>
            </w:r>
          </w:p>
        </w:tc>
        <w:tc>
          <w:tcPr>
            <w:tcW w:w="1134" w:type="dxa"/>
            <w:shd w:val="clear" w:color="auto" w:fill="auto"/>
            <w:vAlign w:val="center"/>
          </w:tcPr>
          <w:p w14:paraId="5706F90A"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64-67</w:t>
            </w:r>
          </w:p>
        </w:tc>
        <w:tc>
          <w:tcPr>
            <w:tcW w:w="1559" w:type="dxa"/>
            <w:shd w:val="clear" w:color="auto" w:fill="auto"/>
            <w:vAlign w:val="center"/>
          </w:tcPr>
          <w:p w14:paraId="418CD5D1"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62-67</w:t>
            </w:r>
          </w:p>
        </w:tc>
        <w:tc>
          <w:tcPr>
            <w:tcW w:w="1269" w:type="dxa"/>
            <w:shd w:val="clear" w:color="auto" w:fill="auto"/>
            <w:vAlign w:val="center"/>
          </w:tcPr>
          <w:p w14:paraId="52F37CF4"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62-65</w:t>
            </w:r>
          </w:p>
        </w:tc>
      </w:tr>
      <w:tr w:rsidR="008146DF" w14:paraId="7FE0E810" w14:textId="77777777" w:rsidTr="00E31452">
        <w:tc>
          <w:tcPr>
            <w:tcW w:w="3369" w:type="dxa"/>
            <w:shd w:val="clear" w:color="auto" w:fill="auto"/>
            <w:vAlign w:val="center"/>
          </w:tcPr>
          <w:p w14:paraId="3C2D7FD6" w14:textId="77777777" w:rsidR="008146DF" w:rsidRPr="00BA606D" w:rsidRDefault="008146DF" w:rsidP="00E31452">
            <w:pPr>
              <w:spacing w:line="259" w:lineRule="auto"/>
              <w:rPr>
                <w:rFonts w:ascii="Tahoma" w:hAnsi="Tahoma" w:cs="Tahoma"/>
                <w:sz w:val="28"/>
                <w:lang w:val="en"/>
              </w:rPr>
            </w:pPr>
            <w:r w:rsidRPr="00BA606D">
              <w:rPr>
                <w:rFonts w:ascii="Tahoma" w:hAnsi="Tahoma" w:cs="Tahoma"/>
                <w:sz w:val="28"/>
                <w:lang w:val="en"/>
              </w:rPr>
              <w:t>Above Average</w:t>
            </w:r>
          </w:p>
        </w:tc>
        <w:tc>
          <w:tcPr>
            <w:tcW w:w="1134" w:type="dxa"/>
            <w:shd w:val="clear" w:color="auto" w:fill="auto"/>
            <w:vAlign w:val="center"/>
          </w:tcPr>
          <w:p w14:paraId="388E00A5"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66-69</w:t>
            </w:r>
          </w:p>
        </w:tc>
        <w:tc>
          <w:tcPr>
            <w:tcW w:w="1417" w:type="dxa"/>
            <w:gridSpan w:val="2"/>
            <w:shd w:val="clear" w:color="auto" w:fill="auto"/>
            <w:vAlign w:val="center"/>
          </w:tcPr>
          <w:p w14:paraId="3ABB93DB"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66-70</w:t>
            </w:r>
          </w:p>
        </w:tc>
        <w:tc>
          <w:tcPr>
            <w:tcW w:w="1134" w:type="dxa"/>
            <w:shd w:val="clear" w:color="auto" w:fill="auto"/>
            <w:vAlign w:val="center"/>
          </w:tcPr>
          <w:p w14:paraId="49241133"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67-70</w:t>
            </w:r>
          </w:p>
        </w:tc>
        <w:tc>
          <w:tcPr>
            <w:tcW w:w="1134" w:type="dxa"/>
            <w:shd w:val="clear" w:color="auto" w:fill="auto"/>
            <w:vAlign w:val="center"/>
          </w:tcPr>
          <w:p w14:paraId="07B4A6CD"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68-71</w:t>
            </w:r>
          </w:p>
        </w:tc>
        <w:tc>
          <w:tcPr>
            <w:tcW w:w="1559" w:type="dxa"/>
            <w:shd w:val="clear" w:color="auto" w:fill="auto"/>
            <w:vAlign w:val="center"/>
          </w:tcPr>
          <w:p w14:paraId="386FAEB6"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68-71</w:t>
            </w:r>
          </w:p>
        </w:tc>
        <w:tc>
          <w:tcPr>
            <w:tcW w:w="1269" w:type="dxa"/>
            <w:shd w:val="clear" w:color="auto" w:fill="auto"/>
            <w:vAlign w:val="center"/>
          </w:tcPr>
          <w:p w14:paraId="2F8E4459"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66-69</w:t>
            </w:r>
          </w:p>
        </w:tc>
      </w:tr>
      <w:tr w:rsidR="008146DF" w14:paraId="62003EB0" w14:textId="77777777" w:rsidTr="00E31452">
        <w:tc>
          <w:tcPr>
            <w:tcW w:w="3369" w:type="dxa"/>
            <w:shd w:val="clear" w:color="auto" w:fill="auto"/>
            <w:vAlign w:val="center"/>
          </w:tcPr>
          <w:p w14:paraId="7233B6EE" w14:textId="77777777" w:rsidR="008146DF" w:rsidRPr="00BA606D" w:rsidRDefault="008146DF" w:rsidP="00E31452">
            <w:pPr>
              <w:spacing w:line="259" w:lineRule="auto"/>
              <w:rPr>
                <w:rFonts w:ascii="Tahoma" w:hAnsi="Tahoma" w:cs="Tahoma"/>
                <w:sz w:val="28"/>
                <w:lang w:val="en"/>
              </w:rPr>
            </w:pPr>
            <w:r w:rsidRPr="00BA606D">
              <w:rPr>
                <w:rFonts w:ascii="Tahoma" w:hAnsi="Tahoma" w:cs="Tahoma"/>
                <w:sz w:val="28"/>
                <w:lang w:val="en"/>
              </w:rPr>
              <w:t>Average</w:t>
            </w:r>
          </w:p>
        </w:tc>
        <w:tc>
          <w:tcPr>
            <w:tcW w:w="1134" w:type="dxa"/>
            <w:shd w:val="clear" w:color="auto" w:fill="auto"/>
            <w:vAlign w:val="center"/>
          </w:tcPr>
          <w:p w14:paraId="44FDB1E3"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70-73</w:t>
            </w:r>
          </w:p>
        </w:tc>
        <w:tc>
          <w:tcPr>
            <w:tcW w:w="1417" w:type="dxa"/>
            <w:gridSpan w:val="2"/>
            <w:shd w:val="clear" w:color="auto" w:fill="auto"/>
            <w:vAlign w:val="center"/>
          </w:tcPr>
          <w:p w14:paraId="539E1AD2"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71-74</w:t>
            </w:r>
          </w:p>
        </w:tc>
        <w:tc>
          <w:tcPr>
            <w:tcW w:w="1134" w:type="dxa"/>
            <w:shd w:val="clear" w:color="auto" w:fill="auto"/>
            <w:vAlign w:val="center"/>
          </w:tcPr>
          <w:p w14:paraId="7377BD75"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71-75</w:t>
            </w:r>
          </w:p>
        </w:tc>
        <w:tc>
          <w:tcPr>
            <w:tcW w:w="1134" w:type="dxa"/>
            <w:shd w:val="clear" w:color="auto" w:fill="auto"/>
            <w:vAlign w:val="center"/>
          </w:tcPr>
          <w:p w14:paraId="53AC232B"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72-76</w:t>
            </w:r>
          </w:p>
        </w:tc>
        <w:tc>
          <w:tcPr>
            <w:tcW w:w="1559" w:type="dxa"/>
            <w:shd w:val="clear" w:color="auto" w:fill="auto"/>
            <w:vAlign w:val="center"/>
          </w:tcPr>
          <w:p w14:paraId="0DCE1798"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72-75</w:t>
            </w:r>
          </w:p>
        </w:tc>
        <w:tc>
          <w:tcPr>
            <w:tcW w:w="1269" w:type="dxa"/>
            <w:shd w:val="clear" w:color="auto" w:fill="auto"/>
            <w:vAlign w:val="center"/>
          </w:tcPr>
          <w:p w14:paraId="366BD612"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70-73</w:t>
            </w:r>
          </w:p>
        </w:tc>
      </w:tr>
      <w:tr w:rsidR="008146DF" w14:paraId="11185AF8" w14:textId="77777777" w:rsidTr="00E31452">
        <w:tc>
          <w:tcPr>
            <w:tcW w:w="3369" w:type="dxa"/>
            <w:shd w:val="clear" w:color="auto" w:fill="auto"/>
            <w:vAlign w:val="center"/>
          </w:tcPr>
          <w:p w14:paraId="3E71D116" w14:textId="77777777" w:rsidR="008146DF" w:rsidRPr="00BA606D" w:rsidRDefault="008146DF" w:rsidP="00E31452">
            <w:pPr>
              <w:spacing w:line="259" w:lineRule="auto"/>
              <w:rPr>
                <w:rFonts w:ascii="Tahoma" w:hAnsi="Tahoma" w:cs="Tahoma"/>
                <w:sz w:val="28"/>
                <w:lang w:val="en"/>
              </w:rPr>
            </w:pPr>
            <w:r w:rsidRPr="00BA606D">
              <w:rPr>
                <w:rFonts w:ascii="Tahoma" w:hAnsi="Tahoma" w:cs="Tahoma"/>
                <w:sz w:val="28"/>
                <w:lang w:val="en"/>
              </w:rPr>
              <w:t>Below Average</w:t>
            </w:r>
          </w:p>
        </w:tc>
        <w:tc>
          <w:tcPr>
            <w:tcW w:w="1134" w:type="dxa"/>
            <w:shd w:val="clear" w:color="auto" w:fill="auto"/>
            <w:vAlign w:val="center"/>
          </w:tcPr>
          <w:p w14:paraId="2F6F0918"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74-81</w:t>
            </w:r>
          </w:p>
        </w:tc>
        <w:tc>
          <w:tcPr>
            <w:tcW w:w="1417" w:type="dxa"/>
            <w:gridSpan w:val="2"/>
            <w:shd w:val="clear" w:color="auto" w:fill="auto"/>
            <w:vAlign w:val="center"/>
          </w:tcPr>
          <w:p w14:paraId="51BC97DD"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75-81</w:t>
            </w:r>
          </w:p>
        </w:tc>
        <w:tc>
          <w:tcPr>
            <w:tcW w:w="1134" w:type="dxa"/>
            <w:shd w:val="clear" w:color="auto" w:fill="auto"/>
            <w:vAlign w:val="center"/>
          </w:tcPr>
          <w:p w14:paraId="4B1AD153"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76-82</w:t>
            </w:r>
          </w:p>
        </w:tc>
        <w:tc>
          <w:tcPr>
            <w:tcW w:w="1134" w:type="dxa"/>
            <w:shd w:val="clear" w:color="auto" w:fill="auto"/>
            <w:vAlign w:val="center"/>
          </w:tcPr>
          <w:p w14:paraId="5EDD4766"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77-83</w:t>
            </w:r>
          </w:p>
        </w:tc>
        <w:tc>
          <w:tcPr>
            <w:tcW w:w="1559" w:type="dxa"/>
            <w:shd w:val="clear" w:color="auto" w:fill="auto"/>
            <w:vAlign w:val="center"/>
          </w:tcPr>
          <w:p w14:paraId="6A09039F"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76-81</w:t>
            </w:r>
          </w:p>
        </w:tc>
        <w:tc>
          <w:tcPr>
            <w:tcW w:w="1269" w:type="dxa"/>
            <w:shd w:val="clear" w:color="auto" w:fill="auto"/>
            <w:vAlign w:val="center"/>
          </w:tcPr>
          <w:p w14:paraId="76DCD65B"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74-79</w:t>
            </w:r>
          </w:p>
        </w:tc>
      </w:tr>
      <w:tr w:rsidR="008146DF" w14:paraId="11BD1AA7" w14:textId="77777777" w:rsidTr="00E31452">
        <w:tc>
          <w:tcPr>
            <w:tcW w:w="3369" w:type="dxa"/>
            <w:shd w:val="clear" w:color="auto" w:fill="auto"/>
            <w:vAlign w:val="center"/>
          </w:tcPr>
          <w:p w14:paraId="6E66A3F3" w14:textId="77777777" w:rsidR="008146DF" w:rsidRPr="00BA606D" w:rsidRDefault="008146DF" w:rsidP="00E31452">
            <w:pPr>
              <w:spacing w:line="259" w:lineRule="auto"/>
              <w:rPr>
                <w:rFonts w:ascii="Tahoma" w:hAnsi="Tahoma" w:cs="Tahoma"/>
                <w:sz w:val="28"/>
                <w:lang w:val="en"/>
              </w:rPr>
            </w:pPr>
            <w:r w:rsidRPr="00BA606D">
              <w:rPr>
                <w:rFonts w:ascii="Tahoma" w:hAnsi="Tahoma" w:cs="Tahoma"/>
                <w:sz w:val="28"/>
                <w:lang w:val="en"/>
              </w:rPr>
              <w:t>Poor</w:t>
            </w:r>
          </w:p>
        </w:tc>
        <w:tc>
          <w:tcPr>
            <w:tcW w:w="1134" w:type="dxa"/>
            <w:shd w:val="clear" w:color="auto" w:fill="auto"/>
            <w:vAlign w:val="center"/>
          </w:tcPr>
          <w:p w14:paraId="72AC8288"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82 +</w:t>
            </w:r>
          </w:p>
        </w:tc>
        <w:tc>
          <w:tcPr>
            <w:tcW w:w="1417" w:type="dxa"/>
            <w:gridSpan w:val="2"/>
            <w:shd w:val="clear" w:color="auto" w:fill="auto"/>
            <w:vAlign w:val="center"/>
          </w:tcPr>
          <w:p w14:paraId="5F1892EA"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82 +</w:t>
            </w:r>
          </w:p>
        </w:tc>
        <w:tc>
          <w:tcPr>
            <w:tcW w:w="1134" w:type="dxa"/>
            <w:shd w:val="clear" w:color="auto" w:fill="auto"/>
            <w:vAlign w:val="center"/>
          </w:tcPr>
          <w:p w14:paraId="4CC9106C"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83 +</w:t>
            </w:r>
          </w:p>
        </w:tc>
        <w:tc>
          <w:tcPr>
            <w:tcW w:w="1134" w:type="dxa"/>
            <w:shd w:val="clear" w:color="auto" w:fill="auto"/>
            <w:vAlign w:val="center"/>
          </w:tcPr>
          <w:p w14:paraId="5887CAE9"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84 +</w:t>
            </w:r>
          </w:p>
        </w:tc>
        <w:tc>
          <w:tcPr>
            <w:tcW w:w="1559" w:type="dxa"/>
            <w:shd w:val="clear" w:color="auto" w:fill="auto"/>
            <w:vAlign w:val="center"/>
          </w:tcPr>
          <w:p w14:paraId="6C803804"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82 +</w:t>
            </w:r>
          </w:p>
        </w:tc>
        <w:tc>
          <w:tcPr>
            <w:tcW w:w="1269" w:type="dxa"/>
            <w:shd w:val="clear" w:color="auto" w:fill="auto"/>
            <w:vAlign w:val="center"/>
          </w:tcPr>
          <w:p w14:paraId="0DF1D676"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80 +</w:t>
            </w:r>
          </w:p>
        </w:tc>
      </w:tr>
      <w:tr w:rsidR="008146DF" w14:paraId="00F47A48" w14:textId="77777777" w:rsidTr="00E31452">
        <w:tc>
          <w:tcPr>
            <w:tcW w:w="11016" w:type="dxa"/>
            <w:gridSpan w:val="8"/>
            <w:shd w:val="clear" w:color="auto" w:fill="auto"/>
          </w:tcPr>
          <w:p w14:paraId="1EB42B79" w14:textId="77777777" w:rsidR="008146DF" w:rsidRPr="00BA606D" w:rsidRDefault="008146DF" w:rsidP="00E31452">
            <w:pPr>
              <w:jc w:val="center"/>
              <w:rPr>
                <w:rFonts w:ascii="Tahoma" w:hAnsi="Tahoma" w:cs="Tahoma"/>
                <w:b/>
                <w:lang w:val="en"/>
              </w:rPr>
            </w:pPr>
            <w:r w:rsidRPr="00BA606D">
              <w:rPr>
                <w:rFonts w:ascii="Tahoma" w:hAnsi="Tahoma" w:cs="Tahoma"/>
                <w:b/>
                <w:sz w:val="28"/>
                <w:lang w:val="en"/>
              </w:rPr>
              <w:t>Females</w:t>
            </w:r>
          </w:p>
        </w:tc>
      </w:tr>
      <w:tr w:rsidR="008146DF" w14:paraId="2579A396" w14:textId="77777777" w:rsidTr="00E31452">
        <w:tc>
          <w:tcPr>
            <w:tcW w:w="3369" w:type="dxa"/>
            <w:shd w:val="clear" w:color="auto" w:fill="auto"/>
          </w:tcPr>
          <w:p w14:paraId="3E03CDE9" w14:textId="77777777" w:rsidR="008146DF" w:rsidRPr="00BA606D" w:rsidRDefault="008146DF" w:rsidP="00E31452">
            <w:pPr>
              <w:spacing w:line="259" w:lineRule="auto"/>
              <w:jc w:val="right"/>
              <w:rPr>
                <w:rFonts w:ascii="Tahoma" w:hAnsi="Tahoma" w:cs="Tahoma"/>
                <w:sz w:val="28"/>
                <w:lang w:val="en"/>
              </w:rPr>
            </w:pPr>
            <w:r w:rsidRPr="00BA606D">
              <w:rPr>
                <w:rFonts w:ascii="Tahoma" w:hAnsi="Tahoma" w:cs="Tahoma"/>
                <w:sz w:val="28"/>
                <w:lang w:val="en"/>
              </w:rPr>
              <w:t>Age</w:t>
            </w:r>
          </w:p>
        </w:tc>
        <w:tc>
          <w:tcPr>
            <w:tcW w:w="1134" w:type="dxa"/>
            <w:shd w:val="clear" w:color="auto" w:fill="auto"/>
          </w:tcPr>
          <w:p w14:paraId="32FF2E80" w14:textId="77777777" w:rsidR="008146DF" w:rsidRPr="00BA606D" w:rsidRDefault="008146DF" w:rsidP="00E31452">
            <w:pPr>
              <w:spacing w:line="259" w:lineRule="auto"/>
              <w:jc w:val="center"/>
              <w:rPr>
                <w:rFonts w:ascii="Tahoma" w:hAnsi="Tahoma" w:cs="Tahoma"/>
                <w:sz w:val="28"/>
                <w:lang w:val="en"/>
              </w:rPr>
            </w:pPr>
            <w:r w:rsidRPr="00BA606D">
              <w:rPr>
                <w:rFonts w:ascii="Tahoma" w:hAnsi="Tahoma" w:cs="Tahoma"/>
                <w:sz w:val="28"/>
                <w:lang w:val="en"/>
              </w:rPr>
              <w:t>1</w:t>
            </w:r>
            <w:r>
              <w:rPr>
                <w:rFonts w:ascii="Tahoma" w:hAnsi="Tahoma" w:cs="Tahoma"/>
                <w:sz w:val="28"/>
                <w:lang w:val="en"/>
              </w:rPr>
              <w:t>8</w:t>
            </w:r>
            <w:r w:rsidRPr="00BA606D">
              <w:rPr>
                <w:rFonts w:ascii="Tahoma" w:hAnsi="Tahoma" w:cs="Tahoma"/>
                <w:sz w:val="28"/>
                <w:lang w:val="en"/>
              </w:rPr>
              <w:t>-25</w:t>
            </w:r>
          </w:p>
        </w:tc>
        <w:tc>
          <w:tcPr>
            <w:tcW w:w="1417" w:type="dxa"/>
            <w:gridSpan w:val="2"/>
            <w:shd w:val="clear" w:color="auto" w:fill="auto"/>
          </w:tcPr>
          <w:p w14:paraId="02A7B50D" w14:textId="77777777" w:rsidR="008146DF" w:rsidRPr="00BA606D" w:rsidRDefault="008146DF" w:rsidP="00E31452">
            <w:pPr>
              <w:spacing w:line="259" w:lineRule="auto"/>
              <w:jc w:val="center"/>
              <w:rPr>
                <w:rFonts w:ascii="Tahoma" w:hAnsi="Tahoma" w:cs="Tahoma"/>
                <w:sz w:val="28"/>
                <w:lang w:val="en"/>
              </w:rPr>
            </w:pPr>
            <w:r w:rsidRPr="00BA606D">
              <w:rPr>
                <w:rFonts w:ascii="Tahoma" w:hAnsi="Tahoma" w:cs="Tahoma"/>
                <w:sz w:val="28"/>
                <w:lang w:val="en"/>
              </w:rPr>
              <w:t>26-35</w:t>
            </w:r>
          </w:p>
        </w:tc>
        <w:tc>
          <w:tcPr>
            <w:tcW w:w="1134" w:type="dxa"/>
            <w:shd w:val="clear" w:color="auto" w:fill="auto"/>
          </w:tcPr>
          <w:p w14:paraId="76D97150" w14:textId="77777777" w:rsidR="008146DF" w:rsidRPr="00BA606D" w:rsidRDefault="008146DF" w:rsidP="00E31452">
            <w:pPr>
              <w:spacing w:line="259" w:lineRule="auto"/>
              <w:jc w:val="center"/>
              <w:rPr>
                <w:rFonts w:ascii="Tahoma" w:hAnsi="Tahoma" w:cs="Tahoma"/>
                <w:sz w:val="28"/>
                <w:lang w:val="en"/>
              </w:rPr>
            </w:pPr>
            <w:r w:rsidRPr="00BA606D">
              <w:rPr>
                <w:rFonts w:ascii="Tahoma" w:hAnsi="Tahoma" w:cs="Tahoma"/>
                <w:sz w:val="28"/>
                <w:lang w:val="en"/>
              </w:rPr>
              <w:t>36-45</w:t>
            </w:r>
          </w:p>
        </w:tc>
        <w:tc>
          <w:tcPr>
            <w:tcW w:w="1134" w:type="dxa"/>
            <w:shd w:val="clear" w:color="auto" w:fill="auto"/>
          </w:tcPr>
          <w:p w14:paraId="0EDCEFBF" w14:textId="77777777" w:rsidR="008146DF" w:rsidRPr="00BA606D" w:rsidRDefault="008146DF" w:rsidP="00E31452">
            <w:pPr>
              <w:spacing w:line="259" w:lineRule="auto"/>
              <w:jc w:val="center"/>
              <w:rPr>
                <w:rFonts w:ascii="Tahoma" w:hAnsi="Tahoma" w:cs="Tahoma"/>
                <w:sz w:val="28"/>
                <w:lang w:val="en"/>
              </w:rPr>
            </w:pPr>
            <w:r w:rsidRPr="00BA606D">
              <w:rPr>
                <w:rFonts w:ascii="Tahoma" w:hAnsi="Tahoma" w:cs="Tahoma"/>
                <w:sz w:val="28"/>
                <w:lang w:val="en"/>
              </w:rPr>
              <w:t>46-55</w:t>
            </w:r>
          </w:p>
        </w:tc>
        <w:tc>
          <w:tcPr>
            <w:tcW w:w="1559" w:type="dxa"/>
            <w:shd w:val="clear" w:color="auto" w:fill="auto"/>
          </w:tcPr>
          <w:p w14:paraId="4CE62929" w14:textId="77777777" w:rsidR="008146DF" w:rsidRPr="00BA606D" w:rsidRDefault="008146DF" w:rsidP="00E31452">
            <w:pPr>
              <w:spacing w:line="259" w:lineRule="auto"/>
              <w:jc w:val="center"/>
              <w:rPr>
                <w:rFonts w:ascii="Tahoma" w:hAnsi="Tahoma" w:cs="Tahoma"/>
                <w:sz w:val="28"/>
                <w:lang w:val="en"/>
              </w:rPr>
            </w:pPr>
            <w:r w:rsidRPr="00BA606D">
              <w:rPr>
                <w:rFonts w:ascii="Tahoma" w:hAnsi="Tahoma" w:cs="Tahoma"/>
                <w:sz w:val="28"/>
                <w:lang w:val="en"/>
              </w:rPr>
              <w:t>56-65</w:t>
            </w:r>
          </w:p>
        </w:tc>
        <w:tc>
          <w:tcPr>
            <w:tcW w:w="1269" w:type="dxa"/>
            <w:shd w:val="clear" w:color="auto" w:fill="auto"/>
          </w:tcPr>
          <w:p w14:paraId="34C5DB45" w14:textId="77777777" w:rsidR="008146DF" w:rsidRPr="00BA606D" w:rsidRDefault="008146DF" w:rsidP="00E31452">
            <w:pPr>
              <w:spacing w:line="259" w:lineRule="auto"/>
              <w:jc w:val="center"/>
              <w:rPr>
                <w:rFonts w:ascii="Tahoma" w:hAnsi="Tahoma" w:cs="Tahoma"/>
                <w:sz w:val="28"/>
                <w:lang w:val="en"/>
              </w:rPr>
            </w:pPr>
            <w:r w:rsidRPr="00BA606D">
              <w:rPr>
                <w:rFonts w:ascii="Tahoma" w:hAnsi="Tahoma" w:cs="Tahoma"/>
                <w:sz w:val="28"/>
                <w:lang w:val="en"/>
              </w:rPr>
              <w:t>65 +</w:t>
            </w:r>
          </w:p>
        </w:tc>
      </w:tr>
      <w:tr w:rsidR="008146DF" w14:paraId="1004E5C1" w14:textId="77777777" w:rsidTr="00E31452">
        <w:tc>
          <w:tcPr>
            <w:tcW w:w="3369" w:type="dxa"/>
            <w:shd w:val="clear" w:color="auto" w:fill="auto"/>
          </w:tcPr>
          <w:p w14:paraId="468569D7" w14:textId="77777777" w:rsidR="008146DF" w:rsidRPr="00BA606D" w:rsidRDefault="008146DF" w:rsidP="00E31452">
            <w:pPr>
              <w:spacing w:line="259" w:lineRule="auto"/>
              <w:rPr>
                <w:rFonts w:ascii="Tahoma" w:hAnsi="Tahoma" w:cs="Tahoma"/>
                <w:sz w:val="28"/>
                <w:lang w:val="en"/>
              </w:rPr>
            </w:pPr>
            <w:r w:rsidRPr="00BA606D">
              <w:rPr>
                <w:rFonts w:ascii="Tahoma" w:hAnsi="Tahoma" w:cs="Tahoma"/>
                <w:sz w:val="28"/>
                <w:lang w:val="en"/>
              </w:rPr>
              <w:t>Athlete</w:t>
            </w:r>
          </w:p>
        </w:tc>
        <w:tc>
          <w:tcPr>
            <w:tcW w:w="1134" w:type="dxa"/>
            <w:shd w:val="clear" w:color="auto" w:fill="auto"/>
            <w:vAlign w:val="center"/>
          </w:tcPr>
          <w:p w14:paraId="073A275D"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49-55</w:t>
            </w:r>
          </w:p>
        </w:tc>
        <w:tc>
          <w:tcPr>
            <w:tcW w:w="1417" w:type="dxa"/>
            <w:gridSpan w:val="2"/>
            <w:shd w:val="clear" w:color="auto" w:fill="auto"/>
            <w:vAlign w:val="center"/>
          </w:tcPr>
          <w:p w14:paraId="5D04CE7C"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54-59</w:t>
            </w:r>
          </w:p>
        </w:tc>
        <w:tc>
          <w:tcPr>
            <w:tcW w:w="1134" w:type="dxa"/>
            <w:shd w:val="clear" w:color="auto" w:fill="auto"/>
            <w:vAlign w:val="center"/>
          </w:tcPr>
          <w:p w14:paraId="1C7251A0"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54-59</w:t>
            </w:r>
          </w:p>
        </w:tc>
        <w:tc>
          <w:tcPr>
            <w:tcW w:w="1134" w:type="dxa"/>
            <w:shd w:val="clear" w:color="auto" w:fill="auto"/>
            <w:vAlign w:val="center"/>
          </w:tcPr>
          <w:p w14:paraId="68B23426"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54-60</w:t>
            </w:r>
          </w:p>
        </w:tc>
        <w:tc>
          <w:tcPr>
            <w:tcW w:w="1559" w:type="dxa"/>
            <w:shd w:val="clear" w:color="auto" w:fill="auto"/>
            <w:vAlign w:val="center"/>
          </w:tcPr>
          <w:p w14:paraId="17878B85"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54-59</w:t>
            </w:r>
          </w:p>
        </w:tc>
        <w:tc>
          <w:tcPr>
            <w:tcW w:w="1269" w:type="dxa"/>
            <w:shd w:val="clear" w:color="auto" w:fill="auto"/>
            <w:vAlign w:val="center"/>
          </w:tcPr>
          <w:p w14:paraId="46002E81"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54-59</w:t>
            </w:r>
          </w:p>
        </w:tc>
      </w:tr>
      <w:tr w:rsidR="008146DF" w14:paraId="45BF0ACC" w14:textId="77777777" w:rsidTr="00E31452">
        <w:tc>
          <w:tcPr>
            <w:tcW w:w="3369" w:type="dxa"/>
            <w:shd w:val="clear" w:color="auto" w:fill="auto"/>
          </w:tcPr>
          <w:p w14:paraId="26EEDD41" w14:textId="77777777" w:rsidR="008146DF" w:rsidRPr="00BA606D" w:rsidRDefault="008146DF" w:rsidP="00E31452">
            <w:pPr>
              <w:spacing w:line="259" w:lineRule="auto"/>
              <w:rPr>
                <w:rFonts w:ascii="Tahoma" w:hAnsi="Tahoma" w:cs="Tahoma"/>
                <w:sz w:val="28"/>
                <w:lang w:val="en"/>
              </w:rPr>
            </w:pPr>
            <w:r w:rsidRPr="00BA606D">
              <w:rPr>
                <w:rFonts w:ascii="Tahoma" w:hAnsi="Tahoma" w:cs="Tahoma"/>
                <w:sz w:val="28"/>
                <w:lang w:val="en"/>
              </w:rPr>
              <w:t>Excellent</w:t>
            </w:r>
          </w:p>
        </w:tc>
        <w:tc>
          <w:tcPr>
            <w:tcW w:w="1134" w:type="dxa"/>
            <w:shd w:val="clear" w:color="auto" w:fill="auto"/>
            <w:vAlign w:val="center"/>
          </w:tcPr>
          <w:p w14:paraId="34AACCAC"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56-61</w:t>
            </w:r>
          </w:p>
        </w:tc>
        <w:tc>
          <w:tcPr>
            <w:tcW w:w="1417" w:type="dxa"/>
            <w:gridSpan w:val="2"/>
            <w:shd w:val="clear" w:color="auto" w:fill="auto"/>
            <w:vAlign w:val="center"/>
          </w:tcPr>
          <w:p w14:paraId="177AB5F5"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60-64</w:t>
            </w:r>
          </w:p>
        </w:tc>
        <w:tc>
          <w:tcPr>
            <w:tcW w:w="1134" w:type="dxa"/>
            <w:shd w:val="clear" w:color="auto" w:fill="auto"/>
            <w:vAlign w:val="center"/>
          </w:tcPr>
          <w:p w14:paraId="59A338D1"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60-64</w:t>
            </w:r>
          </w:p>
        </w:tc>
        <w:tc>
          <w:tcPr>
            <w:tcW w:w="1134" w:type="dxa"/>
            <w:shd w:val="clear" w:color="auto" w:fill="auto"/>
            <w:vAlign w:val="center"/>
          </w:tcPr>
          <w:p w14:paraId="65C78855"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61-65</w:t>
            </w:r>
          </w:p>
        </w:tc>
        <w:tc>
          <w:tcPr>
            <w:tcW w:w="1559" w:type="dxa"/>
            <w:shd w:val="clear" w:color="auto" w:fill="auto"/>
            <w:vAlign w:val="center"/>
          </w:tcPr>
          <w:p w14:paraId="32C61FFD"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60-64</w:t>
            </w:r>
          </w:p>
        </w:tc>
        <w:tc>
          <w:tcPr>
            <w:tcW w:w="1269" w:type="dxa"/>
            <w:shd w:val="clear" w:color="auto" w:fill="auto"/>
            <w:vAlign w:val="center"/>
          </w:tcPr>
          <w:p w14:paraId="75C5F118"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60-64</w:t>
            </w:r>
          </w:p>
        </w:tc>
      </w:tr>
      <w:tr w:rsidR="008146DF" w14:paraId="1C45E1D9" w14:textId="77777777" w:rsidTr="00E31452">
        <w:tc>
          <w:tcPr>
            <w:tcW w:w="3369" w:type="dxa"/>
            <w:shd w:val="clear" w:color="auto" w:fill="auto"/>
          </w:tcPr>
          <w:p w14:paraId="4D0E0F4C" w14:textId="77777777" w:rsidR="008146DF" w:rsidRPr="00BA606D" w:rsidRDefault="008146DF" w:rsidP="00E31452">
            <w:pPr>
              <w:spacing w:line="259" w:lineRule="auto"/>
              <w:rPr>
                <w:rFonts w:ascii="Tahoma" w:hAnsi="Tahoma" w:cs="Tahoma"/>
                <w:sz w:val="28"/>
                <w:lang w:val="en"/>
              </w:rPr>
            </w:pPr>
            <w:r w:rsidRPr="00BA606D">
              <w:rPr>
                <w:rFonts w:ascii="Tahoma" w:hAnsi="Tahoma" w:cs="Tahoma"/>
                <w:sz w:val="28"/>
                <w:lang w:val="en"/>
              </w:rPr>
              <w:t>Good</w:t>
            </w:r>
          </w:p>
        </w:tc>
        <w:tc>
          <w:tcPr>
            <w:tcW w:w="1134" w:type="dxa"/>
            <w:shd w:val="clear" w:color="auto" w:fill="auto"/>
            <w:vAlign w:val="center"/>
          </w:tcPr>
          <w:p w14:paraId="2F6DB29F"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62-65</w:t>
            </w:r>
          </w:p>
        </w:tc>
        <w:tc>
          <w:tcPr>
            <w:tcW w:w="1417" w:type="dxa"/>
            <w:gridSpan w:val="2"/>
            <w:shd w:val="clear" w:color="auto" w:fill="auto"/>
            <w:vAlign w:val="center"/>
          </w:tcPr>
          <w:p w14:paraId="1E6A59B3"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65-68</w:t>
            </w:r>
          </w:p>
        </w:tc>
        <w:tc>
          <w:tcPr>
            <w:tcW w:w="1134" w:type="dxa"/>
            <w:shd w:val="clear" w:color="auto" w:fill="auto"/>
            <w:vAlign w:val="center"/>
          </w:tcPr>
          <w:p w14:paraId="70FFFCFE"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65-69</w:t>
            </w:r>
          </w:p>
        </w:tc>
        <w:tc>
          <w:tcPr>
            <w:tcW w:w="1134" w:type="dxa"/>
            <w:shd w:val="clear" w:color="auto" w:fill="auto"/>
            <w:vAlign w:val="center"/>
          </w:tcPr>
          <w:p w14:paraId="27999BBA"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66-69</w:t>
            </w:r>
          </w:p>
        </w:tc>
        <w:tc>
          <w:tcPr>
            <w:tcW w:w="1559" w:type="dxa"/>
            <w:shd w:val="clear" w:color="auto" w:fill="auto"/>
            <w:vAlign w:val="center"/>
          </w:tcPr>
          <w:p w14:paraId="4AF8075C"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65-68</w:t>
            </w:r>
          </w:p>
        </w:tc>
        <w:tc>
          <w:tcPr>
            <w:tcW w:w="1269" w:type="dxa"/>
            <w:shd w:val="clear" w:color="auto" w:fill="auto"/>
            <w:vAlign w:val="center"/>
          </w:tcPr>
          <w:p w14:paraId="283F37A1"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65-68</w:t>
            </w:r>
          </w:p>
        </w:tc>
      </w:tr>
      <w:tr w:rsidR="008146DF" w14:paraId="74E66AAF" w14:textId="77777777" w:rsidTr="00E31452">
        <w:tc>
          <w:tcPr>
            <w:tcW w:w="3369" w:type="dxa"/>
            <w:shd w:val="clear" w:color="auto" w:fill="auto"/>
          </w:tcPr>
          <w:p w14:paraId="3FF60AD0" w14:textId="77777777" w:rsidR="008146DF" w:rsidRPr="00BA606D" w:rsidRDefault="008146DF" w:rsidP="00E31452">
            <w:pPr>
              <w:spacing w:line="259" w:lineRule="auto"/>
              <w:rPr>
                <w:rFonts w:ascii="Tahoma" w:hAnsi="Tahoma" w:cs="Tahoma"/>
                <w:sz w:val="28"/>
                <w:lang w:val="en"/>
              </w:rPr>
            </w:pPr>
            <w:r w:rsidRPr="00BA606D">
              <w:rPr>
                <w:rFonts w:ascii="Tahoma" w:hAnsi="Tahoma" w:cs="Tahoma"/>
                <w:sz w:val="28"/>
                <w:lang w:val="en"/>
              </w:rPr>
              <w:t>Above Average</w:t>
            </w:r>
          </w:p>
        </w:tc>
        <w:tc>
          <w:tcPr>
            <w:tcW w:w="1134" w:type="dxa"/>
            <w:shd w:val="clear" w:color="auto" w:fill="auto"/>
            <w:vAlign w:val="center"/>
          </w:tcPr>
          <w:p w14:paraId="5D09A441"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66-69</w:t>
            </w:r>
          </w:p>
        </w:tc>
        <w:tc>
          <w:tcPr>
            <w:tcW w:w="1417" w:type="dxa"/>
            <w:gridSpan w:val="2"/>
            <w:shd w:val="clear" w:color="auto" w:fill="auto"/>
            <w:vAlign w:val="center"/>
          </w:tcPr>
          <w:p w14:paraId="55EF3185"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69-72</w:t>
            </w:r>
          </w:p>
        </w:tc>
        <w:tc>
          <w:tcPr>
            <w:tcW w:w="1134" w:type="dxa"/>
            <w:shd w:val="clear" w:color="auto" w:fill="auto"/>
            <w:vAlign w:val="center"/>
          </w:tcPr>
          <w:p w14:paraId="544BA856"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70-73</w:t>
            </w:r>
          </w:p>
        </w:tc>
        <w:tc>
          <w:tcPr>
            <w:tcW w:w="1134" w:type="dxa"/>
            <w:shd w:val="clear" w:color="auto" w:fill="auto"/>
            <w:vAlign w:val="center"/>
          </w:tcPr>
          <w:p w14:paraId="7585D018"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70-73</w:t>
            </w:r>
          </w:p>
        </w:tc>
        <w:tc>
          <w:tcPr>
            <w:tcW w:w="1559" w:type="dxa"/>
            <w:shd w:val="clear" w:color="auto" w:fill="auto"/>
            <w:vAlign w:val="center"/>
          </w:tcPr>
          <w:p w14:paraId="298D154B"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69-73</w:t>
            </w:r>
          </w:p>
        </w:tc>
        <w:tc>
          <w:tcPr>
            <w:tcW w:w="1269" w:type="dxa"/>
            <w:shd w:val="clear" w:color="auto" w:fill="auto"/>
            <w:vAlign w:val="center"/>
          </w:tcPr>
          <w:p w14:paraId="2476995E"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69-72</w:t>
            </w:r>
          </w:p>
        </w:tc>
      </w:tr>
      <w:tr w:rsidR="008146DF" w14:paraId="65E48CA7" w14:textId="77777777" w:rsidTr="00E31452">
        <w:tc>
          <w:tcPr>
            <w:tcW w:w="3369" w:type="dxa"/>
            <w:shd w:val="clear" w:color="auto" w:fill="auto"/>
          </w:tcPr>
          <w:p w14:paraId="4697BCFA" w14:textId="77777777" w:rsidR="008146DF" w:rsidRPr="00BA606D" w:rsidRDefault="008146DF" w:rsidP="00E31452">
            <w:pPr>
              <w:spacing w:line="259" w:lineRule="auto"/>
              <w:rPr>
                <w:rFonts w:ascii="Tahoma" w:hAnsi="Tahoma" w:cs="Tahoma"/>
                <w:sz w:val="28"/>
                <w:lang w:val="en"/>
              </w:rPr>
            </w:pPr>
            <w:r w:rsidRPr="00BA606D">
              <w:rPr>
                <w:rFonts w:ascii="Tahoma" w:hAnsi="Tahoma" w:cs="Tahoma"/>
                <w:sz w:val="28"/>
                <w:lang w:val="en"/>
              </w:rPr>
              <w:t>Average</w:t>
            </w:r>
          </w:p>
        </w:tc>
        <w:tc>
          <w:tcPr>
            <w:tcW w:w="1134" w:type="dxa"/>
            <w:shd w:val="clear" w:color="auto" w:fill="auto"/>
            <w:vAlign w:val="center"/>
          </w:tcPr>
          <w:p w14:paraId="463990F8"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70-73</w:t>
            </w:r>
          </w:p>
        </w:tc>
        <w:tc>
          <w:tcPr>
            <w:tcW w:w="1417" w:type="dxa"/>
            <w:gridSpan w:val="2"/>
            <w:shd w:val="clear" w:color="auto" w:fill="auto"/>
            <w:vAlign w:val="center"/>
          </w:tcPr>
          <w:p w14:paraId="297B653E"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73-76</w:t>
            </w:r>
          </w:p>
        </w:tc>
        <w:tc>
          <w:tcPr>
            <w:tcW w:w="1134" w:type="dxa"/>
            <w:shd w:val="clear" w:color="auto" w:fill="auto"/>
            <w:vAlign w:val="center"/>
          </w:tcPr>
          <w:p w14:paraId="7DE7CB9E"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74-78</w:t>
            </w:r>
          </w:p>
        </w:tc>
        <w:tc>
          <w:tcPr>
            <w:tcW w:w="1134" w:type="dxa"/>
            <w:shd w:val="clear" w:color="auto" w:fill="auto"/>
            <w:vAlign w:val="center"/>
          </w:tcPr>
          <w:p w14:paraId="407B7345"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74-77</w:t>
            </w:r>
          </w:p>
        </w:tc>
        <w:tc>
          <w:tcPr>
            <w:tcW w:w="1559" w:type="dxa"/>
            <w:shd w:val="clear" w:color="auto" w:fill="auto"/>
            <w:vAlign w:val="center"/>
          </w:tcPr>
          <w:p w14:paraId="5B01F61B"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74-77</w:t>
            </w:r>
          </w:p>
        </w:tc>
        <w:tc>
          <w:tcPr>
            <w:tcW w:w="1269" w:type="dxa"/>
            <w:shd w:val="clear" w:color="auto" w:fill="auto"/>
            <w:vAlign w:val="center"/>
          </w:tcPr>
          <w:p w14:paraId="754B540E"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73-76</w:t>
            </w:r>
          </w:p>
        </w:tc>
      </w:tr>
      <w:tr w:rsidR="008146DF" w14:paraId="36C285C5" w14:textId="77777777" w:rsidTr="00E31452">
        <w:tc>
          <w:tcPr>
            <w:tcW w:w="3369" w:type="dxa"/>
            <w:shd w:val="clear" w:color="auto" w:fill="auto"/>
          </w:tcPr>
          <w:p w14:paraId="0BF4CE58" w14:textId="77777777" w:rsidR="008146DF" w:rsidRPr="00BA606D" w:rsidRDefault="008146DF" w:rsidP="00E31452">
            <w:pPr>
              <w:spacing w:line="259" w:lineRule="auto"/>
              <w:rPr>
                <w:rFonts w:ascii="Tahoma" w:hAnsi="Tahoma" w:cs="Tahoma"/>
                <w:sz w:val="28"/>
                <w:lang w:val="en"/>
              </w:rPr>
            </w:pPr>
            <w:r w:rsidRPr="00BA606D">
              <w:rPr>
                <w:rFonts w:ascii="Tahoma" w:hAnsi="Tahoma" w:cs="Tahoma"/>
                <w:sz w:val="28"/>
                <w:lang w:val="en"/>
              </w:rPr>
              <w:t>Below Average</w:t>
            </w:r>
          </w:p>
        </w:tc>
        <w:tc>
          <w:tcPr>
            <w:tcW w:w="1134" w:type="dxa"/>
            <w:shd w:val="clear" w:color="auto" w:fill="auto"/>
            <w:vAlign w:val="center"/>
          </w:tcPr>
          <w:p w14:paraId="499CBA1E"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74-81</w:t>
            </w:r>
          </w:p>
        </w:tc>
        <w:tc>
          <w:tcPr>
            <w:tcW w:w="1417" w:type="dxa"/>
            <w:gridSpan w:val="2"/>
            <w:shd w:val="clear" w:color="auto" w:fill="auto"/>
            <w:vAlign w:val="center"/>
          </w:tcPr>
          <w:p w14:paraId="1C9CFAED"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77-82</w:t>
            </w:r>
          </w:p>
        </w:tc>
        <w:tc>
          <w:tcPr>
            <w:tcW w:w="1134" w:type="dxa"/>
            <w:shd w:val="clear" w:color="auto" w:fill="auto"/>
            <w:vAlign w:val="center"/>
          </w:tcPr>
          <w:p w14:paraId="4D530A66"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79-84</w:t>
            </w:r>
          </w:p>
        </w:tc>
        <w:tc>
          <w:tcPr>
            <w:tcW w:w="1134" w:type="dxa"/>
            <w:shd w:val="clear" w:color="auto" w:fill="auto"/>
            <w:vAlign w:val="center"/>
          </w:tcPr>
          <w:p w14:paraId="05C2BCA8"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78-83</w:t>
            </w:r>
          </w:p>
        </w:tc>
        <w:tc>
          <w:tcPr>
            <w:tcW w:w="1559" w:type="dxa"/>
            <w:shd w:val="clear" w:color="auto" w:fill="auto"/>
            <w:vAlign w:val="center"/>
          </w:tcPr>
          <w:p w14:paraId="1ACC2517"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78-83</w:t>
            </w:r>
          </w:p>
        </w:tc>
        <w:tc>
          <w:tcPr>
            <w:tcW w:w="1269" w:type="dxa"/>
            <w:shd w:val="clear" w:color="auto" w:fill="auto"/>
            <w:vAlign w:val="center"/>
          </w:tcPr>
          <w:p w14:paraId="24B7B5B4"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77-83</w:t>
            </w:r>
          </w:p>
        </w:tc>
      </w:tr>
      <w:tr w:rsidR="008146DF" w14:paraId="5AF5868C" w14:textId="77777777" w:rsidTr="00E31452">
        <w:tc>
          <w:tcPr>
            <w:tcW w:w="3369" w:type="dxa"/>
            <w:shd w:val="clear" w:color="auto" w:fill="auto"/>
          </w:tcPr>
          <w:p w14:paraId="5F92A610" w14:textId="77777777" w:rsidR="008146DF" w:rsidRPr="00BA606D" w:rsidRDefault="008146DF" w:rsidP="00E31452">
            <w:pPr>
              <w:spacing w:line="259" w:lineRule="auto"/>
              <w:rPr>
                <w:rFonts w:ascii="Tahoma" w:hAnsi="Tahoma" w:cs="Tahoma"/>
                <w:sz w:val="28"/>
                <w:lang w:val="en"/>
              </w:rPr>
            </w:pPr>
            <w:r w:rsidRPr="00BA606D">
              <w:rPr>
                <w:rFonts w:ascii="Tahoma" w:hAnsi="Tahoma" w:cs="Tahoma"/>
                <w:sz w:val="28"/>
                <w:lang w:val="en"/>
              </w:rPr>
              <w:t>Poor</w:t>
            </w:r>
          </w:p>
        </w:tc>
        <w:tc>
          <w:tcPr>
            <w:tcW w:w="1134" w:type="dxa"/>
            <w:shd w:val="clear" w:color="auto" w:fill="auto"/>
            <w:vAlign w:val="center"/>
          </w:tcPr>
          <w:p w14:paraId="17F9A94E"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82 +</w:t>
            </w:r>
          </w:p>
        </w:tc>
        <w:tc>
          <w:tcPr>
            <w:tcW w:w="1417" w:type="dxa"/>
            <w:gridSpan w:val="2"/>
            <w:shd w:val="clear" w:color="auto" w:fill="auto"/>
            <w:vAlign w:val="center"/>
          </w:tcPr>
          <w:p w14:paraId="5FE0C19E"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83 +</w:t>
            </w:r>
          </w:p>
        </w:tc>
        <w:tc>
          <w:tcPr>
            <w:tcW w:w="1134" w:type="dxa"/>
            <w:shd w:val="clear" w:color="auto" w:fill="auto"/>
            <w:vAlign w:val="center"/>
          </w:tcPr>
          <w:p w14:paraId="4C70B1A6" w14:textId="77777777" w:rsidR="008146DF" w:rsidRPr="0017635C" w:rsidRDefault="008146DF" w:rsidP="00E31452">
            <w:pPr>
              <w:jc w:val="center"/>
              <w:rPr>
                <w:rFonts w:ascii="Tahoma" w:hAnsi="Tahoma" w:cs="Tahoma"/>
                <w:sz w:val="22"/>
                <w:szCs w:val="22"/>
                <w:lang w:val="en"/>
              </w:rPr>
            </w:pPr>
            <w:r w:rsidRPr="0017635C">
              <w:rPr>
                <w:rFonts w:ascii="Tahoma" w:hAnsi="Tahoma" w:cs="Tahoma"/>
                <w:sz w:val="22"/>
                <w:szCs w:val="22"/>
                <w:lang w:val="en"/>
              </w:rPr>
              <w:t>85 +</w:t>
            </w:r>
          </w:p>
        </w:tc>
        <w:tc>
          <w:tcPr>
            <w:tcW w:w="1134" w:type="dxa"/>
            <w:shd w:val="clear" w:color="auto" w:fill="auto"/>
            <w:vAlign w:val="center"/>
          </w:tcPr>
          <w:p w14:paraId="1A5C12AF" w14:textId="77777777" w:rsidR="008146DF" w:rsidRPr="0017635C" w:rsidRDefault="008146DF" w:rsidP="00E31452">
            <w:pPr>
              <w:jc w:val="center"/>
              <w:rPr>
                <w:sz w:val="22"/>
                <w:szCs w:val="22"/>
              </w:rPr>
            </w:pPr>
            <w:r w:rsidRPr="0017635C">
              <w:rPr>
                <w:rFonts w:ascii="Tahoma" w:hAnsi="Tahoma" w:cs="Tahoma"/>
                <w:sz w:val="22"/>
                <w:szCs w:val="22"/>
                <w:lang w:val="en"/>
              </w:rPr>
              <w:t>84 +</w:t>
            </w:r>
          </w:p>
        </w:tc>
        <w:tc>
          <w:tcPr>
            <w:tcW w:w="1559" w:type="dxa"/>
            <w:shd w:val="clear" w:color="auto" w:fill="auto"/>
            <w:vAlign w:val="center"/>
          </w:tcPr>
          <w:p w14:paraId="59459432" w14:textId="77777777" w:rsidR="008146DF" w:rsidRPr="0017635C" w:rsidRDefault="008146DF" w:rsidP="00E31452">
            <w:pPr>
              <w:jc w:val="center"/>
              <w:rPr>
                <w:sz w:val="22"/>
                <w:szCs w:val="22"/>
              </w:rPr>
            </w:pPr>
            <w:r w:rsidRPr="0017635C">
              <w:rPr>
                <w:rFonts w:ascii="Tahoma" w:hAnsi="Tahoma" w:cs="Tahoma"/>
                <w:sz w:val="22"/>
                <w:szCs w:val="22"/>
                <w:lang w:val="en"/>
              </w:rPr>
              <w:t>84 +</w:t>
            </w:r>
          </w:p>
        </w:tc>
        <w:tc>
          <w:tcPr>
            <w:tcW w:w="1269" w:type="dxa"/>
            <w:shd w:val="clear" w:color="auto" w:fill="auto"/>
            <w:vAlign w:val="center"/>
          </w:tcPr>
          <w:p w14:paraId="5D532D16" w14:textId="77777777" w:rsidR="008146DF" w:rsidRPr="0017635C" w:rsidRDefault="008146DF" w:rsidP="00E31452">
            <w:pPr>
              <w:jc w:val="center"/>
              <w:rPr>
                <w:sz w:val="22"/>
                <w:szCs w:val="22"/>
              </w:rPr>
            </w:pPr>
            <w:r w:rsidRPr="0017635C">
              <w:rPr>
                <w:rFonts w:ascii="Tahoma" w:hAnsi="Tahoma" w:cs="Tahoma"/>
                <w:sz w:val="22"/>
                <w:szCs w:val="22"/>
                <w:lang w:val="en"/>
              </w:rPr>
              <w:t>84 +</w:t>
            </w:r>
          </w:p>
        </w:tc>
      </w:tr>
    </w:tbl>
    <w:p w14:paraId="183795BC" w14:textId="77777777" w:rsidR="008146DF" w:rsidRDefault="008146DF" w:rsidP="008146DF">
      <w:pPr>
        <w:spacing w:after="160" w:line="259" w:lineRule="auto"/>
        <w:jc w:val="center"/>
        <w:rPr>
          <w:rFonts w:ascii="Tahoma" w:hAnsi="Tahoma" w:cs="Tahoma"/>
          <w:b/>
          <w:sz w:val="32"/>
          <w:lang w:val="en"/>
        </w:rPr>
      </w:pPr>
      <w:r w:rsidRPr="00D07A2A">
        <w:rPr>
          <w:i/>
        </w:rPr>
        <w:t xml:space="preserve">Source: </w:t>
      </w:r>
      <w:hyperlink r:id="rId423" w:history="1">
        <w:r>
          <w:rPr>
            <w:rStyle w:val="Hyperlink"/>
          </w:rPr>
          <w:t>Healthy Resting Heart Rate By Age for Men and Women (belmarrahealth.com)</w:t>
        </w:r>
      </w:hyperlink>
      <w:r>
        <w:rPr>
          <w:rFonts w:ascii="Tahoma" w:hAnsi="Tahoma" w:cs="Tahoma"/>
          <w:b/>
          <w:sz w:val="32"/>
          <w:lang w:val="en"/>
        </w:rPr>
        <w:br w:type="page"/>
      </w:r>
      <w:bookmarkStart w:id="18" w:name="_Hlk129348918"/>
      <w:r w:rsidRPr="000869C6">
        <w:rPr>
          <w:rFonts w:ascii="Tahoma" w:hAnsi="Tahoma" w:cs="Tahoma"/>
          <w:b/>
          <w:sz w:val="32"/>
          <w:lang w:val="en"/>
        </w:rPr>
        <w:lastRenderedPageBreak/>
        <w:t>Body Composition Analysis</w:t>
      </w:r>
    </w:p>
    <w:p w14:paraId="2777FDDA" w14:textId="77777777" w:rsidR="008146DF" w:rsidRPr="002B7B25" w:rsidRDefault="008146DF" w:rsidP="008146DF">
      <w:pPr>
        <w:rPr>
          <w:rFonts w:ascii="Arial" w:hAnsi="Arial" w:cs="Arial"/>
          <w:sz w:val="24"/>
          <w:lang w:val="en"/>
        </w:rPr>
      </w:pPr>
      <w:r w:rsidRPr="002B7B25">
        <w:rPr>
          <w:rFonts w:ascii="Tahoma" w:hAnsi="Tahoma" w:cs="Tahoma"/>
          <w:b/>
          <w:sz w:val="24"/>
          <w:lang w:val="en"/>
        </w:rPr>
        <w:t xml:space="preserve">NB: </w:t>
      </w:r>
      <w:r>
        <w:rPr>
          <w:rFonts w:ascii="Tahoma" w:hAnsi="Tahoma" w:cs="Tahoma"/>
          <w:b/>
          <w:sz w:val="24"/>
          <w:lang w:val="en"/>
        </w:rPr>
        <w:tab/>
      </w:r>
      <w:r w:rsidRPr="002B7B25">
        <w:rPr>
          <w:rFonts w:ascii="Arial" w:hAnsi="Arial" w:cs="Arial"/>
          <w:sz w:val="24"/>
          <w:lang w:val="en"/>
        </w:rPr>
        <w:t xml:space="preserve">Please refer to the learning objectives below. The results of the Body Composition </w:t>
      </w:r>
    </w:p>
    <w:p w14:paraId="415262A5" w14:textId="77777777" w:rsidR="008146DF" w:rsidRDefault="008146DF" w:rsidP="008146DF">
      <w:pPr>
        <w:pStyle w:val="NormalWeb"/>
        <w:spacing w:before="0" w:beforeAutospacing="0" w:after="0" w:afterAutospacing="0"/>
        <w:rPr>
          <w:rFonts w:ascii="Arial" w:hAnsi="Arial" w:cs="Arial"/>
          <w:sz w:val="24"/>
          <w:lang w:val="en"/>
        </w:rPr>
      </w:pPr>
      <w:r w:rsidRPr="002B7B25">
        <w:rPr>
          <w:rFonts w:ascii="Arial" w:hAnsi="Arial" w:cs="Arial"/>
          <w:sz w:val="24"/>
          <w:lang w:val="en"/>
        </w:rPr>
        <w:t>Analysis are for your own personal awareness and reflection.</w:t>
      </w:r>
      <w:r>
        <w:rPr>
          <w:rFonts w:ascii="Arial" w:hAnsi="Arial" w:cs="Arial"/>
          <w:sz w:val="24"/>
          <w:lang w:val="en"/>
        </w:rPr>
        <w:t xml:space="preserve"> Students </w:t>
      </w:r>
      <w:r w:rsidRPr="000869C6">
        <w:rPr>
          <w:rFonts w:ascii="Arial" w:hAnsi="Arial" w:cs="Arial"/>
          <w:sz w:val="24"/>
          <w:lang w:val="en"/>
        </w:rPr>
        <w:t xml:space="preserve">can </w:t>
      </w:r>
      <w:r>
        <w:rPr>
          <w:rFonts w:ascii="Arial" w:hAnsi="Arial" w:cs="Arial"/>
          <w:sz w:val="24"/>
          <w:lang w:val="en"/>
        </w:rPr>
        <w:t xml:space="preserve">complete the Body Composition tests in class or alone if preferred. </w:t>
      </w:r>
      <w:r w:rsidRPr="002B7B25">
        <w:rPr>
          <w:rFonts w:ascii="Arial" w:hAnsi="Arial" w:cs="Arial"/>
          <w:sz w:val="24"/>
          <w:lang w:val="en"/>
        </w:rPr>
        <w:t xml:space="preserve">If for any reason you are not comfortable evaluating or sharing your results, you are not required to do so.  </w:t>
      </w:r>
    </w:p>
    <w:p w14:paraId="109F349A" w14:textId="77777777" w:rsidR="008146DF" w:rsidRDefault="008146DF" w:rsidP="008146DF">
      <w:pPr>
        <w:pStyle w:val="NormalWeb"/>
        <w:spacing w:before="0" w:beforeAutospacing="0" w:after="0" w:afterAutospacing="0"/>
        <w:rPr>
          <w:rFonts w:ascii="Arial" w:hAnsi="Arial" w:cs="Arial"/>
          <w:sz w:val="24"/>
          <w:lang w:val="en"/>
        </w:rPr>
      </w:pPr>
    </w:p>
    <w:p w14:paraId="69FE8DC0" w14:textId="77777777" w:rsidR="006631C3" w:rsidRDefault="008146DF" w:rsidP="006631C3">
      <w:pPr>
        <w:pStyle w:val="NormalWeb"/>
        <w:spacing w:before="0" w:beforeAutospacing="0" w:after="0" w:afterAutospacing="0"/>
        <w:rPr>
          <w:rFonts w:ascii="Arial" w:hAnsi="Arial" w:cs="Arial"/>
          <w:sz w:val="24"/>
          <w:lang w:val="en"/>
        </w:rPr>
      </w:pPr>
      <w:r w:rsidRPr="0068151B">
        <w:rPr>
          <w:rFonts w:ascii="Arial" w:hAnsi="Arial" w:cs="Arial"/>
          <w:b/>
          <w:sz w:val="28"/>
          <w:u w:val="single"/>
          <w:lang w:val="en"/>
        </w:rPr>
        <w:t>Body Composition learning objectives:</w:t>
      </w:r>
      <w:r w:rsidR="006631C3" w:rsidRPr="006631C3">
        <w:rPr>
          <w:rFonts w:ascii="Arial" w:hAnsi="Arial" w:cs="Arial"/>
          <w:sz w:val="24"/>
          <w:lang w:val="en"/>
        </w:rPr>
        <w:t xml:space="preserve"> </w:t>
      </w:r>
    </w:p>
    <w:p w14:paraId="0433239B" w14:textId="77777777" w:rsidR="006631C3" w:rsidRDefault="006631C3" w:rsidP="006631C3">
      <w:pPr>
        <w:pStyle w:val="NormalWeb"/>
        <w:spacing w:before="0" w:beforeAutospacing="0" w:after="0" w:afterAutospacing="0"/>
        <w:rPr>
          <w:rFonts w:ascii="Arial" w:hAnsi="Arial" w:cs="Arial"/>
          <w:sz w:val="24"/>
          <w:lang w:val="en"/>
        </w:rPr>
      </w:pPr>
    </w:p>
    <w:p w14:paraId="46B1B78F" w14:textId="3D3CE26F" w:rsidR="008146DF" w:rsidRPr="0068151B" w:rsidRDefault="006631C3" w:rsidP="008146DF">
      <w:pPr>
        <w:pStyle w:val="NormalWeb"/>
        <w:spacing w:before="0" w:beforeAutospacing="0" w:after="0" w:afterAutospacing="0"/>
        <w:rPr>
          <w:rFonts w:ascii="Arial" w:hAnsi="Arial" w:cs="Arial"/>
          <w:b/>
          <w:sz w:val="28"/>
          <w:u w:val="single"/>
          <w:lang w:val="en"/>
        </w:rPr>
      </w:pPr>
      <w:r w:rsidRPr="000869C6">
        <w:rPr>
          <w:rFonts w:ascii="Arial" w:hAnsi="Arial" w:cs="Arial"/>
          <w:sz w:val="24"/>
          <w:lang w:val="en"/>
        </w:rPr>
        <w:t xml:space="preserve">A variety of tests </w:t>
      </w:r>
      <w:r>
        <w:rPr>
          <w:rFonts w:ascii="Arial" w:hAnsi="Arial" w:cs="Arial"/>
          <w:sz w:val="24"/>
          <w:lang w:val="en"/>
        </w:rPr>
        <w:t>are assigned in Chapter 7 and in the Fitness Appraisal</w:t>
      </w:r>
      <w:r w:rsidRPr="000869C6">
        <w:rPr>
          <w:rFonts w:ascii="Arial" w:hAnsi="Arial" w:cs="Arial"/>
          <w:sz w:val="24"/>
          <w:lang w:val="en"/>
        </w:rPr>
        <w:t xml:space="preserve"> </w:t>
      </w:r>
      <w:r>
        <w:rPr>
          <w:rFonts w:ascii="Arial" w:hAnsi="Arial" w:cs="Arial"/>
          <w:sz w:val="24"/>
          <w:lang w:val="en"/>
        </w:rPr>
        <w:t>with the following learning objective</w:t>
      </w:r>
      <w:r w:rsidR="00434D4F">
        <w:rPr>
          <w:rFonts w:ascii="Arial" w:hAnsi="Arial" w:cs="Arial"/>
          <w:sz w:val="24"/>
          <w:lang w:val="en"/>
        </w:rPr>
        <w:t xml:space="preserve"> outcomes</w:t>
      </w:r>
      <w:r>
        <w:rPr>
          <w:rFonts w:ascii="Arial" w:hAnsi="Arial" w:cs="Arial"/>
          <w:sz w:val="24"/>
          <w:lang w:val="en"/>
        </w:rPr>
        <w:t>:</w:t>
      </w:r>
    </w:p>
    <w:p w14:paraId="2ADBCAF5" w14:textId="77777777" w:rsidR="008146DF" w:rsidRPr="000869C6" w:rsidRDefault="008146DF" w:rsidP="006631C3">
      <w:pPr>
        <w:pStyle w:val="NormalWeb"/>
        <w:numPr>
          <w:ilvl w:val="0"/>
          <w:numId w:val="86"/>
        </w:numPr>
        <w:spacing w:before="0" w:beforeAutospacing="0" w:after="0" w:afterAutospacing="0"/>
        <w:ind w:left="450" w:hanging="450"/>
        <w:rPr>
          <w:rFonts w:ascii="Arial" w:hAnsi="Arial" w:cs="Arial"/>
          <w:sz w:val="24"/>
          <w:lang w:val="en"/>
        </w:rPr>
      </w:pPr>
      <w:r w:rsidRPr="000869C6">
        <w:rPr>
          <w:rFonts w:ascii="Arial" w:hAnsi="Arial" w:cs="Arial"/>
          <w:sz w:val="24"/>
          <w:lang w:val="en"/>
        </w:rPr>
        <w:t>Understanding Body composition (fat vs muscle / lean body weight – body types</w:t>
      </w:r>
      <w:r>
        <w:rPr>
          <w:rFonts w:ascii="Arial" w:hAnsi="Arial" w:cs="Arial"/>
          <w:sz w:val="24"/>
          <w:lang w:val="en"/>
        </w:rPr>
        <w:t xml:space="preserve"> – genetics.</w:t>
      </w:r>
    </w:p>
    <w:p w14:paraId="4D05E2F5" w14:textId="489670A9" w:rsidR="008146DF" w:rsidRPr="000869C6" w:rsidRDefault="008146DF" w:rsidP="006631C3">
      <w:pPr>
        <w:pStyle w:val="NormalWeb"/>
        <w:numPr>
          <w:ilvl w:val="0"/>
          <w:numId w:val="67"/>
        </w:numPr>
        <w:spacing w:before="0" w:beforeAutospacing="0" w:after="0" w:afterAutospacing="0"/>
        <w:ind w:left="450" w:hanging="450"/>
        <w:rPr>
          <w:rFonts w:ascii="Arial" w:hAnsi="Arial" w:cs="Arial"/>
          <w:sz w:val="24"/>
          <w:lang w:val="en"/>
        </w:rPr>
      </w:pPr>
      <w:r w:rsidRPr="000869C6">
        <w:rPr>
          <w:rFonts w:ascii="Arial" w:hAnsi="Arial" w:cs="Arial"/>
          <w:sz w:val="24"/>
          <w:lang w:val="en"/>
        </w:rPr>
        <w:t xml:space="preserve">Understanding why body weight </w:t>
      </w:r>
      <w:r w:rsidR="006631C3">
        <w:rPr>
          <w:rFonts w:ascii="Arial" w:hAnsi="Arial" w:cs="Arial"/>
          <w:sz w:val="24"/>
          <w:lang w:val="en"/>
        </w:rPr>
        <w:t xml:space="preserve">alone </w:t>
      </w:r>
      <w:r w:rsidRPr="000869C6">
        <w:rPr>
          <w:rFonts w:ascii="Arial" w:hAnsi="Arial" w:cs="Arial"/>
          <w:sz w:val="24"/>
          <w:lang w:val="en"/>
        </w:rPr>
        <w:t>is not a good indicator of health (muscle mass, skinny fat, body types, and fitness level.).</w:t>
      </w:r>
    </w:p>
    <w:p w14:paraId="75E0B58E" w14:textId="77777777" w:rsidR="008146DF" w:rsidRPr="000869C6" w:rsidRDefault="008146DF" w:rsidP="006631C3">
      <w:pPr>
        <w:pStyle w:val="NormalWeb"/>
        <w:numPr>
          <w:ilvl w:val="0"/>
          <w:numId w:val="67"/>
        </w:numPr>
        <w:spacing w:before="0" w:beforeAutospacing="0" w:after="0" w:afterAutospacing="0"/>
        <w:ind w:left="450" w:hanging="450"/>
        <w:rPr>
          <w:rFonts w:ascii="Arial" w:hAnsi="Arial" w:cs="Arial"/>
          <w:sz w:val="24"/>
          <w:lang w:val="en"/>
        </w:rPr>
      </w:pPr>
      <w:r w:rsidRPr="000869C6">
        <w:rPr>
          <w:rFonts w:ascii="Arial" w:hAnsi="Arial" w:cs="Arial"/>
          <w:sz w:val="24"/>
          <w:lang w:val="en"/>
        </w:rPr>
        <w:t xml:space="preserve">The different methods of assessing body composition (height-weight (BMI) / body weight distribution (WHR and WHtR) / % body fat) </w:t>
      </w:r>
    </w:p>
    <w:p w14:paraId="48A1FFA6" w14:textId="77777777" w:rsidR="008146DF" w:rsidRPr="000869C6" w:rsidRDefault="008146DF" w:rsidP="006631C3">
      <w:pPr>
        <w:pStyle w:val="NormalWeb"/>
        <w:numPr>
          <w:ilvl w:val="0"/>
          <w:numId w:val="67"/>
        </w:numPr>
        <w:spacing w:before="0" w:beforeAutospacing="0" w:after="0" w:afterAutospacing="0"/>
        <w:ind w:left="450" w:hanging="450"/>
        <w:rPr>
          <w:rFonts w:ascii="Arial" w:hAnsi="Arial" w:cs="Arial"/>
          <w:sz w:val="24"/>
          <w:lang w:val="en"/>
        </w:rPr>
      </w:pPr>
      <w:r w:rsidRPr="000869C6">
        <w:rPr>
          <w:rFonts w:ascii="Arial" w:hAnsi="Arial" w:cs="Arial"/>
          <w:sz w:val="24"/>
          <w:lang w:val="en"/>
        </w:rPr>
        <w:t xml:space="preserve">The risk factors associated with high levels of body fat, low levels of muscle mass and more specifically having fat stored close to the internal organs. </w:t>
      </w:r>
    </w:p>
    <w:p w14:paraId="09D94EE9" w14:textId="79C433E4" w:rsidR="008146DF" w:rsidRDefault="008146DF" w:rsidP="006631C3">
      <w:pPr>
        <w:pStyle w:val="NormalWeb"/>
        <w:numPr>
          <w:ilvl w:val="0"/>
          <w:numId w:val="67"/>
        </w:numPr>
        <w:spacing w:before="0" w:beforeAutospacing="0" w:after="0" w:afterAutospacing="0"/>
        <w:ind w:left="450" w:hanging="450"/>
        <w:rPr>
          <w:rFonts w:ascii="Arial" w:hAnsi="Arial" w:cs="Arial"/>
          <w:sz w:val="24"/>
          <w:lang w:val="en"/>
        </w:rPr>
      </w:pPr>
      <w:r w:rsidRPr="000869C6">
        <w:rPr>
          <w:rFonts w:ascii="Arial" w:hAnsi="Arial" w:cs="Arial"/>
          <w:sz w:val="24"/>
          <w:lang w:val="en"/>
        </w:rPr>
        <w:t xml:space="preserve">The lifestyle habits recommended </w:t>
      </w:r>
      <w:r>
        <w:rPr>
          <w:rFonts w:ascii="Arial" w:hAnsi="Arial" w:cs="Arial"/>
          <w:sz w:val="24"/>
          <w:lang w:val="en"/>
        </w:rPr>
        <w:t xml:space="preserve">for </w:t>
      </w:r>
      <w:r w:rsidRPr="000869C6">
        <w:rPr>
          <w:rFonts w:ascii="Arial" w:hAnsi="Arial" w:cs="Arial"/>
          <w:sz w:val="24"/>
          <w:lang w:val="en"/>
        </w:rPr>
        <w:t>achieving and maintaining healthy body composition.</w:t>
      </w:r>
      <w:r>
        <w:rPr>
          <w:rFonts w:ascii="Arial" w:hAnsi="Arial" w:cs="Arial"/>
          <w:sz w:val="24"/>
          <w:lang w:val="en"/>
        </w:rPr>
        <w:t xml:space="preserve"> (Nutrition, daily activity, </w:t>
      </w:r>
      <w:r w:rsidR="006631C3">
        <w:rPr>
          <w:rFonts w:ascii="Arial" w:hAnsi="Arial" w:cs="Arial"/>
          <w:sz w:val="24"/>
          <w:lang w:val="en"/>
        </w:rPr>
        <w:t xml:space="preserve">muscular conditioning and cardiovascular </w:t>
      </w:r>
      <w:r>
        <w:rPr>
          <w:rFonts w:ascii="Arial" w:hAnsi="Arial" w:cs="Arial"/>
          <w:sz w:val="24"/>
          <w:lang w:val="en"/>
        </w:rPr>
        <w:t>exercise).</w:t>
      </w:r>
    </w:p>
    <w:p w14:paraId="519377AB" w14:textId="77777777" w:rsidR="006631C3" w:rsidRPr="006631C3" w:rsidRDefault="008146DF" w:rsidP="006631C3">
      <w:pPr>
        <w:pStyle w:val="NormalWeb"/>
        <w:numPr>
          <w:ilvl w:val="0"/>
          <w:numId w:val="67"/>
        </w:numPr>
        <w:spacing w:before="0" w:beforeAutospacing="0" w:after="0" w:afterAutospacing="0"/>
        <w:ind w:left="450" w:hanging="450"/>
        <w:rPr>
          <w:rFonts w:ascii="Arial" w:hAnsi="Arial" w:cs="Arial"/>
          <w:sz w:val="24"/>
          <w:szCs w:val="24"/>
          <w:lang w:val="en"/>
        </w:rPr>
      </w:pPr>
      <w:r w:rsidRPr="006631C3">
        <w:rPr>
          <w:rFonts w:ascii="Arial" w:hAnsi="Arial" w:cs="Arial"/>
          <w:sz w:val="24"/>
          <w:lang w:val="en"/>
        </w:rPr>
        <w:t xml:space="preserve">The realization that when it comes to our bodies, often in society, the focus is too much on appearance and not enough on health and fitness. </w:t>
      </w:r>
      <w:bookmarkEnd w:id="18"/>
    </w:p>
    <w:p w14:paraId="63BF27C9" w14:textId="77777777" w:rsidR="006631C3" w:rsidRDefault="008146DF" w:rsidP="006631C3">
      <w:pPr>
        <w:pStyle w:val="NormalWeb"/>
        <w:numPr>
          <w:ilvl w:val="0"/>
          <w:numId w:val="67"/>
        </w:numPr>
        <w:spacing w:before="0" w:beforeAutospacing="0" w:after="0" w:afterAutospacing="0"/>
        <w:ind w:left="450" w:hanging="450"/>
        <w:rPr>
          <w:rFonts w:ascii="Arial" w:hAnsi="Arial" w:cs="Arial"/>
          <w:sz w:val="24"/>
          <w:szCs w:val="24"/>
          <w:lang w:val="en"/>
        </w:rPr>
      </w:pPr>
      <w:r w:rsidRPr="006631C3">
        <w:rPr>
          <w:rFonts w:ascii="Arial" w:hAnsi="Arial" w:cs="Arial"/>
          <w:sz w:val="24"/>
          <w:szCs w:val="24"/>
          <w:lang w:val="en-CA"/>
        </w:rPr>
        <w:t>Analysing</w:t>
      </w:r>
      <w:r w:rsidRPr="006631C3">
        <w:rPr>
          <w:rFonts w:ascii="Arial" w:hAnsi="Arial" w:cs="Arial"/>
          <w:sz w:val="24"/>
          <w:szCs w:val="24"/>
          <w:lang w:val="en"/>
        </w:rPr>
        <w:t xml:space="preserve"> the results of all of the body composition tests is important for a more accurate assessment of body composition and health risks.</w:t>
      </w:r>
      <w:r w:rsidR="006631C3" w:rsidRPr="006631C3">
        <w:rPr>
          <w:rFonts w:ascii="Arial" w:hAnsi="Arial" w:cs="Arial"/>
          <w:sz w:val="24"/>
          <w:szCs w:val="24"/>
          <w:lang w:val="en"/>
        </w:rPr>
        <w:t xml:space="preserve"> </w:t>
      </w:r>
    </w:p>
    <w:p w14:paraId="0C1C2274" w14:textId="0AE4D20C" w:rsidR="008146DF" w:rsidRPr="006631C3" w:rsidRDefault="00F83D6E" w:rsidP="006631C3">
      <w:pPr>
        <w:pStyle w:val="NormalWeb"/>
        <w:numPr>
          <w:ilvl w:val="0"/>
          <w:numId w:val="67"/>
        </w:numPr>
        <w:spacing w:before="0" w:beforeAutospacing="0" w:after="0" w:afterAutospacing="0"/>
        <w:ind w:left="450" w:hanging="450"/>
        <w:rPr>
          <w:rFonts w:ascii="Arial" w:hAnsi="Arial" w:cs="Arial"/>
          <w:sz w:val="24"/>
          <w:szCs w:val="24"/>
          <w:lang w:val="en"/>
        </w:rPr>
      </w:pPr>
      <w:r>
        <w:rPr>
          <w:rFonts w:ascii="Arial" w:hAnsi="Arial" w:cs="Arial"/>
          <w:sz w:val="24"/>
          <w:szCs w:val="24"/>
          <w:lang w:val="en"/>
        </w:rPr>
        <w:t>U</w:t>
      </w:r>
      <w:r w:rsidR="008146DF" w:rsidRPr="006631C3">
        <w:rPr>
          <w:rFonts w:ascii="Arial" w:hAnsi="Arial" w:cs="Arial"/>
          <w:sz w:val="24"/>
          <w:szCs w:val="24"/>
          <w:lang w:val="en"/>
        </w:rPr>
        <w:t>nderstand</w:t>
      </w:r>
      <w:r>
        <w:rPr>
          <w:rFonts w:ascii="Arial" w:hAnsi="Arial" w:cs="Arial"/>
          <w:sz w:val="24"/>
          <w:szCs w:val="24"/>
          <w:lang w:val="en"/>
        </w:rPr>
        <w:t>ing</w:t>
      </w:r>
      <w:r w:rsidR="008146DF" w:rsidRPr="006631C3">
        <w:rPr>
          <w:rFonts w:ascii="Arial" w:hAnsi="Arial" w:cs="Arial"/>
          <w:sz w:val="24"/>
          <w:szCs w:val="24"/>
          <w:lang w:val="en"/>
        </w:rPr>
        <w:t xml:space="preserve"> that physical fitness level is also an extremely important health indicator and that they should not simply focus on body composition results. </w:t>
      </w:r>
    </w:p>
    <w:p w14:paraId="2E626BB9" w14:textId="77777777" w:rsidR="008146DF" w:rsidRPr="008D51EB" w:rsidRDefault="008146DF" w:rsidP="008146DF">
      <w:pPr>
        <w:pStyle w:val="NormalWeb"/>
        <w:shd w:val="clear" w:color="auto" w:fill="FFFFFF"/>
        <w:spacing w:before="0" w:beforeAutospacing="0" w:after="0" w:afterAutospacing="0"/>
        <w:rPr>
          <w:rFonts w:ascii="Arial Narrow" w:hAnsi="Arial Narrow" w:cs="Calibri"/>
          <w:color w:val="000000"/>
          <w:sz w:val="6"/>
          <w:szCs w:val="24"/>
        </w:rPr>
      </w:pPr>
    </w:p>
    <w:p w14:paraId="54F527B9" w14:textId="77777777" w:rsidR="00372C79" w:rsidRDefault="00372C79" w:rsidP="008146DF">
      <w:pPr>
        <w:pStyle w:val="NormalWeb"/>
        <w:spacing w:before="0" w:beforeAutospacing="0" w:after="0" w:afterAutospacing="0"/>
        <w:rPr>
          <w:rFonts w:ascii="Arial" w:hAnsi="Arial" w:cs="Arial"/>
          <w:sz w:val="28"/>
          <w:lang w:val="en"/>
        </w:rPr>
      </w:pPr>
    </w:p>
    <w:p w14:paraId="6E9427E2" w14:textId="2B7C271C" w:rsidR="008146DF" w:rsidRDefault="008146DF" w:rsidP="008146DF">
      <w:pPr>
        <w:pStyle w:val="NormalWeb"/>
        <w:spacing w:before="0" w:beforeAutospacing="0" w:after="0" w:afterAutospacing="0"/>
        <w:rPr>
          <w:rFonts w:ascii="Arial" w:hAnsi="Arial" w:cs="Arial"/>
          <w:sz w:val="28"/>
          <w:lang w:val="en"/>
        </w:rPr>
      </w:pPr>
      <w:r>
        <w:rPr>
          <w:rFonts w:ascii="Arial" w:hAnsi="Arial" w:cs="Arial"/>
          <w:sz w:val="28"/>
          <w:lang w:val="en"/>
        </w:rPr>
        <w:t>Assessment #</w:t>
      </w:r>
      <w:r w:rsidR="00372C79">
        <w:rPr>
          <w:rFonts w:ascii="Arial" w:hAnsi="Arial" w:cs="Arial"/>
          <w:sz w:val="28"/>
          <w:lang w:val="en"/>
        </w:rPr>
        <w:t xml:space="preserve"> 1</w:t>
      </w:r>
      <w:r>
        <w:rPr>
          <w:rFonts w:ascii="Arial" w:hAnsi="Arial" w:cs="Arial"/>
          <w:sz w:val="28"/>
          <w:lang w:val="en"/>
        </w:rPr>
        <w:t xml:space="preserve">. </w:t>
      </w:r>
      <w:r>
        <w:rPr>
          <w:rFonts w:ascii="Arial" w:hAnsi="Arial" w:cs="Arial"/>
          <w:sz w:val="28"/>
          <w:lang w:val="en"/>
        </w:rPr>
        <w:tab/>
      </w:r>
      <w:r>
        <w:rPr>
          <w:rFonts w:ascii="Arial" w:hAnsi="Arial" w:cs="Arial"/>
          <w:b/>
          <w:sz w:val="28"/>
          <w:u w:val="single"/>
          <w:lang w:val="en"/>
        </w:rPr>
        <w:t>Waist to Hip R</w:t>
      </w:r>
      <w:r w:rsidRPr="00D07A2A">
        <w:rPr>
          <w:rFonts w:ascii="Arial" w:hAnsi="Arial" w:cs="Arial"/>
          <w:b/>
          <w:sz w:val="28"/>
          <w:u w:val="single"/>
          <w:lang w:val="en"/>
        </w:rPr>
        <w:t>atio</w:t>
      </w:r>
      <w:r>
        <w:rPr>
          <w:rFonts w:ascii="Arial" w:hAnsi="Arial" w:cs="Arial"/>
          <w:sz w:val="28"/>
          <w:lang w:val="en"/>
        </w:rPr>
        <w:t xml:space="preserve"> </w:t>
      </w:r>
      <w:r w:rsidRPr="0017635C">
        <w:rPr>
          <w:rFonts w:ascii="Arial" w:hAnsi="Arial" w:cs="Arial"/>
          <w:b/>
          <w:sz w:val="28"/>
          <w:lang w:val="en"/>
        </w:rPr>
        <w:t>(WHR)</w:t>
      </w:r>
      <w:r>
        <w:rPr>
          <w:rFonts w:ascii="Arial" w:hAnsi="Arial" w:cs="Arial"/>
          <w:sz w:val="28"/>
          <w:lang w:val="en"/>
        </w:rPr>
        <w:t xml:space="preserve"> (Analyzing Weight Distribution) </w:t>
      </w:r>
    </w:p>
    <w:p w14:paraId="44CAFA3E" w14:textId="77777777" w:rsidR="008146DF" w:rsidRDefault="008146DF" w:rsidP="008146DF">
      <w:pPr>
        <w:pStyle w:val="NormalWeb"/>
        <w:spacing w:before="0" w:beforeAutospacing="0" w:after="0" w:afterAutospacing="0"/>
        <w:rPr>
          <w:rFonts w:ascii="Arial" w:hAnsi="Arial" w:cs="Arial"/>
          <w:sz w:val="28"/>
          <w:lang w:val="en"/>
        </w:rPr>
      </w:pPr>
    </w:p>
    <w:p w14:paraId="39EF0127" w14:textId="77777777" w:rsidR="008146DF" w:rsidRDefault="008146DF" w:rsidP="008146DF">
      <w:pPr>
        <w:pStyle w:val="NormalWeb"/>
        <w:spacing w:before="0" w:beforeAutospacing="0" w:after="0" w:afterAutospacing="0"/>
        <w:rPr>
          <w:rFonts w:ascii="Arial" w:hAnsi="Arial" w:cs="Arial"/>
          <w:sz w:val="28"/>
          <w:lang w:val="en"/>
        </w:rPr>
      </w:pPr>
      <w:r>
        <w:rPr>
          <w:rFonts w:ascii="Arial" w:hAnsi="Arial" w:cs="Arial"/>
          <w:sz w:val="28"/>
          <w:lang w:val="en"/>
        </w:rPr>
        <w:t xml:space="preserve">Students need to measure the circumference of their waist and hip in cm. </w:t>
      </w:r>
    </w:p>
    <w:p w14:paraId="210C0CD6" w14:textId="77777777" w:rsidR="008146DF" w:rsidRDefault="008146DF" w:rsidP="008146DF">
      <w:pPr>
        <w:pStyle w:val="NormalWeb"/>
        <w:spacing w:before="0" w:beforeAutospacing="0" w:after="0" w:afterAutospacing="0"/>
        <w:rPr>
          <w:rFonts w:ascii="Arial" w:hAnsi="Arial" w:cs="Arial"/>
          <w:sz w:val="28"/>
          <w:lang w:val="en"/>
        </w:rPr>
      </w:pPr>
      <w:r>
        <w:rPr>
          <w:rFonts w:ascii="Arial" w:hAnsi="Arial" w:cs="Arial"/>
          <w:sz w:val="28"/>
          <w:lang w:val="en"/>
        </w:rPr>
        <w:t xml:space="preserve">A teacher or partner should be taking their measurements at the accurate location. </w:t>
      </w:r>
    </w:p>
    <w:p w14:paraId="66553526" w14:textId="77777777" w:rsidR="008146DF" w:rsidRDefault="008146DF" w:rsidP="008146DF">
      <w:pPr>
        <w:pStyle w:val="NormalWeb"/>
        <w:spacing w:before="0" w:beforeAutospacing="0" w:after="0" w:afterAutospacing="0"/>
        <w:rPr>
          <w:rFonts w:ascii="Arial" w:hAnsi="Arial" w:cs="Arial"/>
          <w:sz w:val="28"/>
          <w:lang w:val="en"/>
        </w:rPr>
      </w:pPr>
    </w:p>
    <w:p w14:paraId="6DE4D09D" w14:textId="77777777" w:rsidR="008146DF" w:rsidRDefault="008146DF" w:rsidP="008146DF">
      <w:pPr>
        <w:pStyle w:val="NormalWeb"/>
        <w:numPr>
          <w:ilvl w:val="0"/>
          <w:numId w:val="64"/>
        </w:numPr>
        <w:spacing w:before="0" w:beforeAutospacing="0" w:after="0" w:afterAutospacing="0"/>
        <w:rPr>
          <w:rFonts w:ascii="Arial" w:hAnsi="Arial" w:cs="Arial"/>
          <w:sz w:val="28"/>
          <w:lang w:val="en"/>
        </w:rPr>
      </w:pPr>
      <w:r w:rsidRPr="0017635C">
        <w:rPr>
          <w:rFonts w:ascii="Arial" w:hAnsi="Arial" w:cs="Arial"/>
          <w:b/>
          <w:bCs/>
          <w:sz w:val="28"/>
          <w:lang w:val="en"/>
        </w:rPr>
        <w:t>Waist to Hip Ratio (WHR)</w:t>
      </w:r>
      <w:r>
        <w:rPr>
          <w:rFonts w:ascii="Arial" w:hAnsi="Arial" w:cs="Arial"/>
          <w:sz w:val="28"/>
          <w:lang w:val="en"/>
        </w:rPr>
        <w:t xml:space="preserve"> is an important tool used to help determine overall health risk. The test analyses weight distribution between the waist and hip. People who store more weight around their waist are at greater risk of cardiovascular diseases. </w:t>
      </w:r>
    </w:p>
    <w:p w14:paraId="7E2400C1" w14:textId="3E71BE3D" w:rsidR="001E0D5E" w:rsidRDefault="008146DF" w:rsidP="008146DF">
      <w:pPr>
        <w:pStyle w:val="NormalWeb"/>
        <w:numPr>
          <w:ilvl w:val="0"/>
          <w:numId w:val="64"/>
        </w:numPr>
        <w:spacing w:before="0" w:beforeAutospacing="0" w:after="0" w:afterAutospacing="0"/>
        <w:rPr>
          <w:rFonts w:ascii="Arial" w:hAnsi="Arial" w:cs="Arial"/>
          <w:sz w:val="28"/>
          <w:lang w:val="en"/>
        </w:rPr>
      </w:pPr>
      <w:r>
        <w:rPr>
          <w:rFonts w:ascii="Arial" w:hAnsi="Arial" w:cs="Arial"/>
          <w:sz w:val="28"/>
          <w:lang w:val="en"/>
        </w:rPr>
        <w:t>A high-risk rating does not necessarily mean the individual is overfat, it means that they have the body type which carries weight closer to their heart and around the visceral organs. If that same person was to gain fat weight, it would most likely be stored around the belly. (Apple Shape weight distribution).</w:t>
      </w:r>
    </w:p>
    <w:p w14:paraId="2C9BF996" w14:textId="77777777" w:rsidR="001E0D5E" w:rsidRDefault="001E0D5E">
      <w:pPr>
        <w:spacing w:after="160" w:line="259" w:lineRule="auto"/>
        <w:rPr>
          <w:rFonts w:ascii="Arial" w:hAnsi="Arial" w:cs="Arial"/>
          <w:sz w:val="28"/>
          <w:szCs w:val="12"/>
          <w:lang w:val="en" w:eastAsia="en-US"/>
        </w:rPr>
      </w:pPr>
      <w:r>
        <w:rPr>
          <w:rFonts w:ascii="Arial" w:hAnsi="Arial" w:cs="Arial"/>
          <w:sz w:val="28"/>
          <w:lang w:val="e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72"/>
        <w:gridCol w:w="1723"/>
        <w:gridCol w:w="1538"/>
        <w:gridCol w:w="3835"/>
        <w:gridCol w:w="22"/>
      </w:tblGrid>
      <w:tr w:rsidR="001E0D5E" w14:paraId="270C3213" w14:textId="77777777" w:rsidTr="004B676B">
        <w:trPr>
          <w:cantSplit/>
          <w:trHeight w:val="368"/>
        </w:trPr>
        <w:tc>
          <w:tcPr>
            <w:tcW w:w="10790" w:type="dxa"/>
            <w:gridSpan w:val="5"/>
          </w:tcPr>
          <w:p w14:paraId="76C2B7A5" w14:textId="77777777" w:rsidR="001E0D5E" w:rsidRDefault="001E0D5E" w:rsidP="004B676B">
            <w:pPr>
              <w:pStyle w:val="NormalWeb"/>
              <w:spacing w:before="0" w:beforeAutospacing="0" w:after="0" w:afterAutospacing="0"/>
              <w:jc w:val="center"/>
              <w:rPr>
                <w:rFonts w:ascii="Arial" w:hAnsi="Arial" w:cs="Arial"/>
                <w:sz w:val="32"/>
                <w:lang w:val="en"/>
              </w:rPr>
            </w:pPr>
            <w:r w:rsidRPr="00231C97">
              <w:rPr>
                <w:rFonts w:ascii="Tahoma" w:hAnsi="Tahoma"/>
                <w:b/>
                <w:sz w:val="32"/>
                <w:szCs w:val="28"/>
              </w:rPr>
              <w:lastRenderedPageBreak/>
              <w:t>Waist</w:t>
            </w:r>
            <w:r w:rsidRPr="00231C97">
              <w:rPr>
                <w:rFonts w:ascii="Tahoma" w:hAnsi="Tahoma"/>
                <w:b/>
                <w:sz w:val="20"/>
                <w:szCs w:val="28"/>
              </w:rPr>
              <w:t xml:space="preserve"> </w:t>
            </w:r>
            <w:r w:rsidRPr="0017635C">
              <w:rPr>
                <w:rFonts w:ascii="Tahoma" w:hAnsi="Tahoma" w:cs="Tahoma"/>
                <w:sz w:val="32"/>
                <w:szCs w:val="28"/>
              </w:rPr>
              <w:t>÷</w:t>
            </w:r>
            <w:r w:rsidRPr="00231C97">
              <w:rPr>
                <w:rFonts w:ascii="Palatino Linotype" w:hAnsi="Palatino Linotype"/>
                <w:sz w:val="20"/>
                <w:szCs w:val="28"/>
              </w:rPr>
              <w:t xml:space="preserve"> </w:t>
            </w:r>
            <w:r w:rsidRPr="00231C97">
              <w:rPr>
                <w:rFonts w:ascii="Tahoma" w:hAnsi="Tahoma"/>
                <w:b/>
                <w:sz w:val="32"/>
                <w:szCs w:val="28"/>
              </w:rPr>
              <w:t>Hip</w:t>
            </w:r>
            <w:r w:rsidRPr="00231C97">
              <w:rPr>
                <w:rFonts w:ascii="Tahoma" w:hAnsi="Tahoma"/>
                <w:b/>
                <w:sz w:val="20"/>
                <w:szCs w:val="28"/>
              </w:rPr>
              <w:t xml:space="preserve"> </w:t>
            </w:r>
            <w:r w:rsidRPr="0017635C">
              <w:rPr>
                <w:rFonts w:ascii="Tahoma" w:hAnsi="Tahoma"/>
                <w:b/>
                <w:sz w:val="32"/>
                <w:szCs w:val="56"/>
              </w:rPr>
              <w:t xml:space="preserve">= </w:t>
            </w:r>
            <w:r w:rsidRPr="0017635C">
              <w:rPr>
                <w:rFonts w:ascii="Tahoma" w:hAnsi="Tahoma"/>
                <w:b/>
                <w:sz w:val="32"/>
                <w:szCs w:val="36"/>
              </w:rPr>
              <w:t>Waist to Hip Ratio</w:t>
            </w:r>
          </w:p>
        </w:tc>
      </w:tr>
      <w:tr w:rsidR="001E0D5E" w:rsidRPr="005D3FD3" w14:paraId="73B74BD5" w14:textId="77777777" w:rsidTr="004B676B">
        <w:trPr>
          <w:cantSplit/>
          <w:trHeight w:val="368"/>
        </w:trPr>
        <w:tc>
          <w:tcPr>
            <w:tcW w:w="10790" w:type="dxa"/>
            <w:gridSpan w:val="5"/>
          </w:tcPr>
          <w:p w14:paraId="19E9C391" w14:textId="77777777" w:rsidR="001E0D5E" w:rsidRPr="00F96759" w:rsidRDefault="001E0D5E" w:rsidP="004B676B">
            <w:pPr>
              <w:pStyle w:val="BodyText"/>
              <w:jc w:val="center"/>
              <w:rPr>
                <w:rFonts w:ascii="Arial" w:hAnsi="Arial" w:cs="Arial"/>
              </w:rPr>
            </w:pPr>
            <w:r w:rsidRPr="00F96759">
              <w:rPr>
                <w:rFonts w:ascii="Arial" w:hAnsi="Arial" w:cs="Arial"/>
              </w:rPr>
              <w:t>The waist to hip ratio test is designed to determine where you distribute your body weight.</w:t>
            </w:r>
          </w:p>
          <w:p w14:paraId="38006226" w14:textId="77777777" w:rsidR="001E0D5E" w:rsidRPr="00F96759" w:rsidRDefault="001E0D5E" w:rsidP="004B676B">
            <w:pPr>
              <w:pStyle w:val="BodyText"/>
              <w:ind w:left="1419"/>
              <w:rPr>
                <w:rFonts w:ascii="Arial" w:hAnsi="Arial" w:cs="Arial"/>
              </w:rPr>
            </w:pPr>
            <w:r w:rsidRPr="00F96759">
              <w:rPr>
                <w:rFonts w:ascii="Arial" w:hAnsi="Arial" w:cs="Arial"/>
              </w:rPr>
              <w:t>Do you store fat around your waist???? Apple Shape</w:t>
            </w:r>
          </w:p>
          <w:p w14:paraId="01C228CB" w14:textId="77777777" w:rsidR="001E0D5E" w:rsidRPr="00F96759" w:rsidRDefault="001E0D5E" w:rsidP="004B676B">
            <w:pPr>
              <w:pStyle w:val="BodyText"/>
              <w:ind w:left="1419"/>
              <w:rPr>
                <w:rFonts w:ascii="Arial" w:hAnsi="Arial" w:cs="Arial"/>
              </w:rPr>
            </w:pPr>
            <w:r w:rsidRPr="00F96759">
              <w:rPr>
                <w:rFonts w:ascii="Arial" w:hAnsi="Arial" w:cs="Arial"/>
              </w:rPr>
              <w:t>Do you store fat around your hips???? Pear Shape / Hourglass</w:t>
            </w:r>
          </w:p>
          <w:p w14:paraId="10A3B72F" w14:textId="77777777" w:rsidR="001E0D5E" w:rsidRPr="005D3FD3" w:rsidRDefault="001E0D5E" w:rsidP="004B676B">
            <w:pPr>
              <w:ind w:left="1419"/>
              <w:rPr>
                <w:rFonts w:ascii="Tahoma" w:hAnsi="Tahoma"/>
                <w:b/>
                <w:sz w:val="96"/>
                <w:szCs w:val="28"/>
              </w:rPr>
            </w:pPr>
            <w:r w:rsidRPr="00F96759">
              <w:rPr>
                <w:rFonts w:ascii="Arial" w:hAnsi="Arial" w:cs="Arial"/>
                <w:sz w:val="24"/>
              </w:rPr>
              <w:t>Do you have a rectangle shape??? Banana</w:t>
            </w:r>
          </w:p>
        </w:tc>
      </w:tr>
      <w:tr w:rsidR="001E0D5E" w14:paraId="45F03B46" w14:textId="77777777" w:rsidTr="004B676B">
        <w:trPr>
          <w:cantSplit/>
          <w:trHeight w:val="368"/>
        </w:trPr>
        <w:tc>
          <w:tcPr>
            <w:tcW w:w="10790" w:type="dxa"/>
            <w:gridSpan w:val="5"/>
          </w:tcPr>
          <w:p w14:paraId="59E51F57" w14:textId="77777777" w:rsidR="001E0D5E" w:rsidRDefault="001E0D5E" w:rsidP="004B676B">
            <w:pPr>
              <w:pStyle w:val="BodyText"/>
              <w:jc w:val="center"/>
            </w:pPr>
            <w:r>
              <w:rPr>
                <w:noProof/>
                <w:color w:val="0000FF"/>
              </w:rPr>
              <w:drawing>
                <wp:inline distT="0" distB="0" distL="0" distR="0" wp14:anchorId="578371AA" wp14:editId="68AC64CA">
                  <wp:extent cx="1926590" cy="987425"/>
                  <wp:effectExtent l="0" t="0" r="0" b="0"/>
                  <wp:docPr id="552311898" name="Picture 15" descr="Image result for body shape apple pear">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result for body shape apple pear">
                            <a:hlinkClick r:id="rId424"/>
                          </pic:cNvPr>
                          <pic:cNvPicPr>
                            <a:picLocks noChangeAspect="1" noChangeArrowheads="1"/>
                          </pic:cNvPicPr>
                        </pic:nvPicPr>
                        <pic:blipFill>
                          <a:blip r:embed="rId425" cstate="print">
                            <a:extLst>
                              <a:ext uri="{28A0092B-C50C-407E-A947-70E740481C1C}">
                                <a14:useLocalDpi xmlns:a14="http://schemas.microsoft.com/office/drawing/2010/main" val="0"/>
                              </a:ext>
                            </a:extLst>
                          </a:blip>
                          <a:srcRect/>
                          <a:stretch>
                            <a:fillRect/>
                          </a:stretch>
                        </pic:blipFill>
                        <pic:spPr bwMode="auto">
                          <a:xfrm>
                            <a:off x="0" y="0"/>
                            <a:ext cx="1926590" cy="987425"/>
                          </a:xfrm>
                          <a:prstGeom prst="rect">
                            <a:avLst/>
                          </a:prstGeom>
                          <a:noFill/>
                          <a:ln>
                            <a:noFill/>
                          </a:ln>
                        </pic:spPr>
                      </pic:pic>
                    </a:graphicData>
                  </a:graphic>
                </wp:inline>
              </w:drawing>
            </w:r>
          </w:p>
        </w:tc>
      </w:tr>
      <w:tr w:rsidR="001E0D5E" w:rsidRPr="00F96759" w14:paraId="2C7A3036" w14:textId="77777777" w:rsidTr="004B676B">
        <w:trPr>
          <w:cantSplit/>
          <w:trHeight w:val="1660"/>
        </w:trPr>
        <w:tc>
          <w:tcPr>
            <w:tcW w:w="5395" w:type="dxa"/>
            <w:gridSpan w:val="2"/>
          </w:tcPr>
          <w:p w14:paraId="2C1ED123" w14:textId="77777777" w:rsidR="001E0D5E" w:rsidRPr="00F96759" w:rsidRDefault="001E0D5E" w:rsidP="004B676B">
            <w:pPr>
              <w:pStyle w:val="NormalWeb"/>
              <w:spacing w:before="0" w:beforeAutospacing="0" w:after="0" w:afterAutospacing="0"/>
              <w:jc w:val="center"/>
              <w:rPr>
                <w:rFonts w:ascii="Tahoma" w:hAnsi="Tahoma" w:cs="Tahoma"/>
                <w:sz w:val="24"/>
                <w:u w:val="single"/>
                <w:lang w:val="en"/>
              </w:rPr>
            </w:pPr>
            <w:r w:rsidRPr="00F96759">
              <w:rPr>
                <w:rFonts w:ascii="Tahoma" w:hAnsi="Tahoma" w:cs="Tahoma"/>
                <w:sz w:val="24"/>
                <w:u w:val="single"/>
                <w:lang w:val="en"/>
              </w:rPr>
              <w:t>MEASURE the WAIST:</w:t>
            </w:r>
          </w:p>
          <w:p w14:paraId="3549E3FD" w14:textId="77777777" w:rsidR="001E0D5E" w:rsidRPr="00F96759" w:rsidRDefault="001E0D5E" w:rsidP="004B676B">
            <w:pPr>
              <w:pStyle w:val="NormalWeb"/>
              <w:spacing w:before="0" w:beforeAutospacing="0" w:after="0" w:afterAutospacing="0"/>
              <w:jc w:val="center"/>
              <w:rPr>
                <w:rFonts w:ascii="Arial" w:hAnsi="Arial" w:cs="Arial"/>
                <w:sz w:val="24"/>
                <w:lang w:val="en"/>
              </w:rPr>
            </w:pPr>
            <w:r w:rsidRPr="00F96759">
              <w:rPr>
                <w:rFonts w:ascii="Arial" w:hAnsi="Arial" w:cs="Arial"/>
                <w:sz w:val="24"/>
                <w:lang w:val="en"/>
              </w:rPr>
              <w:t xml:space="preserve">1. Find someone to measure your waist in centimeters </w:t>
            </w:r>
          </w:p>
          <w:p w14:paraId="6EBC2431" w14:textId="77777777" w:rsidR="001E0D5E" w:rsidRPr="00F96759" w:rsidRDefault="001E0D5E" w:rsidP="004B676B">
            <w:pPr>
              <w:pStyle w:val="NormalWeb"/>
              <w:spacing w:before="0" w:beforeAutospacing="0" w:after="0" w:afterAutospacing="0"/>
              <w:jc w:val="center"/>
              <w:rPr>
                <w:rFonts w:ascii="Arial" w:hAnsi="Arial" w:cs="Arial"/>
                <w:sz w:val="24"/>
                <w:lang w:val="en"/>
              </w:rPr>
            </w:pPr>
            <w:r w:rsidRPr="00F96759">
              <w:rPr>
                <w:rFonts w:ascii="Arial" w:hAnsi="Arial" w:cs="Arial"/>
                <w:sz w:val="24"/>
                <w:lang w:val="en"/>
              </w:rPr>
              <w:t xml:space="preserve">2. Measure at the </w:t>
            </w:r>
            <w:r w:rsidRPr="00F96759">
              <w:rPr>
                <w:rFonts w:ascii="Arial" w:hAnsi="Arial" w:cs="Arial"/>
                <w:b/>
                <w:sz w:val="24"/>
                <w:u w:val="single"/>
                <w:lang w:val="en"/>
              </w:rPr>
              <w:t>smallest point</w:t>
            </w:r>
            <w:r w:rsidRPr="00F96759">
              <w:rPr>
                <w:rFonts w:ascii="Arial" w:hAnsi="Arial" w:cs="Arial"/>
                <w:sz w:val="24"/>
                <w:lang w:val="en"/>
              </w:rPr>
              <w:t xml:space="preserve"> of your waist. (Approximately 1 inch above the bellybutton)</w:t>
            </w:r>
          </w:p>
          <w:p w14:paraId="42C57059" w14:textId="29721D41" w:rsidR="001E0D5E" w:rsidRPr="00F96759" w:rsidRDefault="001E0D5E" w:rsidP="00D07042">
            <w:pPr>
              <w:pStyle w:val="NormalWeb"/>
              <w:spacing w:before="0" w:beforeAutospacing="0" w:after="0" w:afterAutospacing="0"/>
              <w:rPr>
                <w:noProof/>
                <w:color w:val="0000FF"/>
                <w:sz w:val="24"/>
                <w:lang w:val="en-CA" w:eastAsia="en-CA"/>
              </w:rPr>
            </w:pPr>
          </w:p>
        </w:tc>
        <w:tc>
          <w:tcPr>
            <w:tcW w:w="5395" w:type="dxa"/>
            <w:gridSpan w:val="3"/>
          </w:tcPr>
          <w:p w14:paraId="2B73EC9C" w14:textId="77777777" w:rsidR="001E0D5E" w:rsidRPr="00F96759" w:rsidRDefault="001E0D5E" w:rsidP="004B676B">
            <w:pPr>
              <w:pStyle w:val="NormalWeb"/>
              <w:spacing w:before="0" w:beforeAutospacing="0" w:after="0" w:afterAutospacing="0"/>
              <w:jc w:val="center"/>
              <w:rPr>
                <w:rFonts w:ascii="Tahoma" w:hAnsi="Tahoma" w:cs="Tahoma"/>
                <w:sz w:val="24"/>
                <w:u w:val="single"/>
                <w:lang w:val="en"/>
              </w:rPr>
            </w:pPr>
            <w:r w:rsidRPr="00F96759">
              <w:rPr>
                <w:rFonts w:ascii="Tahoma" w:hAnsi="Tahoma" w:cs="Tahoma"/>
                <w:sz w:val="24"/>
                <w:u w:val="single"/>
                <w:lang w:val="en"/>
              </w:rPr>
              <w:t>MEASURE the HIP</w:t>
            </w:r>
          </w:p>
          <w:p w14:paraId="1948F431" w14:textId="77777777" w:rsidR="001E0D5E" w:rsidRPr="00F96759" w:rsidRDefault="001E0D5E" w:rsidP="004B676B">
            <w:pPr>
              <w:pStyle w:val="NormalWeb"/>
              <w:spacing w:before="0" w:beforeAutospacing="0" w:after="0" w:afterAutospacing="0"/>
              <w:jc w:val="center"/>
              <w:rPr>
                <w:rFonts w:ascii="Arial" w:hAnsi="Arial" w:cs="Arial"/>
                <w:sz w:val="24"/>
                <w:lang w:val="en"/>
              </w:rPr>
            </w:pPr>
            <w:r w:rsidRPr="00F96759">
              <w:rPr>
                <w:rFonts w:ascii="Arial" w:hAnsi="Arial" w:cs="Arial"/>
                <w:sz w:val="24"/>
                <w:lang w:val="en"/>
              </w:rPr>
              <w:t>1. Find someone to measure your Hip in centimeters.</w:t>
            </w:r>
          </w:p>
          <w:p w14:paraId="1ECCB546" w14:textId="77777777" w:rsidR="001E0D5E" w:rsidRPr="00F96759" w:rsidRDefault="001E0D5E" w:rsidP="004B676B">
            <w:pPr>
              <w:pStyle w:val="NormalWeb"/>
              <w:spacing w:before="0" w:beforeAutospacing="0" w:after="0" w:afterAutospacing="0"/>
              <w:jc w:val="center"/>
              <w:rPr>
                <w:rFonts w:ascii="Arial" w:hAnsi="Arial" w:cs="Arial"/>
                <w:sz w:val="24"/>
                <w:lang w:val="en"/>
              </w:rPr>
            </w:pPr>
            <w:r w:rsidRPr="00F96759">
              <w:rPr>
                <w:rFonts w:ascii="Arial" w:hAnsi="Arial" w:cs="Arial"/>
                <w:sz w:val="24"/>
                <w:lang w:val="en"/>
              </w:rPr>
              <w:t xml:space="preserve">2. Measure at the </w:t>
            </w:r>
            <w:r w:rsidRPr="00F96759">
              <w:rPr>
                <w:rFonts w:ascii="Arial" w:hAnsi="Arial" w:cs="Arial"/>
                <w:b/>
                <w:sz w:val="24"/>
                <w:u w:val="single"/>
                <w:lang w:val="en"/>
              </w:rPr>
              <w:t>largest point</w:t>
            </w:r>
            <w:r w:rsidRPr="00F96759">
              <w:rPr>
                <w:rFonts w:ascii="Arial" w:hAnsi="Arial" w:cs="Arial"/>
                <w:sz w:val="24"/>
                <w:lang w:val="en"/>
              </w:rPr>
              <w:t xml:space="preserve"> of your bottom.</w:t>
            </w:r>
          </w:p>
          <w:p w14:paraId="40EBADE0" w14:textId="77777777" w:rsidR="001E0D5E" w:rsidRPr="00F96759" w:rsidRDefault="001E0D5E" w:rsidP="00C74CD9">
            <w:pPr>
              <w:pStyle w:val="NormalWeb"/>
              <w:spacing w:before="0" w:beforeAutospacing="0" w:after="0" w:afterAutospacing="0"/>
              <w:jc w:val="center"/>
              <w:rPr>
                <w:noProof/>
                <w:color w:val="0000FF"/>
                <w:sz w:val="24"/>
                <w:lang w:val="en-CA" w:eastAsia="en-CA"/>
              </w:rPr>
            </w:pPr>
          </w:p>
        </w:tc>
      </w:tr>
      <w:tr w:rsidR="001E0D5E" w:rsidRPr="005D3FD3" w14:paraId="1698E28A" w14:textId="77777777" w:rsidTr="004B676B">
        <w:trPr>
          <w:cantSplit/>
          <w:trHeight w:val="1660"/>
        </w:trPr>
        <w:tc>
          <w:tcPr>
            <w:tcW w:w="5395" w:type="dxa"/>
            <w:gridSpan w:val="2"/>
          </w:tcPr>
          <w:p w14:paraId="6698462E" w14:textId="77777777" w:rsidR="001E0D5E" w:rsidRPr="005D3FD3" w:rsidRDefault="001E0D5E" w:rsidP="004B676B">
            <w:pPr>
              <w:pStyle w:val="NormalWeb"/>
              <w:spacing w:before="0" w:beforeAutospacing="0" w:after="0" w:afterAutospacing="0"/>
              <w:jc w:val="center"/>
              <w:rPr>
                <w:rFonts w:ascii="Tahoma" w:hAnsi="Tahoma"/>
                <w:b/>
                <w:sz w:val="96"/>
                <w:szCs w:val="28"/>
              </w:rPr>
            </w:pPr>
            <w:r>
              <w:rPr>
                <w:noProof/>
                <w:lang w:val="en-CA" w:eastAsia="en-CA"/>
              </w:rPr>
              <w:drawing>
                <wp:inline distT="0" distB="0" distL="0" distR="0" wp14:anchorId="38A39803" wp14:editId="29C9A46A">
                  <wp:extent cx="1320968" cy="987425"/>
                  <wp:effectExtent l="0" t="0" r="0" b="3175"/>
                  <wp:docPr id="552311900" name="Picture 1" descr="C:\Users\Shawna\AppData\Local\Temp\61A592D1-9A21-466E-934A-9D731DA59B5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wna\AppData\Local\Temp\61A592D1-9A21-466E-934A-9D731DA59B5E-1.jpeg"/>
                          <pic:cNvPicPr>
                            <a:picLocks noChangeAspect="1" noChangeArrowheads="1"/>
                          </pic:cNvPicPr>
                        </pic:nvPicPr>
                        <pic:blipFill>
                          <a:blip r:embed="rId426" cstate="print">
                            <a:extLst>
                              <a:ext uri="{28A0092B-C50C-407E-A947-70E740481C1C}">
                                <a14:useLocalDpi xmlns:a14="http://schemas.microsoft.com/office/drawing/2010/main" val="0"/>
                              </a:ext>
                            </a:extLst>
                          </a:blip>
                          <a:srcRect/>
                          <a:stretch>
                            <a:fillRect/>
                          </a:stretch>
                        </pic:blipFill>
                        <pic:spPr bwMode="auto">
                          <a:xfrm>
                            <a:off x="0" y="0"/>
                            <a:ext cx="1324794" cy="990285"/>
                          </a:xfrm>
                          <a:prstGeom prst="rect">
                            <a:avLst/>
                          </a:prstGeom>
                          <a:noFill/>
                          <a:ln>
                            <a:noFill/>
                          </a:ln>
                        </pic:spPr>
                      </pic:pic>
                    </a:graphicData>
                  </a:graphic>
                </wp:inline>
              </w:drawing>
            </w:r>
          </w:p>
        </w:tc>
        <w:tc>
          <w:tcPr>
            <w:tcW w:w="5395" w:type="dxa"/>
            <w:gridSpan w:val="3"/>
          </w:tcPr>
          <w:p w14:paraId="7AC9463F" w14:textId="3F6E33CF" w:rsidR="001E0D5E" w:rsidRPr="005D3FD3" w:rsidRDefault="00854729" w:rsidP="00854729">
            <w:pPr>
              <w:pStyle w:val="NormalWeb"/>
              <w:tabs>
                <w:tab w:val="left" w:pos="276"/>
                <w:tab w:val="center" w:pos="2589"/>
              </w:tabs>
              <w:spacing w:before="0" w:beforeAutospacing="0" w:after="0" w:afterAutospacing="0"/>
              <w:rPr>
                <w:rFonts w:ascii="Tahoma" w:hAnsi="Tahoma"/>
                <w:b/>
                <w:sz w:val="96"/>
                <w:szCs w:val="28"/>
              </w:rPr>
            </w:pPr>
            <w:r>
              <w:rPr>
                <w:rFonts w:ascii="Tahoma" w:hAnsi="Tahoma"/>
                <w:b/>
                <w:sz w:val="96"/>
                <w:szCs w:val="28"/>
              </w:rPr>
              <w:tab/>
            </w:r>
            <w:r>
              <w:rPr>
                <w:rFonts w:ascii="Tahoma" w:hAnsi="Tahoma"/>
                <w:b/>
                <w:sz w:val="96"/>
                <w:szCs w:val="28"/>
              </w:rPr>
              <w:tab/>
            </w:r>
            <w:r w:rsidR="001E0D5E">
              <w:rPr>
                <w:noProof/>
                <w:lang w:val="en-CA" w:eastAsia="en-CA"/>
              </w:rPr>
              <w:drawing>
                <wp:inline distT="0" distB="0" distL="0" distR="0" wp14:anchorId="0FCF31F2" wp14:editId="1ABBD746">
                  <wp:extent cx="1316990" cy="987425"/>
                  <wp:effectExtent l="0" t="0" r="0" b="0"/>
                  <wp:docPr id="552311901" name="Picture 6" descr="C:\Users\Shawna\AppData\Local\Temp\BAA57138-717B-4576-BF4C-6EEA52C48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hawna\AppData\Local\Temp\BAA57138-717B-4576-BF4C-6EEA52C48E49.jpeg"/>
                          <pic:cNvPicPr>
                            <a:picLocks noChangeAspect="1" noChangeArrowheads="1"/>
                          </pic:cNvPicPr>
                        </pic:nvPicPr>
                        <pic:blipFill>
                          <a:blip r:embed="rId427" cstate="print">
                            <a:extLst>
                              <a:ext uri="{28A0092B-C50C-407E-A947-70E740481C1C}">
                                <a14:useLocalDpi xmlns:a14="http://schemas.microsoft.com/office/drawing/2010/main" val="0"/>
                              </a:ext>
                            </a:extLst>
                          </a:blip>
                          <a:srcRect/>
                          <a:stretch>
                            <a:fillRect/>
                          </a:stretch>
                        </pic:blipFill>
                        <pic:spPr bwMode="auto">
                          <a:xfrm>
                            <a:off x="0" y="0"/>
                            <a:ext cx="1316990" cy="987425"/>
                          </a:xfrm>
                          <a:prstGeom prst="rect">
                            <a:avLst/>
                          </a:prstGeom>
                          <a:noFill/>
                          <a:ln>
                            <a:noFill/>
                          </a:ln>
                        </pic:spPr>
                      </pic:pic>
                    </a:graphicData>
                  </a:graphic>
                </wp:inline>
              </w:drawing>
            </w:r>
          </w:p>
        </w:tc>
      </w:tr>
      <w:tr w:rsidR="001E0D5E" w14:paraId="266297C7" w14:textId="77777777" w:rsidTr="004B676B">
        <w:trPr>
          <w:gridAfter w:val="1"/>
          <w:wAfter w:w="22" w:type="dxa"/>
          <w:cantSplit/>
        </w:trPr>
        <w:tc>
          <w:tcPr>
            <w:tcW w:w="10768" w:type="dxa"/>
            <w:gridSpan w:val="4"/>
          </w:tcPr>
          <w:p w14:paraId="02378128" w14:textId="77777777" w:rsidR="001E0D5E" w:rsidRDefault="001E0D5E" w:rsidP="004B676B">
            <w:pPr>
              <w:pStyle w:val="Heading2"/>
              <w:jc w:val="center"/>
            </w:pPr>
            <w:r w:rsidRPr="00231C97">
              <w:rPr>
                <w:sz w:val="36"/>
              </w:rPr>
              <w:t xml:space="preserve">WAIST TO HIP RATIO - </w:t>
            </w:r>
            <w:r>
              <w:rPr>
                <w:sz w:val="36"/>
              </w:rPr>
              <w:t>W</w:t>
            </w:r>
            <w:r w:rsidRPr="002F7215">
              <w:rPr>
                <w:sz w:val="36"/>
              </w:rPr>
              <w:t>HR</w:t>
            </w:r>
            <w:r w:rsidRPr="00231C97">
              <w:rPr>
                <w:b w:val="0"/>
                <w:sz w:val="32"/>
              </w:rPr>
              <w:t xml:space="preserve"> = Waist </w:t>
            </w:r>
            <w:r w:rsidRPr="00231C97">
              <w:rPr>
                <w:b w:val="0"/>
                <w:sz w:val="22"/>
              </w:rPr>
              <w:t xml:space="preserve">(cm) </w:t>
            </w:r>
            <w:r w:rsidRPr="00231C97">
              <w:rPr>
                <w:rFonts w:ascii="Palatino Linotype" w:hAnsi="Palatino Linotype"/>
                <w:b w:val="0"/>
                <w:sz w:val="32"/>
              </w:rPr>
              <w:t xml:space="preserve">÷ </w:t>
            </w:r>
            <w:r w:rsidRPr="00231C97">
              <w:rPr>
                <w:b w:val="0"/>
                <w:sz w:val="32"/>
              </w:rPr>
              <w:t xml:space="preserve">Hip </w:t>
            </w:r>
            <w:r w:rsidRPr="00231C97">
              <w:rPr>
                <w:b w:val="0"/>
                <w:sz w:val="22"/>
              </w:rPr>
              <w:t>(cm)</w:t>
            </w:r>
            <w:r>
              <w:rPr>
                <w:b w:val="0"/>
                <w:sz w:val="22"/>
              </w:rPr>
              <w:t xml:space="preserve"> - </w:t>
            </w:r>
            <w:r w:rsidRPr="00231C97">
              <w:rPr>
                <w:sz w:val="36"/>
              </w:rPr>
              <w:t>VERBAL RATING</w:t>
            </w:r>
          </w:p>
        </w:tc>
      </w:tr>
      <w:tr w:rsidR="001E0D5E" w14:paraId="758847EF" w14:textId="77777777" w:rsidTr="004B676B">
        <w:trPr>
          <w:gridAfter w:val="1"/>
          <w:wAfter w:w="22" w:type="dxa"/>
          <w:cantSplit/>
        </w:trPr>
        <w:tc>
          <w:tcPr>
            <w:tcW w:w="3672" w:type="dxa"/>
          </w:tcPr>
          <w:p w14:paraId="2F656245" w14:textId="77777777" w:rsidR="001E0D5E" w:rsidRDefault="001E0D5E" w:rsidP="004B676B">
            <w:pPr>
              <w:jc w:val="center"/>
              <w:rPr>
                <w:rFonts w:ascii="Tahoma" w:hAnsi="Tahoma" w:cs="Tahoma"/>
                <w:b/>
                <w:bCs/>
                <w:sz w:val="32"/>
              </w:rPr>
            </w:pPr>
          </w:p>
        </w:tc>
        <w:tc>
          <w:tcPr>
            <w:tcW w:w="3261" w:type="dxa"/>
            <w:gridSpan w:val="2"/>
          </w:tcPr>
          <w:p w14:paraId="5F77CBA7" w14:textId="77777777" w:rsidR="001E0D5E" w:rsidRDefault="001E0D5E" w:rsidP="004B676B">
            <w:pPr>
              <w:jc w:val="center"/>
              <w:rPr>
                <w:rFonts w:ascii="Tahoma" w:hAnsi="Tahoma" w:cs="Tahoma"/>
                <w:b/>
                <w:bCs/>
                <w:sz w:val="32"/>
              </w:rPr>
            </w:pPr>
            <w:r>
              <w:rPr>
                <w:rFonts w:ascii="Tahoma" w:hAnsi="Tahoma" w:cs="Tahoma"/>
                <w:b/>
                <w:bCs/>
                <w:sz w:val="32"/>
              </w:rPr>
              <w:t>Males</w:t>
            </w:r>
          </w:p>
        </w:tc>
        <w:tc>
          <w:tcPr>
            <w:tcW w:w="3835" w:type="dxa"/>
          </w:tcPr>
          <w:p w14:paraId="11CCB6AA" w14:textId="77777777" w:rsidR="001E0D5E" w:rsidRDefault="001E0D5E" w:rsidP="004B676B">
            <w:pPr>
              <w:jc w:val="center"/>
              <w:rPr>
                <w:rFonts w:ascii="Tahoma" w:hAnsi="Tahoma" w:cs="Tahoma"/>
                <w:b/>
                <w:bCs/>
                <w:sz w:val="32"/>
              </w:rPr>
            </w:pPr>
            <w:r>
              <w:rPr>
                <w:rFonts w:ascii="Tahoma" w:hAnsi="Tahoma" w:cs="Tahoma"/>
                <w:b/>
                <w:bCs/>
                <w:sz w:val="32"/>
              </w:rPr>
              <w:t>Females</w:t>
            </w:r>
          </w:p>
        </w:tc>
      </w:tr>
      <w:tr w:rsidR="001E0D5E" w:rsidRPr="00231C97" w14:paraId="4946AE3A" w14:textId="77777777" w:rsidTr="004B676B">
        <w:trPr>
          <w:gridAfter w:val="1"/>
          <w:wAfter w:w="22" w:type="dxa"/>
          <w:cantSplit/>
        </w:trPr>
        <w:tc>
          <w:tcPr>
            <w:tcW w:w="3672" w:type="dxa"/>
          </w:tcPr>
          <w:p w14:paraId="083C942A" w14:textId="77777777" w:rsidR="001E0D5E" w:rsidRPr="00231C97" w:rsidRDefault="001E0D5E" w:rsidP="004B676B">
            <w:pPr>
              <w:jc w:val="center"/>
              <w:rPr>
                <w:rFonts w:ascii="Tahoma" w:hAnsi="Tahoma" w:cs="Tahoma"/>
                <w:b/>
                <w:bCs/>
                <w:sz w:val="24"/>
              </w:rPr>
            </w:pPr>
            <w:r w:rsidRPr="00231C97">
              <w:rPr>
                <w:rFonts w:ascii="Tahoma" w:hAnsi="Tahoma" w:cs="Tahoma"/>
                <w:b/>
                <w:bCs/>
                <w:sz w:val="24"/>
              </w:rPr>
              <w:t>Excellent</w:t>
            </w:r>
          </w:p>
        </w:tc>
        <w:tc>
          <w:tcPr>
            <w:tcW w:w="3261" w:type="dxa"/>
            <w:gridSpan w:val="2"/>
          </w:tcPr>
          <w:p w14:paraId="170CB7F2" w14:textId="77777777" w:rsidR="001E0D5E" w:rsidRPr="00231C97" w:rsidRDefault="001E0D5E" w:rsidP="004B676B">
            <w:pPr>
              <w:jc w:val="center"/>
              <w:rPr>
                <w:sz w:val="24"/>
              </w:rPr>
            </w:pPr>
            <w:r>
              <w:rPr>
                <w:rFonts w:ascii="Tahoma" w:hAnsi="Tahoma" w:cs="Tahoma"/>
                <w:b/>
                <w:bCs/>
                <w:sz w:val="24"/>
              </w:rPr>
              <w:t>under</w:t>
            </w:r>
            <w:r w:rsidRPr="00231C97">
              <w:rPr>
                <w:rFonts w:ascii="Tahoma" w:hAnsi="Tahoma" w:cs="Tahoma"/>
                <w:b/>
                <w:bCs/>
                <w:sz w:val="24"/>
              </w:rPr>
              <w:t xml:space="preserve"> .8</w:t>
            </w:r>
            <w:r>
              <w:rPr>
                <w:rFonts w:ascii="Tahoma" w:hAnsi="Tahoma" w:cs="Tahoma"/>
                <w:b/>
                <w:bCs/>
                <w:sz w:val="24"/>
              </w:rPr>
              <w:t>4</w:t>
            </w:r>
          </w:p>
        </w:tc>
        <w:tc>
          <w:tcPr>
            <w:tcW w:w="3835" w:type="dxa"/>
          </w:tcPr>
          <w:p w14:paraId="5DF98A97" w14:textId="77777777" w:rsidR="001E0D5E" w:rsidRPr="00231C97" w:rsidRDefault="001E0D5E" w:rsidP="004B676B">
            <w:pPr>
              <w:jc w:val="center"/>
              <w:rPr>
                <w:sz w:val="24"/>
              </w:rPr>
            </w:pPr>
            <w:r>
              <w:rPr>
                <w:rFonts w:ascii="Tahoma" w:hAnsi="Tahoma" w:cs="Tahoma"/>
                <w:b/>
                <w:bCs/>
                <w:sz w:val="24"/>
              </w:rPr>
              <w:t>under</w:t>
            </w:r>
            <w:r w:rsidRPr="00231C97">
              <w:rPr>
                <w:rFonts w:ascii="Tahoma" w:hAnsi="Tahoma" w:cs="Tahoma"/>
                <w:b/>
                <w:bCs/>
                <w:sz w:val="24"/>
              </w:rPr>
              <w:t xml:space="preserve"> .7</w:t>
            </w:r>
            <w:r>
              <w:rPr>
                <w:rFonts w:ascii="Tahoma" w:hAnsi="Tahoma" w:cs="Tahoma"/>
                <w:b/>
                <w:bCs/>
                <w:sz w:val="24"/>
              </w:rPr>
              <w:t>4</w:t>
            </w:r>
          </w:p>
        </w:tc>
      </w:tr>
      <w:tr w:rsidR="001E0D5E" w:rsidRPr="00231C97" w14:paraId="0A4AB65E" w14:textId="77777777" w:rsidTr="004B676B">
        <w:trPr>
          <w:gridAfter w:val="1"/>
          <w:wAfter w:w="22" w:type="dxa"/>
          <w:cantSplit/>
        </w:trPr>
        <w:tc>
          <w:tcPr>
            <w:tcW w:w="3672" w:type="dxa"/>
          </w:tcPr>
          <w:p w14:paraId="3796CC13" w14:textId="77777777" w:rsidR="001E0D5E" w:rsidRPr="00231C97" w:rsidRDefault="001E0D5E" w:rsidP="004B676B">
            <w:pPr>
              <w:jc w:val="center"/>
              <w:rPr>
                <w:rFonts w:ascii="Tahoma" w:hAnsi="Tahoma" w:cs="Tahoma"/>
                <w:b/>
                <w:bCs/>
                <w:sz w:val="24"/>
              </w:rPr>
            </w:pPr>
            <w:r w:rsidRPr="00231C97">
              <w:rPr>
                <w:rFonts w:ascii="Tahoma" w:hAnsi="Tahoma" w:cs="Tahoma"/>
                <w:b/>
                <w:bCs/>
                <w:sz w:val="24"/>
              </w:rPr>
              <w:t xml:space="preserve">Good </w:t>
            </w:r>
          </w:p>
        </w:tc>
        <w:tc>
          <w:tcPr>
            <w:tcW w:w="3261" w:type="dxa"/>
            <w:gridSpan w:val="2"/>
          </w:tcPr>
          <w:p w14:paraId="2F1FC90C" w14:textId="58BC5709" w:rsidR="001E0D5E" w:rsidRPr="00231C97" w:rsidRDefault="001E0D5E" w:rsidP="004B676B">
            <w:pPr>
              <w:jc w:val="center"/>
              <w:rPr>
                <w:sz w:val="24"/>
              </w:rPr>
            </w:pPr>
            <w:r w:rsidRPr="00231C97">
              <w:rPr>
                <w:rFonts w:ascii="Tahoma" w:hAnsi="Tahoma" w:cs="Tahoma"/>
                <w:b/>
                <w:bCs/>
                <w:sz w:val="24"/>
              </w:rPr>
              <w:t xml:space="preserve">.85 </w:t>
            </w:r>
            <w:r w:rsidR="002F7215">
              <w:rPr>
                <w:rFonts w:ascii="Tahoma" w:hAnsi="Tahoma" w:cs="Tahoma"/>
                <w:b/>
                <w:bCs/>
                <w:sz w:val="24"/>
              </w:rPr>
              <w:t>-</w:t>
            </w:r>
            <w:r w:rsidRPr="00231C97">
              <w:rPr>
                <w:rFonts w:ascii="Tahoma" w:hAnsi="Tahoma" w:cs="Tahoma"/>
                <w:b/>
                <w:bCs/>
                <w:sz w:val="24"/>
              </w:rPr>
              <w:t xml:space="preserve"> </w:t>
            </w:r>
            <w:r>
              <w:rPr>
                <w:rFonts w:ascii="Tahoma" w:hAnsi="Tahoma" w:cs="Tahoma"/>
                <w:b/>
                <w:bCs/>
                <w:sz w:val="24"/>
              </w:rPr>
              <w:t>.90</w:t>
            </w:r>
          </w:p>
        </w:tc>
        <w:tc>
          <w:tcPr>
            <w:tcW w:w="3835" w:type="dxa"/>
          </w:tcPr>
          <w:p w14:paraId="7170AA85" w14:textId="77777777" w:rsidR="001E0D5E" w:rsidRPr="00231C97" w:rsidRDefault="001E0D5E" w:rsidP="004B676B">
            <w:pPr>
              <w:jc w:val="center"/>
              <w:rPr>
                <w:sz w:val="24"/>
              </w:rPr>
            </w:pPr>
            <w:r w:rsidRPr="00231C97">
              <w:rPr>
                <w:rFonts w:ascii="Tahoma" w:hAnsi="Tahoma" w:cs="Tahoma"/>
                <w:b/>
                <w:bCs/>
                <w:sz w:val="24"/>
              </w:rPr>
              <w:t>.75 - .80</w:t>
            </w:r>
          </w:p>
        </w:tc>
      </w:tr>
      <w:tr w:rsidR="001E0D5E" w:rsidRPr="00231C97" w14:paraId="67C1DD56" w14:textId="77777777" w:rsidTr="004B676B">
        <w:trPr>
          <w:gridAfter w:val="1"/>
          <w:wAfter w:w="22" w:type="dxa"/>
          <w:cantSplit/>
        </w:trPr>
        <w:tc>
          <w:tcPr>
            <w:tcW w:w="3672" w:type="dxa"/>
          </w:tcPr>
          <w:p w14:paraId="6F42E5F9" w14:textId="77777777" w:rsidR="001E0D5E" w:rsidRPr="00231C97" w:rsidRDefault="001E0D5E" w:rsidP="004B676B">
            <w:pPr>
              <w:jc w:val="center"/>
              <w:rPr>
                <w:rFonts w:ascii="Tahoma" w:hAnsi="Tahoma" w:cs="Tahoma"/>
                <w:b/>
                <w:bCs/>
                <w:sz w:val="24"/>
              </w:rPr>
            </w:pPr>
            <w:r w:rsidRPr="00231C97">
              <w:rPr>
                <w:rFonts w:ascii="Tahoma" w:hAnsi="Tahoma" w:cs="Tahoma"/>
                <w:b/>
                <w:bCs/>
                <w:sz w:val="24"/>
              </w:rPr>
              <w:t>Average</w:t>
            </w:r>
          </w:p>
        </w:tc>
        <w:tc>
          <w:tcPr>
            <w:tcW w:w="3261" w:type="dxa"/>
            <w:gridSpan w:val="2"/>
          </w:tcPr>
          <w:p w14:paraId="747D79A4" w14:textId="77777777" w:rsidR="001E0D5E" w:rsidRPr="00231C97" w:rsidRDefault="001E0D5E" w:rsidP="004B676B">
            <w:pPr>
              <w:jc w:val="center"/>
              <w:rPr>
                <w:sz w:val="24"/>
              </w:rPr>
            </w:pPr>
            <w:r w:rsidRPr="00231C97">
              <w:rPr>
                <w:rFonts w:ascii="Tahoma" w:hAnsi="Tahoma" w:cs="Tahoma"/>
                <w:b/>
                <w:bCs/>
                <w:sz w:val="24"/>
              </w:rPr>
              <w:t>.</w:t>
            </w:r>
            <w:r>
              <w:rPr>
                <w:rFonts w:ascii="Tahoma" w:hAnsi="Tahoma" w:cs="Tahoma"/>
                <w:b/>
                <w:bCs/>
                <w:sz w:val="24"/>
              </w:rPr>
              <w:t>89</w:t>
            </w:r>
            <w:r w:rsidRPr="00231C97">
              <w:rPr>
                <w:rFonts w:ascii="Tahoma" w:hAnsi="Tahoma" w:cs="Tahoma"/>
                <w:b/>
                <w:bCs/>
                <w:sz w:val="24"/>
              </w:rPr>
              <w:t xml:space="preserve"> - .95</w:t>
            </w:r>
          </w:p>
        </w:tc>
        <w:tc>
          <w:tcPr>
            <w:tcW w:w="3835" w:type="dxa"/>
          </w:tcPr>
          <w:p w14:paraId="0CB06FE8" w14:textId="77777777" w:rsidR="001E0D5E" w:rsidRPr="00231C97" w:rsidRDefault="001E0D5E" w:rsidP="004B676B">
            <w:pPr>
              <w:jc w:val="center"/>
              <w:rPr>
                <w:sz w:val="24"/>
              </w:rPr>
            </w:pPr>
            <w:r w:rsidRPr="00231C97">
              <w:rPr>
                <w:rFonts w:ascii="Tahoma" w:hAnsi="Tahoma" w:cs="Tahoma"/>
                <w:b/>
                <w:bCs/>
                <w:sz w:val="24"/>
              </w:rPr>
              <w:t>.8</w:t>
            </w:r>
            <w:r>
              <w:rPr>
                <w:rFonts w:ascii="Tahoma" w:hAnsi="Tahoma" w:cs="Tahoma"/>
                <w:b/>
                <w:bCs/>
                <w:sz w:val="24"/>
              </w:rPr>
              <w:t>1</w:t>
            </w:r>
            <w:r w:rsidRPr="00231C97">
              <w:rPr>
                <w:rFonts w:ascii="Tahoma" w:hAnsi="Tahoma" w:cs="Tahoma"/>
                <w:b/>
                <w:bCs/>
                <w:sz w:val="24"/>
              </w:rPr>
              <w:t xml:space="preserve"> - .85</w:t>
            </w:r>
          </w:p>
        </w:tc>
      </w:tr>
      <w:tr w:rsidR="001E0D5E" w:rsidRPr="00231C97" w14:paraId="232F8898" w14:textId="77777777" w:rsidTr="004B676B">
        <w:trPr>
          <w:gridAfter w:val="1"/>
          <w:wAfter w:w="22" w:type="dxa"/>
          <w:cantSplit/>
        </w:trPr>
        <w:tc>
          <w:tcPr>
            <w:tcW w:w="3672" w:type="dxa"/>
          </w:tcPr>
          <w:p w14:paraId="13552614" w14:textId="77777777" w:rsidR="001E0D5E" w:rsidRPr="00231C97" w:rsidRDefault="001E0D5E" w:rsidP="004B676B">
            <w:pPr>
              <w:jc w:val="center"/>
              <w:rPr>
                <w:rFonts w:ascii="Tahoma" w:hAnsi="Tahoma" w:cs="Tahoma"/>
                <w:b/>
                <w:bCs/>
                <w:sz w:val="24"/>
              </w:rPr>
            </w:pPr>
            <w:r w:rsidRPr="00231C97">
              <w:rPr>
                <w:rFonts w:ascii="Tahoma" w:hAnsi="Tahoma" w:cs="Tahoma"/>
                <w:b/>
                <w:bCs/>
                <w:sz w:val="24"/>
              </w:rPr>
              <w:t xml:space="preserve">At Risk  </w:t>
            </w:r>
          </w:p>
        </w:tc>
        <w:tc>
          <w:tcPr>
            <w:tcW w:w="3261" w:type="dxa"/>
            <w:gridSpan w:val="2"/>
          </w:tcPr>
          <w:p w14:paraId="44A28E14" w14:textId="2D230B9F" w:rsidR="001E0D5E" w:rsidRPr="00231C97" w:rsidRDefault="001E0D5E" w:rsidP="004B676B">
            <w:pPr>
              <w:jc w:val="center"/>
              <w:rPr>
                <w:sz w:val="24"/>
              </w:rPr>
            </w:pPr>
            <w:r w:rsidRPr="00231C97">
              <w:rPr>
                <w:rFonts w:ascii="Tahoma" w:hAnsi="Tahoma" w:cs="Tahoma"/>
                <w:b/>
                <w:bCs/>
                <w:sz w:val="24"/>
              </w:rPr>
              <w:t>.9</w:t>
            </w:r>
            <w:r>
              <w:rPr>
                <w:rFonts w:ascii="Tahoma" w:hAnsi="Tahoma" w:cs="Tahoma"/>
                <w:b/>
                <w:bCs/>
                <w:sz w:val="24"/>
              </w:rPr>
              <w:t xml:space="preserve">4 </w:t>
            </w:r>
            <w:r w:rsidR="002F7215">
              <w:rPr>
                <w:rFonts w:ascii="Tahoma" w:hAnsi="Tahoma" w:cs="Tahoma"/>
                <w:b/>
                <w:bCs/>
                <w:sz w:val="24"/>
              </w:rPr>
              <w:t>-</w:t>
            </w:r>
            <w:r w:rsidRPr="00231C97">
              <w:rPr>
                <w:rFonts w:ascii="Tahoma" w:hAnsi="Tahoma" w:cs="Tahoma"/>
                <w:b/>
                <w:bCs/>
                <w:sz w:val="24"/>
              </w:rPr>
              <w:t xml:space="preserve"> </w:t>
            </w:r>
            <w:r>
              <w:rPr>
                <w:rFonts w:ascii="Tahoma" w:hAnsi="Tahoma" w:cs="Tahoma"/>
                <w:b/>
                <w:bCs/>
                <w:sz w:val="24"/>
              </w:rPr>
              <w:t>.99</w:t>
            </w:r>
          </w:p>
        </w:tc>
        <w:tc>
          <w:tcPr>
            <w:tcW w:w="3835" w:type="dxa"/>
          </w:tcPr>
          <w:p w14:paraId="2B3173AD" w14:textId="69049873" w:rsidR="001E0D5E" w:rsidRPr="00231C97" w:rsidRDefault="001E0D5E" w:rsidP="004B676B">
            <w:pPr>
              <w:jc w:val="center"/>
              <w:rPr>
                <w:sz w:val="24"/>
              </w:rPr>
            </w:pPr>
            <w:r w:rsidRPr="00231C97">
              <w:rPr>
                <w:rFonts w:ascii="Tahoma" w:hAnsi="Tahoma" w:cs="Tahoma"/>
                <w:b/>
                <w:bCs/>
                <w:sz w:val="24"/>
              </w:rPr>
              <w:t>.8</w:t>
            </w:r>
            <w:r>
              <w:rPr>
                <w:rFonts w:ascii="Tahoma" w:hAnsi="Tahoma" w:cs="Tahoma"/>
                <w:b/>
                <w:bCs/>
                <w:sz w:val="24"/>
              </w:rPr>
              <w:t>6</w:t>
            </w:r>
            <w:r w:rsidRPr="00231C97">
              <w:rPr>
                <w:rFonts w:ascii="Tahoma" w:hAnsi="Tahoma" w:cs="Tahoma"/>
                <w:b/>
                <w:bCs/>
                <w:sz w:val="24"/>
              </w:rPr>
              <w:t xml:space="preserve"> </w:t>
            </w:r>
            <w:r w:rsidR="002F7215">
              <w:rPr>
                <w:rFonts w:ascii="Tahoma" w:hAnsi="Tahoma" w:cs="Tahoma"/>
                <w:b/>
                <w:bCs/>
                <w:sz w:val="24"/>
              </w:rPr>
              <w:t>-</w:t>
            </w:r>
            <w:r w:rsidRPr="00231C97">
              <w:rPr>
                <w:rFonts w:ascii="Tahoma" w:hAnsi="Tahoma" w:cs="Tahoma"/>
                <w:b/>
                <w:bCs/>
                <w:sz w:val="24"/>
              </w:rPr>
              <w:t xml:space="preserve"> .</w:t>
            </w:r>
            <w:r>
              <w:rPr>
                <w:rFonts w:ascii="Tahoma" w:hAnsi="Tahoma" w:cs="Tahoma"/>
                <w:b/>
                <w:bCs/>
                <w:sz w:val="24"/>
              </w:rPr>
              <w:t>89</w:t>
            </w:r>
          </w:p>
        </w:tc>
      </w:tr>
      <w:tr w:rsidR="001E0D5E" w:rsidRPr="00231C97" w14:paraId="4772763D" w14:textId="77777777" w:rsidTr="004B676B">
        <w:trPr>
          <w:gridAfter w:val="1"/>
          <w:wAfter w:w="22" w:type="dxa"/>
          <w:cantSplit/>
        </w:trPr>
        <w:tc>
          <w:tcPr>
            <w:tcW w:w="3672" w:type="dxa"/>
          </w:tcPr>
          <w:p w14:paraId="7197F367" w14:textId="77777777" w:rsidR="001E0D5E" w:rsidRPr="00231C97" w:rsidRDefault="001E0D5E" w:rsidP="004B676B">
            <w:pPr>
              <w:jc w:val="center"/>
              <w:rPr>
                <w:rFonts w:ascii="Tahoma" w:hAnsi="Tahoma" w:cs="Tahoma"/>
                <w:b/>
                <w:bCs/>
                <w:sz w:val="24"/>
              </w:rPr>
            </w:pPr>
            <w:r w:rsidRPr="00231C97">
              <w:rPr>
                <w:rFonts w:ascii="Tahoma" w:hAnsi="Tahoma" w:cs="Tahoma"/>
                <w:b/>
                <w:bCs/>
                <w:sz w:val="24"/>
              </w:rPr>
              <w:t xml:space="preserve">High Risk </w:t>
            </w:r>
          </w:p>
        </w:tc>
        <w:tc>
          <w:tcPr>
            <w:tcW w:w="3261" w:type="dxa"/>
            <w:gridSpan w:val="2"/>
          </w:tcPr>
          <w:p w14:paraId="6D619B7E" w14:textId="77777777" w:rsidR="001E0D5E" w:rsidRPr="0063667D" w:rsidRDefault="001E0D5E" w:rsidP="004B676B">
            <w:pPr>
              <w:pStyle w:val="BodyText"/>
              <w:jc w:val="center"/>
              <w:rPr>
                <w:rFonts w:ascii="Tahoma" w:hAnsi="Tahoma" w:cs="Tahoma"/>
              </w:rPr>
            </w:pPr>
            <w:r>
              <w:rPr>
                <w:rFonts w:ascii="Tahoma" w:hAnsi="Tahoma" w:cs="Tahoma"/>
                <w:b/>
                <w:bCs/>
              </w:rPr>
              <w:t>over</w:t>
            </w:r>
            <w:r w:rsidRPr="0063667D">
              <w:rPr>
                <w:rFonts w:ascii="Tahoma" w:hAnsi="Tahoma" w:cs="Tahoma"/>
                <w:b/>
                <w:bCs/>
              </w:rPr>
              <w:t xml:space="preserve"> 1.0</w:t>
            </w:r>
          </w:p>
        </w:tc>
        <w:tc>
          <w:tcPr>
            <w:tcW w:w="3835" w:type="dxa"/>
          </w:tcPr>
          <w:p w14:paraId="54973253" w14:textId="77777777" w:rsidR="001E0D5E" w:rsidRPr="00231C97" w:rsidRDefault="001E0D5E" w:rsidP="004B676B">
            <w:pPr>
              <w:jc w:val="center"/>
              <w:rPr>
                <w:sz w:val="24"/>
              </w:rPr>
            </w:pPr>
            <w:r>
              <w:rPr>
                <w:rFonts w:ascii="Tahoma" w:hAnsi="Tahoma" w:cs="Tahoma"/>
                <w:b/>
                <w:bCs/>
                <w:sz w:val="24"/>
              </w:rPr>
              <w:t>over</w:t>
            </w:r>
            <w:r w:rsidRPr="00231C97">
              <w:rPr>
                <w:rFonts w:ascii="Tahoma" w:hAnsi="Tahoma" w:cs="Tahoma"/>
                <w:b/>
                <w:bCs/>
                <w:sz w:val="24"/>
              </w:rPr>
              <w:t xml:space="preserve"> .90</w:t>
            </w:r>
          </w:p>
        </w:tc>
      </w:tr>
      <w:tr w:rsidR="001E0D5E" w14:paraId="5B168E06" w14:textId="77777777" w:rsidTr="004B676B">
        <w:trPr>
          <w:gridAfter w:val="1"/>
          <w:wAfter w:w="22" w:type="dxa"/>
          <w:cantSplit/>
        </w:trPr>
        <w:tc>
          <w:tcPr>
            <w:tcW w:w="10768" w:type="dxa"/>
            <w:gridSpan w:val="4"/>
          </w:tcPr>
          <w:p w14:paraId="0D2EE512" w14:textId="77777777" w:rsidR="001E0D5E" w:rsidRDefault="00386ED6" w:rsidP="004B676B">
            <w:pPr>
              <w:pStyle w:val="BodyText"/>
              <w:jc w:val="center"/>
            </w:pPr>
            <w:hyperlink r:id="rId428" w:history="1">
              <w:r w:rsidR="001E0D5E" w:rsidRPr="004D7E14">
                <w:rPr>
                  <w:rStyle w:val="Hyperlink"/>
                </w:rPr>
                <w:t>https://articles.mercola.com</w:t>
              </w:r>
            </w:hyperlink>
          </w:p>
        </w:tc>
      </w:tr>
      <w:tr w:rsidR="001E0D5E" w:rsidRPr="00825B06" w14:paraId="3BA340AF" w14:textId="77777777" w:rsidTr="004B676B">
        <w:trPr>
          <w:gridAfter w:val="1"/>
          <w:wAfter w:w="22" w:type="dxa"/>
          <w:cantSplit/>
        </w:trPr>
        <w:tc>
          <w:tcPr>
            <w:tcW w:w="10768" w:type="dxa"/>
            <w:gridSpan w:val="4"/>
          </w:tcPr>
          <w:p w14:paraId="0B5355A6" w14:textId="40D93229" w:rsidR="001E0D5E" w:rsidRDefault="001E0D5E" w:rsidP="004B676B">
            <w:pPr>
              <w:pStyle w:val="BodyText"/>
              <w:jc w:val="center"/>
            </w:pPr>
            <w:r w:rsidRPr="0026324B">
              <w:rPr>
                <w:b/>
                <w:u w:val="single"/>
              </w:rPr>
              <w:t>If</w:t>
            </w:r>
            <w:r>
              <w:t xml:space="preserve"> you have a high-risk rating </w:t>
            </w:r>
            <w:r w:rsidRPr="0026324B">
              <w:rPr>
                <w:b/>
                <w:u w:val="single"/>
              </w:rPr>
              <w:t>and</w:t>
            </w:r>
            <w:r>
              <w:t xml:space="preserve"> you have</w:t>
            </w:r>
            <w:r w:rsidR="00C74CD9">
              <w:t xml:space="preserve"> </w:t>
            </w:r>
            <w:r>
              <w:t>excessive</w:t>
            </w:r>
            <w:r w:rsidR="00C74CD9">
              <w:t xml:space="preserve"> </w:t>
            </w:r>
            <w:r>
              <w:t>fat</w:t>
            </w:r>
            <w:r w:rsidR="00C74CD9">
              <w:t xml:space="preserve"> mass</w:t>
            </w:r>
            <w:r>
              <w:t xml:space="preserve"> in the waist area then</w:t>
            </w:r>
            <w:r w:rsidR="00C74CD9">
              <w:t xml:space="preserve"> the results warn you that you be at risk of: diabetes, high cholesterol, high blood pressure, cancer, coronary heart disease and shortened life expectancy. This risk is a result the </w:t>
            </w:r>
            <w:r>
              <w:t>excess fat</w:t>
            </w:r>
            <w:r w:rsidR="00C74CD9">
              <w:t xml:space="preserve"> distribution around your waist being </w:t>
            </w:r>
            <w:r>
              <w:t xml:space="preserve">located close to your visceral (internal organs) </w:t>
            </w:r>
            <w:r w:rsidR="00C74CD9">
              <w:t xml:space="preserve">such as your heart and arteries. </w:t>
            </w:r>
          </w:p>
          <w:p w14:paraId="17097023" w14:textId="77777777" w:rsidR="001E0D5E" w:rsidRDefault="001E0D5E" w:rsidP="004B676B">
            <w:pPr>
              <w:pStyle w:val="BodyText"/>
              <w:jc w:val="center"/>
              <w:rPr>
                <w:b/>
                <w:u w:val="single"/>
              </w:rPr>
            </w:pPr>
            <w:r>
              <w:rPr>
                <w:noProof/>
              </w:rPr>
              <w:drawing>
                <wp:inline distT="0" distB="0" distL="0" distR="0" wp14:anchorId="333E6169" wp14:editId="7B2BCFD5">
                  <wp:extent cx="2385060" cy="1868538"/>
                  <wp:effectExtent l="0" t="0" r="0" b="0"/>
                  <wp:docPr id="552311902" name="Picture 552311902" descr="605c99c4cf032b8e2f9f22a8adf311e4.png (927×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605c99c4cf032b8e2f9f22a8adf311e4.png (927×726)"/>
                          <pic:cNvPicPr>
                            <a:picLocks noChangeAspect="1" noChangeArrowheads="1"/>
                          </pic:cNvPicPr>
                        </pic:nvPicPr>
                        <pic:blipFill>
                          <a:blip r:embed="rId429" cstate="print">
                            <a:extLst>
                              <a:ext uri="{28A0092B-C50C-407E-A947-70E740481C1C}">
                                <a14:useLocalDpi xmlns:a14="http://schemas.microsoft.com/office/drawing/2010/main" val="0"/>
                              </a:ext>
                            </a:extLst>
                          </a:blip>
                          <a:srcRect/>
                          <a:stretch>
                            <a:fillRect/>
                          </a:stretch>
                        </pic:blipFill>
                        <pic:spPr bwMode="auto">
                          <a:xfrm>
                            <a:off x="0" y="0"/>
                            <a:ext cx="2423807" cy="1898894"/>
                          </a:xfrm>
                          <a:prstGeom prst="rect">
                            <a:avLst/>
                          </a:prstGeom>
                          <a:noFill/>
                          <a:ln>
                            <a:noFill/>
                          </a:ln>
                        </pic:spPr>
                      </pic:pic>
                    </a:graphicData>
                  </a:graphic>
                </wp:inline>
              </w:drawing>
            </w:r>
          </w:p>
          <w:p w14:paraId="601FB658" w14:textId="77777777" w:rsidR="001E0D5E" w:rsidRPr="00825B06" w:rsidRDefault="001E0D5E" w:rsidP="004B676B">
            <w:pPr>
              <w:pStyle w:val="BodyText"/>
              <w:jc w:val="center"/>
              <w:rPr>
                <w:b/>
              </w:rPr>
            </w:pPr>
            <w:r w:rsidRPr="00825B06">
              <w:rPr>
                <w:b/>
              </w:rPr>
              <w:t>apis.classicfitnessgroup.com</w:t>
            </w:r>
          </w:p>
        </w:tc>
      </w:tr>
    </w:tbl>
    <w:p w14:paraId="253E4D0C" w14:textId="77777777" w:rsidR="001E0D5E" w:rsidRDefault="001E0D5E"/>
    <w:p w14:paraId="4A69C93C" w14:textId="77777777" w:rsidR="001E0D5E" w:rsidRDefault="001E0D5E">
      <w:pPr>
        <w:spacing w:after="160" w:line="259" w:lineRule="auto"/>
      </w:pPr>
      <w:r>
        <w:br w:type="page"/>
      </w:r>
    </w:p>
    <w:p w14:paraId="5759E879" w14:textId="77777777" w:rsidR="001E0D5E" w:rsidRDefault="001E0D5E" w:rsidP="001E0D5E">
      <w:pPr>
        <w:pStyle w:val="NormalWeb"/>
        <w:spacing w:before="0" w:beforeAutospacing="0" w:after="0" w:afterAutospacing="0"/>
        <w:rPr>
          <w:rFonts w:ascii="Arial" w:hAnsi="Arial" w:cs="Arial"/>
          <w:sz w:val="28"/>
          <w:lang w:val="en"/>
        </w:rPr>
      </w:pPr>
      <w:r>
        <w:rPr>
          <w:rFonts w:ascii="Arial" w:hAnsi="Arial" w:cs="Arial"/>
          <w:sz w:val="28"/>
          <w:lang w:val="en"/>
        </w:rPr>
        <w:lastRenderedPageBreak/>
        <w:t xml:space="preserve">Assessment # 2. </w:t>
      </w:r>
      <w:r>
        <w:rPr>
          <w:rFonts w:ascii="Arial" w:hAnsi="Arial" w:cs="Arial"/>
          <w:sz w:val="28"/>
          <w:lang w:val="en"/>
        </w:rPr>
        <w:tab/>
      </w:r>
      <w:r w:rsidRPr="00D07A2A">
        <w:rPr>
          <w:rFonts w:ascii="Arial" w:hAnsi="Arial" w:cs="Arial"/>
          <w:b/>
          <w:sz w:val="28"/>
          <w:u w:val="single"/>
          <w:lang w:val="en"/>
        </w:rPr>
        <w:t>Height to Waist Ratio</w:t>
      </w:r>
      <w:r>
        <w:rPr>
          <w:rFonts w:ascii="Arial" w:hAnsi="Arial" w:cs="Arial"/>
          <w:sz w:val="28"/>
          <w:lang w:val="en"/>
        </w:rPr>
        <w:t xml:space="preserve"> – (WHtR) (Analyzing Weight Distribution) </w:t>
      </w:r>
    </w:p>
    <w:p w14:paraId="2F385674" w14:textId="77777777" w:rsidR="001E0D5E" w:rsidRPr="00B732BC" w:rsidRDefault="001E0D5E" w:rsidP="001E0D5E">
      <w:pPr>
        <w:spacing w:before="100" w:beforeAutospacing="1" w:after="100" w:afterAutospacing="1"/>
        <w:rPr>
          <w:rFonts w:ascii="Arial" w:hAnsi="Arial" w:cs="Arial"/>
          <w:sz w:val="28"/>
        </w:rPr>
      </w:pPr>
      <w:r w:rsidRPr="00B732BC">
        <w:rPr>
          <w:rFonts w:ascii="Arial" w:hAnsi="Arial" w:cs="Arial"/>
          <w:sz w:val="28"/>
        </w:rPr>
        <w:t xml:space="preserve">A person's </w:t>
      </w:r>
      <w:r w:rsidRPr="00B732BC">
        <w:rPr>
          <w:rFonts w:ascii="Arial" w:hAnsi="Arial" w:cs="Arial"/>
          <w:b/>
          <w:bCs/>
          <w:sz w:val="28"/>
        </w:rPr>
        <w:t>waist-to-height ratio</w:t>
      </w:r>
      <w:r w:rsidRPr="00B732BC">
        <w:rPr>
          <w:rFonts w:ascii="Arial" w:hAnsi="Arial" w:cs="Arial"/>
          <w:sz w:val="28"/>
        </w:rPr>
        <w:t xml:space="preserve"> (</w:t>
      </w:r>
      <w:r w:rsidRPr="00B732BC">
        <w:rPr>
          <w:rFonts w:ascii="Arial" w:hAnsi="Arial" w:cs="Arial"/>
          <w:b/>
          <w:bCs/>
          <w:sz w:val="28"/>
        </w:rPr>
        <w:t xml:space="preserve">WHtR) </w:t>
      </w:r>
      <w:r w:rsidRPr="00B732BC">
        <w:rPr>
          <w:rFonts w:ascii="Arial" w:hAnsi="Arial" w:cs="Arial"/>
          <w:sz w:val="28"/>
        </w:rPr>
        <w:t xml:space="preserve">is determined by calculating their </w:t>
      </w:r>
      <w:hyperlink r:id="rId430" w:tooltip="Waist" w:history="1">
        <w:r w:rsidRPr="00F96759">
          <w:rPr>
            <w:rFonts w:ascii="Arial" w:hAnsi="Arial" w:cs="Arial"/>
            <w:sz w:val="28"/>
          </w:rPr>
          <w:t>waist</w:t>
        </w:r>
      </w:hyperlink>
      <w:r w:rsidRPr="00F96759">
        <w:rPr>
          <w:rFonts w:ascii="Arial" w:hAnsi="Arial" w:cs="Arial"/>
          <w:sz w:val="28"/>
        </w:rPr>
        <w:t xml:space="preserve"> </w:t>
      </w:r>
      <w:r w:rsidRPr="00B732BC">
        <w:rPr>
          <w:rFonts w:ascii="Arial" w:hAnsi="Arial" w:cs="Arial"/>
          <w:sz w:val="28"/>
        </w:rPr>
        <w:t xml:space="preserve">circumference divided by their height (both measured in the same units – cm). </w:t>
      </w:r>
    </w:p>
    <w:p w14:paraId="1F597A95" w14:textId="77777777" w:rsidR="001E0D5E" w:rsidRPr="00B732BC" w:rsidRDefault="001E0D5E" w:rsidP="001E0D5E">
      <w:pPr>
        <w:spacing w:before="100" w:beforeAutospacing="1" w:after="100" w:afterAutospacing="1"/>
        <w:rPr>
          <w:rFonts w:ascii="Arial" w:hAnsi="Arial" w:cs="Arial"/>
          <w:sz w:val="28"/>
        </w:rPr>
      </w:pPr>
      <w:r w:rsidRPr="00B732BC">
        <w:rPr>
          <w:rFonts w:ascii="Arial" w:hAnsi="Arial" w:cs="Arial"/>
          <w:sz w:val="28"/>
        </w:rPr>
        <w:t xml:space="preserve">The WHtR is a measure of the distribution of </w:t>
      </w:r>
      <w:hyperlink r:id="rId431" w:tooltip="Body fat" w:history="1">
        <w:r w:rsidRPr="00400013">
          <w:rPr>
            <w:rFonts w:ascii="Arial" w:hAnsi="Arial" w:cs="Arial"/>
            <w:sz w:val="28"/>
          </w:rPr>
          <w:t>body fat</w:t>
        </w:r>
      </w:hyperlink>
      <w:r w:rsidRPr="00400013">
        <w:rPr>
          <w:rFonts w:ascii="Arial" w:hAnsi="Arial" w:cs="Arial"/>
          <w:sz w:val="28"/>
        </w:rPr>
        <w:t xml:space="preserve">. Higher values of WHtR indicate higher risk of obesity-related cardiovascular diseases; it is correlated with </w:t>
      </w:r>
      <w:hyperlink r:id="rId432" w:tooltip="Abdominal obesity" w:history="1">
        <w:r w:rsidRPr="00400013">
          <w:rPr>
            <w:rFonts w:ascii="Arial" w:hAnsi="Arial" w:cs="Arial"/>
            <w:sz w:val="28"/>
          </w:rPr>
          <w:t>abdominal obesity</w:t>
        </w:r>
      </w:hyperlink>
      <w:r w:rsidRPr="00B732BC">
        <w:rPr>
          <w:rFonts w:ascii="Arial" w:hAnsi="Arial" w:cs="Arial"/>
          <w:sz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9"/>
        <w:gridCol w:w="4730"/>
        <w:gridCol w:w="3231"/>
      </w:tblGrid>
      <w:tr w:rsidR="008146DF" w14:paraId="0B5E84E5" w14:textId="77777777" w:rsidTr="001E0D5E">
        <w:tc>
          <w:tcPr>
            <w:tcW w:w="10790" w:type="dxa"/>
            <w:gridSpan w:val="3"/>
            <w:shd w:val="clear" w:color="auto" w:fill="auto"/>
          </w:tcPr>
          <w:p w14:paraId="6B8EC684" w14:textId="77777777" w:rsidR="00CD5663" w:rsidRPr="00434D4F" w:rsidRDefault="00CD5663" w:rsidP="00CD5663">
            <w:pPr>
              <w:spacing w:line="259" w:lineRule="auto"/>
              <w:jc w:val="center"/>
              <w:rPr>
                <w:rFonts w:ascii="Tahoma" w:hAnsi="Tahoma" w:cs="Tahoma"/>
                <w:b/>
                <w:sz w:val="28"/>
                <w:szCs w:val="28"/>
              </w:rPr>
            </w:pPr>
            <w:r w:rsidRPr="00434D4F">
              <w:rPr>
                <w:rFonts w:ascii="Tahoma" w:hAnsi="Tahoma" w:cs="Tahoma"/>
                <w:b/>
                <w:sz w:val="28"/>
                <w:szCs w:val="28"/>
                <w:lang w:val="en"/>
              </w:rPr>
              <w:t>Waist to Height Ratio</w:t>
            </w:r>
            <w:r w:rsidRPr="00434D4F">
              <w:rPr>
                <w:rFonts w:ascii="Tahoma" w:hAnsi="Tahoma" w:cs="Tahoma"/>
                <w:b/>
                <w:sz w:val="28"/>
                <w:szCs w:val="28"/>
              </w:rPr>
              <w:t xml:space="preserve"> </w:t>
            </w:r>
          </w:p>
          <w:p w14:paraId="6EB0B00B" w14:textId="70CC6014" w:rsidR="008146DF" w:rsidRPr="00434D4F" w:rsidRDefault="008146DF" w:rsidP="00E31452">
            <w:pPr>
              <w:spacing w:after="160" w:line="259" w:lineRule="auto"/>
              <w:jc w:val="center"/>
              <w:rPr>
                <w:rFonts w:ascii="Tahoma" w:hAnsi="Tahoma" w:cs="Tahoma"/>
                <w:sz w:val="28"/>
                <w:szCs w:val="28"/>
                <w:highlight w:val="yellow"/>
                <w:lang w:val="en"/>
              </w:rPr>
            </w:pPr>
            <w:r w:rsidRPr="00434D4F">
              <w:rPr>
                <w:rFonts w:ascii="Tahoma" w:hAnsi="Tahoma" w:cs="Tahoma"/>
                <w:b/>
                <w:sz w:val="28"/>
                <w:szCs w:val="28"/>
              </w:rPr>
              <w:t>WHtR</w:t>
            </w:r>
            <w:r w:rsidRPr="00434D4F">
              <w:rPr>
                <w:rFonts w:ascii="Tahoma" w:hAnsi="Tahoma" w:cs="Tahoma"/>
                <w:sz w:val="28"/>
                <w:szCs w:val="28"/>
              </w:rPr>
              <w:t xml:space="preserve"> = Waist (cm) ÷ Height (cm)</w:t>
            </w:r>
          </w:p>
        </w:tc>
      </w:tr>
      <w:tr w:rsidR="008146DF" w14:paraId="23B91D19" w14:textId="77777777" w:rsidTr="00434D4F">
        <w:tc>
          <w:tcPr>
            <w:tcW w:w="2892" w:type="dxa"/>
            <w:shd w:val="clear" w:color="auto" w:fill="auto"/>
          </w:tcPr>
          <w:p w14:paraId="441CF213" w14:textId="77777777" w:rsidR="008146DF" w:rsidRPr="00434D4F" w:rsidRDefault="008146DF" w:rsidP="00434D4F">
            <w:pPr>
              <w:spacing w:line="259" w:lineRule="auto"/>
              <w:jc w:val="center"/>
              <w:rPr>
                <w:rFonts w:ascii="Tahoma" w:hAnsi="Tahoma" w:cs="Tahoma"/>
                <w:b/>
                <w:sz w:val="28"/>
                <w:szCs w:val="28"/>
                <w:lang w:val="en"/>
              </w:rPr>
            </w:pPr>
            <w:r w:rsidRPr="00434D4F">
              <w:rPr>
                <w:rFonts w:ascii="Tahoma" w:hAnsi="Tahoma" w:cs="Tahoma"/>
                <w:b/>
                <w:sz w:val="28"/>
                <w:szCs w:val="28"/>
                <w:lang w:val="en"/>
              </w:rPr>
              <w:t>Males</w:t>
            </w:r>
          </w:p>
        </w:tc>
        <w:tc>
          <w:tcPr>
            <w:tcW w:w="4602" w:type="dxa"/>
            <w:shd w:val="clear" w:color="auto" w:fill="auto"/>
          </w:tcPr>
          <w:p w14:paraId="257F952D" w14:textId="77777777" w:rsidR="008146DF" w:rsidRPr="00434D4F" w:rsidRDefault="008146DF" w:rsidP="00434D4F">
            <w:pPr>
              <w:spacing w:line="259" w:lineRule="auto"/>
              <w:jc w:val="center"/>
              <w:rPr>
                <w:rFonts w:ascii="Tahoma" w:hAnsi="Tahoma" w:cs="Tahoma"/>
                <w:b/>
                <w:sz w:val="28"/>
                <w:szCs w:val="28"/>
                <w:lang w:val="en"/>
              </w:rPr>
            </w:pPr>
            <w:r w:rsidRPr="00434D4F">
              <w:rPr>
                <w:rFonts w:ascii="Tahoma" w:hAnsi="Tahoma" w:cs="Tahoma"/>
                <w:b/>
                <w:sz w:val="28"/>
                <w:szCs w:val="28"/>
                <w:lang w:val="en"/>
              </w:rPr>
              <w:t>Verbal Rating</w:t>
            </w:r>
          </w:p>
        </w:tc>
        <w:tc>
          <w:tcPr>
            <w:tcW w:w="3296" w:type="dxa"/>
            <w:shd w:val="clear" w:color="auto" w:fill="auto"/>
          </w:tcPr>
          <w:p w14:paraId="2A8AA3C2" w14:textId="77777777" w:rsidR="008146DF" w:rsidRPr="00434D4F" w:rsidRDefault="008146DF" w:rsidP="00434D4F">
            <w:pPr>
              <w:spacing w:line="259" w:lineRule="auto"/>
              <w:jc w:val="center"/>
              <w:rPr>
                <w:rFonts w:ascii="Tahoma" w:hAnsi="Tahoma" w:cs="Tahoma"/>
                <w:b/>
                <w:sz w:val="28"/>
                <w:szCs w:val="28"/>
                <w:lang w:val="en"/>
              </w:rPr>
            </w:pPr>
            <w:r w:rsidRPr="00434D4F">
              <w:rPr>
                <w:rFonts w:ascii="Tahoma" w:hAnsi="Tahoma" w:cs="Tahoma"/>
                <w:b/>
                <w:sz w:val="28"/>
                <w:szCs w:val="28"/>
                <w:lang w:val="en"/>
              </w:rPr>
              <w:t>Females</w:t>
            </w:r>
          </w:p>
        </w:tc>
      </w:tr>
      <w:tr w:rsidR="008146DF" w14:paraId="4C29E733" w14:textId="77777777" w:rsidTr="00434D4F">
        <w:tc>
          <w:tcPr>
            <w:tcW w:w="2892" w:type="dxa"/>
            <w:shd w:val="clear" w:color="auto" w:fill="auto"/>
          </w:tcPr>
          <w:p w14:paraId="0F9E16D6" w14:textId="77777777" w:rsidR="008146DF" w:rsidRPr="00BA606D" w:rsidRDefault="008146DF" w:rsidP="00E31452">
            <w:pPr>
              <w:spacing w:after="160" w:line="259" w:lineRule="auto"/>
              <w:jc w:val="center"/>
              <w:rPr>
                <w:rFonts w:ascii="Arial" w:hAnsi="Arial" w:cs="Arial"/>
                <w:sz w:val="36"/>
                <w:lang w:val="en"/>
              </w:rPr>
            </w:pPr>
            <w:r w:rsidRPr="00BA606D">
              <w:rPr>
                <w:rFonts w:ascii="Arial" w:hAnsi="Arial" w:cs="Arial"/>
                <w:sz w:val="36"/>
                <w:lang w:val="en"/>
              </w:rPr>
              <w:t>Under .35</w:t>
            </w:r>
          </w:p>
        </w:tc>
        <w:tc>
          <w:tcPr>
            <w:tcW w:w="4602" w:type="dxa"/>
            <w:shd w:val="clear" w:color="auto" w:fill="auto"/>
          </w:tcPr>
          <w:p w14:paraId="3EDEBF8C" w14:textId="77777777" w:rsidR="008146DF" w:rsidRPr="00BA606D" w:rsidRDefault="008146DF" w:rsidP="00E31452">
            <w:pPr>
              <w:spacing w:after="160" w:line="259" w:lineRule="auto"/>
              <w:jc w:val="center"/>
              <w:rPr>
                <w:rFonts w:ascii="Arial" w:hAnsi="Arial" w:cs="Arial"/>
                <w:sz w:val="36"/>
                <w:lang w:val="en"/>
              </w:rPr>
            </w:pPr>
            <w:r>
              <w:rPr>
                <w:rFonts w:ascii="Arial" w:hAnsi="Arial" w:cs="Arial"/>
                <w:sz w:val="36"/>
                <w:lang w:val="en"/>
              </w:rPr>
              <w:t xml:space="preserve">Underweight </w:t>
            </w:r>
          </w:p>
        </w:tc>
        <w:tc>
          <w:tcPr>
            <w:tcW w:w="3296" w:type="dxa"/>
            <w:shd w:val="clear" w:color="auto" w:fill="auto"/>
          </w:tcPr>
          <w:p w14:paraId="0267335B" w14:textId="77777777" w:rsidR="008146DF" w:rsidRPr="00BA606D" w:rsidRDefault="008146DF" w:rsidP="00E31452">
            <w:pPr>
              <w:spacing w:after="160" w:line="259" w:lineRule="auto"/>
              <w:jc w:val="center"/>
              <w:rPr>
                <w:rFonts w:ascii="Arial" w:hAnsi="Arial" w:cs="Arial"/>
                <w:sz w:val="36"/>
                <w:lang w:val="en"/>
              </w:rPr>
            </w:pPr>
            <w:r w:rsidRPr="00BA606D">
              <w:rPr>
                <w:rFonts w:ascii="Arial" w:hAnsi="Arial" w:cs="Arial"/>
                <w:sz w:val="36"/>
                <w:lang w:val="en"/>
              </w:rPr>
              <w:t>Under .35</w:t>
            </w:r>
          </w:p>
        </w:tc>
      </w:tr>
      <w:tr w:rsidR="008146DF" w14:paraId="09C4AD74" w14:textId="77777777" w:rsidTr="00434D4F">
        <w:tc>
          <w:tcPr>
            <w:tcW w:w="2892" w:type="dxa"/>
            <w:shd w:val="clear" w:color="auto" w:fill="auto"/>
          </w:tcPr>
          <w:p w14:paraId="7E9771C2" w14:textId="77777777" w:rsidR="008146DF" w:rsidRPr="00BA606D" w:rsidRDefault="008146DF" w:rsidP="00E31452">
            <w:pPr>
              <w:spacing w:after="160" w:line="259" w:lineRule="auto"/>
              <w:jc w:val="center"/>
              <w:rPr>
                <w:rFonts w:ascii="Arial" w:hAnsi="Arial" w:cs="Arial"/>
                <w:sz w:val="36"/>
                <w:lang w:val="en"/>
              </w:rPr>
            </w:pPr>
            <w:r w:rsidRPr="00BA606D">
              <w:rPr>
                <w:rFonts w:ascii="Arial" w:hAnsi="Arial" w:cs="Arial"/>
                <w:sz w:val="36"/>
                <w:lang w:val="en"/>
              </w:rPr>
              <w:t>.35 – .43</w:t>
            </w:r>
          </w:p>
        </w:tc>
        <w:tc>
          <w:tcPr>
            <w:tcW w:w="4602" w:type="dxa"/>
            <w:shd w:val="clear" w:color="auto" w:fill="auto"/>
          </w:tcPr>
          <w:p w14:paraId="12F41558" w14:textId="77777777" w:rsidR="008146DF" w:rsidRPr="00BA606D" w:rsidRDefault="008146DF" w:rsidP="00E31452">
            <w:pPr>
              <w:spacing w:after="160" w:line="259" w:lineRule="auto"/>
              <w:jc w:val="center"/>
              <w:rPr>
                <w:rFonts w:ascii="Arial" w:hAnsi="Arial" w:cs="Arial"/>
                <w:sz w:val="36"/>
                <w:lang w:val="en"/>
              </w:rPr>
            </w:pPr>
            <w:r>
              <w:rPr>
                <w:rFonts w:ascii="Arial" w:hAnsi="Arial" w:cs="Arial"/>
                <w:sz w:val="36"/>
                <w:lang w:val="en"/>
              </w:rPr>
              <w:t xml:space="preserve">Underweight </w:t>
            </w:r>
          </w:p>
        </w:tc>
        <w:tc>
          <w:tcPr>
            <w:tcW w:w="3296" w:type="dxa"/>
            <w:shd w:val="clear" w:color="auto" w:fill="auto"/>
          </w:tcPr>
          <w:p w14:paraId="38E379CE" w14:textId="77777777" w:rsidR="008146DF" w:rsidRPr="00BA606D" w:rsidRDefault="008146DF" w:rsidP="00E31452">
            <w:pPr>
              <w:spacing w:after="160" w:line="259" w:lineRule="auto"/>
              <w:jc w:val="center"/>
              <w:rPr>
                <w:rFonts w:ascii="Arial" w:hAnsi="Arial" w:cs="Arial"/>
                <w:sz w:val="36"/>
                <w:lang w:val="en"/>
              </w:rPr>
            </w:pPr>
            <w:r w:rsidRPr="00BA606D">
              <w:rPr>
                <w:rFonts w:ascii="Arial" w:hAnsi="Arial" w:cs="Arial"/>
                <w:sz w:val="36"/>
                <w:lang w:val="en"/>
              </w:rPr>
              <w:t>.35 – .42</w:t>
            </w:r>
          </w:p>
        </w:tc>
      </w:tr>
      <w:tr w:rsidR="008146DF" w14:paraId="6C042DD4" w14:textId="77777777" w:rsidTr="00434D4F">
        <w:tc>
          <w:tcPr>
            <w:tcW w:w="2892" w:type="dxa"/>
            <w:shd w:val="clear" w:color="auto" w:fill="auto"/>
          </w:tcPr>
          <w:p w14:paraId="593EF7E8" w14:textId="77777777" w:rsidR="008146DF" w:rsidRPr="00BA606D" w:rsidRDefault="008146DF" w:rsidP="00E31452">
            <w:pPr>
              <w:spacing w:after="160" w:line="259" w:lineRule="auto"/>
              <w:jc w:val="center"/>
              <w:rPr>
                <w:rFonts w:ascii="Arial" w:hAnsi="Arial" w:cs="Arial"/>
                <w:sz w:val="36"/>
                <w:lang w:val="en"/>
              </w:rPr>
            </w:pPr>
            <w:r w:rsidRPr="00BA606D">
              <w:rPr>
                <w:rFonts w:ascii="Arial" w:hAnsi="Arial" w:cs="Arial"/>
                <w:sz w:val="36"/>
                <w:lang w:val="en"/>
              </w:rPr>
              <w:t>.44 – .53</w:t>
            </w:r>
          </w:p>
        </w:tc>
        <w:tc>
          <w:tcPr>
            <w:tcW w:w="4602" w:type="dxa"/>
            <w:shd w:val="clear" w:color="auto" w:fill="auto"/>
          </w:tcPr>
          <w:p w14:paraId="5FB96508" w14:textId="77777777" w:rsidR="008146DF" w:rsidRPr="00BA606D" w:rsidRDefault="008146DF" w:rsidP="00E31452">
            <w:pPr>
              <w:spacing w:after="160" w:line="259" w:lineRule="auto"/>
              <w:jc w:val="center"/>
              <w:rPr>
                <w:rFonts w:ascii="Arial" w:hAnsi="Arial" w:cs="Arial"/>
                <w:sz w:val="36"/>
                <w:lang w:val="en"/>
              </w:rPr>
            </w:pPr>
            <w:r w:rsidRPr="00BA606D">
              <w:rPr>
                <w:rFonts w:ascii="Arial" w:hAnsi="Arial" w:cs="Arial"/>
                <w:sz w:val="36"/>
                <w:lang w:val="en"/>
              </w:rPr>
              <w:t>Healthy</w:t>
            </w:r>
          </w:p>
        </w:tc>
        <w:tc>
          <w:tcPr>
            <w:tcW w:w="3296" w:type="dxa"/>
            <w:shd w:val="clear" w:color="auto" w:fill="auto"/>
          </w:tcPr>
          <w:p w14:paraId="6665D75E" w14:textId="77777777" w:rsidR="008146DF" w:rsidRPr="00BA606D" w:rsidRDefault="008146DF" w:rsidP="00E31452">
            <w:pPr>
              <w:spacing w:after="160" w:line="259" w:lineRule="auto"/>
              <w:jc w:val="center"/>
              <w:rPr>
                <w:rFonts w:ascii="Arial" w:hAnsi="Arial" w:cs="Arial"/>
                <w:sz w:val="36"/>
                <w:lang w:val="en"/>
              </w:rPr>
            </w:pPr>
            <w:r w:rsidRPr="00BA606D">
              <w:rPr>
                <w:rFonts w:ascii="Arial" w:hAnsi="Arial" w:cs="Arial"/>
                <w:sz w:val="36"/>
                <w:lang w:val="en"/>
              </w:rPr>
              <w:t>.43 - .49</w:t>
            </w:r>
          </w:p>
        </w:tc>
      </w:tr>
      <w:tr w:rsidR="008146DF" w14:paraId="7E9D8E97" w14:textId="77777777" w:rsidTr="00434D4F">
        <w:tc>
          <w:tcPr>
            <w:tcW w:w="2892" w:type="dxa"/>
            <w:shd w:val="clear" w:color="auto" w:fill="auto"/>
          </w:tcPr>
          <w:p w14:paraId="775F0171" w14:textId="77777777" w:rsidR="008146DF" w:rsidRPr="00BA606D" w:rsidRDefault="008146DF" w:rsidP="00E31452">
            <w:pPr>
              <w:spacing w:after="160" w:line="259" w:lineRule="auto"/>
              <w:jc w:val="center"/>
              <w:rPr>
                <w:rFonts w:ascii="Arial" w:hAnsi="Arial" w:cs="Arial"/>
                <w:sz w:val="36"/>
                <w:lang w:val="en"/>
              </w:rPr>
            </w:pPr>
            <w:r w:rsidRPr="00BA606D">
              <w:rPr>
                <w:rFonts w:ascii="Arial" w:hAnsi="Arial" w:cs="Arial"/>
                <w:sz w:val="36"/>
                <w:lang w:val="en"/>
              </w:rPr>
              <w:t>.54 – .58</w:t>
            </w:r>
          </w:p>
        </w:tc>
        <w:tc>
          <w:tcPr>
            <w:tcW w:w="4602" w:type="dxa"/>
            <w:shd w:val="clear" w:color="auto" w:fill="auto"/>
          </w:tcPr>
          <w:p w14:paraId="12C74DC1" w14:textId="77777777" w:rsidR="008146DF" w:rsidRPr="00BA606D" w:rsidRDefault="008146DF" w:rsidP="00E31452">
            <w:pPr>
              <w:spacing w:after="160" w:line="259" w:lineRule="auto"/>
              <w:jc w:val="center"/>
              <w:rPr>
                <w:rFonts w:ascii="Arial" w:hAnsi="Arial" w:cs="Arial"/>
                <w:sz w:val="36"/>
                <w:lang w:val="en"/>
              </w:rPr>
            </w:pPr>
            <w:r>
              <w:rPr>
                <w:rFonts w:ascii="Arial" w:hAnsi="Arial" w:cs="Arial"/>
                <w:sz w:val="36"/>
                <w:lang w:val="en"/>
              </w:rPr>
              <w:t>Possible Risk</w:t>
            </w:r>
          </w:p>
        </w:tc>
        <w:tc>
          <w:tcPr>
            <w:tcW w:w="3296" w:type="dxa"/>
            <w:shd w:val="clear" w:color="auto" w:fill="auto"/>
          </w:tcPr>
          <w:p w14:paraId="02FEA8C7" w14:textId="77777777" w:rsidR="008146DF" w:rsidRPr="00BA606D" w:rsidRDefault="008146DF" w:rsidP="00E31452">
            <w:pPr>
              <w:spacing w:after="160" w:line="259" w:lineRule="auto"/>
              <w:jc w:val="center"/>
              <w:rPr>
                <w:rFonts w:ascii="Arial" w:hAnsi="Arial" w:cs="Arial"/>
                <w:sz w:val="36"/>
                <w:lang w:val="en"/>
              </w:rPr>
            </w:pPr>
            <w:r w:rsidRPr="00BA606D">
              <w:rPr>
                <w:rFonts w:ascii="Arial" w:hAnsi="Arial" w:cs="Arial"/>
                <w:sz w:val="36"/>
                <w:lang w:val="en"/>
              </w:rPr>
              <w:t>.50 - .54</w:t>
            </w:r>
          </w:p>
        </w:tc>
      </w:tr>
      <w:tr w:rsidR="008146DF" w14:paraId="7D7C6CF7" w14:textId="77777777" w:rsidTr="00434D4F">
        <w:tc>
          <w:tcPr>
            <w:tcW w:w="2892" w:type="dxa"/>
            <w:shd w:val="clear" w:color="auto" w:fill="auto"/>
          </w:tcPr>
          <w:p w14:paraId="7D742ED1" w14:textId="77777777" w:rsidR="008146DF" w:rsidRPr="00BA606D" w:rsidRDefault="008146DF" w:rsidP="00E31452">
            <w:pPr>
              <w:spacing w:after="160" w:line="259" w:lineRule="auto"/>
              <w:jc w:val="center"/>
              <w:rPr>
                <w:rFonts w:ascii="Arial" w:hAnsi="Arial" w:cs="Arial"/>
                <w:sz w:val="36"/>
                <w:lang w:val="en"/>
              </w:rPr>
            </w:pPr>
            <w:r w:rsidRPr="00BA606D">
              <w:rPr>
                <w:rFonts w:ascii="Arial" w:hAnsi="Arial" w:cs="Arial"/>
                <w:sz w:val="36"/>
                <w:lang w:val="en"/>
              </w:rPr>
              <w:t>.59 – .63</w:t>
            </w:r>
          </w:p>
        </w:tc>
        <w:tc>
          <w:tcPr>
            <w:tcW w:w="4602" w:type="dxa"/>
            <w:shd w:val="clear" w:color="auto" w:fill="auto"/>
          </w:tcPr>
          <w:p w14:paraId="6D34F159" w14:textId="77777777" w:rsidR="008146DF" w:rsidRPr="00BA606D" w:rsidRDefault="008146DF" w:rsidP="00E31452">
            <w:pPr>
              <w:spacing w:after="160" w:line="259" w:lineRule="auto"/>
              <w:jc w:val="center"/>
              <w:rPr>
                <w:rFonts w:ascii="Arial" w:hAnsi="Arial" w:cs="Arial"/>
                <w:sz w:val="36"/>
                <w:lang w:val="en"/>
              </w:rPr>
            </w:pPr>
            <w:r>
              <w:rPr>
                <w:rFonts w:ascii="Arial" w:hAnsi="Arial" w:cs="Arial"/>
                <w:sz w:val="36"/>
                <w:lang w:val="en"/>
              </w:rPr>
              <w:t>At Risk</w:t>
            </w:r>
          </w:p>
        </w:tc>
        <w:tc>
          <w:tcPr>
            <w:tcW w:w="3296" w:type="dxa"/>
            <w:shd w:val="clear" w:color="auto" w:fill="auto"/>
          </w:tcPr>
          <w:p w14:paraId="231BD30D" w14:textId="77777777" w:rsidR="008146DF" w:rsidRPr="00BA606D" w:rsidRDefault="008146DF" w:rsidP="00E31452">
            <w:pPr>
              <w:spacing w:after="160" w:line="259" w:lineRule="auto"/>
              <w:jc w:val="center"/>
              <w:rPr>
                <w:rFonts w:ascii="Arial" w:hAnsi="Arial" w:cs="Arial"/>
                <w:sz w:val="36"/>
                <w:lang w:val="en"/>
              </w:rPr>
            </w:pPr>
            <w:r w:rsidRPr="00BA606D">
              <w:rPr>
                <w:rFonts w:ascii="Arial" w:hAnsi="Arial" w:cs="Arial"/>
                <w:sz w:val="36"/>
                <w:lang w:val="en"/>
              </w:rPr>
              <w:t>.55 – .58</w:t>
            </w:r>
          </w:p>
        </w:tc>
      </w:tr>
      <w:tr w:rsidR="008146DF" w14:paraId="74B06291" w14:textId="77777777" w:rsidTr="00434D4F">
        <w:tc>
          <w:tcPr>
            <w:tcW w:w="2892" w:type="dxa"/>
            <w:shd w:val="clear" w:color="auto" w:fill="auto"/>
          </w:tcPr>
          <w:p w14:paraId="296D385E" w14:textId="77777777" w:rsidR="008146DF" w:rsidRPr="00BA606D" w:rsidRDefault="008146DF" w:rsidP="00E31452">
            <w:pPr>
              <w:spacing w:after="160" w:line="259" w:lineRule="auto"/>
              <w:jc w:val="center"/>
              <w:rPr>
                <w:rFonts w:ascii="Arial" w:hAnsi="Arial" w:cs="Arial"/>
                <w:sz w:val="36"/>
                <w:lang w:val="en"/>
              </w:rPr>
            </w:pPr>
            <w:r w:rsidRPr="00BA606D">
              <w:rPr>
                <w:rFonts w:ascii="Arial" w:hAnsi="Arial" w:cs="Arial"/>
                <w:sz w:val="36"/>
                <w:lang w:val="en"/>
              </w:rPr>
              <w:t>Over .63</w:t>
            </w:r>
          </w:p>
        </w:tc>
        <w:tc>
          <w:tcPr>
            <w:tcW w:w="4602" w:type="dxa"/>
            <w:shd w:val="clear" w:color="auto" w:fill="auto"/>
          </w:tcPr>
          <w:p w14:paraId="5E1832B5" w14:textId="77777777" w:rsidR="008146DF" w:rsidRPr="00BA606D" w:rsidRDefault="008146DF" w:rsidP="00E31452">
            <w:pPr>
              <w:spacing w:after="160" w:line="259" w:lineRule="auto"/>
              <w:jc w:val="center"/>
              <w:rPr>
                <w:rFonts w:ascii="Arial" w:hAnsi="Arial" w:cs="Arial"/>
                <w:sz w:val="36"/>
                <w:lang w:val="en"/>
              </w:rPr>
            </w:pPr>
            <w:r>
              <w:rPr>
                <w:rFonts w:ascii="Arial" w:hAnsi="Arial" w:cs="Arial"/>
                <w:sz w:val="36"/>
                <w:lang w:val="en"/>
              </w:rPr>
              <w:t>High Risk</w:t>
            </w:r>
          </w:p>
        </w:tc>
        <w:tc>
          <w:tcPr>
            <w:tcW w:w="3296" w:type="dxa"/>
            <w:shd w:val="clear" w:color="auto" w:fill="auto"/>
          </w:tcPr>
          <w:p w14:paraId="615E2B4F" w14:textId="77777777" w:rsidR="008146DF" w:rsidRPr="00BA606D" w:rsidRDefault="008146DF" w:rsidP="00E31452">
            <w:pPr>
              <w:spacing w:after="160" w:line="259" w:lineRule="auto"/>
              <w:jc w:val="center"/>
              <w:rPr>
                <w:rFonts w:ascii="Arial" w:hAnsi="Arial" w:cs="Arial"/>
                <w:sz w:val="36"/>
                <w:lang w:val="en"/>
              </w:rPr>
            </w:pPr>
            <w:r w:rsidRPr="00BA606D">
              <w:rPr>
                <w:rFonts w:ascii="Arial" w:hAnsi="Arial" w:cs="Arial"/>
                <w:sz w:val="36"/>
                <w:lang w:val="en"/>
              </w:rPr>
              <w:t>Over .58</w:t>
            </w:r>
          </w:p>
        </w:tc>
      </w:tr>
      <w:tr w:rsidR="008146DF" w14:paraId="12CEF275" w14:textId="77777777" w:rsidTr="001E0D5E">
        <w:trPr>
          <w:trHeight w:val="837"/>
        </w:trPr>
        <w:tc>
          <w:tcPr>
            <w:tcW w:w="10790" w:type="dxa"/>
            <w:gridSpan w:val="3"/>
            <w:shd w:val="clear" w:color="auto" w:fill="auto"/>
          </w:tcPr>
          <w:p w14:paraId="2DC251F5" w14:textId="77777777" w:rsidR="008146DF" w:rsidRPr="00BA606D" w:rsidRDefault="008146DF" w:rsidP="00E31452">
            <w:pPr>
              <w:spacing w:after="160" w:line="259" w:lineRule="auto"/>
              <w:jc w:val="center"/>
              <w:rPr>
                <w:lang w:val="en"/>
              </w:rPr>
            </w:pPr>
            <w:r>
              <w:rPr>
                <w:rStyle w:val="HTMLCite"/>
              </w:rPr>
              <w:t xml:space="preserve">CM Lee, Huxley RR, Wildman RP, Woodward M (July 2008). "Indices of abdominal obesity are better discriminators of cardiovascular risk factors than BMI: a meta-analysis'". Journal of Clinical Epidemiology. </w:t>
            </w:r>
            <w:r w:rsidRPr="00BA606D">
              <w:rPr>
                <w:rStyle w:val="HTMLCite"/>
                <w:b/>
                <w:bCs/>
              </w:rPr>
              <w:t>61</w:t>
            </w:r>
            <w:r>
              <w:rPr>
                <w:rStyle w:val="HTMLCite"/>
              </w:rPr>
              <w:t xml:space="preserve"> (7): 646–653. </w:t>
            </w:r>
            <w:hyperlink r:id="rId433" w:tooltip="Digital object identifier" w:history="1">
              <w:r w:rsidRPr="00BA606D">
                <w:rPr>
                  <w:rStyle w:val="Hyperlink"/>
                  <w:i/>
                  <w:iCs/>
                </w:rPr>
                <w:t>doi</w:t>
              </w:r>
            </w:hyperlink>
            <w:r>
              <w:rPr>
                <w:rStyle w:val="HTMLCite"/>
              </w:rPr>
              <w:t>:</w:t>
            </w:r>
            <w:hyperlink r:id="rId434" w:history="1">
              <w:r w:rsidRPr="00BA606D">
                <w:rPr>
                  <w:rStyle w:val="Hyperlink"/>
                  <w:i/>
                  <w:iCs/>
                </w:rPr>
                <w:t>10.1016/j.jclinepi.2007.08.012</w:t>
              </w:r>
            </w:hyperlink>
            <w:r>
              <w:rPr>
                <w:rStyle w:val="HTMLCite"/>
              </w:rPr>
              <w:t xml:space="preserve">. </w:t>
            </w:r>
            <w:hyperlink r:id="rId435" w:tooltip="PubMed Identifier" w:history="1">
              <w:r w:rsidRPr="00BA606D">
                <w:rPr>
                  <w:rStyle w:val="Hyperlink"/>
                  <w:i/>
                  <w:iCs/>
                </w:rPr>
                <w:t>PMID</w:t>
              </w:r>
            </w:hyperlink>
            <w:r>
              <w:rPr>
                <w:rStyle w:val="HTMLCite"/>
              </w:rPr>
              <w:t> </w:t>
            </w:r>
            <w:hyperlink r:id="rId436" w:history="1">
              <w:r w:rsidRPr="00BA606D">
                <w:rPr>
                  <w:rStyle w:val="Hyperlink"/>
                  <w:i/>
                  <w:iCs/>
                </w:rPr>
                <w:t>18359190</w:t>
              </w:r>
            </w:hyperlink>
            <w:r>
              <w:rPr>
                <w:rStyle w:val="HTMLCite"/>
              </w:rPr>
              <w:t>.</w:t>
            </w:r>
          </w:p>
        </w:tc>
      </w:tr>
      <w:tr w:rsidR="008146DF" w14:paraId="4E4151FF" w14:textId="77777777" w:rsidTr="001E0D5E">
        <w:tc>
          <w:tcPr>
            <w:tcW w:w="10790" w:type="dxa"/>
            <w:gridSpan w:val="3"/>
            <w:shd w:val="clear" w:color="auto" w:fill="auto"/>
          </w:tcPr>
          <w:p w14:paraId="28382CCD" w14:textId="77777777" w:rsidR="008146DF" w:rsidRPr="001E0D5E" w:rsidRDefault="008146DF" w:rsidP="00E31452">
            <w:pPr>
              <w:jc w:val="center"/>
              <w:rPr>
                <w:rFonts w:ascii="Arial" w:hAnsi="Arial" w:cs="Arial"/>
                <w:sz w:val="24"/>
                <w:szCs w:val="24"/>
              </w:rPr>
            </w:pPr>
            <w:r w:rsidRPr="001E0D5E">
              <w:rPr>
                <w:rFonts w:ascii="Arial" w:hAnsi="Arial" w:cs="Arial"/>
                <w:sz w:val="24"/>
                <w:szCs w:val="24"/>
              </w:rPr>
              <w:t xml:space="preserve">The WHtR is a measure of the distribution of </w:t>
            </w:r>
            <w:hyperlink r:id="rId437" w:tooltip="Body fat" w:history="1">
              <w:r w:rsidRPr="001E0D5E">
                <w:rPr>
                  <w:rStyle w:val="Hyperlink"/>
                  <w:rFonts w:ascii="Arial" w:hAnsi="Arial" w:cs="Arial"/>
                  <w:sz w:val="24"/>
                  <w:szCs w:val="24"/>
                </w:rPr>
                <w:t>body fat</w:t>
              </w:r>
            </w:hyperlink>
            <w:r w:rsidRPr="001E0D5E">
              <w:rPr>
                <w:rFonts w:ascii="Arial" w:hAnsi="Arial" w:cs="Arial"/>
                <w:sz w:val="24"/>
                <w:szCs w:val="24"/>
              </w:rPr>
              <w:t xml:space="preserve">. </w:t>
            </w:r>
          </w:p>
          <w:p w14:paraId="0E1B7417" w14:textId="43F75693" w:rsidR="008146DF" w:rsidRPr="00BA606D" w:rsidRDefault="008146DF" w:rsidP="00E31452">
            <w:pPr>
              <w:jc w:val="center"/>
              <w:rPr>
                <w:rStyle w:val="HTMLCite"/>
                <w:lang w:val="en"/>
              </w:rPr>
            </w:pPr>
            <w:r w:rsidRPr="001E0D5E">
              <w:rPr>
                <w:rFonts w:ascii="Arial" w:hAnsi="Arial" w:cs="Arial"/>
                <w:sz w:val="24"/>
                <w:szCs w:val="24"/>
              </w:rPr>
              <w:t xml:space="preserve">Higher values of WHtR indicate higher risk of obesity-related cardiovascular diseases such as: </w:t>
            </w:r>
            <w:r w:rsidRPr="001E0D5E">
              <w:rPr>
                <w:rStyle w:val="Strong"/>
                <w:rFonts w:ascii="Arial" w:hAnsi="Arial" w:cs="Arial"/>
                <w:sz w:val="24"/>
                <w:szCs w:val="24"/>
                <w:lang w:val="en"/>
              </w:rPr>
              <w:t>Type 2 diabetes, high blood pressure, high cholesterol and heart disease as well as increased cancer risk and decreased life expectancy</w:t>
            </w:r>
            <w:r w:rsidRPr="00BA606D">
              <w:rPr>
                <w:rStyle w:val="Strong"/>
                <w:rFonts w:ascii="Arial" w:hAnsi="Arial" w:cs="Arial"/>
                <w:sz w:val="36"/>
                <w:lang w:val="en"/>
              </w:rPr>
              <w:t xml:space="preserve"> </w:t>
            </w:r>
          </w:p>
        </w:tc>
      </w:tr>
      <w:tr w:rsidR="008146DF" w14:paraId="2D7FDC32" w14:textId="77777777" w:rsidTr="001E0D5E">
        <w:tc>
          <w:tcPr>
            <w:tcW w:w="10790" w:type="dxa"/>
            <w:gridSpan w:val="3"/>
            <w:shd w:val="clear" w:color="auto" w:fill="auto"/>
          </w:tcPr>
          <w:p w14:paraId="3AF393F4" w14:textId="1FB00569" w:rsidR="001E0D5E" w:rsidRPr="00BA606D" w:rsidRDefault="001E0D5E" w:rsidP="001E0D5E">
            <w:pPr>
              <w:jc w:val="center"/>
              <w:rPr>
                <w:rFonts w:ascii="Arial" w:hAnsi="Arial" w:cs="Arial"/>
                <w:sz w:val="36"/>
              </w:rPr>
            </w:pPr>
            <w:r>
              <w:rPr>
                <w:noProof/>
                <w:color w:val="0000FF"/>
              </w:rPr>
              <w:drawing>
                <wp:inline distT="0" distB="0" distL="0" distR="0" wp14:anchorId="4DE0CBD2" wp14:editId="43F817A6">
                  <wp:extent cx="6851650" cy="1889760"/>
                  <wp:effectExtent l="0" t="0" r="0" b="0"/>
                  <wp:docPr id="552311903" name="Picture 8" descr="Image result for body shape apple pear">
                    <a:hlinkClick xmlns:a="http://schemas.openxmlformats.org/drawingml/2006/main" r:id="rId4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body shape apple pear">
                            <a:hlinkClick r:id="rId438"/>
                          </pic:cNvPr>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6851650" cy="1889760"/>
                          </a:xfrm>
                          <a:prstGeom prst="rect">
                            <a:avLst/>
                          </a:prstGeom>
                          <a:noFill/>
                          <a:ln>
                            <a:noFill/>
                          </a:ln>
                        </pic:spPr>
                      </pic:pic>
                    </a:graphicData>
                  </a:graphic>
                </wp:inline>
              </w:drawing>
            </w:r>
          </w:p>
        </w:tc>
      </w:tr>
    </w:tbl>
    <w:p w14:paraId="1D2F3ADD" w14:textId="77777777" w:rsidR="008146DF" w:rsidRDefault="008146DF" w:rsidP="008146DF">
      <w:pPr>
        <w:spacing w:after="160" w:line="259" w:lineRule="auto"/>
        <w:rPr>
          <w:lang w:val="en"/>
        </w:rPr>
      </w:pPr>
    </w:p>
    <w:p w14:paraId="61773E4D" w14:textId="77777777" w:rsidR="00434D4F" w:rsidRDefault="00434D4F">
      <w:pPr>
        <w:spacing w:after="160" w:line="259" w:lineRule="auto"/>
        <w:rPr>
          <w:lang w:val="en"/>
        </w:rPr>
      </w:pPr>
      <w:r>
        <w:rPr>
          <w:lang w:val="en"/>
        </w:rPr>
        <w:br w:type="page"/>
      </w:r>
    </w:p>
    <w:p w14:paraId="37F1FBD0" w14:textId="0C68369E" w:rsidR="008146DF" w:rsidRPr="00434D4F" w:rsidRDefault="00CD5663" w:rsidP="008146DF">
      <w:pPr>
        <w:rPr>
          <w:rFonts w:ascii="Arial" w:hAnsi="Arial" w:cs="Arial"/>
          <w:sz w:val="28"/>
          <w:lang w:val="en"/>
        </w:rPr>
      </w:pPr>
      <w:r w:rsidRPr="00434D4F">
        <w:rPr>
          <w:rFonts w:ascii="Arial" w:hAnsi="Arial" w:cs="Arial"/>
          <w:sz w:val="28"/>
          <w:lang w:val="en"/>
        </w:rPr>
        <w:lastRenderedPageBreak/>
        <w:t>Assessment # 3:</w:t>
      </w:r>
      <w:r w:rsidRPr="00434D4F">
        <w:rPr>
          <w:rFonts w:ascii="Arial" w:hAnsi="Arial" w:cs="Arial"/>
          <w:sz w:val="28"/>
          <w:lang w:val="en"/>
        </w:rPr>
        <w:tab/>
        <w:t>Waist Circumference</w:t>
      </w:r>
      <w:r w:rsidR="00434D4F">
        <w:rPr>
          <w:rFonts w:ascii="Arial" w:hAnsi="Arial" w:cs="Arial"/>
          <w:sz w:val="28"/>
          <w:lang w:val="en"/>
        </w:rPr>
        <w:t xml:space="preserve"> (Analyzing Risk)</w:t>
      </w:r>
    </w:p>
    <w:p w14:paraId="7A47B99A" w14:textId="2CA83FB5" w:rsidR="00CD5663" w:rsidRDefault="00CD5663" w:rsidP="008146DF">
      <w:pPr>
        <w:rPr>
          <w:lang w:val="en"/>
        </w:rPr>
      </w:pPr>
    </w:p>
    <w:tbl>
      <w:tblPr>
        <w:tblStyle w:val="TableGrid"/>
        <w:tblW w:w="0" w:type="auto"/>
        <w:tblLook w:val="04A0" w:firstRow="1" w:lastRow="0" w:firstColumn="1" w:lastColumn="0" w:noHBand="0" w:noVBand="1"/>
      </w:tblPr>
      <w:tblGrid>
        <w:gridCol w:w="3596"/>
        <w:gridCol w:w="3597"/>
        <w:gridCol w:w="3597"/>
      </w:tblGrid>
      <w:tr w:rsidR="00CD5663" w14:paraId="618E3C17" w14:textId="77777777" w:rsidTr="004B676B">
        <w:tc>
          <w:tcPr>
            <w:tcW w:w="10790" w:type="dxa"/>
            <w:gridSpan w:val="3"/>
          </w:tcPr>
          <w:p w14:paraId="6CF080E8" w14:textId="683FD900" w:rsidR="00CD5663" w:rsidRPr="00434D4F" w:rsidRDefault="00CD5663" w:rsidP="00434D4F">
            <w:pPr>
              <w:jc w:val="center"/>
              <w:rPr>
                <w:rFonts w:ascii="Tahoma" w:hAnsi="Tahoma" w:cs="Tahoma"/>
                <w:b/>
                <w:lang w:val="en"/>
              </w:rPr>
            </w:pPr>
            <w:r w:rsidRPr="00434D4F">
              <w:rPr>
                <w:rFonts w:ascii="Tahoma" w:hAnsi="Tahoma" w:cs="Tahoma"/>
                <w:b/>
                <w:sz w:val="32"/>
                <w:lang w:val="en"/>
              </w:rPr>
              <w:t>Waist Circumference and Risk</w:t>
            </w:r>
          </w:p>
        </w:tc>
      </w:tr>
      <w:tr w:rsidR="00434D4F" w14:paraId="0D7632D0" w14:textId="77777777" w:rsidTr="00CD5663">
        <w:tc>
          <w:tcPr>
            <w:tcW w:w="3596" w:type="dxa"/>
          </w:tcPr>
          <w:p w14:paraId="28A42948" w14:textId="609592C7" w:rsidR="00434D4F" w:rsidRPr="00434D4F" w:rsidRDefault="00434D4F" w:rsidP="00434D4F">
            <w:pPr>
              <w:rPr>
                <w:rFonts w:ascii="Arial" w:hAnsi="Arial" w:cs="Arial"/>
                <w:sz w:val="36"/>
                <w:lang w:val="en"/>
              </w:rPr>
            </w:pPr>
            <w:r w:rsidRPr="00434D4F">
              <w:rPr>
                <w:rFonts w:ascii="Arial" w:hAnsi="Arial" w:cs="Arial"/>
                <w:sz w:val="36"/>
                <w:lang w:val="en"/>
              </w:rPr>
              <w:t>Verbal Rating</w:t>
            </w:r>
          </w:p>
        </w:tc>
        <w:tc>
          <w:tcPr>
            <w:tcW w:w="3597" w:type="dxa"/>
          </w:tcPr>
          <w:p w14:paraId="3CD06A5A" w14:textId="33A2A9CC" w:rsidR="00434D4F" w:rsidRPr="00434D4F" w:rsidRDefault="00434D4F" w:rsidP="00434D4F">
            <w:pPr>
              <w:jc w:val="center"/>
              <w:rPr>
                <w:sz w:val="32"/>
                <w:lang w:val="en"/>
              </w:rPr>
            </w:pPr>
            <w:r w:rsidRPr="00434D4F">
              <w:rPr>
                <w:rFonts w:ascii="Tahoma" w:hAnsi="Tahoma" w:cs="Tahoma"/>
                <w:b/>
                <w:sz w:val="32"/>
                <w:lang w:val="en"/>
              </w:rPr>
              <w:t>Males</w:t>
            </w:r>
          </w:p>
        </w:tc>
        <w:tc>
          <w:tcPr>
            <w:tcW w:w="3597" w:type="dxa"/>
          </w:tcPr>
          <w:p w14:paraId="228CC534" w14:textId="4E6B7CCC" w:rsidR="00434D4F" w:rsidRPr="00434D4F" w:rsidRDefault="00933D54" w:rsidP="00434D4F">
            <w:pPr>
              <w:jc w:val="center"/>
              <w:rPr>
                <w:sz w:val="32"/>
                <w:lang w:val="en"/>
              </w:rPr>
            </w:pPr>
            <w:r w:rsidRPr="00434D4F">
              <w:rPr>
                <w:rFonts w:ascii="Tahoma" w:hAnsi="Tahoma" w:cs="Tahoma"/>
                <w:b/>
                <w:sz w:val="32"/>
                <w:lang w:val="en"/>
              </w:rPr>
              <w:t>Females</w:t>
            </w:r>
          </w:p>
        </w:tc>
      </w:tr>
      <w:tr w:rsidR="00434D4F" w14:paraId="47D399FA" w14:textId="77777777" w:rsidTr="00CD5663">
        <w:tc>
          <w:tcPr>
            <w:tcW w:w="3596" w:type="dxa"/>
          </w:tcPr>
          <w:p w14:paraId="0A87FDA7" w14:textId="4FF2752F" w:rsidR="00434D4F" w:rsidRPr="00434D4F" w:rsidRDefault="00434D4F" w:rsidP="00434D4F">
            <w:pPr>
              <w:rPr>
                <w:rFonts w:ascii="Arial" w:hAnsi="Arial" w:cs="Arial"/>
                <w:sz w:val="36"/>
                <w:lang w:val="en"/>
              </w:rPr>
            </w:pPr>
            <w:r w:rsidRPr="00434D4F">
              <w:rPr>
                <w:rFonts w:ascii="Arial" w:hAnsi="Arial" w:cs="Arial"/>
                <w:sz w:val="36"/>
                <w:lang w:val="en"/>
              </w:rPr>
              <w:t>Very Low Risk</w:t>
            </w:r>
          </w:p>
        </w:tc>
        <w:tc>
          <w:tcPr>
            <w:tcW w:w="3597" w:type="dxa"/>
          </w:tcPr>
          <w:p w14:paraId="1E1AA9F7" w14:textId="67D87A0C" w:rsidR="00434D4F" w:rsidRPr="00434D4F" w:rsidRDefault="00434D4F" w:rsidP="00434D4F">
            <w:pPr>
              <w:jc w:val="center"/>
              <w:rPr>
                <w:rFonts w:ascii="Arial" w:hAnsi="Arial" w:cs="Arial"/>
                <w:b/>
                <w:sz w:val="28"/>
                <w:lang w:val="en"/>
              </w:rPr>
            </w:pPr>
            <w:r w:rsidRPr="00434D4F">
              <w:rPr>
                <w:rFonts w:ascii="Arial" w:hAnsi="Arial" w:cs="Arial"/>
                <w:b/>
                <w:sz w:val="28"/>
                <w:lang w:val="en"/>
              </w:rPr>
              <w:t>&lt; 80 cm</w:t>
            </w:r>
          </w:p>
        </w:tc>
        <w:tc>
          <w:tcPr>
            <w:tcW w:w="3597" w:type="dxa"/>
          </w:tcPr>
          <w:p w14:paraId="7FF72857" w14:textId="51A42292" w:rsidR="00434D4F" w:rsidRPr="00434D4F" w:rsidRDefault="00434D4F" w:rsidP="00434D4F">
            <w:pPr>
              <w:jc w:val="center"/>
              <w:rPr>
                <w:rFonts w:ascii="Arial" w:hAnsi="Arial" w:cs="Arial"/>
                <w:b/>
                <w:sz w:val="28"/>
                <w:lang w:val="en"/>
              </w:rPr>
            </w:pPr>
            <w:r w:rsidRPr="00434D4F">
              <w:rPr>
                <w:rFonts w:ascii="Arial" w:hAnsi="Arial" w:cs="Arial"/>
                <w:b/>
                <w:sz w:val="28"/>
                <w:lang w:val="en"/>
              </w:rPr>
              <w:t>&lt; 70 cm</w:t>
            </w:r>
          </w:p>
        </w:tc>
      </w:tr>
      <w:tr w:rsidR="00434D4F" w14:paraId="734B7C6F" w14:textId="77777777" w:rsidTr="00CD5663">
        <w:tc>
          <w:tcPr>
            <w:tcW w:w="3596" w:type="dxa"/>
          </w:tcPr>
          <w:p w14:paraId="79FDAC0B" w14:textId="06C7702F" w:rsidR="00434D4F" w:rsidRPr="00434D4F" w:rsidRDefault="00434D4F" w:rsidP="00434D4F">
            <w:pPr>
              <w:rPr>
                <w:rFonts w:ascii="Arial" w:hAnsi="Arial" w:cs="Arial"/>
                <w:sz w:val="36"/>
                <w:lang w:val="en"/>
              </w:rPr>
            </w:pPr>
            <w:r w:rsidRPr="00434D4F">
              <w:rPr>
                <w:rFonts w:ascii="Arial" w:hAnsi="Arial" w:cs="Arial"/>
                <w:sz w:val="36"/>
                <w:lang w:val="en"/>
              </w:rPr>
              <w:t>Low Risk</w:t>
            </w:r>
          </w:p>
        </w:tc>
        <w:tc>
          <w:tcPr>
            <w:tcW w:w="3597" w:type="dxa"/>
          </w:tcPr>
          <w:p w14:paraId="13BE2A12" w14:textId="3D96B2CF" w:rsidR="00434D4F" w:rsidRPr="00434D4F" w:rsidRDefault="00434D4F" w:rsidP="00434D4F">
            <w:pPr>
              <w:jc w:val="center"/>
              <w:rPr>
                <w:rFonts w:ascii="Arial" w:hAnsi="Arial" w:cs="Arial"/>
                <w:b/>
                <w:sz w:val="28"/>
                <w:lang w:val="en"/>
              </w:rPr>
            </w:pPr>
            <w:r w:rsidRPr="00434D4F">
              <w:rPr>
                <w:rFonts w:ascii="Arial" w:hAnsi="Arial" w:cs="Arial"/>
                <w:b/>
                <w:sz w:val="28"/>
                <w:lang w:val="en"/>
              </w:rPr>
              <w:t>80-99 cm</w:t>
            </w:r>
          </w:p>
        </w:tc>
        <w:tc>
          <w:tcPr>
            <w:tcW w:w="3597" w:type="dxa"/>
          </w:tcPr>
          <w:p w14:paraId="0160A2A0" w14:textId="1D927D0C" w:rsidR="00434D4F" w:rsidRPr="00434D4F" w:rsidRDefault="00434D4F" w:rsidP="00434D4F">
            <w:pPr>
              <w:jc w:val="center"/>
              <w:rPr>
                <w:rFonts w:ascii="Arial" w:hAnsi="Arial" w:cs="Arial"/>
                <w:b/>
                <w:sz w:val="28"/>
                <w:lang w:val="en"/>
              </w:rPr>
            </w:pPr>
            <w:r w:rsidRPr="00434D4F">
              <w:rPr>
                <w:rFonts w:ascii="Arial" w:hAnsi="Arial" w:cs="Arial"/>
                <w:b/>
                <w:sz w:val="28"/>
                <w:lang w:val="en"/>
              </w:rPr>
              <w:t>70-89 cm</w:t>
            </w:r>
          </w:p>
        </w:tc>
      </w:tr>
      <w:tr w:rsidR="00434D4F" w14:paraId="3AC5AFFF" w14:textId="77777777" w:rsidTr="00CD5663">
        <w:tc>
          <w:tcPr>
            <w:tcW w:w="3596" w:type="dxa"/>
          </w:tcPr>
          <w:p w14:paraId="3DD1BC7F" w14:textId="13F3CA00" w:rsidR="00434D4F" w:rsidRPr="00434D4F" w:rsidRDefault="00434D4F" w:rsidP="00434D4F">
            <w:pPr>
              <w:rPr>
                <w:rFonts w:ascii="Arial" w:hAnsi="Arial" w:cs="Arial"/>
                <w:sz w:val="36"/>
                <w:lang w:val="en"/>
              </w:rPr>
            </w:pPr>
            <w:r w:rsidRPr="00434D4F">
              <w:rPr>
                <w:rFonts w:ascii="Arial" w:hAnsi="Arial" w:cs="Arial"/>
                <w:sz w:val="36"/>
                <w:lang w:val="en"/>
              </w:rPr>
              <w:t>High Risk</w:t>
            </w:r>
          </w:p>
        </w:tc>
        <w:tc>
          <w:tcPr>
            <w:tcW w:w="3597" w:type="dxa"/>
          </w:tcPr>
          <w:p w14:paraId="323934F2" w14:textId="0E8E87D3" w:rsidR="00434D4F" w:rsidRPr="00434D4F" w:rsidRDefault="00434D4F" w:rsidP="00434D4F">
            <w:pPr>
              <w:jc w:val="center"/>
              <w:rPr>
                <w:rFonts w:ascii="Arial" w:hAnsi="Arial" w:cs="Arial"/>
                <w:b/>
                <w:sz w:val="28"/>
                <w:lang w:val="en"/>
              </w:rPr>
            </w:pPr>
            <w:r w:rsidRPr="00434D4F">
              <w:rPr>
                <w:rFonts w:ascii="Arial" w:hAnsi="Arial" w:cs="Arial"/>
                <w:b/>
                <w:sz w:val="28"/>
                <w:lang w:val="en"/>
              </w:rPr>
              <w:t>100-120 cm</w:t>
            </w:r>
          </w:p>
        </w:tc>
        <w:tc>
          <w:tcPr>
            <w:tcW w:w="3597" w:type="dxa"/>
          </w:tcPr>
          <w:p w14:paraId="57B0F577" w14:textId="762D0195" w:rsidR="00434D4F" w:rsidRPr="00434D4F" w:rsidRDefault="00434D4F" w:rsidP="00434D4F">
            <w:pPr>
              <w:jc w:val="center"/>
              <w:rPr>
                <w:rFonts w:ascii="Arial" w:hAnsi="Arial" w:cs="Arial"/>
                <w:b/>
                <w:sz w:val="28"/>
                <w:lang w:val="en"/>
              </w:rPr>
            </w:pPr>
            <w:r w:rsidRPr="00434D4F">
              <w:rPr>
                <w:rFonts w:ascii="Arial" w:hAnsi="Arial" w:cs="Arial"/>
                <w:b/>
                <w:sz w:val="28"/>
                <w:lang w:val="en"/>
              </w:rPr>
              <w:t>90-109 cm</w:t>
            </w:r>
          </w:p>
        </w:tc>
      </w:tr>
      <w:tr w:rsidR="00434D4F" w14:paraId="4D6D7FF5" w14:textId="77777777" w:rsidTr="00CD5663">
        <w:tc>
          <w:tcPr>
            <w:tcW w:w="3596" w:type="dxa"/>
          </w:tcPr>
          <w:p w14:paraId="5A2F7406" w14:textId="40DB9201" w:rsidR="00434D4F" w:rsidRPr="00434D4F" w:rsidRDefault="00434D4F" w:rsidP="00434D4F">
            <w:pPr>
              <w:rPr>
                <w:rFonts w:ascii="Arial" w:hAnsi="Arial" w:cs="Arial"/>
                <w:sz w:val="36"/>
                <w:lang w:val="en"/>
              </w:rPr>
            </w:pPr>
            <w:r w:rsidRPr="00434D4F">
              <w:rPr>
                <w:rFonts w:ascii="Arial" w:hAnsi="Arial" w:cs="Arial"/>
                <w:sz w:val="36"/>
                <w:lang w:val="en"/>
              </w:rPr>
              <w:t>Very High Risk</w:t>
            </w:r>
          </w:p>
        </w:tc>
        <w:tc>
          <w:tcPr>
            <w:tcW w:w="3597" w:type="dxa"/>
          </w:tcPr>
          <w:p w14:paraId="6982EAC3" w14:textId="576EEFB5" w:rsidR="00434D4F" w:rsidRPr="00434D4F" w:rsidRDefault="00434D4F" w:rsidP="00434D4F">
            <w:pPr>
              <w:jc w:val="center"/>
              <w:rPr>
                <w:rFonts w:ascii="Arial" w:hAnsi="Arial" w:cs="Arial"/>
                <w:b/>
                <w:sz w:val="28"/>
                <w:lang w:val="en"/>
              </w:rPr>
            </w:pPr>
            <w:r w:rsidRPr="00434D4F">
              <w:rPr>
                <w:rFonts w:ascii="Arial" w:hAnsi="Arial" w:cs="Arial"/>
                <w:b/>
                <w:sz w:val="28"/>
                <w:lang w:val="en"/>
              </w:rPr>
              <w:t>&gt; 120 cm</w:t>
            </w:r>
          </w:p>
        </w:tc>
        <w:tc>
          <w:tcPr>
            <w:tcW w:w="3597" w:type="dxa"/>
          </w:tcPr>
          <w:p w14:paraId="5E7519D9" w14:textId="55EEE3E5" w:rsidR="00434D4F" w:rsidRPr="00434D4F" w:rsidRDefault="00434D4F" w:rsidP="00434D4F">
            <w:pPr>
              <w:jc w:val="center"/>
              <w:rPr>
                <w:rFonts w:ascii="Arial" w:hAnsi="Arial" w:cs="Arial"/>
                <w:b/>
                <w:sz w:val="28"/>
                <w:lang w:val="en"/>
              </w:rPr>
            </w:pPr>
            <w:r w:rsidRPr="00434D4F">
              <w:rPr>
                <w:rFonts w:ascii="Arial" w:hAnsi="Arial" w:cs="Arial"/>
                <w:b/>
                <w:sz w:val="28"/>
                <w:lang w:val="en"/>
              </w:rPr>
              <w:t>&gt; 110 cm</w:t>
            </w:r>
          </w:p>
        </w:tc>
      </w:tr>
    </w:tbl>
    <w:p w14:paraId="4DA0D8D9" w14:textId="24AE8B5E" w:rsidR="00CD5663" w:rsidRDefault="00CD5663" w:rsidP="00434D4F">
      <w:pPr>
        <w:jc w:val="center"/>
        <w:rPr>
          <w:lang w:val="en"/>
        </w:rPr>
      </w:pPr>
      <w:r w:rsidRPr="00CD5663">
        <w:rPr>
          <w:lang w:val="en"/>
        </w:rPr>
        <w:t>www.acefitness.org</w:t>
      </w:r>
    </w:p>
    <w:p w14:paraId="250FE749" w14:textId="77777777" w:rsidR="007F5133" w:rsidRDefault="007F5133" w:rsidP="00434D4F">
      <w:pPr>
        <w:rPr>
          <w:rFonts w:ascii="Arial" w:hAnsi="Arial" w:cs="Arial"/>
          <w:sz w:val="28"/>
          <w:lang w:val="en"/>
        </w:rPr>
      </w:pPr>
    </w:p>
    <w:p w14:paraId="1AF3EC3D" w14:textId="7A79932C" w:rsidR="00434D4F" w:rsidRPr="00434D4F" w:rsidRDefault="00434D4F" w:rsidP="00434D4F">
      <w:pPr>
        <w:rPr>
          <w:rFonts w:ascii="Arial" w:hAnsi="Arial" w:cs="Arial"/>
          <w:sz w:val="28"/>
          <w:lang w:val="en"/>
        </w:rPr>
      </w:pPr>
      <w:r w:rsidRPr="00434D4F">
        <w:rPr>
          <w:rFonts w:ascii="Arial" w:hAnsi="Arial" w:cs="Arial"/>
          <w:sz w:val="28"/>
          <w:lang w:val="en"/>
        </w:rPr>
        <w:t xml:space="preserve">Assessment # </w:t>
      </w:r>
      <w:r>
        <w:rPr>
          <w:rFonts w:ascii="Arial" w:hAnsi="Arial" w:cs="Arial"/>
          <w:sz w:val="28"/>
          <w:lang w:val="en"/>
        </w:rPr>
        <w:t>4</w:t>
      </w:r>
      <w:r w:rsidRPr="00434D4F">
        <w:rPr>
          <w:rFonts w:ascii="Arial" w:hAnsi="Arial" w:cs="Arial"/>
          <w:sz w:val="28"/>
          <w:lang w:val="en"/>
        </w:rPr>
        <w:t>:</w:t>
      </w:r>
      <w:r w:rsidRPr="00434D4F">
        <w:rPr>
          <w:rFonts w:ascii="Arial" w:hAnsi="Arial" w:cs="Arial"/>
          <w:sz w:val="28"/>
          <w:lang w:val="en"/>
        </w:rPr>
        <w:tab/>
      </w:r>
      <w:r>
        <w:rPr>
          <w:rFonts w:ascii="Arial" w:hAnsi="Arial" w:cs="Arial"/>
          <w:sz w:val="28"/>
          <w:lang w:val="en"/>
        </w:rPr>
        <w:t>Somatotypes (</w:t>
      </w:r>
      <w:r w:rsidR="007F5133">
        <w:rPr>
          <w:rFonts w:ascii="Arial" w:hAnsi="Arial" w:cs="Arial"/>
          <w:sz w:val="28"/>
          <w:lang w:val="en"/>
        </w:rPr>
        <w:t>Self-Analysis</w:t>
      </w:r>
      <w:r>
        <w:rPr>
          <w:rFonts w:ascii="Arial" w:hAnsi="Arial" w:cs="Arial"/>
          <w:sz w:val="28"/>
          <w:lang w:val="en"/>
        </w:rPr>
        <w:t>)</w:t>
      </w:r>
    </w:p>
    <w:p w14:paraId="167CB8FD" w14:textId="77777777" w:rsidR="00434D4F" w:rsidRPr="00CE5B46" w:rsidRDefault="00434D4F" w:rsidP="00434D4F">
      <w:pPr>
        <w:rPr>
          <w:rFonts w:ascii="Arial Narrow" w:hAnsi="Arial Narrow" w:cs="Arial"/>
          <w:color w:val="231F20"/>
          <w:sz w:val="24"/>
          <w:szCs w:val="27"/>
        </w:rPr>
      </w:pPr>
      <w:r w:rsidRPr="00CE5B46">
        <w:rPr>
          <w:rFonts w:ascii="Arial Narrow" w:hAnsi="Arial Narrow" w:cs="Arial"/>
          <w:color w:val="231F20"/>
          <w:sz w:val="24"/>
          <w:szCs w:val="27"/>
          <w:lang w:val="en-US" w:eastAsia="en-US"/>
        </w:rPr>
        <w:t xml:space="preserve">When analyzing your Body Composition, it is important to consider that muscle mass, body fat distribution and metabolism may vary from person to person. There are many different body shapes and many different body types as all bodies are special and unique. One aspect of what makes them unique is their shape and how they carry weight and muscle. Regardless of body type and/or shape, health improvements can be made with regular physical activity and healthy nutrition. </w:t>
      </w:r>
      <w:r>
        <w:rPr>
          <w:rFonts w:ascii="Arial Narrow" w:hAnsi="Arial Narrow" w:cs="Arial"/>
          <w:color w:val="231F20"/>
          <w:sz w:val="24"/>
          <w:szCs w:val="27"/>
          <w:lang w:val="en-US" w:eastAsia="en-US"/>
        </w:rPr>
        <w:t>Regardless of your</w:t>
      </w:r>
      <w:r w:rsidRPr="00CE5B46">
        <w:rPr>
          <w:rFonts w:ascii="Arial Narrow" w:hAnsi="Arial Narrow" w:cs="Arial"/>
          <w:color w:val="231F20"/>
          <w:sz w:val="24"/>
          <w:szCs w:val="27"/>
        </w:rPr>
        <w:t xml:space="preserve"> body type</w:t>
      </w:r>
      <w:r>
        <w:rPr>
          <w:rFonts w:ascii="Arial Narrow" w:hAnsi="Arial Narrow" w:cs="Arial"/>
          <w:color w:val="231F20"/>
          <w:sz w:val="24"/>
          <w:szCs w:val="27"/>
        </w:rPr>
        <w:t xml:space="preserve">, </w:t>
      </w:r>
      <w:r w:rsidRPr="00CE5B46">
        <w:rPr>
          <w:rFonts w:ascii="Arial Narrow" w:hAnsi="Arial Narrow" w:cs="Arial"/>
          <w:color w:val="231F20"/>
          <w:sz w:val="24"/>
          <w:szCs w:val="27"/>
        </w:rPr>
        <w:t>achieve</w:t>
      </w:r>
      <w:r>
        <w:rPr>
          <w:rFonts w:ascii="Arial Narrow" w:hAnsi="Arial Narrow" w:cs="Arial"/>
          <w:color w:val="231F20"/>
          <w:sz w:val="24"/>
          <w:szCs w:val="27"/>
        </w:rPr>
        <w:t xml:space="preserve">ments and </w:t>
      </w:r>
      <w:r w:rsidRPr="00CE5B46">
        <w:rPr>
          <w:rFonts w:ascii="Arial Narrow" w:hAnsi="Arial Narrow" w:cs="Arial"/>
          <w:color w:val="231F20"/>
          <w:sz w:val="24"/>
          <w:szCs w:val="27"/>
        </w:rPr>
        <w:t xml:space="preserve">improvements in strength, flexibility, and body </w:t>
      </w:r>
      <w:r>
        <w:rPr>
          <w:rFonts w:ascii="Arial Narrow" w:hAnsi="Arial Narrow" w:cs="Arial"/>
          <w:color w:val="231F20"/>
          <w:sz w:val="24"/>
          <w:szCs w:val="27"/>
        </w:rPr>
        <w:t xml:space="preserve">composition can be achieved by </w:t>
      </w:r>
      <w:r w:rsidRPr="00CE5B46">
        <w:rPr>
          <w:rFonts w:ascii="Arial Narrow" w:hAnsi="Arial Narrow" w:cs="Arial"/>
          <w:color w:val="231F20"/>
          <w:sz w:val="24"/>
          <w:szCs w:val="27"/>
        </w:rPr>
        <w:t>follow</w:t>
      </w:r>
      <w:r>
        <w:rPr>
          <w:rFonts w:ascii="Arial Narrow" w:hAnsi="Arial Narrow" w:cs="Arial"/>
          <w:color w:val="231F20"/>
          <w:sz w:val="24"/>
          <w:szCs w:val="27"/>
        </w:rPr>
        <w:t>ing</w:t>
      </w:r>
      <w:r w:rsidRPr="00CE5B46">
        <w:rPr>
          <w:rFonts w:ascii="Arial Narrow" w:hAnsi="Arial Narrow" w:cs="Arial"/>
          <w:color w:val="231F20"/>
          <w:sz w:val="24"/>
          <w:szCs w:val="27"/>
        </w:rPr>
        <w:t xml:space="preserve"> an exercise program</w:t>
      </w:r>
      <w:r>
        <w:rPr>
          <w:rFonts w:ascii="Arial Narrow" w:hAnsi="Arial Narrow" w:cs="Arial"/>
          <w:color w:val="231F20"/>
          <w:sz w:val="24"/>
          <w:szCs w:val="27"/>
        </w:rPr>
        <w:t>, active living and h</w:t>
      </w:r>
      <w:r w:rsidRPr="00CE5B46">
        <w:rPr>
          <w:rFonts w:ascii="Arial Narrow" w:hAnsi="Arial Narrow" w:cs="Arial"/>
          <w:color w:val="231F20"/>
          <w:sz w:val="24"/>
          <w:szCs w:val="27"/>
        </w:rPr>
        <w:t>ealthy eating plan to reach their goals.</w:t>
      </w:r>
    </w:p>
    <w:p w14:paraId="49D1778F" w14:textId="77777777" w:rsidR="00434D4F" w:rsidRDefault="00434D4F" w:rsidP="00434D4F">
      <w:pPr>
        <w:rPr>
          <w:rFonts w:ascii="Arial" w:hAnsi="Arial" w:cs="Arial"/>
          <w:color w:val="231F20"/>
          <w:sz w:val="27"/>
          <w:szCs w:val="27"/>
        </w:rPr>
      </w:pPr>
    </w:p>
    <w:tbl>
      <w:tblPr>
        <w:tblStyle w:val="TableGrid"/>
        <w:tblW w:w="0" w:type="auto"/>
        <w:tblLook w:val="04A0" w:firstRow="1" w:lastRow="0" w:firstColumn="1" w:lastColumn="0" w:noHBand="0" w:noVBand="1"/>
      </w:tblPr>
      <w:tblGrid>
        <w:gridCol w:w="3596"/>
        <w:gridCol w:w="1799"/>
        <w:gridCol w:w="1798"/>
        <w:gridCol w:w="3597"/>
      </w:tblGrid>
      <w:tr w:rsidR="00434D4F" w14:paraId="10A85F4D" w14:textId="77777777" w:rsidTr="004B676B">
        <w:tc>
          <w:tcPr>
            <w:tcW w:w="10790" w:type="dxa"/>
            <w:gridSpan w:val="4"/>
          </w:tcPr>
          <w:p w14:paraId="03E484E4" w14:textId="77777777" w:rsidR="00434D4F" w:rsidRDefault="00434D4F" w:rsidP="004B676B">
            <w:pPr>
              <w:jc w:val="center"/>
              <w:rPr>
                <w:rFonts w:ascii="Arial" w:hAnsi="Arial" w:cs="Arial"/>
                <w:b/>
                <w:color w:val="231F20"/>
                <w:sz w:val="24"/>
                <w:szCs w:val="24"/>
                <w:lang w:eastAsia="en-US"/>
              </w:rPr>
            </w:pPr>
            <w:r w:rsidRPr="00FA5AF3">
              <w:rPr>
                <w:rFonts w:ascii="Arial" w:hAnsi="Arial" w:cs="Arial"/>
                <w:b/>
                <w:color w:val="231F20"/>
                <w:sz w:val="24"/>
                <w:szCs w:val="24"/>
                <w:lang w:eastAsia="en-US"/>
              </w:rPr>
              <w:t xml:space="preserve">Somatotypes </w:t>
            </w:r>
          </w:p>
          <w:p w14:paraId="70CACD6E" w14:textId="77777777" w:rsidR="00434D4F" w:rsidRDefault="00434D4F" w:rsidP="004B676B">
            <w:pPr>
              <w:jc w:val="center"/>
              <w:rPr>
                <w:rStyle w:val="Strong"/>
                <w:rFonts w:ascii="Arial" w:hAnsi="Arial" w:cs="Arial"/>
                <w:b w:val="0"/>
                <w:color w:val="000000"/>
                <w:sz w:val="24"/>
                <w:szCs w:val="24"/>
                <w:shd w:val="clear" w:color="auto" w:fill="FFFFFF"/>
              </w:rPr>
            </w:pPr>
            <w:r>
              <w:rPr>
                <w:rStyle w:val="Strong"/>
                <w:rFonts w:ascii="Arial" w:hAnsi="Arial" w:cs="Arial"/>
                <w:b w:val="0"/>
                <w:color w:val="000000"/>
                <w:sz w:val="24"/>
                <w:szCs w:val="24"/>
                <w:shd w:val="clear" w:color="auto" w:fill="FFFFFF"/>
              </w:rPr>
              <w:t>I</w:t>
            </w:r>
            <w:r w:rsidRPr="00FA5AF3">
              <w:rPr>
                <w:rStyle w:val="Strong"/>
                <w:rFonts w:ascii="Arial" w:hAnsi="Arial" w:cs="Arial"/>
                <w:b w:val="0"/>
                <w:color w:val="000000"/>
                <w:sz w:val="24"/>
                <w:szCs w:val="24"/>
                <w:shd w:val="clear" w:color="auto" w:fill="FFFFFF"/>
              </w:rPr>
              <w:t>ndividuals genetic physical predisposition to a certain body shape, fat to muscle ratio and stature.</w:t>
            </w:r>
          </w:p>
          <w:p w14:paraId="2F37F46A" w14:textId="77777777" w:rsidR="00434D4F" w:rsidRPr="008F0CE8" w:rsidRDefault="00434D4F" w:rsidP="004B676B">
            <w:pPr>
              <w:jc w:val="center"/>
              <w:rPr>
                <w:rFonts w:ascii="Arial" w:hAnsi="Arial" w:cs="Arial"/>
                <w:color w:val="231F20"/>
                <w:sz w:val="24"/>
                <w:szCs w:val="24"/>
                <w:lang w:eastAsia="en-US"/>
              </w:rPr>
            </w:pPr>
            <w:r w:rsidRPr="008F0CE8">
              <w:rPr>
                <w:rFonts w:ascii="Arial" w:hAnsi="Arial" w:cs="Arial"/>
                <w:color w:val="231F20"/>
                <w:sz w:val="24"/>
                <w:szCs w:val="24"/>
                <w:lang w:eastAsia="en-US"/>
              </w:rPr>
              <w:t xml:space="preserve">It is possible to be a mix of somatotypes as we are unique and come in all shapes and sizes </w:t>
            </w:r>
            <w:r w:rsidRPr="008F0CE8">
              <w:rPr>
                <mc:AlternateContent>
                  <mc:Choice Requires="w16se">
                    <w:rFonts w:ascii="Arial" w:hAnsi="Arial" w:cs="Arial"/>
                  </mc:Choice>
                  <mc:Fallback>
                    <w:rFonts w:ascii="Segoe UI Emoji" w:eastAsia="Segoe UI Emoji" w:hAnsi="Segoe UI Emoji" w:cs="Segoe UI Emoji"/>
                  </mc:Fallback>
                </mc:AlternateContent>
                <w:color w:val="231F20"/>
                <w:sz w:val="24"/>
                <w:szCs w:val="24"/>
                <w:lang w:eastAsia="en-US"/>
              </w:rPr>
              <mc:AlternateContent>
                <mc:Choice Requires="w16se">
                  <w16se:symEx w16se:font="Segoe UI Emoji" w16se:char="1F60A"/>
                </mc:Choice>
                <mc:Fallback>
                  <w:t>😊</w:t>
                </mc:Fallback>
              </mc:AlternateContent>
            </w:r>
            <w:r w:rsidRPr="008F0CE8">
              <w:rPr>
                <w:rFonts w:ascii="Arial" w:hAnsi="Arial" w:cs="Arial"/>
                <w:color w:val="231F20"/>
                <w:sz w:val="24"/>
                <w:szCs w:val="24"/>
                <w:lang w:eastAsia="en-US"/>
              </w:rPr>
              <w:t xml:space="preserve"> </w:t>
            </w:r>
          </w:p>
        </w:tc>
      </w:tr>
      <w:tr w:rsidR="00434D4F" w14:paraId="2B62FF32" w14:textId="77777777" w:rsidTr="004B676B">
        <w:tc>
          <w:tcPr>
            <w:tcW w:w="3596" w:type="dxa"/>
          </w:tcPr>
          <w:p w14:paraId="265CC9D1" w14:textId="77777777" w:rsidR="00434D4F" w:rsidRPr="00A74328" w:rsidRDefault="00434D4F" w:rsidP="004B676B">
            <w:pPr>
              <w:shd w:val="clear" w:color="auto" w:fill="FFFFFF"/>
              <w:jc w:val="center"/>
              <w:textAlignment w:val="baseline"/>
              <w:rPr>
                <w:rFonts w:ascii="Arial" w:hAnsi="Arial" w:cs="Arial"/>
                <w:color w:val="231F20"/>
                <w:sz w:val="24"/>
                <w:szCs w:val="27"/>
                <w:lang w:eastAsia="en-US"/>
              </w:rPr>
            </w:pPr>
            <w:r w:rsidRPr="00A74328">
              <w:rPr>
                <w:rFonts w:ascii="Arial" w:hAnsi="Arial" w:cs="Arial"/>
                <w:color w:val="000000"/>
                <w:sz w:val="27"/>
                <w:szCs w:val="27"/>
                <w:lang w:val="en-US" w:eastAsia="en-US"/>
              </w:rPr>
              <w:t>Ectomorph</w:t>
            </w:r>
          </w:p>
        </w:tc>
        <w:tc>
          <w:tcPr>
            <w:tcW w:w="3597" w:type="dxa"/>
            <w:gridSpan w:val="2"/>
          </w:tcPr>
          <w:p w14:paraId="50B71D48" w14:textId="77777777" w:rsidR="00434D4F" w:rsidRPr="00A74328" w:rsidRDefault="00434D4F" w:rsidP="004B676B">
            <w:pPr>
              <w:jc w:val="center"/>
              <w:rPr>
                <w:rFonts w:ascii="Arial" w:hAnsi="Arial" w:cs="Arial"/>
                <w:color w:val="231F20"/>
                <w:sz w:val="24"/>
                <w:szCs w:val="27"/>
                <w:lang w:eastAsia="en-US"/>
              </w:rPr>
            </w:pPr>
            <w:r>
              <w:rPr>
                <w:rFonts w:ascii="Arial" w:hAnsi="Arial" w:cs="Arial"/>
                <w:color w:val="231F20"/>
                <w:sz w:val="24"/>
                <w:szCs w:val="27"/>
                <w:lang w:eastAsia="en-US"/>
              </w:rPr>
              <w:t>Mesomorph</w:t>
            </w:r>
          </w:p>
        </w:tc>
        <w:tc>
          <w:tcPr>
            <w:tcW w:w="3597" w:type="dxa"/>
          </w:tcPr>
          <w:p w14:paraId="1BEB4281" w14:textId="77777777" w:rsidR="00434D4F" w:rsidRPr="00A74328" w:rsidRDefault="00434D4F" w:rsidP="004B676B">
            <w:pPr>
              <w:jc w:val="center"/>
              <w:rPr>
                <w:rFonts w:ascii="Arial" w:hAnsi="Arial" w:cs="Arial"/>
                <w:color w:val="231F20"/>
                <w:sz w:val="24"/>
                <w:szCs w:val="27"/>
                <w:lang w:eastAsia="en-US"/>
              </w:rPr>
            </w:pPr>
            <w:r>
              <w:rPr>
                <w:rFonts w:ascii="Arial" w:hAnsi="Arial" w:cs="Arial"/>
                <w:color w:val="231F20"/>
                <w:sz w:val="24"/>
                <w:szCs w:val="27"/>
                <w:lang w:eastAsia="en-US"/>
              </w:rPr>
              <w:t>Endomorph</w:t>
            </w:r>
          </w:p>
        </w:tc>
      </w:tr>
      <w:tr w:rsidR="00434D4F" w14:paraId="62E2F597" w14:textId="77777777" w:rsidTr="004B676B">
        <w:tc>
          <w:tcPr>
            <w:tcW w:w="3596" w:type="dxa"/>
          </w:tcPr>
          <w:p w14:paraId="0FE4DAB6" w14:textId="77777777" w:rsidR="00434D4F" w:rsidRPr="00255810" w:rsidRDefault="00434D4F" w:rsidP="004B676B">
            <w:pPr>
              <w:numPr>
                <w:ilvl w:val="0"/>
                <w:numId w:val="90"/>
              </w:numPr>
              <w:shd w:val="clear" w:color="auto" w:fill="FFFFFF"/>
              <w:tabs>
                <w:tab w:val="clear" w:pos="720"/>
                <w:tab w:val="num" w:pos="341"/>
              </w:tabs>
              <w:ind w:left="341" w:hanging="270"/>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Slight frame and bone structure</w:t>
            </w:r>
          </w:p>
          <w:p w14:paraId="59A73EC6" w14:textId="77777777" w:rsidR="00434D4F" w:rsidRPr="00255810" w:rsidRDefault="00434D4F" w:rsidP="004B676B">
            <w:pPr>
              <w:numPr>
                <w:ilvl w:val="0"/>
                <w:numId w:val="90"/>
              </w:numPr>
              <w:shd w:val="clear" w:color="auto" w:fill="FFFFFF"/>
              <w:tabs>
                <w:tab w:val="clear" w:pos="720"/>
                <w:tab w:val="num" w:pos="341"/>
              </w:tabs>
              <w:ind w:hanging="649"/>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Narrow shoulders</w:t>
            </w:r>
          </w:p>
          <w:p w14:paraId="002016CA" w14:textId="77777777" w:rsidR="00434D4F" w:rsidRPr="00255810" w:rsidRDefault="00434D4F" w:rsidP="004B676B">
            <w:pPr>
              <w:numPr>
                <w:ilvl w:val="0"/>
                <w:numId w:val="90"/>
              </w:numPr>
              <w:shd w:val="clear" w:color="auto" w:fill="FFFFFF"/>
              <w:tabs>
                <w:tab w:val="clear" w:pos="720"/>
                <w:tab w:val="num" w:pos="341"/>
              </w:tabs>
              <w:ind w:hanging="649"/>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Naturally lean</w:t>
            </w:r>
          </w:p>
          <w:p w14:paraId="6A16E33A" w14:textId="77777777" w:rsidR="00434D4F" w:rsidRPr="00255810" w:rsidRDefault="00434D4F" w:rsidP="004B676B">
            <w:pPr>
              <w:numPr>
                <w:ilvl w:val="0"/>
                <w:numId w:val="90"/>
              </w:numPr>
              <w:shd w:val="clear" w:color="auto" w:fill="FFFFFF"/>
              <w:tabs>
                <w:tab w:val="clear" w:pos="720"/>
                <w:tab w:val="num" w:pos="341"/>
              </w:tabs>
              <w:ind w:hanging="649"/>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Flat chest</w:t>
            </w:r>
          </w:p>
          <w:p w14:paraId="0B18097B" w14:textId="77777777" w:rsidR="00434D4F" w:rsidRPr="00255810" w:rsidRDefault="00434D4F" w:rsidP="004B676B">
            <w:pPr>
              <w:numPr>
                <w:ilvl w:val="0"/>
                <w:numId w:val="90"/>
              </w:numPr>
              <w:shd w:val="clear" w:color="auto" w:fill="FFFFFF"/>
              <w:tabs>
                <w:tab w:val="clear" w:pos="720"/>
                <w:tab w:val="num" w:pos="341"/>
              </w:tabs>
              <w:ind w:hanging="649"/>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Fast metabolism</w:t>
            </w:r>
          </w:p>
          <w:p w14:paraId="34307AA4" w14:textId="77777777" w:rsidR="00434D4F" w:rsidRPr="00255810" w:rsidRDefault="00434D4F" w:rsidP="004B676B">
            <w:pPr>
              <w:numPr>
                <w:ilvl w:val="0"/>
                <w:numId w:val="90"/>
              </w:numPr>
              <w:shd w:val="clear" w:color="auto" w:fill="FFFFFF"/>
              <w:tabs>
                <w:tab w:val="clear" w:pos="720"/>
                <w:tab w:val="num" w:pos="341"/>
              </w:tabs>
              <w:ind w:left="341"/>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Finds it difficult to gain weight</w:t>
            </w:r>
          </w:p>
          <w:p w14:paraId="42DDBFF1" w14:textId="77777777" w:rsidR="00434D4F" w:rsidRPr="00255810" w:rsidRDefault="00434D4F" w:rsidP="004B676B">
            <w:pPr>
              <w:numPr>
                <w:ilvl w:val="0"/>
                <w:numId w:val="90"/>
              </w:numPr>
              <w:shd w:val="clear" w:color="auto" w:fill="FFFFFF"/>
              <w:tabs>
                <w:tab w:val="clear" w:pos="720"/>
                <w:tab w:val="num" w:pos="341"/>
              </w:tabs>
              <w:ind w:left="341"/>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Finds building muscle mass challenging</w:t>
            </w:r>
          </w:p>
          <w:p w14:paraId="50195CA3" w14:textId="77777777" w:rsidR="00434D4F" w:rsidRPr="00255810" w:rsidRDefault="00434D4F" w:rsidP="004B676B">
            <w:pPr>
              <w:rPr>
                <w:rFonts w:ascii="Arial Narrow" w:hAnsi="Arial Narrow" w:cs="Arial"/>
                <w:color w:val="231F20"/>
                <w:sz w:val="24"/>
                <w:szCs w:val="27"/>
                <w:lang w:val="en-US" w:eastAsia="en-US"/>
              </w:rPr>
            </w:pPr>
          </w:p>
        </w:tc>
        <w:tc>
          <w:tcPr>
            <w:tcW w:w="3597" w:type="dxa"/>
            <w:gridSpan w:val="2"/>
          </w:tcPr>
          <w:p w14:paraId="7803BC1E" w14:textId="77777777" w:rsidR="00434D4F" w:rsidRPr="00255810" w:rsidRDefault="00434D4F" w:rsidP="004B676B">
            <w:pPr>
              <w:numPr>
                <w:ilvl w:val="0"/>
                <w:numId w:val="91"/>
              </w:numPr>
              <w:shd w:val="clear" w:color="auto" w:fill="FFFFFF"/>
              <w:tabs>
                <w:tab w:val="clear" w:pos="720"/>
                <w:tab w:val="num" w:pos="360"/>
              </w:tabs>
              <w:ind w:left="342" w:hanging="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Medium frame</w:t>
            </w:r>
          </w:p>
          <w:p w14:paraId="4254C21C" w14:textId="77777777" w:rsidR="00434D4F" w:rsidRPr="00255810" w:rsidRDefault="00434D4F" w:rsidP="004B676B">
            <w:pPr>
              <w:numPr>
                <w:ilvl w:val="0"/>
                <w:numId w:val="91"/>
              </w:numPr>
              <w:shd w:val="clear" w:color="auto" w:fill="FFFFFF"/>
              <w:tabs>
                <w:tab w:val="clear" w:pos="720"/>
                <w:tab w:val="num" w:pos="360"/>
              </w:tabs>
              <w:ind w:left="342" w:hanging="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Athletic and toned body</w:t>
            </w:r>
          </w:p>
          <w:p w14:paraId="48A785B6" w14:textId="77777777" w:rsidR="00434D4F" w:rsidRPr="00255810" w:rsidRDefault="00434D4F" w:rsidP="004B676B">
            <w:pPr>
              <w:numPr>
                <w:ilvl w:val="0"/>
                <w:numId w:val="91"/>
              </w:numPr>
              <w:shd w:val="clear" w:color="auto" w:fill="FFFFFF"/>
              <w:tabs>
                <w:tab w:val="clear" w:pos="720"/>
                <w:tab w:val="num" w:pos="360"/>
              </w:tabs>
              <w:ind w:left="342" w:hanging="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Muscle definition</w:t>
            </w:r>
          </w:p>
          <w:p w14:paraId="5DC17347" w14:textId="77777777" w:rsidR="00434D4F" w:rsidRPr="00255810" w:rsidRDefault="00434D4F" w:rsidP="004B676B">
            <w:pPr>
              <w:numPr>
                <w:ilvl w:val="0"/>
                <w:numId w:val="91"/>
              </w:numPr>
              <w:shd w:val="clear" w:color="auto" w:fill="FFFFFF"/>
              <w:tabs>
                <w:tab w:val="clear" w:pos="720"/>
                <w:tab w:val="num" w:pos="360"/>
              </w:tabs>
              <w:ind w:left="342" w:hanging="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Generally rectangular-shaped body</w:t>
            </w:r>
          </w:p>
          <w:p w14:paraId="617054AA" w14:textId="77777777" w:rsidR="00434D4F" w:rsidRPr="00255810" w:rsidRDefault="00434D4F" w:rsidP="004B676B">
            <w:pPr>
              <w:numPr>
                <w:ilvl w:val="0"/>
                <w:numId w:val="91"/>
              </w:numPr>
              <w:shd w:val="clear" w:color="auto" w:fill="FFFFFF"/>
              <w:tabs>
                <w:tab w:val="clear" w:pos="720"/>
                <w:tab w:val="num" w:pos="360"/>
              </w:tabs>
              <w:ind w:left="342" w:hanging="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Strong</w:t>
            </w:r>
          </w:p>
          <w:p w14:paraId="2D6CF0D9" w14:textId="77777777" w:rsidR="00434D4F" w:rsidRPr="00255810" w:rsidRDefault="00434D4F" w:rsidP="004B676B">
            <w:pPr>
              <w:numPr>
                <w:ilvl w:val="0"/>
                <w:numId w:val="91"/>
              </w:numPr>
              <w:shd w:val="clear" w:color="auto" w:fill="FFFFFF"/>
              <w:tabs>
                <w:tab w:val="clear" w:pos="720"/>
                <w:tab w:val="num" w:pos="360"/>
              </w:tabs>
              <w:ind w:left="342" w:hanging="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Gains muscle easily</w:t>
            </w:r>
          </w:p>
          <w:p w14:paraId="47608EAC" w14:textId="77777777" w:rsidR="00434D4F" w:rsidRPr="00255810" w:rsidRDefault="00434D4F" w:rsidP="004B676B">
            <w:pPr>
              <w:rPr>
                <w:rFonts w:ascii="Arial Narrow" w:hAnsi="Arial Narrow" w:cs="Arial"/>
                <w:color w:val="231F20"/>
                <w:sz w:val="24"/>
                <w:szCs w:val="27"/>
                <w:lang w:eastAsia="en-US"/>
              </w:rPr>
            </w:pPr>
          </w:p>
        </w:tc>
        <w:tc>
          <w:tcPr>
            <w:tcW w:w="3597" w:type="dxa"/>
          </w:tcPr>
          <w:p w14:paraId="5E4E2E28" w14:textId="77777777" w:rsidR="00434D4F" w:rsidRPr="00255810" w:rsidRDefault="00434D4F" w:rsidP="004B676B">
            <w:pPr>
              <w:numPr>
                <w:ilvl w:val="0"/>
                <w:numId w:val="92"/>
              </w:numPr>
              <w:shd w:val="clear" w:color="auto" w:fill="FFFFFF"/>
              <w:tabs>
                <w:tab w:val="clear" w:pos="720"/>
                <w:tab w:val="num" w:pos="342"/>
              </w:tabs>
              <w:ind w:left="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Soft body with minimal natural muscle definition</w:t>
            </w:r>
          </w:p>
          <w:p w14:paraId="784D8DEB" w14:textId="77777777" w:rsidR="00434D4F" w:rsidRPr="00255810" w:rsidRDefault="00434D4F" w:rsidP="004B676B">
            <w:pPr>
              <w:numPr>
                <w:ilvl w:val="0"/>
                <w:numId w:val="92"/>
              </w:numPr>
              <w:shd w:val="clear" w:color="auto" w:fill="FFFFFF"/>
              <w:tabs>
                <w:tab w:val="clear" w:pos="720"/>
                <w:tab w:val="num" w:pos="342"/>
              </w:tabs>
              <w:ind w:left="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Tends towards a round body shape</w:t>
            </w:r>
          </w:p>
          <w:p w14:paraId="524A64F5" w14:textId="77777777" w:rsidR="00434D4F" w:rsidRPr="00255810" w:rsidRDefault="00434D4F" w:rsidP="004B676B">
            <w:pPr>
              <w:numPr>
                <w:ilvl w:val="0"/>
                <w:numId w:val="92"/>
              </w:numPr>
              <w:shd w:val="clear" w:color="auto" w:fill="FFFFFF"/>
              <w:tabs>
                <w:tab w:val="clear" w:pos="720"/>
                <w:tab w:val="num" w:pos="342"/>
              </w:tabs>
              <w:ind w:left="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Prone to gaining fat</w:t>
            </w:r>
          </w:p>
          <w:p w14:paraId="0B0FFD20" w14:textId="77777777" w:rsidR="00434D4F" w:rsidRPr="00255810" w:rsidRDefault="00434D4F" w:rsidP="004B676B">
            <w:pPr>
              <w:numPr>
                <w:ilvl w:val="0"/>
                <w:numId w:val="92"/>
              </w:numPr>
              <w:shd w:val="clear" w:color="auto" w:fill="FFFFFF"/>
              <w:tabs>
                <w:tab w:val="clear" w:pos="720"/>
                <w:tab w:val="num" w:pos="342"/>
              </w:tabs>
              <w:ind w:left="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Usually, have a larger bone structure</w:t>
            </w:r>
          </w:p>
          <w:p w14:paraId="7F6E5A3C" w14:textId="77777777" w:rsidR="00434D4F" w:rsidRPr="00255810" w:rsidRDefault="00434D4F" w:rsidP="004B676B">
            <w:pPr>
              <w:numPr>
                <w:ilvl w:val="0"/>
                <w:numId w:val="92"/>
              </w:numPr>
              <w:shd w:val="clear" w:color="auto" w:fill="FFFFFF"/>
              <w:tabs>
                <w:tab w:val="clear" w:pos="720"/>
                <w:tab w:val="num" w:pos="342"/>
              </w:tabs>
              <w:ind w:left="342"/>
              <w:textAlignment w:val="baseline"/>
              <w:rPr>
                <w:rFonts w:ascii="Arial Narrow" w:hAnsi="Arial Narrow" w:cs="Segoe UI"/>
                <w:color w:val="000000"/>
                <w:sz w:val="24"/>
                <w:szCs w:val="27"/>
                <w:lang w:val="en-US" w:eastAsia="en-US"/>
              </w:rPr>
            </w:pPr>
            <w:r w:rsidRPr="00255810">
              <w:rPr>
                <w:rFonts w:ascii="Arial Narrow" w:hAnsi="Arial Narrow" w:cs="Segoe UI"/>
                <w:color w:val="000000"/>
                <w:sz w:val="24"/>
                <w:szCs w:val="27"/>
                <w:lang w:val="en-US" w:eastAsia="en-US"/>
              </w:rPr>
              <w:t>Slower metabolism</w:t>
            </w:r>
          </w:p>
          <w:p w14:paraId="4788B70B" w14:textId="77777777" w:rsidR="00434D4F" w:rsidRPr="00255810" w:rsidRDefault="00434D4F" w:rsidP="004B676B">
            <w:pPr>
              <w:numPr>
                <w:ilvl w:val="0"/>
                <w:numId w:val="92"/>
              </w:numPr>
              <w:shd w:val="clear" w:color="auto" w:fill="FFFFFF"/>
              <w:tabs>
                <w:tab w:val="clear" w:pos="720"/>
                <w:tab w:val="num" w:pos="342"/>
              </w:tabs>
              <w:ind w:left="342"/>
              <w:textAlignment w:val="baseline"/>
              <w:rPr>
                <w:rFonts w:ascii="Arial Narrow" w:hAnsi="Arial Narrow" w:cs="Arial"/>
                <w:color w:val="231F20"/>
                <w:sz w:val="24"/>
                <w:szCs w:val="27"/>
                <w:lang w:val="en-US" w:eastAsia="en-US"/>
              </w:rPr>
            </w:pPr>
            <w:r w:rsidRPr="00255810">
              <w:rPr>
                <w:rFonts w:ascii="Arial Narrow" w:hAnsi="Arial Narrow" w:cs="Segoe UI"/>
                <w:color w:val="000000"/>
                <w:sz w:val="24"/>
                <w:szCs w:val="27"/>
                <w:lang w:val="en-US" w:eastAsia="en-US"/>
              </w:rPr>
              <w:t>Finds it more difficult than the other body types to lose fat</w:t>
            </w:r>
          </w:p>
        </w:tc>
      </w:tr>
      <w:tr w:rsidR="00434D4F" w14:paraId="78176395" w14:textId="77777777" w:rsidTr="004B676B">
        <w:tc>
          <w:tcPr>
            <w:tcW w:w="5395" w:type="dxa"/>
            <w:gridSpan w:val="2"/>
          </w:tcPr>
          <w:p w14:paraId="37F47E78" w14:textId="77777777" w:rsidR="00434D4F" w:rsidRPr="00A74328" w:rsidRDefault="00434D4F" w:rsidP="004B676B">
            <w:pPr>
              <w:shd w:val="clear" w:color="auto" w:fill="FFFFFF"/>
              <w:ind w:left="-18"/>
              <w:jc w:val="center"/>
              <w:textAlignment w:val="baseline"/>
              <w:rPr>
                <w:rFonts w:ascii="Segoe UI" w:hAnsi="Segoe UI" w:cs="Segoe UI"/>
                <w:color w:val="000000"/>
                <w:sz w:val="27"/>
                <w:szCs w:val="27"/>
                <w:lang w:val="en-US" w:eastAsia="en-US"/>
              </w:rPr>
            </w:pPr>
            <w:r w:rsidRPr="00C66CF1">
              <w:fldChar w:fldCharType="begin"/>
            </w:r>
            <w:r w:rsidRPr="00C66CF1">
              <w:instrText xml:space="preserve"> INCLUDEPICTURE "https://media.istockphoto.com/vectors/bodytypes-vector-id473271810?k=6&amp;m=473271810&amp;s=612x612&amp;w=0&amp;h=TcBoOpQ6zjPg37JIr2QDphYiqIh3iGRat1jyCRyIzow=" \* MERGEFORMATINET </w:instrText>
            </w:r>
            <w:r w:rsidRPr="00C66CF1">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fldChar w:fldCharType="begin"/>
            </w:r>
            <w:r>
              <w:instrText xml:space="preserve"> INCLUDEPICTURE  "https://media.istockphoto.com/vectors/bodytypes-vector-id473271810?k=6&amp;m=473271810&amp;s=612x612&amp;w=0&amp;h=TcBoOpQ6zjPg37JIr2QDphYiqIh3iGRat1jyCRyIzow=" \* MERGEFORMATINET </w:instrText>
            </w:r>
            <w:r>
              <w:fldChar w:fldCharType="separate"/>
            </w:r>
            <w:r w:rsidR="004B676B">
              <w:fldChar w:fldCharType="begin"/>
            </w:r>
            <w:r w:rsidR="004B676B">
              <w:instrText xml:space="preserve"> INCLUDEPICTURE  "https://media.istockphoto.com/vectors/bodytypes-vector-id473271810?k=6&amp;m=473271810&amp;s=612x612&amp;w=0&amp;h=TcBoOpQ6zjPg37JIr2QDphYiqIh3iGRat1jyCRyIzow=" \* MERGEFORMATINET </w:instrText>
            </w:r>
            <w:r w:rsidR="004B676B">
              <w:fldChar w:fldCharType="separate"/>
            </w:r>
            <w:r w:rsidR="003471C8">
              <w:fldChar w:fldCharType="begin"/>
            </w:r>
            <w:r w:rsidR="003471C8">
              <w:instrText xml:space="preserve"> INCLUDEPICTURE  "https://media.istockphoto.com/vectors/bodytypes-vector-id473271810?k=6&amp;m=473271810&amp;s=612x612&amp;w=0&amp;h=TcBoOpQ6zjPg37JIr2QDphYiqIh3iGRat1jyCRyIzow=" \* MERGEFORMATINET </w:instrText>
            </w:r>
            <w:r w:rsidR="003471C8">
              <w:fldChar w:fldCharType="separate"/>
            </w:r>
            <w:r w:rsidR="005A76DE">
              <w:fldChar w:fldCharType="begin"/>
            </w:r>
            <w:r w:rsidR="005A76DE">
              <w:instrText xml:space="preserve"> INCLUDEPICTURE  "https://media.istockphoto.com/vectors/bodytypes-vector-id473271810?k=6&amp;m=473271810&amp;s=612x612&amp;w=0&amp;h=TcBoOpQ6zjPg37JIr2QDphYiqIh3iGRat1jyCRyIzow=" \* MERGEFORMATINET </w:instrText>
            </w:r>
            <w:r w:rsidR="005A76DE">
              <w:fldChar w:fldCharType="separate"/>
            </w:r>
            <w:r w:rsidR="00D17C5E">
              <w:fldChar w:fldCharType="begin"/>
            </w:r>
            <w:r w:rsidR="00D17C5E">
              <w:instrText xml:space="preserve"> INCLUDEPICTURE  "https://media.istockphoto.com/vectors/bodytypes-vector-id473271810?k=6&amp;m=473271810&amp;s=612x612&amp;w=0&amp;h=TcBoOpQ6zjPg37JIr2QDphYiqIh3iGRat1jyCRyIzow=" \* MERGEFORMATINET </w:instrText>
            </w:r>
            <w:r w:rsidR="00D17C5E">
              <w:fldChar w:fldCharType="separate"/>
            </w:r>
            <w:r w:rsidR="002F7215">
              <w:fldChar w:fldCharType="begin"/>
            </w:r>
            <w:r w:rsidR="002F7215">
              <w:instrText xml:space="preserve"> INCLUDEPICTURE  "https://media.istockphoto.com/vectors/bodytypes-vector-id473271810?k=6&amp;m=473271810&amp;s=612x612&amp;w=0&amp;h=TcBoOpQ6zjPg37JIr2QDphYiqIh3iGRat1jyCRyIzow=" \* MERGEFORMATINET </w:instrText>
            </w:r>
            <w:r w:rsidR="002F7215">
              <w:fldChar w:fldCharType="separate"/>
            </w:r>
            <w:r w:rsidR="00262E40">
              <w:fldChar w:fldCharType="begin"/>
            </w:r>
            <w:r w:rsidR="00262E40">
              <w:instrText xml:space="preserve"> INCLUDEPICTURE  "https://media.istockphoto.com/vectors/bodytypes-vector-id473271810?k=6&amp;m=473271810&amp;s=612x612&amp;w=0&amp;h=TcBoOpQ6zjPg37JIr2QDphYiqIh3iGRat1jyCRyIzow=" \* MERGEFORMATINET </w:instrText>
            </w:r>
            <w:r w:rsidR="00262E40">
              <w:fldChar w:fldCharType="separate"/>
            </w:r>
            <w:r w:rsidR="00002A64">
              <w:fldChar w:fldCharType="begin"/>
            </w:r>
            <w:r w:rsidR="00002A64">
              <w:instrText xml:space="preserve"> INCLUDEPICTURE  "https://media.istockphoto.com/vectors/bodytypes-vector-id473271810?k=6&amp;m=473271810&amp;s=612x612&amp;w=0&amp;h=TcBoOpQ6zjPg37JIr2QDphYiqIh3iGRat1jyCRyIzow=" \* MERGEFORMATINET </w:instrText>
            </w:r>
            <w:r w:rsidR="00002A64">
              <w:fldChar w:fldCharType="separate"/>
            </w:r>
            <w:r w:rsidR="001613EE">
              <w:fldChar w:fldCharType="begin"/>
            </w:r>
            <w:r w:rsidR="001613EE">
              <w:instrText xml:space="preserve"> INCLUDEPICTURE  "https://media.istockphoto.com/vectors/bodytypes-vector-id473271810?k=6&amp;m=473271810&amp;s=612x612&amp;w=0&amp;h=TcBoOpQ6zjPg37JIr2QDphYiqIh3iGRat1jyCRyIzow=" \* MERGEFORMATINET </w:instrText>
            </w:r>
            <w:r w:rsidR="001613EE">
              <w:fldChar w:fldCharType="separate"/>
            </w:r>
            <w:r w:rsidR="00ED68E1">
              <w:fldChar w:fldCharType="begin"/>
            </w:r>
            <w:r w:rsidR="00ED68E1">
              <w:instrText xml:space="preserve"> INCLUDEPICTURE  "https://media.istockphoto.com/vectors/bodytypes-vector-id473271810?k=6&amp;m=473271810&amp;s=612x612&amp;w=0&amp;h=TcBoOpQ6zjPg37JIr2QDphYiqIh3iGRat1jyCRyIzow=" \* MERGEFORMATINET </w:instrText>
            </w:r>
            <w:r w:rsidR="00ED68E1">
              <w:fldChar w:fldCharType="separate"/>
            </w:r>
            <w:r w:rsidR="009831FD">
              <w:fldChar w:fldCharType="begin"/>
            </w:r>
            <w:r w:rsidR="009831FD">
              <w:instrText xml:space="preserve"> INCLUDEPICTURE  "https://media.istockphoto.com/vectors/bodytypes-vector-id473271810?k=6&amp;m=473271810&amp;s=612x612&amp;w=0&amp;h=TcBoOpQ6zjPg37JIr2QDphYiqIh3iGRat1jyCRyIzow=" \* MERGEFORMATINET </w:instrText>
            </w:r>
            <w:r w:rsidR="009831FD">
              <w:fldChar w:fldCharType="separate"/>
            </w:r>
            <w:r w:rsidR="00D7481E">
              <w:fldChar w:fldCharType="begin"/>
            </w:r>
            <w:r w:rsidR="00D7481E">
              <w:instrText xml:space="preserve"> INCLUDEPICTURE  "https://media.istockphoto.com/vectors/bodytypes-vector-id473271810?k=6&amp;m=473271810&amp;s=612x612&amp;w=0&amp;h=TcBoOpQ6zjPg37JIr2QDphYiqIh3iGRat1jyCRyIzow=" \* MERGEFORMATINET </w:instrText>
            </w:r>
            <w:r w:rsidR="00D7481E">
              <w:fldChar w:fldCharType="separate"/>
            </w:r>
            <w:r w:rsidR="00212F31">
              <w:fldChar w:fldCharType="begin"/>
            </w:r>
            <w:r w:rsidR="00212F31">
              <w:instrText xml:space="preserve"> INCLUDEPICTURE  "https://media.istockphoto.com/vectors/bodytypes-vector-id473271810?k=6&amp;m=473271810&amp;s=612x612&amp;w=0&amp;h=TcBoOpQ6zjPg37JIr2QDphYiqIh3iGRat1jyCRyIzow=" \* MERGEFORMATINET </w:instrText>
            </w:r>
            <w:r w:rsidR="00212F31">
              <w:fldChar w:fldCharType="separate"/>
            </w:r>
            <w:r w:rsidR="00E0442E">
              <w:fldChar w:fldCharType="begin"/>
            </w:r>
            <w:r w:rsidR="00E0442E">
              <w:instrText xml:space="preserve"> INCLUDEPICTURE  "https://media.istockphoto.com/vectors/bodytypes-vector-id473271810?k=6&amp;m=473271810&amp;s=612x612&amp;w=0&amp;h=TcBoOpQ6zjPg37JIr2QDphYiqIh3iGRat1jyCRyIzow=" \* MERGEFORMATINET </w:instrText>
            </w:r>
            <w:r w:rsidR="00E0442E">
              <w:fldChar w:fldCharType="separate"/>
            </w:r>
            <w:r w:rsidR="00CF4BB3">
              <w:fldChar w:fldCharType="begin"/>
            </w:r>
            <w:r w:rsidR="00CF4BB3">
              <w:instrText xml:space="preserve"> INCLUDEPICTURE  "https://media.istockphoto.com/vectors/bodytypes-vector-id473271810?k=6&amp;m=473271810&amp;s=612x612&amp;w=0&amp;h=TcBoOpQ6zjPg37JIr2QDphYiqIh3iGRat1jyCRyIzow=" \* MERGEFORMATINET </w:instrText>
            </w:r>
            <w:r w:rsidR="00CF4BB3">
              <w:fldChar w:fldCharType="separate"/>
            </w:r>
            <w:r w:rsidR="000D7DEF">
              <w:fldChar w:fldCharType="begin"/>
            </w:r>
            <w:r w:rsidR="000D7DEF">
              <w:instrText xml:space="preserve"> INCLUDEPICTURE  "https://media.istockphoto.com/vectors/bodytypes-vector-id473271810?k=6&amp;m=473271810&amp;s=612x612&amp;w=0&amp;h=TcBoOpQ6zjPg37JIr2QDphYiqIh3iGRat1jyCRyIzow=" \* MERGEFORMATINET </w:instrText>
            </w:r>
            <w:r w:rsidR="000D7DEF">
              <w:fldChar w:fldCharType="separate"/>
            </w:r>
            <w:r w:rsidR="00336942">
              <w:fldChar w:fldCharType="begin"/>
            </w:r>
            <w:r w:rsidR="00336942">
              <w:instrText xml:space="preserve"> INCLUDEPICTURE  "https://media.istockphoto.com/vectors/bodytypes-vector-id473271810?k=6&amp;m=473271810&amp;s=612x612&amp;w=0&amp;h=TcBoOpQ6zjPg37JIr2QDphYiqIh3iGRat1jyCRyIzow=" \* MERGEFORMATINET </w:instrText>
            </w:r>
            <w:r w:rsidR="00336942">
              <w:fldChar w:fldCharType="separate"/>
            </w:r>
            <w:r w:rsidR="00386ED6">
              <w:fldChar w:fldCharType="begin"/>
            </w:r>
            <w:r w:rsidR="00386ED6">
              <w:instrText xml:space="preserve"> INCLUDEPICTURE  "https://media.istockphoto.com/vectors/bodytypes-vector-id473271810?k=6&amp;m=473271810&amp;s=612x612&amp;w=0&amp;h=TcBoOpQ6zjPg37JIr2QDphYiqIh3iGRat1jyCRyIzow=" \* MERGEFORMATINET </w:instrText>
            </w:r>
            <w:r w:rsidR="00386ED6">
              <w:fldChar w:fldCharType="separate"/>
            </w:r>
            <w:r w:rsidR="00386ED6">
              <w:pict w14:anchorId="48D4603C">
                <v:shape id="_x0000_i1026" type="#_x0000_t75" alt="bodytypes-vector-id473271810 (612×510)" style="width:163.8pt;height:135.6pt">
                  <v:imagedata r:id="rId413" r:href="rId440"/>
                </v:shape>
              </w:pict>
            </w:r>
            <w:r w:rsidR="00386ED6">
              <w:fldChar w:fldCharType="end"/>
            </w:r>
            <w:r w:rsidR="00336942">
              <w:fldChar w:fldCharType="end"/>
            </w:r>
            <w:r w:rsidR="000D7DEF">
              <w:fldChar w:fldCharType="end"/>
            </w:r>
            <w:r w:rsidR="00CF4BB3">
              <w:fldChar w:fldCharType="end"/>
            </w:r>
            <w:r w:rsidR="00E0442E">
              <w:fldChar w:fldCharType="end"/>
            </w:r>
            <w:r w:rsidR="00212F31">
              <w:fldChar w:fldCharType="end"/>
            </w:r>
            <w:r w:rsidR="00D7481E">
              <w:fldChar w:fldCharType="end"/>
            </w:r>
            <w:r w:rsidR="009831FD">
              <w:fldChar w:fldCharType="end"/>
            </w:r>
            <w:r w:rsidR="00ED68E1">
              <w:fldChar w:fldCharType="end"/>
            </w:r>
            <w:r w:rsidR="001613EE">
              <w:fldChar w:fldCharType="end"/>
            </w:r>
            <w:r w:rsidR="00002A64">
              <w:fldChar w:fldCharType="end"/>
            </w:r>
            <w:r w:rsidR="00262E40">
              <w:fldChar w:fldCharType="end"/>
            </w:r>
            <w:r w:rsidR="002F7215">
              <w:fldChar w:fldCharType="end"/>
            </w:r>
            <w:r w:rsidR="00D17C5E">
              <w:fldChar w:fldCharType="end"/>
            </w:r>
            <w:r w:rsidR="005A76DE">
              <w:fldChar w:fldCharType="end"/>
            </w:r>
            <w:r w:rsidR="003471C8">
              <w:fldChar w:fldCharType="end"/>
            </w:r>
            <w:r w:rsidR="004B676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C66CF1">
              <w:fldChar w:fldCharType="end"/>
            </w:r>
          </w:p>
        </w:tc>
        <w:tc>
          <w:tcPr>
            <w:tcW w:w="5395" w:type="dxa"/>
            <w:gridSpan w:val="2"/>
          </w:tcPr>
          <w:p w14:paraId="39A4888D" w14:textId="77777777" w:rsidR="00434D4F" w:rsidRPr="00A74328" w:rsidRDefault="00434D4F" w:rsidP="004B676B">
            <w:pPr>
              <w:shd w:val="clear" w:color="auto" w:fill="FFFFFF"/>
              <w:ind w:left="-18"/>
              <w:jc w:val="center"/>
              <w:textAlignment w:val="baseline"/>
              <w:rPr>
                <w:rFonts w:ascii="Segoe UI" w:hAnsi="Segoe UI" w:cs="Segoe UI"/>
                <w:color w:val="000000"/>
                <w:sz w:val="27"/>
                <w:szCs w:val="27"/>
                <w:lang w:val="en-US" w:eastAsia="en-US"/>
              </w:rPr>
            </w:pPr>
            <w:r>
              <w:rPr>
                <w:noProof/>
              </w:rPr>
              <w:drawing>
                <wp:inline distT="0" distB="0" distL="0" distR="0" wp14:anchorId="34544D95" wp14:editId="213109C0">
                  <wp:extent cx="2707884" cy="1627621"/>
                  <wp:effectExtent l="0" t="0" r="0" b="0"/>
                  <wp:docPr id="552311905" name="Picture 552311905" descr="ectomorphendomorphmesomorphfemale500x300.png (50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ctomorphendomorphmesomorphfemale500x300.png (500×300)"/>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2747365" cy="1651351"/>
                          </a:xfrm>
                          <a:prstGeom prst="rect">
                            <a:avLst/>
                          </a:prstGeom>
                          <a:noFill/>
                          <a:ln>
                            <a:noFill/>
                          </a:ln>
                        </pic:spPr>
                      </pic:pic>
                    </a:graphicData>
                  </a:graphic>
                </wp:inline>
              </w:drawing>
            </w:r>
          </w:p>
        </w:tc>
      </w:tr>
    </w:tbl>
    <w:p w14:paraId="5E8C5637" w14:textId="77777777" w:rsidR="00434D4F" w:rsidRDefault="00434D4F" w:rsidP="008146DF">
      <w:pPr>
        <w:spacing w:after="160" w:line="259" w:lineRule="auto"/>
        <w:rPr>
          <w:lang w:val="en"/>
        </w:rPr>
      </w:pPr>
    </w:p>
    <w:tbl>
      <w:tblPr>
        <w:tblW w:w="11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18"/>
      </w:tblGrid>
      <w:tr w:rsidR="008146DF" w14:paraId="38D4A7DF" w14:textId="77777777" w:rsidTr="00E31452">
        <w:trPr>
          <w:cantSplit/>
        </w:trPr>
        <w:tc>
          <w:tcPr>
            <w:tcW w:w="11016" w:type="dxa"/>
          </w:tcPr>
          <w:p w14:paraId="5BAF1EE1" w14:textId="77777777" w:rsidR="008146DF" w:rsidRPr="00231C97" w:rsidRDefault="008146DF" w:rsidP="00E31452">
            <w:pPr>
              <w:pStyle w:val="BodyText"/>
              <w:jc w:val="center"/>
              <w:rPr>
                <w:sz w:val="44"/>
              </w:rPr>
            </w:pPr>
            <w:r w:rsidRPr="00231C97">
              <w:rPr>
                <w:sz w:val="44"/>
              </w:rPr>
              <w:lastRenderedPageBreak/>
              <w:t>WHAT TO DO for a</w:t>
            </w:r>
            <w:r>
              <w:rPr>
                <w:sz w:val="44"/>
              </w:rPr>
              <w:t xml:space="preserve"> </w:t>
            </w:r>
            <w:r w:rsidRPr="00231C97">
              <w:rPr>
                <w:sz w:val="44"/>
              </w:rPr>
              <w:t>Healthy Body Composition?</w:t>
            </w:r>
          </w:p>
          <w:p w14:paraId="6840977F" w14:textId="77777777" w:rsidR="008146DF" w:rsidRPr="00231C97" w:rsidRDefault="008146DF" w:rsidP="00E31452">
            <w:pPr>
              <w:pStyle w:val="BodyText"/>
              <w:jc w:val="center"/>
              <w:rPr>
                <w:b/>
                <w:sz w:val="28"/>
                <w:u w:val="single"/>
              </w:rPr>
            </w:pPr>
            <w:r w:rsidRPr="00231C97">
              <w:rPr>
                <w:b/>
                <w:sz w:val="28"/>
                <w:u w:val="single"/>
              </w:rPr>
              <w:t>Balancing caloric intake and output is the key!</w:t>
            </w:r>
          </w:p>
          <w:p w14:paraId="1100C359" w14:textId="77777777" w:rsidR="008146DF" w:rsidRPr="00785F26" w:rsidRDefault="008146DF" w:rsidP="00E31452">
            <w:pPr>
              <w:pStyle w:val="BodyText"/>
              <w:rPr>
                <w:b/>
                <w:u w:val="single"/>
              </w:rPr>
            </w:pPr>
          </w:p>
          <w:p w14:paraId="6552E97F" w14:textId="77777777" w:rsidR="008146DF" w:rsidRDefault="008146DF" w:rsidP="00E31452">
            <w:pPr>
              <w:pStyle w:val="BodyText"/>
            </w:pPr>
            <w:r>
              <w:rPr>
                <w:noProof/>
              </w:rPr>
              <w:drawing>
                <wp:inline distT="0" distB="0" distL="0" distR="0" wp14:anchorId="3968FB97" wp14:editId="0B88A62D">
                  <wp:extent cx="6986270" cy="3559810"/>
                  <wp:effectExtent l="0" t="0" r="0" b="0"/>
                  <wp:docPr id="296" name="Picture 1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lated image"/>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6986270" cy="3559810"/>
                          </a:xfrm>
                          <a:prstGeom prst="rect">
                            <a:avLst/>
                          </a:prstGeom>
                          <a:noFill/>
                          <a:ln>
                            <a:noFill/>
                          </a:ln>
                        </pic:spPr>
                      </pic:pic>
                    </a:graphicData>
                  </a:graphic>
                </wp:inline>
              </w:drawing>
            </w:r>
          </w:p>
        </w:tc>
      </w:tr>
      <w:tr w:rsidR="008146DF" w14:paraId="0D9EAF2B" w14:textId="77777777" w:rsidTr="00E31452">
        <w:trPr>
          <w:cantSplit/>
        </w:trPr>
        <w:tc>
          <w:tcPr>
            <w:tcW w:w="11016" w:type="dxa"/>
          </w:tcPr>
          <w:p w14:paraId="5138DDB8" w14:textId="77777777" w:rsidR="008146DF" w:rsidRDefault="008146DF" w:rsidP="00E31452">
            <w:pPr>
              <w:pStyle w:val="BodyText"/>
            </w:pPr>
            <w:r w:rsidRPr="00EA6E7F">
              <w:rPr>
                <w:sz w:val="16"/>
              </w:rPr>
              <w:t>https://www.google.ca/search?client=firefox-b-</w:t>
            </w:r>
            <w:r>
              <w:rPr>
                <w:sz w:val="16"/>
              </w:rPr>
              <w:t xml:space="preserve"> </w:t>
            </w:r>
            <w:r w:rsidRPr="00EA6E7F">
              <w:rPr>
                <w:sz w:val="16"/>
              </w:rPr>
              <w:t>ab&amp;dcr=0&amp;biw=1280&amp;bih=871&amp;tbm=isch&amp;sa=1&amp;ei=XwYeWtLfFIqUjwTPuaSoDg&amp;q=calorie+intake&amp;oq=calorie+in&amp;gs_l=psy-ab.1.0.0l10.912653.915004.0.917780.11.11.0.0.0.0.404.1330.8j2j4-1.11.0....0...1c.1.64.psy-ab..0.11.1324...0i67k1.0.-FUZDCXZYXE#imgdii=ZoMwkQJuGIBN_M:&amp;imgrc=8f8hmA7uPUPiyM:</w:t>
            </w:r>
          </w:p>
        </w:tc>
      </w:tr>
      <w:tr w:rsidR="008146DF" w14:paraId="77CEA8E5" w14:textId="77777777" w:rsidTr="00E31452">
        <w:trPr>
          <w:cantSplit/>
        </w:trPr>
        <w:tc>
          <w:tcPr>
            <w:tcW w:w="11016" w:type="dxa"/>
          </w:tcPr>
          <w:p w14:paraId="1BB2B780" w14:textId="77777777" w:rsidR="008146DF" w:rsidRPr="00854729" w:rsidRDefault="008146DF" w:rsidP="00E31452">
            <w:pPr>
              <w:pStyle w:val="BodyText"/>
              <w:rPr>
                <w:rFonts w:ascii="Arial" w:hAnsi="Arial" w:cs="Arial"/>
                <w:b/>
                <w:u w:val="single"/>
              </w:rPr>
            </w:pPr>
            <w:r w:rsidRPr="00854729">
              <w:rPr>
                <w:rFonts w:ascii="Arial" w:hAnsi="Arial" w:cs="Arial"/>
                <w:b/>
                <w:u w:val="single"/>
              </w:rPr>
              <w:t xml:space="preserve">Adopt Healthy Eating Habits </w:t>
            </w:r>
          </w:p>
          <w:p w14:paraId="323669CA" w14:textId="77777777" w:rsidR="008146DF" w:rsidRPr="00854729" w:rsidRDefault="008146DF" w:rsidP="00E31452">
            <w:pPr>
              <w:pStyle w:val="BodyText"/>
              <w:rPr>
                <w:rFonts w:ascii="Arial" w:hAnsi="Arial" w:cs="Arial"/>
                <w:b/>
                <w:szCs w:val="14"/>
                <w:u w:val="single"/>
              </w:rPr>
            </w:pPr>
          </w:p>
          <w:p w14:paraId="6C853E60" w14:textId="77777777" w:rsidR="008146DF" w:rsidRPr="00854729" w:rsidRDefault="008146DF" w:rsidP="00E31452">
            <w:pPr>
              <w:pStyle w:val="BodyText"/>
              <w:ind w:left="339"/>
              <w:rPr>
                <w:rFonts w:ascii="Arial" w:hAnsi="Arial" w:cs="Arial"/>
              </w:rPr>
            </w:pPr>
            <w:r w:rsidRPr="00854729">
              <w:rPr>
                <w:rFonts w:ascii="Arial" w:hAnsi="Arial" w:cs="Arial"/>
                <w:b/>
                <w:bCs/>
                <w:szCs w:val="22"/>
              </w:rPr>
              <w:t xml:space="preserve">↑ </w:t>
            </w:r>
            <w:r w:rsidRPr="00854729">
              <w:rPr>
                <w:rFonts w:ascii="Arial" w:hAnsi="Arial" w:cs="Arial"/>
              </w:rPr>
              <w:t xml:space="preserve">Vegetables, fruits, quality proteins, whole grains, fiber. </w:t>
            </w:r>
          </w:p>
          <w:p w14:paraId="4EB6DA77" w14:textId="77777777" w:rsidR="008146DF" w:rsidRPr="00854729" w:rsidRDefault="008146DF" w:rsidP="00E31452">
            <w:pPr>
              <w:pStyle w:val="BodyText"/>
              <w:ind w:left="339"/>
              <w:rPr>
                <w:rFonts w:ascii="Arial" w:hAnsi="Arial" w:cs="Arial"/>
              </w:rPr>
            </w:pPr>
            <w:r w:rsidRPr="00854729">
              <w:rPr>
                <w:rFonts w:ascii="Arial" w:hAnsi="Arial" w:cs="Arial"/>
                <w:b/>
                <w:bCs/>
                <w:szCs w:val="22"/>
              </w:rPr>
              <w:t>↓</w:t>
            </w:r>
            <w:r w:rsidRPr="00854729">
              <w:rPr>
                <w:rFonts w:ascii="Arial" w:hAnsi="Arial" w:cs="Arial"/>
              </w:rPr>
              <w:t xml:space="preserve"> sugar, sugar drinks, fried foods, processed food.</w:t>
            </w:r>
          </w:p>
          <w:p w14:paraId="57E7EF28" w14:textId="77777777" w:rsidR="008146DF" w:rsidRPr="00854729" w:rsidRDefault="008146DF" w:rsidP="00E31452">
            <w:pPr>
              <w:pStyle w:val="BodyText"/>
              <w:rPr>
                <w:rFonts w:ascii="Arial" w:hAnsi="Arial" w:cs="Arial"/>
                <w:szCs w:val="14"/>
              </w:rPr>
            </w:pPr>
          </w:p>
        </w:tc>
      </w:tr>
      <w:tr w:rsidR="008146DF" w14:paraId="76A785A4" w14:textId="77777777" w:rsidTr="00E31452">
        <w:trPr>
          <w:cantSplit/>
        </w:trPr>
        <w:tc>
          <w:tcPr>
            <w:tcW w:w="11016" w:type="dxa"/>
          </w:tcPr>
          <w:p w14:paraId="4E325173" w14:textId="77777777" w:rsidR="008146DF" w:rsidRPr="00854729" w:rsidRDefault="008146DF" w:rsidP="00E31452">
            <w:pPr>
              <w:pStyle w:val="BodyText"/>
              <w:rPr>
                <w:rFonts w:ascii="Arial" w:hAnsi="Arial" w:cs="Arial"/>
                <w:b/>
                <w:u w:val="single"/>
              </w:rPr>
            </w:pPr>
            <w:r w:rsidRPr="00854729">
              <w:rPr>
                <w:rFonts w:ascii="Arial" w:hAnsi="Arial" w:cs="Arial"/>
                <w:b/>
                <w:u w:val="single"/>
              </w:rPr>
              <w:t>Increase Physical Activity</w:t>
            </w:r>
          </w:p>
          <w:p w14:paraId="7B6B9725" w14:textId="77777777" w:rsidR="008146DF" w:rsidRPr="00854729" w:rsidRDefault="008146DF" w:rsidP="00E31452">
            <w:pPr>
              <w:pStyle w:val="BodyText"/>
              <w:rPr>
                <w:rFonts w:ascii="Arial" w:hAnsi="Arial" w:cs="Arial"/>
                <w:b/>
                <w:u w:val="single"/>
              </w:rPr>
            </w:pPr>
          </w:p>
          <w:p w14:paraId="699255A2" w14:textId="77777777" w:rsidR="008146DF" w:rsidRPr="00854729" w:rsidRDefault="008146DF" w:rsidP="00E31452">
            <w:pPr>
              <w:pStyle w:val="BodyText"/>
              <w:widowControl/>
              <w:numPr>
                <w:ilvl w:val="0"/>
                <w:numId w:val="62"/>
              </w:numPr>
              <w:rPr>
                <w:rFonts w:ascii="Arial" w:hAnsi="Arial" w:cs="Arial"/>
              </w:rPr>
            </w:pPr>
            <w:r w:rsidRPr="00854729">
              <w:rPr>
                <w:rFonts w:ascii="Arial" w:hAnsi="Arial" w:cs="Arial"/>
              </w:rPr>
              <w:t>30-60 minutes of daily activity (walk, move, stairs)</w:t>
            </w:r>
          </w:p>
          <w:p w14:paraId="2DEC16F9" w14:textId="77777777" w:rsidR="008146DF" w:rsidRPr="00854729" w:rsidRDefault="008146DF" w:rsidP="00E31452">
            <w:pPr>
              <w:pStyle w:val="BodyText"/>
              <w:widowControl/>
              <w:numPr>
                <w:ilvl w:val="0"/>
                <w:numId w:val="62"/>
              </w:numPr>
              <w:rPr>
                <w:rFonts w:ascii="Arial" w:hAnsi="Arial" w:cs="Arial"/>
              </w:rPr>
            </w:pPr>
            <w:r w:rsidRPr="00854729">
              <w:rPr>
                <w:rFonts w:ascii="Arial" w:hAnsi="Arial" w:cs="Arial"/>
              </w:rPr>
              <w:t xml:space="preserve">Cardiovascular activity 2-3 x/week (walk, jog, bike.) </w:t>
            </w:r>
          </w:p>
          <w:p w14:paraId="553A103E" w14:textId="77777777" w:rsidR="008146DF" w:rsidRPr="00854729" w:rsidRDefault="008146DF" w:rsidP="00E31452">
            <w:pPr>
              <w:pStyle w:val="BodyText"/>
              <w:widowControl/>
              <w:numPr>
                <w:ilvl w:val="0"/>
                <w:numId w:val="62"/>
              </w:numPr>
              <w:rPr>
                <w:rFonts w:ascii="Arial" w:hAnsi="Arial" w:cs="Arial"/>
              </w:rPr>
            </w:pPr>
            <w:r w:rsidRPr="00854729">
              <w:rPr>
                <w:rFonts w:ascii="Arial" w:hAnsi="Arial" w:cs="Arial"/>
              </w:rPr>
              <w:t xml:space="preserve">Muscular conditioning exercises 2x /wk (push-ups, squats.) </w:t>
            </w:r>
          </w:p>
          <w:p w14:paraId="2F8E06CC" w14:textId="77777777" w:rsidR="008146DF" w:rsidRPr="00854729" w:rsidRDefault="008146DF" w:rsidP="00E31452">
            <w:pPr>
              <w:pStyle w:val="BodyText"/>
              <w:rPr>
                <w:rFonts w:ascii="Arial" w:hAnsi="Arial" w:cs="Arial"/>
              </w:rPr>
            </w:pPr>
          </w:p>
        </w:tc>
      </w:tr>
    </w:tbl>
    <w:p w14:paraId="13BED400" w14:textId="77777777" w:rsidR="008146DF" w:rsidRDefault="008146DF" w:rsidP="008146DF">
      <w:pPr>
        <w:rPr>
          <w:rFonts w:ascii="Tahoma" w:hAnsi="Tahoma" w:cs="Tahoma"/>
          <w:b/>
          <w:bCs/>
          <w:sz w:val="36"/>
        </w:rPr>
      </w:pPr>
    </w:p>
    <w:p w14:paraId="1AD7BB60" w14:textId="77777777" w:rsidR="008146DF" w:rsidRPr="00126E8D" w:rsidRDefault="008146DF" w:rsidP="008146DF">
      <w:pPr>
        <w:rPr>
          <w:rFonts w:ascii="Tahoma" w:hAnsi="Tahoma" w:cs="Tahoma"/>
          <w:b/>
          <w:bCs/>
          <w:sz w:val="44"/>
        </w:rPr>
      </w:pPr>
      <w:r>
        <w:rPr>
          <w:rFonts w:ascii="Tahoma" w:hAnsi="Tahoma" w:cs="Tahoma"/>
          <w:b/>
          <w:bCs/>
          <w:sz w:val="44"/>
        </w:rPr>
        <w:br w:type="page"/>
      </w:r>
      <w:r w:rsidRPr="00231C97">
        <w:rPr>
          <w:rFonts w:ascii="Tahoma" w:hAnsi="Tahoma" w:cs="Tahoma"/>
          <w:b/>
          <w:bCs/>
          <w:sz w:val="28"/>
        </w:rPr>
        <w:lastRenderedPageBreak/>
        <w:t>Muscular Strength and Endurance Testing</w:t>
      </w:r>
    </w:p>
    <w:p w14:paraId="613C0E44" w14:textId="77777777" w:rsidR="008146DF" w:rsidRDefault="008146DF" w:rsidP="008146DF">
      <w:pPr>
        <w:rPr>
          <w:rFonts w:ascii="Tahoma" w:hAnsi="Tahoma" w:cs="Tahoma"/>
          <w:b/>
          <w:bCs/>
          <w:sz w:val="36"/>
        </w:rPr>
      </w:pPr>
      <w:bookmarkStart w:id="19" w:name="_Hlk122466876"/>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0"/>
        <w:gridCol w:w="1790"/>
        <w:gridCol w:w="1790"/>
        <w:gridCol w:w="3580"/>
      </w:tblGrid>
      <w:tr w:rsidR="008146DF" w:rsidRPr="002610AC" w14:paraId="05800017" w14:textId="77777777" w:rsidTr="00E31452">
        <w:tc>
          <w:tcPr>
            <w:tcW w:w="5370" w:type="dxa"/>
            <w:gridSpan w:val="2"/>
          </w:tcPr>
          <w:p w14:paraId="57FC2FFA" w14:textId="77777777" w:rsidR="008146DF" w:rsidRDefault="008146DF" w:rsidP="00E31452">
            <w:pPr>
              <w:jc w:val="center"/>
              <w:rPr>
                <w:rFonts w:ascii="Arial" w:hAnsi="Arial" w:cs="Arial"/>
                <w:b/>
                <w:bCs/>
                <w:sz w:val="56"/>
              </w:rPr>
            </w:pPr>
          </w:p>
          <w:p w14:paraId="00C96B88" w14:textId="77777777" w:rsidR="008146DF" w:rsidRDefault="008146DF" w:rsidP="00E31452">
            <w:pPr>
              <w:jc w:val="center"/>
              <w:rPr>
                <w:noProof/>
              </w:rPr>
            </w:pPr>
            <w:r w:rsidRPr="00231C97">
              <w:rPr>
                <w:rFonts w:ascii="Arial" w:hAnsi="Arial" w:cs="Arial"/>
                <w:b/>
                <w:bCs/>
                <w:sz w:val="56"/>
              </w:rPr>
              <w:t>Wall Squat</w:t>
            </w:r>
          </w:p>
        </w:tc>
        <w:tc>
          <w:tcPr>
            <w:tcW w:w="5370" w:type="dxa"/>
            <w:gridSpan w:val="2"/>
          </w:tcPr>
          <w:p w14:paraId="4A2EEE7D" w14:textId="77777777" w:rsidR="008146DF" w:rsidRDefault="008146DF" w:rsidP="00E31452">
            <w:pPr>
              <w:jc w:val="center"/>
              <w:rPr>
                <w:noProof/>
              </w:rPr>
            </w:pPr>
            <w:r>
              <w:rPr>
                <w:noProof/>
              </w:rPr>
              <w:drawing>
                <wp:inline distT="0" distB="0" distL="0" distR="0" wp14:anchorId="145BC96B" wp14:editId="204AC2C6">
                  <wp:extent cx="1060450" cy="1109345"/>
                  <wp:effectExtent l="0" t="0" r="0" b="0"/>
                  <wp:docPr id="297" name="Picture 9" descr="C:\Users\Shawna\AppData\Local\Temp\09A7B80C-5C4A-4F5B-9E92-1B86D52723B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hawna\AppData\Local\Temp\09A7B80C-5C4A-4F5B-9E92-1B86D52723B2.jpeg"/>
                          <pic:cNvPicPr>
                            <a:picLocks noChangeAspect="1" noChangeArrowheads="1"/>
                          </pic:cNvPicPr>
                        </pic:nvPicPr>
                        <pic:blipFill>
                          <a:blip r:embed="rId442" cstate="print">
                            <a:extLst>
                              <a:ext uri="{28A0092B-C50C-407E-A947-70E740481C1C}">
                                <a14:useLocalDpi xmlns:a14="http://schemas.microsoft.com/office/drawing/2010/main" val="0"/>
                              </a:ext>
                            </a:extLst>
                          </a:blip>
                          <a:srcRect/>
                          <a:stretch>
                            <a:fillRect/>
                          </a:stretch>
                        </pic:blipFill>
                        <pic:spPr bwMode="auto">
                          <a:xfrm>
                            <a:off x="0" y="0"/>
                            <a:ext cx="1060450" cy="1109345"/>
                          </a:xfrm>
                          <a:prstGeom prst="rect">
                            <a:avLst/>
                          </a:prstGeom>
                          <a:noFill/>
                          <a:ln>
                            <a:noFill/>
                          </a:ln>
                        </pic:spPr>
                      </pic:pic>
                    </a:graphicData>
                  </a:graphic>
                </wp:inline>
              </w:drawing>
            </w:r>
          </w:p>
        </w:tc>
      </w:tr>
      <w:tr w:rsidR="008146DF" w:rsidRPr="002610AC" w14:paraId="2727CCA1" w14:textId="77777777" w:rsidTr="00E31452">
        <w:tc>
          <w:tcPr>
            <w:tcW w:w="10740" w:type="dxa"/>
            <w:gridSpan w:val="4"/>
          </w:tcPr>
          <w:p w14:paraId="1A9026A8" w14:textId="77777777" w:rsidR="008146DF" w:rsidRPr="001D641A" w:rsidRDefault="008146DF" w:rsidP="00E31452">
            <w:pPr>
              <w:jc w:val="center"/>
              <w:rPr>
                <w:rFonts w:ascii="Tahoma" w:eastAsia="Calibri" w:hAnsi="Tahoma" w:cs="Tahoma"/>
                <w:b/>
                <w:sz w:val="28"/>
                <w:szCs w:val="28"/>
              </w:rPr>
            </w:pPr>
            <w:r w:rsidRPr="00CA6CD4">
              <w:rPr>
                <w:rFonts w:ascii="Tahoma" w:eastAsia="Calibri" w:hAnsi="Tahoma" w:cs="Tahoma"/>
                <w:b/>
                <w:szCs w:val="28"/>
              </w:rPr>
              <w:t xml:space="preserve">Back flat on wall </w:t>
            </w:r>
            <w:r>
              <w:rPr>
                <w:rFonts w:ascii="Tahoma" w:eastAsia="Calibri" w:hAnsi="Tahoma" w:cs="Tahoma"/>
                <w:b/>
                <w:szCs w:val="28"/>
              </w:rPr>
              <w:t>- 90</w:t>
            </w:r>
            <w:r w:rsidRPr="00CA6CD4">
              <w:rPr>
                <w:rFonts w:ascii="Tahoma" w:eastAsia="Calibri" w:hAnsi="Tahoma" w:cs="Tahoma"/>
                <w:b/>
                <w:szCs w:val="28"/>
              </w:rPr>
              <w:t xml:space="preserve"> ° angle at the knee</w:t>
            </w:r>
            <w:r w:rsidRPr="005F32EA">
              <w:rPr>
                <w:rFonts w:ascii="Tahoma" w:eastAsia="Calibri" w:hAnsi="Tahoma" w:cs="Tahoma"/>
                <w:b/>
                <w:szCs w:val="28"/>
              </w:rPr>
              <w:t xml:space="preserve">    </w:t>
            </w:r>
            <w:r>
              <w:rPr>
                <w:rFonts w:ascii="Tahoma" w:eastAsia="Calibri" w:hAnsi="Tahoma" w:cs="Tahoma"/>
                <w:b/>
                <w:szCs w:val="28"/>
              </w:rPr>
              <w:t>- Hands</w:t>
            </w:r>
            <w:r w:rsidRPr="00CA6CD4">
              <w:rPr>
                <w:rFonts w:ascii="Tahoma" w:eastAsia="Calibri" w:hAnsi="Tahoma" w:cs="Tahoma"/>
                <w:b/>
                <w:sz w:val="22"/>
                <w:szCs w:val="28"/>
              </w:rPr>
              <w:t xml:space="preserve"> on wall or </w:t>
            </w:r>
            <w:r>
              <w:rPr>
                <w:rFonts w:ascii="Tahoma" w:eastAsia="Calibri" w:hAnsi="Tahoma" w:cs="Tahoma"/>
                <w:b/>
                <w:sz w:val="22"/>
                <w:szCs w:val="28"/>
              </w:rPr>
              <w:t xml:space="preserve">behind the head </w:t>
            </w:r>
            <w:r w:rsidRPr="00CA6CD4">
              <w:rPr>
                <w:rFonts w:ascii="Tahoma" w:eastAsia="Calibri" w:hAnsi="Tahoma" w:cs="Tahoma"/>
                <w:b/>
                <w:sz w:val="22"/>
                <w:szCs w:val="28"/>
              </w:rPr>
              <w:t xml:space="preserve">    </w:t>
            </w:r>
          </w:p>
        </w:tc>
      </w:tr>
      <w:tr w:rsidR="008146DF" w:rsidRPr="002610AC" w14:paraId="4762D2FE" w14:textId="77777777" w:rsidTr="00E31452">
        <w:tc>
          <w:tcPr>
            <w:tcW w:w="10740" w:type="dxa"/>
            <w:gridSpan w:val="4"/>
          </w:tcPr>
          <w:p w14:paraId="3CE20EE9" w14:textId="77777777" w:rsidR="008146DF" w:rsidRPr="001D641A" w:rsidRDefault="008146DF" w:rsidP="00E31452">
            <w:pPr>
              <w:jc w:val="center"/>
              <w:rPr>
                <w:rFonts w:ascii="Tahoma" w:eastAsia="Calibri" w:hAnsi="Tahoma"/>
                <w:b/>
              </w:rPr>
            </w:pPr>
            <w:r w:rsidRPr="00231C97">
              <w:rPr>
                <w:rFonts w:ascii="Tahoma" w:eastAsia="Calibri" w:hAnsi="Tahoma" w:cs="Tahoma"/>
                <w:b/>
                <w:sz w:val="44"/>
                <w:szCs w:val="28"/>
              </w:rPr>
              <w:t>Verbal Rating for Wall Squats</w:t>
            </w:r>
          </w:p>
        </w:tc>
      </w:tr>
      <w:tr w:rsidR="008146DF" w:rsidRPr="002610AC" w14:paraId="449C7108" w14:textId="77777777" w:rsidTr="00E31452">
        <w:tc>
          <w:tcPr>
            <w:tcW w:w="3580" w:type="dxa"/>
          </w:tcPr>
          <w:p w14:paraId="354525A7" w14:textId="77777777" w:rsidR="008146DF" w:rsidRPr="002F4DAE" w:rsidRDefault="008146DF" w:rsidP="00E31452">
            <w:pPr>
              <w:jc w:val="center"/>
              <w:rPr>
                <w:rFonts w:ascii="Arial" w:eastAsia="Calibri" w:hAnsi="Arial" w:cs="Arial"/>
                <w:b/>
                <w:sz w:val="24"/>
              </w:rPr>
            </w:pPr>
            <w:r w:rsidRPr="002F4DAE">
              <w:rPr>
                <w:rFonts w:ascii="Arial" w:eastAsia="Calibri" w:hAnsi="Arial" w:cs="Arial"/>
                <w:b/>
                <w:sz w:val="24"/>
              </w:rPr>
              <w:t>Males</w:t>
            </w:r>
          </w:p>
        </w:tc>
        <w:tc>
          <w:tcPr>
            <w:tcW w:w="3580" w:type="dxa"/>
            <w:gridSpan w:val="2"/>
          </w:tcPr>
          <w:p w14:paraId="38C2472B" w14:textId="77777777" w:rsidR="008146DF" w:rsidRPr="006D50EE" w:rsidRDefault="008146DF" w:rsidP="00E31452">
            <w:pPr>
              <w:pStyle w:val="Heading5"/>
              <w:pBdr>
                <w:top w:val="none" w:sz="0" w:space="0" w:color="auto"/>
                <w:left w:val="none" w:sz="0" w:space="0" w:color="auto"/>
                <w:bottom w:val="none" w:sz="0" w:space="0" w:color="auto"/>
                <w:right w:val="none" w:sz="0" w:space="0" w:color="auto"/>
              </w:pBdr>
            </w:pPr>
            <w:r w:rsidRPr="00BA606D">
              <w:rPr>
                <w:rFonts w:ascii="Arial" w:eastAsia="Calibri" w:hAnsi="Arial" w:cs="Arial"/>
                <w:b/>
                <w:bCs/>
                <w:sz w:val="24"/>
              </w:rPr>
              <w:t>Verbal Rating</w:t>
            </w:r>
          </w:p>
        </w:tc>
        <w:tc>
          <w:tcPr>
            <w:tcW w:w="3580" w:type="dxa"/>
          </w:tcPr>
          <w:p w14:paraId="10310BC0" w14:textId="77777777" w:rsidR="008146DF" w:rsidRPr="002F4DAE" w:rsidRDefault="008146DF" w:rsidP="00E31452">
            <w:pPr>
              <w:jc w:val="center"/>
              <w:rPr>
                <w:rFonts w:ascii="Arial" w:eastAsia="Calibri" w:hAnsi="Arial" w:cs="Arial"/>
                <w:b/>
                <w:sz w:val="24"/>
              </w:rPr>
            </w:pPr>
            <w:r w:rsidRPr="002F4DAE">
              <w:rPr>
                <w:rFonts w:ascii="Arial" w:eastAsia="Calibri" w:hAnsi="Arial" w:cs="Arial"/>
                <w:b/>
                <w:sz w:val="24"/>
              </w:rPr>
              <w:t>Females</w:t>
            </w:r>
          </w:p>
        </w:tc>
      </w:tr>
      <w:tr w:rsidR="008146DF" w:rsidRPr="002610AC" w14:paraId="306108A1" w14:textId="77777777" w:rsidTr="00E31452">
        <w:tc>
          <w:tcPr>
            <w:tcW w:w="3580" w:type="dxa"/>
          </w:tcPr>
          <w:p w14:paraId="40A92728" w14:textId="77777777" w:rsidR="008146DF" w:rsidRPr="0017635C" w:rsidRDefault="008146DF" w:rsidP="00E31452">
            <w:pPr>
              <w:jc w:val="center"/>
              <w:rPr>
                <w:rFonts w:ascii="Arial" w:eastAsia="Calibri" w:hAnsi="Arial" w:cs="Arial"/>
                <w:bCs/>
                <w:sz w:val="24"/>
              </w:rPr>
            </w:pPr>
            <w:r w:rsidRPr="00ED1BBF">
              <w:rPr>
                <w:rFonts w:ascii="Arial Narrow" w:hAnsi="Arial Narrow" w:cs="Arial"/>
                <w:b/>
                <w:sz w:val="24"/>
                <w:szCs w:val="24"/>
              </w:rPr>
              <w:t>≥</w:t>
            </w:r>
            <w:r>
              <w:rPr>
                <w:rFonts w:ascii="Arial Narrow" w:hAnsi="Arial Narrow" w:cs="Arial"/>
                <w:b/>
                <w:sz w:val="24"/>
                <w:szCs w:val="24"/>
              </w:rPr>
              <w:t xml:space="preserve"> </w:t>
            </w:r>
            <w:r w:rsidRPr="0017635C">
              <w:rPr>
                <w:rFonts w:ascii="Arial" w:eastAsia="Calibri" w:hAnsi="Arial" w:cs="Arial"/>
                <w:bCs/>
                <w:sz w:val="24"/>
              </w:rPr>
              <w:t xml:space="preserve">2:39 </w:t>
            </w:r>
          </w:p>
        </w:tc>
        <w:tc>
          <w:tcPr>
            <w:tcW w:w="3580" w:type="dxa"/>
            <w:gridSpan w:val="2"/>
          </w:tcPr>
          <w:p w14:paraId="34500EE9" w14:textId="77777777" w:rsidR="008146DF" w:rsidRPr="002F4DAE" w:rsidRDefault="008146DF" w:rsidP="00E31452">
            <w:pPr>
              <w:pStyle w:val="Heading5"/>
              <w:pBdr>
                <w:top w:val="none" w:sz="0" w:space="0" w:color="auto"/>
                <w:left w:val="none" w:sz="0" w:space="0" w:color="auto"/>
                <w:bottom w:val="none" w:sz="0" w:space="0" w:color="auto"/>
                <w:right w:val="none" w:sz="0" w:space="0" w:color="auto"/>
              </w:pBdr>
              <w:rPr>
                <w:rFonts w:ascii="Arial" w:hAnsi="Arial" w:cs="Arial"/>
                <w:sz w:val="24"/>
              </w:rPr>
            </w:pPr>
            <w:r w:rsidRPr="002F4DAE">
              <w:rPr>
                <w:rFonts w:ascii="Arial" w:hAnsi="Arial" w:cs="Arial"/>
                <w:b/>
                <w:color w:val="000000"/>
                <w:sz w:val="24"/>
              </w:rPr>
              <w:t>Excellent</w:t>
            </w:r>
          </w:p>
        </w:tc>
        <w:tc>
          <w:tcPr>
            <w:tcW w:w="3580" w:type="dxa"/>
          </w:tcPr>
          <w:p w14:paraId="7E58D144" w14:textId="77777777" w:rsidR="008146DF" w:rsidRPr="0017635C" w:rsidRDefault="008146DF" w:rsidP="00E31452">
            <w:pPr>
              <w:jc w:val="center"/>
              <w:rPr>
                <w:rFonts w:ascii="Arial" w:eastAsia="Calibri" w:hAnsi="Arial" w:cs="Arial"/>
                <w:bCs/>
                <w:sz w:val="24"/>
              </w:rPr>
            </w:pPr>
            <w:r w:rsidRPr="00ED1BBF">
              <w:rPr>
                <w:rFonts w:ascii="Arial Narrow" w:hAnsi="Arial Narrow" w:cs="Arial"/>
                <w:b/>
                <w:sz w:val="24"/>
                <w:szCs w:val="24"/>
              </w:rPr>
              <w:t>≥</w:t>
            </w:r>
            <w:r w:rsidRPr="0017635C">
              <w:rPr>
                <w:rFonts w:ascii="Arial" w:eastAsia="Calibri" w:hAnsi="Arial" w:cs="Arial"/>
                <w:bCs/>
                <w:sz w:val="24"/>
              </w:rPr>
              <w:t xml:space="preserve"> 1:57 </w:t>
            </w:r>
          </w:p>
        </w:tc>
      </w:tr>
      <w:tr w:rsidR="008146DF" w:rsidRPr="002610AC" w14:paraId="4C837483" w14:textId="77777777" w:rsidTr="00E31452">
        <w:tc>
          <w:tcPr>
            <w:tcW w:w="3580" w:type="dxa"/>
          </w:tcPr>
          <w:p w14:paraId="1594C3C2" w14:textId="77777777" w:rsidR="008146DF" w:rsidRPr="0017635C" w:rsidRDefault="008146DF" w:rsidP="00E31452">
            <w:pPr>
              <w:jc w:val="center"/>
              <w:rPr>
                <w:rFonts w:ascii="Arial" w:eastAsia="Calibri" w:hAnsi="Arial" w:cs="Arial"/>
                <w:bCs/>
                <w:sz w:val="24"/>
              </w:rPr>
            </w:pPr>
            <w:r w:rsidRPr="0017635C">
              <w:rPr>
                <w:rFonts w:ascii="Arial" w:eastAsia="Calibri" w:hAnsi="Arial" w:cs="Arial"/>
                <w:bCs/>
                <w:sz w:val="24"/>
              </w:rPr>
              <w:t xml:space="preserve">1:39-2:38 </w:t>
            </w:r>
          </w:p>
        </w:tc>
        <w:tc>
          <w:tcPr>
            <w:tcW w:w="3580" w:type="dxa"/>
            <w:gridSpan w:val="2"/>
          </w:tcPr>
          <w:p w14:paraId="0726B6F5" w14:textId="77777777" w:rsidR="008146DF" w:rsidRPr="002F4DAE" w:rsidRDefault="008146DF" w:rsidP="00E31452">
            <w:pPr>
              <w:jc w:val="center"/>
              <w:rPr>
                <w:rFonts w:ascii="Arial" w:hAnsi="Arial" w:cs="Arial"/>
                <w:b/>
                <w:sz w:val="24"/>
              </w:rPr>
            </w:pPr>
            <w:r w:rsidRPr="002F4DAE">
              <w:rPr>
                <w:rFonts w:ascii="Arial" w:hAnsi="Arial" w:cs="Arial"/>
                <w:b/>
                <w:sz w:val="24"/>
              </w:rPr>
              <w:t>Above Average</w:t>
            </w:r>
          </w:p>
        </w:tc>
        <w:tc>
          <w:tcPr>
            <w:tcW w:w="3580" w:type="dxa"/>
          </w:tcPr>
          <w:p w14:paraId="7345816F" w14:textId="77777777" w:rsidR="008146DF" w:rsidRPr="0017635C" w:rsidRDefault="008146DF" w:rsidP="00E31452">
            <w:pPr>
              <w:jc w:val="center"/>
              <w:rPr>
                <w:rFonts w:ascii="Arial" w:eastAsia="Calibri" w:hAnsi="Arial" w:cs="Arial"/>
                <w:bCs/>
                <w:sz w:val="24"/>
              </w:rPr>
            </w:pPr>
            <w:r w:rsidRPr="0017635C">
              <w:rPr>
                <w:rFonts w:ascii="Arial" w:eastAsia="Calibri" w:hAnsi="Arial" w:cs="Arial"/>
                <w:bCs/>
                <w:sz w:val="24"/>
              </w:rPr>
              <w:t xml:space="preserve">1:17-1:56 </w:t>
            </w:r>
          </w:p>
        </w:tc>
      </w:tr>
      <w:tr w:rsidR="008146DF" w:rsidRPr="002610AC" w14:paraId="0E0311C0" w14:textId="77777777" w:rsidTr="00E31452">
        <w:tc>
          <w:tcPr>
            <w:tcW w:w="3580" w:type="dxa"/>
          </w:tcPr>
          <w:p w14:paraId="6A19A2B9" w14:textId="77777777" w:rsidR="008146DF" w:rsidRPr="0017635C" w:rsidRDefault="008146DF" w:rsidP="00E31452">
            <w:pPr>
              <w:jc w:val="center"/>
              <w:rPr>
                <w:rFonts w:ascii="Arial" w:eastAsia="Calibri" w:hAnsi="Arial" w:cs="Arial"/>
                <w:bCs/>
                <w:sz w:val="24"/>
              </w:rPr>
            </w:pPr>
            <w:r w:rsidRPr="0017635C">
              <w:rPr>
                <w:rFonts w:ascii="Arial" w:eastAsia="Calibri" w:hAnsi="Arial" w:cs="Arial"/>
                <w:bCs/>
                <w:sz w:val="24"/>
              </w:rPr>
              <w:t xml:space="preserve">1:09-1:38 </w:t>
            </w:r>
          </w:p>
        </w:tc>
        <w:tc>
          <w:tcPr>
            <w:tcW w:w="3580" w:type="dxa"/>
            <w:gridSpan w:val="2"/>
          </w:tcPr>
          <w:p w14:paraId="74848AF1" w14:textId="77777777" w:rsidR="008146DF" w:rsidRPr="002F4DAE" w:rsidRDefault="008146DF" w:rsidP="00E31452">
            <w:pPr>
              <w:jc w:val="center"/>
              <w:rPr>
                <w:rFonts w:ascii="Arial" w:hAnsi="Arial" w:cs="Arial"/>
                <w:b/>
                <w:sz w:val="24"/>
              </w:rPr>
            </w:pPr>
            <w:r w:rsidRPr="002F4DAE">
              <w:rPr>
                <w:rFonts w:ascii="Arial" w:hAnsi="Arial" w:cs="Arial"/>
                <w:b/>
                <w:sz w:val="24"/>
              </w:rPr>
              <w:t>Average</w:t>
            </w:r>
          </w:p>
        </w:tc>
        <w:tc>
          <w:tcPr>
            <w:tcW w:w="3580" w:type="dxa"/>
          </w:tcPr>
          <w:p w14:paraId="1BD3236F" w14:textId="77777777" w:rsidR="008146DF" w:rsidRPr="0017635C" w:rsidRDefault="008146DF" w:rsidP="00E31452">
            <w:pPr>
              <w:jc w:val="center"/>
              <w:rPr>
                <w:rFonts w:ascii="Arial" w:eastAsia="Calibri" w:hAnsi="Arial" w:cs="Arial"/>
                <w:bCs/>
                <w:sz w:val="24"/>
              </w:rPr>
            </w:pPr>
            <w:r w:rsidRPr="0017635C">
              <w:rPr>
                <w:rFonts w:ascii="Arial" w:eastAsia="Calibri" w:hAnsi="Arial" w:cs="Arial"/>
                <w:bCs/>
                <w:sz w:val="24"/>
              </w:rPr>
              <w:t xml:space="preserve">57-1:16 </w:t>
            </w:r>
          </w:p>
        </w:tc>
      </w:tr>
      <w:tr w:rsidR="008146DF" w:rsidRPr="002610AC" w14:paraId="388FC36A" w14:textId="77777777" w:rsidTr="00E31452">
        <w:tc>
          <w:tcPr>
            <w:tcW w:w="3580" w:type="dxa"/>
          </w:tcPr>
          <w:p w14:paraId="26CC9D9C" w14:textId="77777777" w:rsidR="008146DF" w:rsidRPr="0017635C" w:rsidRDefault="008146DF" w:rsidP="00E31452">
            <w:pPr>
              <w:jc w:val="center"/>
              <w:rPr>
                <w:rFonts w:ascii="Arial" w:eastAsia="Calibri" w:hAnsi="Arial" w:cs="Arial"/>
                <w:bCs/>
                <w:sz w:val="24"/>
              </w:rPr>
            </w:pPr>
            <w:r w:rsidRPr="0017635C">
              <w:rPr>
                <w:rFonts w:ascii="Arial" w:eastAsia="Calibri" w:hAnsi="Arial" w:cs="Arial"/>
                <w:bCs/>
                <w:sz w:val="24"/>
              </w:rPr>
              <w:t xml:space="preserve">≤1:08 </w:t>
            </w:r>
          </w:p>
        </w:tc>
        <w:tc>
          <w:tcPr>
            <w:tcW w:w="3580" w:type="dxa"/>
            <w:gridSpan w:val="2"/>
          </w:tcPr>
          <w:p w14:paraId="12C73F9E" w14:textId="77777777" w:rsidR="008146DF" w:rsidRPr="002F4DAE" w:rsidRDefault="008146DF" w:rsidP="00E31452">
            <w:pPr>
              <w:jc w:val="center"/>
              <w:rPr>
                <w:rFonts w:ascii="Arial" w:hAnsi="Arial" w:cs="Arial"/>
                <w:b/>
                <w:sz w:val="24"/>
              </w:rPr>
            </w:pPr>
            <w:r w:rsidRPr="002F4DAE">
              <w:rPr>
                <w:rFonts w:ascii="Arial" w:hAnsi="Arial" w:cs="Arial"/>
                <w:b/>
                <w:sz w:val="24"/>
              </w:rPr>
              <w:t>Below Average</w:t>
            </w:r>
          </w:p>
        </w:tc>
        <w:tc>
          <w:tcPr>
            <w:tcW w:w="3580" w:type="dxa"/>
          </w:tcPr>
          <w:p w14:paraId="00E050FE" w14:textId="77777777" w:rsidR="008146DF" w:rsidRPr="0017635C" w:rsidRDefault="008146DF" w:rsidP="00E31452">
            <w:pPr>
              <w:jc w:val="center"/>
              <w:rPr>
                <w:rFonts w:ascii="Arial" w:eastAsia="Calibri" w:hAnsi="Arial" w:cs="Arial"/>
                <w:bCs/>
                <w:sz w:val="24"/>
              </w:rPr>
            </w:pPr>
            <w:r w:rsidRPr="0017635C">
              <w:rPr>
                <w:rFonts w:ascii="Arial" w:eastAsia="Calibri" w:hAnsi="Arial" w:cs="Arial"/>
                <w:bCs/>
                <w:sz w:val="24"/>
              </w:rPr>
              <w:t>≤56 sec.</w:t>
            </w:r>
          </w:p>
        </w:tc>
      </w:tr>
      <w:tr w:rsidR="008146DF" w:rsidRPr="00CA6CD4" w14:paraId="580AF32C" w14:textId="77777777" w:rsidTr="00E31452">
        <w:trPr>
          <w:trHeight w:val="589"/>
        </w:trPr>
        <w:tc>
          <w:tcPr>
            <w:tcW w:w="10740" w:type="dxa"/>
            <w:gridSpan w:val="4"/>
          </w:tcPr>
          <w:p w14:paraId="7E489A9D" w14:textId="77777777" w:rsidR="008146DF" w:rsidRPr="00CA6CD4" w:rsidRDefault="008146DF" w:rsidP="00E31452">
            <w:pPr>
              <w:jc w:val="center"/>
              <w:rPr>
                <w:rFonts w:ascii="Tahoma" w:eastAsia="Calibri" w:hAnsi="Tahoma"/>
                <w:b/>
              </w:rPr>
            </w:pPr>
            <w:r w:rsidRPr="00CA6CD4">
              <w:rPr>
                <w:rFonts w:ascii="Tahoma" w:eastAsia="Calibri" w:hAnsi="Tahoma"/>
                <w:b/>
              </w:rPr>
              <w:t xml:space="preserve">The Wall Squat test measures the muscle endurance of the quadriceps muscles. </w:t>
            </w:r>
          </w:p>
          <w:p w14:paraId="42606DEC" w14:textId="77777777" w:rsidR="008146DF" w:rsidRDefault="008146DF" w:rsidP="00E31452">
            <w:pPr>
              <w:jc w:val="center"/>
              <w:rPr>
                <w:rFonts w:ascii="Tahoma" w:eastAsia="Calibri" w:hAnsi="Tahoma"/>
                <w:b/>
              </w:rPr>
            </w:pPr>
            <w:r w:rsidRPr="00CA6CD4">
              <w:rPr>
                <w:rFonts w:ascii="Tahoma" w:eastAsia="Calibri" w:hAnsi="Tahoma"/>
                <w:b/>
              </w:rPr>
              <w:t xml:space="preserve">Poor muscular endurance signifies low levels of muscle mass, fitness and increased risk of illness, fatigue and injury risk. </w:t>
            </w:r>
          </w:p>
          <w:p w14:paraId="0865DE5D" w14:textId="77777777" w:rsidR="008146DF" w:rsidRDefault="008146DF" w:rsidP="00E31452">
            <w:pPr>
              <w:jc w:val="center"/>
              <w:rPr>
                <w:rFonts w:ascii="Tahoma" w:eastAsia="Calibri" w:hAnsi="Tahoma"/>
                <w:b/>
              </w:rPr>
            </w:pPr>
            <w:r>
              <w:rPr>
                <w:rFonts w:ascii="Tahoma" w:eastAsia="Calibri" w:hAnsi="Tahoma"/>
                <w:b/>
              </w:rPr>
              <w:t>To improve your muscle endurance, perform muscular conditioning exercises like squats, lunges and step ups 2-3 times each week. Adding weight while performing</w:t>
            </w:r>
          </w:p>
          <w:p w14:paraId="47105147" w14:textId="77777777" w:rsidR="008146DF" w:rsidRPr="00CA6CD4" w:rsidRDefault="008146DF" w:rsidP="00E31452">
            <w:pPr>
              <w:jc w:val="center"/>
              <w:rPr>
                <w:rFonts w:ascii="Tahoma" w:eastAsia="Calibri" w:hAnsi="Tahoma"/>
                <w:b/>
              </w:rPr>
            </w:pPr>
            <w:r>
              <w:rPr>
                <w:rFonts w:ascii="Tahoma" w:eastAsia="Calibri" w:hAnsi="Tahoma"/>
                <w:b/>
              </w:rPr>
              <w:t xml:space="preserve"> the exercises will increase the intensity and fitness improvement. </w:t>
            </w:r>
          </w:p>
        </w:tc>
      </w:tr>
    </w:tbl>
    <w:p w14:paraId="371FCBC8" w14:textId="77777777" w:rsidR="008146DF" w:rsidRPr="0022174A" w:rsidRDefault="008146DF" w:rsidP="008146DF">
      <w:pPr>
        <w:pStyle w:val="Heading1"/>
        <w:rPr>
          <w:rFonts w:ascii="Arial Narrow" w:hAnsi="Arial Narrow"/>
          <w:b w:val="0"/>
          <w:color w:val="000000"/>
          <w:lang w:val="fr-CA"/>
        </w:rPr>
      </w:pPr>
      <w:r w:rsidRPr="0022174A">
        <w:rPr>
          <w:rFonts w:ascii="Arial Narrow" w:hAnsi="Arial Narrow" w:cs="Tahoma"/>
          <w:b w:val="0"/>
          <w:color w:val="000000"/>
          <w:lang w:val="fr-CA"/>
        </w:rPr>
        <w:t>É</w:t>
      </w:r>
      <w:r w:rsidRPr="0022174A">
        <w:rPr>
          <w:rFonts w:ascii="Arial Narrow" w:hAnsi="Arial Narrow"/>
          <w:b w:val="0"/>
          <w:color w:val="000000"/>
          <w:lang w:val="fr-CA"/>
        </w:rPr>
        <w:t xml:space="preserve">cole de dos. </w:t>
      </w:r>
      <w:r w:rsidRPr="0022174A">
        <w:rPr>
          <w:rFonts w:ascii="Arial Narrow" w:hAnsi="Arial Narrow"/>
          <w:i/>
          <w:color w:val="000000"/>
          <w:lang w:val="fr-CA"/>
        </w:rPr>
        <w:t>Renforcer les quadriceps.</w:t>
      </w:r>
      <w:r w:rsidRPr="0022174A">
        <w:rPr>
          <w:rFonts w:ascii="Arial Narrow" w:hAnsi="Arial Narrow"/>
          <w:b w:val="0"/>
          <w:color w:val="000000"/>
          <w:lang w:val="fr-CA"/>
        </w:rPr>
        <w:t xml:space="preserve"> Université de Québec en Abitibi-Témiscamingue. </w:t>
      </w:r>
    </w:p>
    <w:p w14:paraId="59D9879A" w14:textId="77777777" w:rsidR="008146DF" w:rsidRPr="00087B2E" w:rsidRDefault="008146DF" w:rsidP="008146DF">
      <w:pPr>
        <w:pStyle w:val="Heading1"/>
        <w:rPr>
          <w:rFonts w:ascii="Arial Narrow" w:hAnsi="Arial Narrow"/>
          <w:b w:val="0"/>
        </w:rPr>
      </w:pPr>
      <w:r w:rsidRPr="0022174A">
        <w:rPr>
          <w:rFonts w:ascii="Arial Narrow" w:hAnsi="Arial Narrow"/>
          <w:b w:val="0"/>
          <w:color w:val="000000"/>
        </w:rPr>
        <w:t xml:space="preserve">Retrieved from: </w:t>
      </w:r>
      <w:r w:rsidRPr="0022174A">
        <w:rPr>
          <w:rFonts w:ascii="Arial Narrow" w:hAnsi="Arial Narrow"/>
          <w:color w:val="000000"/>
        </w:rPr>
        <w:t>http://uriic.uqat.ca/chroniquep/03preparationphysique</w:t>
      </w:r>
      <w:r w:rsidRPr="00087B2E">
        <w:rPr>
          <w:rFonts w:ascii="Arial Narrow" w:hAnsi="Arial Narrow"/>
        </w:rPr>
        <w:t>/</w:t>
      </w:r>
    </w:p>
    <w:bookmarkEnd w:id="19"/>
    <w:p w14:paraId="093417E2" w14:textId="77777777" w:rsidR="008146DF" w:rsidRDefault="008146DF" w:rsidP="008146DF">
      <w:pPr>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8"/>
        <w:gridCol w:w="2337"/>
        <w:gridCol w:w="2372"/>
        <w:gridCol w:w="3213"/>
      </w:tblGrid>
      <w:tr w:rsidR="008146DF" w14:paraId="3D6BF051" w14:textId="77777777" w:rsidTr="00E31452">
        <w:tc>
          <w:tcPr>
            <w:tcW w:w="5000" w:type="pct"/>
            <w:gridSpan w:val="4"/>
            <w:shd w:val="clear" w:color="auto" w:fill="auto"/>
          </w:tcPr>
          <w:p w14:paraId="2E84F306" w14:textId="77777777" w:rsidR="008146DF" w:rsidRPr="00BA606D" w:rsidRDefault="008146DF" w:rsidP="00E31452">
            <w:pPr>
              <w:autoSpaceDE w:val="0"/>
              <w:autoSpaceDN w:val="0"/>
              <w:adjustRightInd w:val="0"/>
              <w:jc w:val="center"/>
              <w:rPr>
                <w:rFonts w:ascii="Tahoma" w:eastAsia="Calibri" w:hAnsi="Tahoma" w:cs="Tahoma"/>
                <w:b/>
                <w:bCs/>
                <w:sz w:val="52"/>
              </w:rPr>
            </w:pPr>
            <w:r w:rsidRPr="00BA606D">
              <w:rPr>
                <w:rFonts w:ascii="Tahoma" w:eastAsia="Calibri" w:hAnsi="Tahoma" w:cs="Tahoma"/>
                <w:b/>
                <w:bCs/>
                <w:sz w:val="28"/>
              </w:rPr>
              <w:t>THE FRONT PLANK</w:t>
            </w:r>
          </w:p>
        </w:tc>
      </w:tr>
      <w:tr w:rsidR="008146DF" w14:paraId="0C91596A" w14:textId="77777777" w:rsidTr="00E31452">
        <w:tc>
          <w:tcPr>
            <w:tcW w:w="2412" w:type="pct"/>
            <w:gridSpan w:val="2"/>
            <w:shd w:val="clear" w:color="auto" w:fill="auto"/>
          </w:tcPr>
          <w:p w14:paraId="70EF23AC" w14:textId="77777777" w:rsidR="008146DF" w:rsidRPr="00BA606D" w:rsidRDefault="008146DF" w:rsidP="00E31452">
            <w:pPr>
              <w:autoSpaceDE w:val="0"/>
              <w:autoSpaceDN w:val="0"/>
              <w:adjustRightInd w:val="0"/>
              <w:jc w:val="center"/>
              <w:rPr>
                <w:rFonts w:ascii="Arial" w:eastAsia="Calibri" w:hAnsi="Arial" w:cs="Arial"/>
                <w:b/>
                <w:bCs/>
                <w:sz w:val="52"/>
              </w:rPr>
            </w:pPr>
            <w:r>
              <w:rPr>
                <w:noProof/>
              </w:rPr>
              <w:drawing>
                <wp:inline distT="0" distB="0" distL="0" distR="0" wp14:anchorId="6F1EE28B" wp14:editId="0EE5ECAE">
                  <wp:extent cx="2048510" cy="1316990"/>
                  <wp:effectExtent l="0" t="0" r="0" b="0"/>
                  <wp:docPr id="298" name="Picture 31" descr="Image result for benefits of the p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result for benefits of the plank"/>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0" y="0"/>
                            <a:ext cx="2048510" cy="1316990"/>
                          </a:xfrm>
                          <a:prstGeom prst="rect">
                            <a:avLst/>
                          </a:prstGeom>
                          <a:noFill/>
                          <a:ln>
                            <a:noFill/>
                          </a:ln>
                        </pic:spPr>
                      </pic:pic>
                    </a:graphicData>
                  </a:graphic>
                </wp:inline>
              </w:drawing>
            </w:r>
          </w:p>
        </w:tc>
        <w:tc>
          <w:tcPr>
            <w:tcW w:w="2588" w:type="pct"/>
            <w:gridSpan w:val="2"/>
            <w:shd w:val="clear" w:color="auto" w:fill="auto"/>
          </w:tcPr>
          <w:p w14:paraId="21386BEE" w14:textId="77777777" w:rsidR="008146DF" w:rsidRPr="00BA606D" w:rsidRDefault="008146DF" w:rsidP="00E31452">
            <w:pPr>
              <w:autoSpaceDE w:val="0"/>
              <w:autoSpaceDN w:val="0"/>
              <w:adjustRightInd w:val="0"/>
              <w:jc w:val="center"/>
              <w:rPr>
                <w:rFonts w:ascii="Arial" w:eastAsia="Calibri" w:hAnsi="Arial" w:cs="Arial"/>
                <w:b/>
                <w:bCs/>
                <w:sz w:val="32"/>
              </w:rPr>
            </w:pPr>
            <w:r>
              <w:rPr>
                <w:noProof/>
              </w:rPr>
              <w:drawing>
                <wp:inline distT="0" distB="0" distL="0" distR="0" wp14:anchorId="25B57E31" wp14:editId="3EB6F35F">
                  <wp:extent cx="1889760" cy="1280160"/>
                  <wp:effectExtent l="0" t="0" r="0" b="0"/>
                  <wp:docPr id="299" name="Picture 11" descr="C:\Users\Shawna\AppData\Local\Temp\43921259-5ADB-4ADF-95A3-2DAF7B89A0C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hawna\AppData\Local\Temp\43921259-5ADB-4ADF-95A3-2DAF7B89A0C4.jpeg"/>
                          <pic:cNvPicPr>
                            <a:picLocks noChangeAspect="1" noChangeArrowheads="1"/>
                          </pic:cNvPicPr>
                        </pic:nvPicPr>
                        <pic:blipFill>
                          <a:blip r:embed="rId444" cstate="print">
                            <a:extLst>
                              <a:ext uri="{28A0092B-C50C-407E-A947-70E740481C1C}">
                                <a14:useLocalDpi xmlns:a14="http://schemas.microsoft.com/office/drawing/2010/main" val="0"/>
                              </a:ext>
                            </a:extLst>
                          </a:blip>
                          <a:srcRect/>
                          <a:stretch>
                            <a:fillRect/>
                          </a:stretch>
                        </pic:blipFill>
                        <pic:spPr bwMode="auto">
                          <a:xfrm>
                            <a:off x="0" y="0"/>
                            <a:ext cx="1889760" cy="1280160"/>
                          </a:xfrm>
                          <a:prstGeom prst="rect">
                            <a:avLst/>
                          </a:prstGeom>
                          <a:noFill/>
                          <a:ln>
                            <a:noFill/>
                          </a:ln>
                        </pic:spPr>
                      </pic:pic>
                    </a:graphicData>
                  </a:graphic>
                </wp:inline>
              </w:drawing>
            </w:r>
          </w:p>
        </w:tc>
      </w:tr>
      <w:tr w:rsidR="008146DF" w14:paraId="7B7CEFB6" w14:textId="77777777" w:rsidTr="00E31452">
        <w:tc>
          <w:tcPr>
            <w:tcW w:w="5000" w:type="pct"/>
            <w:gridSpan w:val="4"/>
            <w:shd w:val="clear" w:color="auto" w:fill="auto"/>
          </w:tcPr>
          <w:p w14:paraId="3F1FE3B7" w14:textId="77777777" w:rsidR="008146DF" w:rsidRPr="00BA606D" w:rsidRDefault="008146DF" w:rsidP="00E31452">
            <w:pPr>
              <w:autoSpaceDE w:val="0"/>
              <w:autoSpaceDN w:val="0"/>
              <w:adjustRightInd w:val="0"/>
              <w:jc w:val="center"/>
              <w:rPr>
                <w:rFonts w:ascii="Arial" w:eastAsia="Calibri" w:hAnsi="Arial" w:cs="Arial"/>
                <w:b/>
                <w:bCs/>
                <w:sz w:val="24"/>
              </w:rPr>
            </w:pPr>
            <w:r w:rsidRPr="00BA606D">
              <w:rPr>
                <w:rFonts w:ascii="Arial" w:eastAsia="Calibri" w:hAnsi="Arial" w:cs="Arial"/>
                <w:b/>
                <w:bCs/>
                <w:sz w:val="24"/>
              </w:rPr>
              <w:t xml:space="preserve">PROPER PLANK TECHNIQUE </w:t>
            </w:r>
          </w:p>
          <w:p w14:paraId="456FC3C3" w14:textId="77777777" w:rsidR="008146DF" w:rsidRPr="00BA606D" w:rsidRDefault="008146DF" w:rsidP="00E31452">
            <w:pPr>
              <w:autoSpaceDE w:val="0"/>
              <w:autoSpaceDN w:val="0"/>
              <w:adjustRightInd w:val="0"/>
              <w:jc w:val="center"/>
              <w:rPr>
                <w:rFonts w:ascii="Arial" w:eastAsia="Calibri" w:hAnsi="Arial" w:cs="Arial"/>
                <w:bCs/>
                <w:sz w:val="24"/>
              </w:rPr>
            </w:pPr>
            <w:r w:rsidRPr="00BA606D">
              <w:rPr>
                <w:rFonts w:ascii="Arial" w:eastAsia="Calibri" w:hAnsi="Arial" w:cs="Arial"/>
                <w:bCs/>
                <w:sz w:val="24"/>
              </w:rPr>
              <w:t xml:space="preserve">Place elbows directly under shoulders – Bring toes forward – Raise hips so that body is parallel to the floor – </w:t>
            </w:r>
            <w:r>
              <w:rPr>
                <w:rFonts w:ascii="Arial" w:eastAsia="Calibri" w:hAnsi="Arial" w:cs="Arial"/>
                <w:bCs/>
                <w:sz w:val="24"/>
              </w:rPr>
              <w:t xml:space="preserve">keep your </w:t>
            </w:r>
            <w:r w:rsidRPr="00BA606D">
              <w:rPr>
                <w:rFonts w:ascii="Arial" w:eastAsia="Calibri" w:hAnsi="Arial" w:cs="Arial"/>
                <w:b/>
                <w:bCs/>
                <w:sz w:val="24"/>
                <w:u w:val="single"/>
              </w:rPr>
              <w:t>head up</w:t>
            </w:r>
            <w:r w:rsidRPr="00BA606D">
              <w:rPr>
                <w:rFonts w:ascii="Arial" w:eastAsia="Calibri" w:hAnsi="Arial" w:cs="Arial"/>
                <w:bCs/>
                <w:sz w:val="24"/>
              </w:rPr>
              <w:t xml:space="preserve"> – Keep the </w:t>
            </w:r>
            <w:r w:rsidRPr="00BA606D">
              <w:rPr>
                <w:rFonts w:ascii="Arial" w:eastAsia="Calibri" w:hAnsi="Arial" w:cs="Arial"/>
                <w:b/>
                <w:bCs/>
                <w:sz w:val="24"/>
                <w:u w:val="single"/>
              </w:rPr>
              <w:t>upper back flat</w:t>
            </w:r>
            <w:r w:rsidRPr="00BA606D">
              <w:rPr>
                <w:rFonts w:ascii="Arial" w:eastAsia="Calibri" w:hAnsi="Arial" w:cs="Arial"/>
                <w:bCs/>
                <w:sz w:val="24"/>
              </w:rPr>
              <w:t xml:space="preserve">, not rounded – </w:t>
            </w:r>
          </w:p>
          <w:p w14:paraId="6BB5F956" w14:textId="77777777" w:rsidR="008146DF" w:rsidRPr="00BA606D" w:rsidRDefault="008146DF" w:rsidP="00E31452">
            <w:pPr>
              <w:autoSpaceDE w:val="0"/>
              <w:autoSpaceDN w:val="0"/>
              <w:adjustRightInd w:val="0"/>
              <w:jc w:val="center"/>
              <w:rPr>
                <w:rFonts w:ascii="Arial" w:eastAsia="Calibri" w:hAnsi="Arial" w:cs="Arial"/>
                <w:bCs/>
                <w:sz w:val="24"/>
              </w:rPr>
            </w:pPr>
            <w:r w:rsidRPr="00BA606D">
              <w:rPr>
                <w:rFonts w:ascii="Arial" w:eastAsia="Calibri" w:hAnsi="Arial" w:cs="Arial"/>
                <w:bCs/>
                <w:sz w:val="24"/>
              </w:rPr>
              <w:t xml:space="preserve">Keep legs contracted and together – Keep </w:t>
            </w:r>
            <w:r w:rsidRPr="00BA606D">
              <w:rPr>
                <w:rFonts w:ascii="Arial" w:eastAsia="Calibri" w:hAnsi="Arial" w:cs="Arial"/>
                <w:b/>
                <w:bCs/>
                <w:sz w:val="24"/>
                <w:u w:val="single"/>
              </w:rPr>
              <w:t>hips up</w:t>
            </w:r>
            <w:r w:rsidRPr="00BA606D">
              <w:rPr>
                <w:rFonts w:ascii="Arial" w:eastAsia="Calibri" w:hAnsi="Arial" w:cs="Arial"/>
                <w:bCs/>
                <w:sz w:val="24"/>
              </w:rPr>
              <w:t xml:space="preserve"> as to not allow lower back to sway</w:t>
            </w:r>
          </w:p>
          <w:p w14:paraId="3F2B4EDB" w14:textId="77777777" w:rsidR="008146DF" w:rsidRPr="00BA606D" w:rsidRDefault="008146DF" w:rsidP="00E31452">
            <w:pPr>
              <w:autoSpaceDE w:val="0"/>
              <w:autoSpaceDN w:val="0"/>
              <w:adjustRightInd w:val="0"/>
              <w:jc w:val="center"/>
              <w:rPr>
                <w:rFonts w:ascii="Arial" w:eastAsia="Calibri" w:hAnsi="Arial" w:cs="Arial"/>
                <w:b/>
                <w:bCs/>
                <w:sz w:val="52"/>
              </w:rPr>
            </w:pPr>
            <w:r w:rsidRPr="00BA606D">
              <w:rPr>
                <w:rFonts w:ascii="Arial" w:eastAsia="Calibri" w:hAnsi="Arial" w:cs="Arial"/>
                <w:bCs/>
                <w:sz w:val="24"/>
              </w:rPr>
              <w:t>As soon as the correct plank position cannot be maintained you are done.</w:t>
            </w:r>
            <w:r w:rsidRPr="00BA606D">
              <w:rPr>
                <w:rFonts w:ascii="Arial" w:eastAsia="Calibri" w:hAnsi="Arial" w:cs="Arial"/>
                <w:b/>
                <w:bCs/>
                <w:sz w:val="24"/>
              </w:rPr>
              <w:t xml:space="preserve"> </w:t>
            </w:r>
          </w:p>
        </w:tc>
      </w:tr>
      <w:tr w:rsidR="008146DF" w14:paraId="6CF8DCBF" w14:textId="77777777" w:rsidTr="00E31452">
        <w:tc>
          <w:tcPr>
            <w:tcW w:w="1329" w:type="pct"/>
            <w:shd w:val="clear" w:color="auto" w:fill="auto"/>
          </w:tcPr>
          <w:p w14:paraId="03051640" w14:textId="77777777" w:rsidR="008146DF" w:rsidRPr="00BA606D" w:rsidRDefault="008146DF" w:rsidP="00E31452">
            <w:pPr>
              <w:autoSpaceDE w:val="0"/>
              <w:autoSpaceDN w:val="0"/>
              <w:adjustRightInd w:val="0"/>
              <w:jc w:val="center"/>
              <w:rPr>
                <w:rFonts w:ascii="Arial" w:eastAsia="Calibri" w:hAnsi="Arial" w:cs="Arial"/>
                <w:b/>
                <w:bCs/>
                <w:sz w:val="24"/>
              </w:rPr>
            </w:pPr>
            <w:r w:rsidRPr="00BA606D">
              <w:rPr>
                <w:rFonts w:ascii="Arial" w:eastAsia="Calibri" w:hAnsi="Arial" w:cs="Arial"/>
                <w:b/>
                <w:bCs/>
                <w:sz w:val="24"/>
              </w:rPr>
              <w:t>Males</w:t>
            </w:r>
          </w:p>
        </w:tc>
        <w:tc>
          <w:tcPr>
            <w:tcW w:w="2182" w:type="pct"/>
            <w:gridSpan w:val="2"/>
            <w:shd w:val="clear" w:color="auto" w:fill="auto"/>
          </w:tcPr>
          <w:p w14:paraId="753355E9" w14:textId="77777777" w:rsidR="008146DF" w:rsidRPr="00BA606D" w:rsidRDefault="008146DF" w:rsidP="00E31452">
            <w:pPr>
              <w:autoSpaceDE w:val="0"/>
              <w:autoSpaceDN w:val="0"/>
              <w:adjustRightInd w:val="0"/>
              <w:jc w:val="center"/>
              <w:rPr>
                <w:rFonts w:ascii="Arial" w:eastAsia="Calibri" w:hAnsi="Arial" w:cs="Arial"/>
                <w:b/>
                <w:bCs/>
                <w:sz w:val="24"/>
              </w:rPr>
            </w:pPr>
            <w:r w:rsidRPr="00BA606D">
              <w:rPr>
                <w:rFonts w:ascii="Arial" w:eastAsia="Calibri" w:hAnsi="Arial" w:cs="Arial"/>
                <w:b/>
                <w:bCs/>
                <w:sz w:val="24"/>
              </w:rPr>
              <w:t xml:space="preserve">Verbal Rating    </w:t>
            </w:r>
          </w:p>
        </w:tc>
        <w:tc>
          <w:tcPr>
            <w:tcW w:w="1489" w:type="pct"/>
            <w:shd w:val="clear" w:color="auto" w:fill="auto"/>
          </w:tcPr>
          <w:p w14:paraId="4D73C27C" w14:textId="77777777" w:rsidR="008146DF" w:rsidRPr="00BA606D" w:rsidRDefault="008146DF" w:rsidP="00E31452">
            <w:pPr>
              <w:autoSpaceDE w:val="0"/>
              <w:autoSpaceDN w:val="0"/>
              <w:adjustRightInd w:val="0"/>
              <w:jc w:val="center"/>
              <w:rPr>
                <w:rFonts w:ascii="Arial" w:eastAsia="Calibri" w:hAnsi="Arial" w:cs="Arial"/>
                <w:b/>
                <w:bCs/>
                <w:sz w:val="24"/>
              </w:rPr>
            </w:pPr>
            <w:r w:rsidRPr="00BA606D">
              <w:rPr>
                <w:rFonts w:ascii="Arial" w:eastAsia="Calibri" w:hAnsi="Arial" w:cs="Arial"/>
                <w:b/>
                <w:bCs/>
                <w:sz w:val="24"/>
              </w:rPr>
              <w:t>Females</w:t>
            </w:r>
          </w:p>
        </w:tc>
      </w:tr>
      <w:tr w:rsidR="008146DF" w14:paraId="61557B3E" w14:textId="77777777" w:rsidTr="00E31452">
        <w:tc>
          <w:tcPr>
            <w:tcW w:w="1329" w:type="pct"/>
            <w:shd w:val="clear" w:color="auto" w:fill="auto"/>
          </w:tcPr>
          <w:p w14:paraId="22397317" w14:textId="77777777" w:rsidR="008146DF" w:rsidRPr="00BA606D" w:rsidRDefault="008146DF" w:rsidP="00E31452">
            <w:pPr>
              <w:autoSpaceDE w:val="0"/>
              <w:autoSpaceDN w:val="0"/>
              <w:adjustRightInd w:val="0"/>
              <w:jc w:val="center"/>
              <w:rPr>
                <w:rFonts w:ascii="Arial" w:eastAsia="Calibri" w:hAnsi="Arial" w:cs="Arial"/>
                <w:b/>
                <w:bCs/>
                <w:sz w:val="24"/>
              </w:rPr>
            </w:pPr>
            <w:r w:rsidRPr="00BA606D">
              <w:rPr>
                <w:rFonts w:ascii="Arial" w:eastAsia="Calibri" w:hAnsi="Arial" w:cs="Arial"/>
                <w:bCs/>
                <w:sz w:val="24"/>
              </w:rPr>
              <w:t>2:21 +</w:t>
            </w:r>
          </w:p>
        </w:tc>
        <w:tc>
          <w:tcPr>
            <w:tcW w:w="2182" w:type="pct"/>
            <w:gridSpan w:val="2"/>
            <w:shd w:val="clear" w:color="auto" w:fill="auto"/>
          </w:tcPr>
          <w:p w14:paraId="1100FBD2" w14:textId="77777777" w:rsidR="008146DF" w:rsidRPr="00BA606D" w:rsidRDefault="008146DF" w:rsidP="00E31452">
            <w:pPr>
              <w:autoSpaceDE w:val="0"/>
              <w:autoSpaceDN w:val="0"/>
              <w:adjustRightInd w:val="0"/>
              <w:jc w:val="center"/>
              <w:rPr>
                <w:rFonts w:ascii="Arial" w:eastAsia="Calibri" w:hAnsi="Arial" w:cs="Arial"/>
                <w:b/>
                <w:bCs/>
                <w:sz w:val="24"/>
              </w:rPr>
            </w:pPr>
            <w:r w:rsidRPr="00BA606D">
              <w:rPr>
                <w:rFonts w:ascii="Arial" w:eastAsia="Calibri" w:hAnsi="Arial" w:cs="Arial"/>
                <w:b/>
                <w:bCs/>
                <w:sz w:val="24"/>
              </w:rPr>
              <w:t>Excellent</w:t>
            </w:r>
          </w:p>
        </w:tc>
        <w:tc>
          <w:tcPr>
            <w:tcW w:w="1489" w:type="pct"/>
            <w:shd w:val="clear" w:color="auto" w:fill="auto"/>
          </w:tcPr>
          <w:p w14:paraId="6DC95F2F" w14:textId="77777777" w:rsidR="008146DF" w:rsidRPr="00BA606D" w:rsidRDefault="008146DF" w:rsidP="00E31452">
            <w:pPr>
              <w:autoSpaceDE w:val="0"/>
              <w:autoSpaceDN w:val="0"/>
              <w:adjustRightInd w:val="0"/>
              <w:jc w:val="center"/>
              <w:rPr>
                <w:rFonts w:ascii="Arial" w:eastAsia="Calibri" w:hAnsi="Arial" w:cs="Arial"/>
                <w:b/>
                <w:bCs/>
                <w:sz w:val="24"/>
              </w:rPr>
            </w:pPr>
            <w:r w:rsidRPr="00BA606D">
              <w:rPr>
                <w:rFonts w:ascii="Arial" w:eastAsia="Calibri" w:hAnsi="Arial" w:cs="Arial"/>
                <w:sz w:val="24"/>
              </w:rPr>
              <w:t>2:01 +</w:t>
            </w:r>
          </w:p>
        </w:tc>
      </w:tr>
      <w:tr w:rsidR="008146DF" w14:paraId="0782A825" w14:textId="77777777" w:rsidTr="00E31452">
        <w:tc>
          <w:tcPr>
            <w:tcW w:w="1329" w:type="pct"/>
            <w:shd w:val="clear" w:color="auto" w:fill="auto"/>
          </w:tcPr>
          <w:p w14:paraId="2765EC64" w14:textId="77777777" w:rsidR="008146DF" w:rsidRPr="00BA606D" w:rsidRDefault="008146DF" w:rsidP="00E31452">
            <w:pPr>
              <w:autoSpaceDE w:val="0"/>
              <w:autoSpaceDN w:val="0"/>
              <w:adjustRightInd w:val="0"/>
              <w:jc w:val="center"/>
              <w:rPr>
                <w:rFonts w:ascii="Arial" w:eastAsia="Calibri" w:hAnsi="Arial" w:cs="Arial"/>
                <w:b/>
                <w:bCs/>
                <w:sz w:val="24"/>
              </w:rPr>
            </w:pPr>
            <w:r w:rsidRPr="00BA606D">
              <w:rPr>
                <w:rFonts w:ascii="Arial" w:eastAsia="Calibri" w:hAnsi="Arial" w:cs="Arial"/>
                <w:bCs/>
                <w:sz w:val="24"/>
              </w:rPr>
              <w:t>1:45 – 2:20</w:t>
            </w:r>
          </w:p>
        </w:tc>
        <w:tc>
          <w:tcPr>
            <w:tcW w:w="2182" w:type="pct"/>
            <w:gridSpan w:val="2"/>
            <w:shd w:val="clear" w:color="auto" w:fill="auto"/>
          </w:tcPr>
          <w:p w14:paraId="0C2A7D44" w14:textId="77777777" w:rsidR="008146DF" w:rsidRPr="00BA606D" w:rsidRDefault="008146DF" w:rsidP="00E31452">
            <w:pPr>
              <w:autoSpaceDE w:val="0"/>
              <w:autoSpaceDN w:val="0"/>
              <w:adjustRightInd w:val="0"/>
              <w:jc w:val="center"/>
              <w:rPr>
                <w:rFonts w:ascii="Arial" w:eastAsia="Calibri" w:hAnsi="Arial" w:cs="Arial"/>
                <w:b/>
                <w:bCs/>
                <w:sz w:val="24"/>
              </w:rPr>
            </w:pPr>
            <w:r w:rsidRPr="00BA606D">
              <w:rPr>
                <w:rFonts w:ascii="Arial" w:eastAsia="Calibri" w:hAnsi="Arial" w:cs="Arial"/>
                <w:b/>
                <w:bCs/>
                <w:sz w:val="24"/>
              </w:rPr>
              <w:t>Above Average</w:t>
            </w:r>
          </w:p>
        </w:tc>
        <w:tc>
          <w:tcPr>
            <w:tcW w:w="1489" w:type="pct"/>
            <w:shd w:val="clear" w:color="auto" w:fill="auto"/>
          </w:tcPr>
          <w:p w14:paraId="55145160" w14:textId="77777777" w:rsidR="008146DF" w:rsidRPr="00BA606D" w:rsidRDefault="008146DF" w:rsidP="00E31452">
            <w:pPr>
              <w:autoSpaceDE w:val="0"/>
              <w:autoSpaceDN w:val="0"/>
              <w:adjustRightInd w:val="0"/>
              <w:jc w:val="center"/>
              <w:rPr>
                <w:rFonts w:ascii="Arial" w:eastAsia="Calibri" w:hAnsi="Arial" w:cs="Arial"/>
                <w:b/>
                <w:bCs/>
                <w:sz w:val="24"/>
              </w:rPr>
            </w:pPr>
            <w:r w:rsidRPr="00BA606D">
              <w:rPr>
                <w:rFonts w:ascii="Arial" w:eastAsia="Calibri" w:hAnsi="Arial" w:cs="Arial"/>
                <w:sz w:val="24"/>
              </w:rPr>
              <w:t>1:31</w:t>
            </w:r>
            <w:r w:rsidRPr="00BA606D">
              <w:rPr>
                <w:rFonts w:ascii="Cambria Math" w:eastAsia="Calibri" w:hAnsi="Cambria Math" w:cs="Cambria Math"/>
                <w:sz w:val="24"/>
              </w:rPr>
              <w:t>‐</w:t>
            </w:r>
            <w:r w:rsidRPr="00BA606D">
              <w:rPr>
                <w:rFonts w:ascii="Arial" w:eastAsia="Calibri" w:hAnsi="Arial" w:cs="Arial"/>
                <w:sz w:val="24"/>
              </w:rPr>
              <w:t>2:00</w:t>
            </w:r>
          </w:p>
        </w:tc>
      </w:tr>
      <w:tr w:rsidR="008146DF" w14:paraId="0377D35B" w14:textId="77777777" w:rsidTr="00E31452">
        <w:tc>
          <w:tcPr>
            <w:tcW w:w="1329" w:type="pct"/>
            <w:shd w:val="clear" w:color="auto" w:fill="auto"/>
          </w:tcPr>
          <w:p w14:paraId="3A7945DE" w14:textId="77777777" w:rsidR="008146DF" w:rsidRPr="00BA606D" w:rsidRDefault="008146DF" w:rsidP="00E31452">
            <w:pPr>
              <w:autoSpaceDE w:val="0"/>
              <w:autoSpaceDN w:val="0"/>
              <w:adjustRightInd w:val="0"/>
              <w:jc w:val="center"/>
              <w:rPr>
                <w:rFonts w:ascii="Arial" w:eastAsia="Calibri" w:hAnsi="Arial" w:cs="Arial"/>
                <w:b/>
                <w:bCs/>
                <w:sz w:val="24"/>
              </w:rPr>
            </w:pPr>
            <w:r w:rsidRPr="00BA606D">
              <w:rPr>
                <w:rFonts w:ascii="Arial" w:eastAsia="Calibri" w:hAnsi="Arial" w:cs="Arial"/>
                <w:sz w:val="24"/>
              </w:rPr>
              <w:t>1:34 - 1:44</w:t>
            </w:r>
          </w:p>
        </w:tc>
        <w:tc>
          <w:tcPr>
            <w:tcW w:w="2182" w:type="pct"/>
            <w:gridSpan w:val="2"/>
            <w:shd w:val="clear" w:color="auto" w:fill="auto"/>
          </w:tcPr>
          <w:p w14:paraId="597A38DA" w14:textId="77777777" w:rsidR="008146DF" w:rsidRPr="00BA606D" w:rsidRDefault="008146DF" w:rsidP="00E31452">
            <w:pPr>
              <w:autoSpaceDE w:val="0"/>
              <w:autoSpaceDN w:val="0"/>
              <w:adjustRightInd w:val="0"/>
              <w:jc w:val="center"/>
              <w:rPr>
                <w:rFonts w:ascii="Arial" w:eastAsia="Calibri" w:hAnsi="Arial" w:cs="Arial"/>
                <w:b/>
                <w:bCs/>
                <w:sz w:val="24"/>
              </w:rPr>
            </w:pPr>
            <w:r w:rsidRPr="00BA606D">
              <w:rPr>
                <w:rFonts w:ascii="Arial" w:eastAsia="Calibri" w:hAnsi="Arial" w:cs="Arial"/>
                <w:b/>
                <w:bCs/>
                <w:sz w:val="24"/>
              </w:rPr>
              <w:t>Average</w:t>
            </w:r>
          </w:p>
        </w:tc>
        <w:tc>
          <w:tcPr>
            <w:tcW w:w="1489" w:type="pct"/>
            <w:shd w:val="clear" w:color="auto" w:fill="auto"/>
          </w:tcPr>
          <w:p w14:paraId="40E3EFEB" w14:textId="77777777" w:rsidR="008146DF" w:rsidRPr="00BA606D" w:rsidRDefault="008146DF" w:rsidP="00E31452">
            <w:pPr>
              <w:autoSpaceDE w:val="0"/>
              <w:autoSpaceDN w:val="0"/>
              <w:adjustRightInd w:val="0"/>
              <w:jc w:val="center"/>
              <w:rPr>
                <w:rFonts w:ascii="Arial" w:eastAsia="Calibri" w:hAnsi="Arial" w:cs="Arial"/>
                <w:b/>
                <w:bCs/>
                <w:sz w:val="24"/>
              </w:rPr>
            </w:pPr>
            <w:r w:rsidRPr="00BA606D">
              <w:rPr>
                <w:rFonts w:ascii="Arial" w:eastAsia="Calibri" w:hAnsi="Arial" w:cs="Arial"/>
                <w:sz w:val="24"/>
              </w:rPr>
              <w:t>1:20 - 1:30</w:t>
            </w:r>
          </w:p>
        </w:tc>
      </w:tr>
      <w:tr w:rsidR="008146DF" w14:paraId="106A0ED6" w14:textId="77777777" w:rsidTr="00E31452">
        <w:tc>
          <w:tcPr>
            <w:tcW w:w="1329" w:type="pct"/>
            <w:shd w:val="clear" w:color="auto" w:fill="auto"/>
          </w:tcPr>
          <w:p w14:paraId="26F3FA64" w14:textId="77777777" w:rsidR="008146DF" w:rsidRPr="00BA606D" w:rsidRDefault="008146DF" w:rsidP="00E31452">
            <w:pPr>
              <w:autoSpaceDE w:val="0"/>
              <w:autoSpaceDN w:val="0"/>
              <w:adjustRightInd w:val="0"/>
              <w:jc w:val="center"/>
              <w:rPr>
                <w:rFonts w:ascii="Arial" w:eastAsia="Calibri" w:hAnsi="Arial" w:cs="Arial"/>
                <w:b/>
                <w:bCs/>
                <w:sz w:val="24"/>
              </w:rPr>
            </w:pPr>
            <w:r w:rsidRPr="00BA606D">
              <w:rPr>
                <w:rFonts w:ascii="Arial" w:eastAsia="Calibri" w:hAnsi="Arial" w:cs="Arial"/>
                <w:sz w:val="24"/>
              </w:rPr>
              <w:t>1:17 - 1:33</w:t>
            </w:r>
          </w:p>
        </w:tc>
        <w:tc>
          <w:tcPr>
            <w:tcW w:w="2182" w:type="pct"/>
            <w:gridSpan w:val="2"/>
            <w:shd w:val="clear" w:color="auto" w:fill="auto"/>
          </w:tcPr>
          <w:p w14:paraId="78D987DF" w14:textId="77777777" w:rsidR="008146DF" w:rsidRPr="00BA606D" w:rsidRDefault="008146DF" w:rsidP="00E31452">
            <w:pPr>
              <w:autoSpaceDE w:val="0"/>
              <w:autoSpaceDN w:val="0"/>
              <w:adjustRightInd w:val="0"/>
              <w:jc w:val="center"/>
              <w:rPr>
                <w:rFonts w:ascii="Arial" w:eastAsia="Calibri" w:hAnsi="Arial" w:cs="Arial"/>
                <w:b/>
                <w:bCs/>
                <w:sz w:val="24"/>
              </w:rPr>
            </w:pPr>
            <w:r w:rsidRPr="00BA606D">
              <w:rPr>
                <w:rFonts w:ascii="Arial" w:eastAsia="Calibri" w:hAnsi="Arial" w:cs="Arial"/>
                <w:b/>
                <w:bCs/>
                <w:sz w:val="24"/>
              </w:rPr>
              <w:t>Below Average</w:t>
            </w:r>
          </w:p>
        </w:tc>
        <w:tc>
          <w:tcPr>
            <w:tcW w:w="1489" w:type="pct"/>
            <w:shd w:val="clear" w:color="auto" w:fill="auto"/>
          </w:tcPr>
          <w:p w14:paraId="4C3E6308" w14:textId="77777777" w:rsidR="008146DF" w:rsidRPr="00BA606D" w:rsidRDefault="008146DF" w:rsidP="00E31452">
            <w:pPr>
              <w:autoSpaceDE w:val="0"/>
              <w:autoSpaceDN w:val="0"/>
              <w:adjustRightInd w:val="0"/>
              <w:jc w:val="center"/>
              <w:rPr>
                <w:rFonts w:ascii="Arial" w:eastAsia="Calibri" w:hAnsi="Arial" w:cs="Arial"/>
                <w:b/>
                <w:bCs/>
                <w:sz w:val="24"/>
              </w:rPr>
            </w:pPr>
            <w:r w:rsidRPr="00BA606D">
              <w:rPr>
                <w:rFonts w:ascii="Arial" w:eastAsia="Calibri" w:hAnsi="Arial" w:cs="Arial"/>
                <w:sz w:val="24"/>
              </w:rPr>
              <w:t xml:space="preserve">1:03 </w:t>
            </w:r>
            <w:r w:rsidRPr="00BA606D">
              <w:rPr>
                <w:rFonts w:ascii="Cambria Math" w:eastAsia="Calibri" w:hAnsi="Cambria Math" w:cs="Cambria Math"/>
                <w:sz w:val="24"/>
              </w:rPr>
              <w:t xml:space="preserve">‐ </w:t>
            </w:r>
            <w:r w:rsidRPr="00BA606D">
              <w:rPr>
                <w:rFonts w:ascii="Arial" w:eastAsia="Calibri" w:hAnsi="Arial" w:cs="Arial"/>
                <w:sz w:val="24"/>
              </w:rPr>
              <w:t>1:19</w:t>
            </w:r>
          </w:p>
        </w:tc>
      </w:tr>
      <w:tr w:rsidR="008146DF" w14:paraId="42BFB93E" w14:textId="77777777" w:rsidTr="00E31452">
        <w:tc>
          <w:tcPr>
            <w:tcW w:w="1329" w:type="pct"/>
            <w:shd w:val="clear" w:color="auto" w:fill="auto"/>
          </w:tcPr>
          <w:p w14:paraId="4FC7F4EB" w14:textId="77777777" w:rsidR="008146DF" w:rsidRPr="00BA606D" w:rsidRDefault="008146DF" w:rsidP="00E31452">
            <w:pPr>
              <w:autoSpaceDE w:val="0"/>
              <w:autoSpaceDN w:val="0"/>
              <w:adjustRightInd w:val="0"/>
              <w:jc w:val="center"/>
              <w:rPr>
                <w:rFonts w:ascii="Arial" w:eastAsia="Calibri" w:hAnsi="Arial" w:cs="Arial"/>
                <w:b/>
                <w:bCs/>
                <w:sz w:val="24"/>
              </w:rPr>
            </w:pPr>
            <w:r w:rsidRPr="002F4DAE">
              <w:rPr>
                <w:rFonts w:ascii="Arial" w:eastAsia="Calibri" w:hAnsi="Arial" w:cs="Arial"/>
                <w:b/>
                <w:sz w:val="24"/>
              </w:rPr>
              <w:t>≤</w:t>
            </w:r>
            <w:r w:rsidRPr="00BA606D">
              <w:rPr>
                <w:rFonts w:ascii="Arial" w:eastAsia="Calibri" w:hAnsi="Arial" w:cs="Arial"/>
                <w:sz w:val="24"/>
              </w:rPr>
              <w:t xml:space="preserve"> 1:1</w:t>
            </w:r>
            <w:r>
              <w:rPr>
                <w:rFonts w:ascii="Arial" w:eastAsia="Calibri" w:hAnsi="Arial" w:cs="Arial"/>
                <w:sz w:val="24"/>
              </w:rPr>
              <w:t>6</w:t>
            </w:r>
          </w:p>
        </w:tc>
        <w:tc>
          <w:tcPr>
            <w:tcW w:w="2182" w:type="pct"/>
            <w:gridSpan w:val="2"/>
            <w:shd w:val="clear" w:color="auto" w:fill="auto"/>
          </w:tcPr>
          <w:p w14:paraId="450BB8A8" w14:textId="77777777" w:rsidR="008146DF" w:rsidRPr="00BA606D" w:rsidRDefault="008146DF" w:rsidP="00E31452">
            <w:pPr>
              <w:autoSpaceDE w:val="0"/>
              <w:autoSpaceDN w:val="0"/>
              <w:adjustRightInd w:val="0"/>
              <w:jc w:val="center"/>
              <w:rPr>
                <w:rFonts w:ascii="Arial" w:eastAsia="Calibri" w:hAnsi="Arial" w:cs="Arial"/>
                <w:b/>
                <w:bCs/>
                <w:sz w:val="24"/>
              </w:rPr>
            </w:pPr>
            <w:r w:rsidRPr="00BA606D">
              <w:rPr>
                <w:rFonts w:ascii="Arial" w:eastAsia="Calibri" w:hAnsi="Arial" w:cs="Arial"/>
                <w:b/>
                <w:bCs/>
                <w:sz w:val="24"/>
              </w:rPr>
              <w:t>Poor</w:t>
            </w:r>
          </w:p>
        </w:tc>
        <w:tc>
          <w:tcPr>
            <w:tcW w:w="1489" w:type="pct"/>
            <w:shd w:val="clear" w:color="auto" w:fill="auto"/>
          </w:tcPr>
          <w:p w14:paraId="6DB7E456" w14:textId="77777777" w:rsidR="008146DF" w:rsidRPr="00BA606D" w:rsidRDefault="008146DF" w:rsidP="00E31452">
            <w:pPr>
              <w:autoSpaceDE w:val="0"/>
              <w:autoSpaceDN w:val="0"/>
              <w:adjustRightInd w:val="0"/>
              <w:jc w:val="center"/>
              <w:rPr>
                <w:rFonts w:ascii="Arial" w:eastAsia="Calibri" w:hAnsi="Arial" w:cs="Arial"/>
                <w:b/>
                <w:bCs/>
                <w:sz w:val="24"/>
              </w:rPr>
            </w:pPr>
            <w:r w:rsidRPr="002F4DAE">
              <w:rPr>
                <w:rFonts w:ascii="Arial" w:eastAsia="Calibri" w:hAnsi="Arial" w:cs="Arial"/>
                <w:b/>
                <w:sz w:val="24"/>
              </w:rPr>
              <w:t>≤</w:t>
            </w:r>
            <w:r w:rsidRPr="00BA606D">
              <w:rPr>
                <w:rFonts w:ascii="Arial" w:eastAsia="Calibri" w:hAnsi="Arial" w:cs="Arial"/>
                <w:sz w:val="24"/>
              </w:rPr>
              <w:t>1:0</w:t>
            </w:r>
            <w:r>
              <w:rPr>
                <w:rFonts w:ascii="Arial" w:eastAsia="Calibri" w:hAnsi="Arial" w:cs="Arial"/>
                <w:sz w:val="24"/>
              </w:rPr>
              <w:t>2</w:t>
            </w:r>
          </w:p>
        </w:tc>
      </w:tr>
      <w:tr w:rsidR="008146DF" w14:paraId="37758CA1" w14:textId="77777777" w:rsidTr="00E31452">
        <w:tc>
          <w:tcPr>
            <w:tcW w:w="5000" w:type="pct"/>
            <w:gridSpan w:val="4"/>
            <w:shd w:val="clear" w:color="auto" w:fill="auto"/>
          </w:tcPr>
          <w:p w14:paraId="50325F0E" w14:textId="77777777" w:rsidR="008146DF" w:rsidRPr="00BA606D" w:rsidRDefault="008146DF" w:rsidP="00E31452">
            <w:pPr>
              <w:autoSpaceDE w:val="0"/>
              <w:autoSpaceDN w:val="0"/>
              <w:adjustRightInd w:val="0"/>
              <w:jc w:val="center"/>
              <w:rPr>
                <w:rFonts w:ascii="Arial" w:eastAsia="Calibri" w:hAnsi="Arial" w:cs="Arial"/>
              </w:rPr>
            </w:pPr>
            <w:r w:rsidRPr="00BA606D">
              <w:rPr>
                <w:rFonts w:ascii="Arial" w:eastAsia="Calibri" w:hAnsi="Arial" w:cs="Arial"/>
                <w:sz w:val="24"/>
              </w:rPr>
              <w:t xml:space="preserve">The plank test measures the strength, endurance and stability of the trunk / core. Maintaining a strong core is a very important component of muscular fitness. Performing the plank exercise 2-4 times each week for (30-90 seconds) will help improve posture, decrease back injury, tighten the abdominal musculature, improve balance and athletic performance. </w:t>
            </w:r>
          </w:p>
        </w:tc>
      </w:tr>
    </w:tbl>
    <w:p w14:paraId="33A0CF96" w14:textId="77777777" w:rsidR="008146DF" w:rsidRPr="0022174A" w:rsidRDefault="008146DF" w:rsidP="008146DF">
      <w:pPr>
        <w:autoSpaceDE w:val="0"/>
        <w:autoSpaceDN w:val="0"/>
        <w:adjustRightInd w:val="0"/>
        <w:jc w:val="center"/>
        <w:rPr>
          <w:rFonts w:ascii="ArialMT" w:eastAsia="Calibri" w:hAnsi="ArialMT" w:cs="ArialMT"/>
          <w:color w:val="242424"/>
        </w:rPr>
      </w:pPr>
      <w:r w:rsidRPr="0022174A">
        <w:rPr>
          <w:rFonts w:ascii="Cambria-Bold" w:eastAsia="Calibri" w:hAnsi="Cambria-Bold" w:cs="Cambria-Bold"/>
          <w:bCs/>
          <w:color w:val="000000"/>
        </w:rPr>
        <w:t>Source</w:t>
      </w:r>
      <w:r w:rsidRPr="0022174A">
        <w:rPr>
          <w:rFonts w:ascii="Cambria-Bold" w:eastAsia="Calibri" w:hAnsi="Cambria-Bold" w:cs="Cambria-Bold"/>
          <w:b/>
          <w:bCs/>
          <w:color w:val="000000"/>
        </w:rPr>
        <w:t xml:space="preserve">: </w:t>
      </w:r>
      <w:r w:rsidRPr="0022174A">
        <w:rPr>
          <w:rFonts w:ascii="ArialMT" w:eastAsia="Calibri" w:hAnsi="ArialMT" w:cs="ArialMT"/>
          <w:color w:val="242424"/>
        </w:rPr>
        <w:t>Strand, S. L., Hjelm, J., Shoepe, T. C., &amp; Fajardo, M. A. (2014). Norms for an</w:t>
      </w:r>
    </w:p>
    <w:p w14:paraId="3B4871D4" w14:textId="77777777" w:rsidR="008146DF" w:rsidRDefault="008146DF" w:rsidP="008146DF">
      <w:pPr>
        <w:autoSpaceDE w:val="0"/>
        <w:autoSpaceDN w:val="0"/>
        <w:adjustRightInd w:val="0"/>
        <w:jc w:val="center"/>
        <w:rPr>
          <w:rFonts w:ascii="ArialMT" w:eastAsia="Calibri" w:hAnsi="ArialMT" w:cs="ArialMT"/>
        </w:rPr>
      </w:pPr>
      <w:r w:rsidRPr="0022174A">
        <w:rPr>
          <w:rFonts w:ascii="ArialMT" w:eastAsia="Calibri" w:hAnsi="ArialMT" w:cs="ArialMT"/>
          <w:color w:val="242424"/>
        </w:rPr>
        <w:t xml:space="preserve">Isometric Muscle Endurance Test. </w:t>
      </w:r>
      <w:r w:rsidRPr="0022174A">
        <w:rPr>
          <w:rFonts w:ascii="Arial-ItalicMT" w:eastAsia="Calibri" w:hAnsi="Arial-ItalicMT" w:cs="Arial-ItalicMT"/>
          <w:i/>
          <w:iCs/>
          <w:color w:val="242424"/>
        </w:rPr>
        <w:t>Journal of Human Kinetics</w:t>
      </w:r>
      <w:r w:rsidRPr="0022174A">
        <w:rPr>
          <w:rFonts w:ascii="ArialMT" w:eastAsia="Calibri" w:hAnsi="ArialMT" w:cs="ArialMT"/>
          <w:color w:val="242424"/>
        </w:rPr>
        <w:t xml:space="preserve">, </w:t>
      </w:r>
      <w:r w:rsidRPr="0022174A">
        <w:rPr>
          <w:rFonts w:ascii="Arial-ItalicMT" w:eastAsia="Calibri" w:hAnsi="Arial-ItalicMT" w:cs="Arial-ItalicMT"/>
          <w:i/>
          <w:iCs/>
          <w:color w:val="242424"/>
        </w:rPr>
        <w:t>40</w:t>
      </w:r>
      <w:r w:rsidRPr="0022174A">
        <w:rPr>
          <w:rFonts w:ascii="ArialMT" w:eastAsia="Calibri" w:hAnsi="ArialMT" w:cs="ArialMT"/>
          <w:color w:val="242424"/>
        </w:rPr>
        <w:t xml:space="preserve">, 93–102. </w:t>
      </w:r>
      <w:hyperlink r:id="rId445" w:history="1">
        <w:r w:rsidRPr="0022174A">
          <w:rPr>
            <w:rStyle w:val="Hyperlink"/>
            <w:rFonts w:ascii="ArialMT" w:eastAsia="Calibri" w:hAnsi="ArialMT" w:cs="ArialMT"/>
          </w:rPr>
          <w:t>http://doi.org/10.2478/hukin-2014-0011</w:t>
        </w:r>
      </w:hyperlink>
      <w:r w:rsidRPr="0022174A">
        <w:rPr>
          <w:rFonts w:ascii="ArialMT" w:eastAsia="Calibri" w:hAnsi="ArialMT" w:cs="ArialMT"/>
        </w:rPr>
        <w:t xml:space="preserve"> (new Norms for 2018) </w:t>
      </w:r>
    </w:p>
    <w:p w14:paraId="65439EAA" w14:textId="77777777" w:rsidR="008146DF" w:rsidRDefault="008146DF" w:rsidP="008146DF">
      <w:pPr>
        <w:autoSpaceDE w:val="0"/>
        <w:autoSpaceDN w:val="0"/>
        <w:adjustRightInd w:val="0"/>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7"/>
        <w:gridCol w:w="3610"/>
        <w:gridCol w:w="3693"/>
      </w:tblGrid>
      <w:tr w:rsidR="008146DF" w14:paraId="7CD35E10" w14:textId="77777777" w:rsidTr="00E31452">
        <w:tc>
          <w:tcPr>
            <w:tcW w:w="11016" w:type="dxa"/>
            <w:gridSpan w:val="3"/>
            <w:shd w:val="clear" w:color="auto" w:fill="auto"/>
          </w:tcPr>
          <w:p w14:paraId="6E2AD8FD" w14:textId="77777777" w:rsidR="008146DF" w:rsidRPr="00BA606D" w:rsidRDefault="008146DF" w:rsidP="00E31452">
            <w:pPr>
              <w:jc w:val="center"/>
              <w:rPr>
                <w:rFonts w:ascii="Arial Narrow" w:hAnsi="Arial Narrow"/>
                <w:sz w:val="28"/>
              </w:rPr>
            </w:pPr>
            <w:r w:rsidRPr="00BA606D">
              <w:rPr>
                <w:rFonts w:ascii="Arial" w:hAnsi="Arial" w:cs="Arial"/>
                <w:b/>
                <w:bCs/>
                <w:sz w:val="32"/>
              </w:rPr>
              <w:t xml:space="preserve">Vertical Jump - </w:t>
            </w:r>
            <w:r w:rsidRPr="00BA606D">
              <w:rPr>
                <w:rFonts w:ascii="Tahoma" w:hAnsi="Tahoma"/>
                <w:b/>
                <w:sz w:val="28"/>
              </w:rPr>
              <w:t xml:space="preserve">MUSCLE </w:t>
            </w:r>
            <w:r w:rsidRPr="00BA606D">
              <w:rPr>
                <w:rFonts w:ascii="Tahoma" w:hAnsi="Tahoma"/>
                <w:b/>
                <w:sz w:val="32"/>
              </w:rPr>
              <w:t>POWER</w:t>
            </w:r>
            <w:r w:rsidRPr="00BA606D">
              <w:rPr>
                <w:rFonts w:ascii="Tahoma" w:hAnsi="Tahoma"/>
                <w:b/>
                <w:sz w:val="28"/>
              </w:rPr>
              <w:t xml:space="preserve"> TEST</w:t>
            </w:r>
          </w:p>
        </w:tc>
      </w:tr>
      <w:tr w:rsidR="008146DF" w14:paraId="7A2C2079" w14:textId="77777777" w:rsidTr="00E31452">
        <w:tc>
          <w:tcPr>
            <w:tcW w:w="11016" w:type="dxa"/>
            <w:gridSpan w:val="3"/>
            <w:shd w:val="clear" w:color="auto" w:fill="auto"/>
          </w:tcPr>
          <w:p w14:paraId="53CC8B44" w14:textId="77777777" w:rsidR="008146DF" w:rsidRPr="00BA606D" w:rsidRDefault="008146DF" w:rsidP="00E31452">
            <w:pPr>
              <w:numPr>
                <w:ilvl w:val="0"/>
                <w:numId w:val="87"/>
              </w:numPr>
              <w:rPr>
                <w:rFonts w:ascii="Arial Narrow" w:hAnsi="Arial Narrow"/>
                <w:sz w:val="28"/>
              </w:rPr>
            </w:pPr>
            <w:r w:rsidRPr="00BA606D">
              <w:rPr>
                <w:rFonts w:ascii="Arial Narrow" w:hAnsi="Arial Narrow"/>
                <w:sz w:val="28"/>
              </w:rPr>
              <w:t>In this test you need to first mark off your standing height with one arm extended overhead.</w:t>
            </w:r>
          </w:p>
          <w:p w14:paraId="6907887E" w14:textId="77777777" w:rsidR="008146DF" w:rsidRPr="00BA606D" w:rsidRDefault="008146DF" w:rsidP="00E31452">
            <w:pPr>
              <w:numPr>
                <w:ilvl w:val="0"/>
                <w:numId w:val="87"/>
              </w:numPr>
              <w:rPr>
                <w:rFonts w:ascii="Arial Narrow" w:hAnsi="Arial Narrow"/>
                <w:sz w:val="28"/>
              </w:rPr>
            </w:pPr>
            <w:r w:rsidRPr="00BA606D">
              <w:rPr>
                <w:rFonts w:ascii="Arial Narrow" w:hAnsi="Arial Narrow"/>
                <w:sz w:val="28"/>
              </w:rPr>
              <w:t xml:space="preserve">You will then jump as high as you can in one explosive motion and mark off your vertical jump distance with a piece of chalk.  </w:t>
            </w:r>
          </w:p>
          <w:p w14:paraId="610C2CFA" w14:textId="77777777" w:rsidR="008146DF" w:rsidRPr="00BA606D" w:rsidRDefault="008146DF" w:rsidP="00E31452">
            <w:pPr>
              <w:numPr>
                <w:ilvl w:val="0"/>
                <w:numId w:val="87"/>
              </w:numPr>
              <w:rPr>
                <w:rFonts w:ascii="Arial Narrow" w:hAnsi="Arial Narrow"/>
                <w:sz w:val="28"/>
              </w:rPr>
            </w:pPr>
            <w:r w:rsidRPr="00BA606D">
              <w:rPr>
                <w:rFonts w:ascii="Arial Narrow" w:hAnsi="Arial Narrow"/>
                <w:sz w:val="28"/>
              </w:rPr>
              <w:t xml:space="preserve">You make take one step and then jump. </w:t>
            </w:r>
          </w:p>
          <w:p w14:paraId="2B265F8B" w14:textId="77777777" w:rsidR="008146DF" w:rsidRPr="00BA606D" w:rsidRDefault="008146DF" w:rsidP="00E31452">
            <w:pPr>
              <w:numPr>
                <w:ilvl w:val="0"/>
                <w:numId w:val="87"/>
              </w:numPr>
              <w:rPr>
                <w:rFonts w:ascii="Tahoma" w:hAnsi="Tahoma"/>
                <w:b/>
              </w:rPr>
            </w:pPr>
            <w:r w:rsidRPr="00BA606D">
              <w:rPr>
                <w:rFonts w:ascii="Arial Narrow" w:hAnsi="Arial Narrow"/>
                <w:sz w:val="28"/>
              </w:rPr>
              <w:t xml:space="preserve">Calculate the difference between your standing height and the maximum jump height that you reached. </w:t>
            </w:r>
          </w:p>
        </w:tc>
      </w:tr>
      <w:tr w:rsidR="008146DF" w14:paraId="26EB4FC7" w14:textId="77777777" w:rsidTr="00E31452">
        <w:tc>
          <w:tcPr>
            <w:tcW w:w="3654" w:type="dxa"/>
            <w:shd w:val="clear" w:color="auto" w:fill="auto"/>
          </w:tcPr>
          <w:p w14:paraId="09E6BF04" w14:textId="77777777" w:rsidR="008146DF" w:rsidRPr="00BA606D" w:rsidRDefault="008146DF" w:rsidP="00E31452">
            <w:pPr>
              <w:rPr>
                <w:rFonts w:ascii="Tahoma" w:hAnsi="Tahoma"/>
                <w:b/>
              </w:rPr>
            </w:pPr>
            <w:r>
              <w:rPr>
                <w:rFonts w:ascii="Tahoma" w:hAnsi="Tahoma"/>
                <w:b/>
                <w:noProof/>
              </w:rPr>
              <w:drawing>
                <wp:inline distT="0" distB="0" distL="0" distR="0" wp14:anchorId="0BA347A0" wp14:editId="11FF7CE0">
                  <wp:extent cx="1974850" cy="2145665"/>
                  <wp:effectExtent l="0" t="0" r="0" b="0"/>
                  <wp:docPr id="300" name="Picture 5" descr="C:\Users\lamberts\AppData\Local\Microsoft\Windows\Temporary Internet Files\Content.IE5\USWHM40Q\5C01B1FF-CA4A-44EF-AC84-BA859335E01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amberts\AppData\Local\Microsoft\Windows\Temporary Internet Files\Content.IE5\USWHM40Q\5C01B1FF-CA4A-44EF-AC84-BA859335E01A.jpeg"/>
                          <pic:cNvPicPr>
                            <a:picLocks noChangeAspect="1" noChangeArrowheads="1"/>
                          </pic:cNvPicPr>
                        </pic:nvPicPr>
                        <pic:blipFill>
                          <a:blip r:embed="rId446" cstate="print">
                            <a:extLst>
                              <a:ext uri="{28A0092B-C50C-407E-A947-70E740481C1C}">
                                <a14:useLocalDpi xmlns:a14="http://schemas.microsoft.com/office/drawing/2010/main" val="0"/>
                              </a:ext>
                            </a:extLst>
                          </a:blip>
                          <a:srcRect/>
                          <a:stretch>
                            <a:fillRect/>
                          </a:stretch>
                        </pic:blipFill>
                        <pic:spPr bwMode="auto">
                          <a:xfrm>
                            <a:off x="0" y="0"/>
                            <a:ext cx="1974850" cy="2145665"/>
                          </a:xfrm>
                          <a:prstGeom prst="rect">
                            <a:avLst/>
                          </a:prstGeom>
                          <a:noFill/>
                          <a:ln>
                            <a:noFill/>
                          </a:ln>
                        </pic:spPr>
                      </pic:pic>
                    </a:graphicData>
                  </a:graphic>
                </wp:inline>
              </w:drawing>
            </w:r>
          </w:p>
        </w:tc>
        <w:tc>
          <w:tcPr>
            <w:tcW w:w="3666" w:type="dxa"/>
            <w:shd w:val="clear" w:color="auto" w:fill="auto"/>
          </w:tcPr>
          <w:p w14:paraId="743AB612" w14:textId="77777777" w:rsidR="008146DF" w:rsidRPr="00BA606D" w:rsidRDefault="008146DF" w:rsidP="00E31452">
            <w:pPr>
              <w:rPr>
                <w:rFonts w:ascii="Tahoma" w:hAnsi="Tahoma"/>
                <w:b/>
              </w:rPr>
            </w:pPr>
            <w:r>
              <w:rPr>
                <w:rFonts w:ascii="Tahoma" w:hAnsi="Tahoma"/>
                <w:b/>
                <w:noProof/>
              </w:rPr>
              <w:drawing>
                <wp:inline distT="0" distB="0" distL="0" distR="0" wp14:anchorId="11665640" wp14:editId="1E07838F">
                  <wp:extent cx="2121535" cy="2157730"/>
                  <wp:effectExtent l="0" t="0" r="0" b="0"/>
                  <wp:docPr id="301" name="Picture 2" descr="C:\Users\lamberts\AppData\Local\Microsoft\Windows\Temporary Internet Files\Content.IE5\2YGC4LLS\16CF701F-7F91-4594-A889-C958300BEB2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mberts\AppData\Local\Microsoft\Windows\Temporary Internet Files\Content.IE5\2YGC4LLS\16CF701F-7F91-4594-A889-C958300BEB2C.jpeg"/>
                          <pic:cNvPicPr>
                            <a:picLocks noChangeAspect="1" noChangeArrowheads="1"/>
                          </pic:cNvPicPr>
                        </pic:nvPicPr>
                        <pic:blipFill>
                          <a:blip r:embed="rId447" cstate="print">
                            <a:extLst>
                              <a:ext uri="{28A0092B-C50C-407E-A947-70E740481C1C}">
                                <a14:useLocalDpi xmlns:a14="http://schemas.microsoft.com/office/drawing/2010/main" val="0"/>
                              </a:ext>
                            </a:extLst>
                          </a:blip>
                          <a:srcRect/>
                          <a:stretch>
                            <a:fillRect/>
                          </a:stretch>
                        </pic:blipFill>
                        <pic:spPr bwMode="auto">
                          <a:xfrm>
                            <a:off x="0" y="0"/>
                            <a:ext cx="2121535" cy="2157730"/>
                          </a:xfrm>
                          <a:prstGeom prst="rect">
                            <a:avLst/>
                          </a:prstGeom>
                          <a:noFill/>
                          <a:ln>
                            <a:noFill/>
                          </a:ln>
                        </pic:spPr>
                      </pic:pic>
                    </a:graphicData>
                  </a:graphic>
                </wp:inline>
              </w:drawing>
            </w:r>
          </w:p>
        </w:tc>
        <w:tc>
          <w:tcPr>
            <w:tcW w:w="3696" w:type="dxa"/>
            <w:shd w:val="clear" w:color="auto" w:fill="auto"/>
          </w:tcPr>
          <w:p w14:paraId="0B67C488" w14:textId="77777777" w:rsidR="008146DF" w:rsidRPr="00BA606D" w:rsidRDefault="008146DF" w:rsidP="00E31452">
            <w:pPr>
              <w:rPr>
                <w:rFonts w:ascii="Tahoma" w:hAnsi="Tahoma"/>
                <w:b/>
              </w:rPr>
            </w:pPr>
            <w:r>
              <w:rPr>
                <w:rFonts w:ascii="Tahoma" w:hAnsi="Tahoma"/>
                <w:b/>
                <w:noProof/>
              </w:rPr>
              <w:drawing>
                <wp:inline distT="0" distB="0" distL="0" distR="0" wp14:anchorId="214EC22B" wp14:editId="657BAE75">
                  <wp:extent cx="2206625" cy="2145665"/>
                  <wp:effectExtent l="0" t="0" r="0" b="0"/>
                  <wp:docPr id="302" name="Picture 16" descr="C:\Users\lamberts\AppData\Local\Microsoft\Windows\Temporary Internet Files\Content.IE5\40KSQ0YF\66D58483-BFBE-41E6-8C4F-AD1EBAFFBF0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amberts\AppData\Local\Microsoft\Windows\Temporary Internet Files\Content.IE5\40KSQ0YF\66D58483-BFBE-41E6-8C4F-AD1EBAFFBF0A.jpeg"/>
                          <pic:cNvPicPr>
                            <a:picLocks noChangeAspect="1" noChangeArrowheads="1"/>
                          </pic:cNvPicPr>
                        </pic:nvPicPr>
                        <pic:blipFill>
                          <a:blip r:embed="rId448" cstate="print">
                            <a:extLst>
                              <a:ext uri="{28A0092B-C50C-407E-A947-70E740481C1C}">
                                <a14:useLocalDpi xmlns:a14="http://schemas.microsoft.com/office/drawing/2010/main" val="0"/>
                              </a:ext>
                            </a:extLst>
                          </a:blip>
                          <a:srcRect/>
                          <a:stretch>
                            <a:fillRect/>
                          </a:stretch>
                        </pic:blipFill>
                        <pic:spPr bwMode="auto">
                          <a:xfrm>
                            <a:off x="0" y="0"/>
                            <a:ext cx="2206625" cy="2145665"/>
                          </a:xfrm>
                          <a:prstGeom prst="rect">
                            <a:avLst/>
                          </a:prstGeom>
                          <a:noFill/>
                          <a:ln>
                            <a:noFill/>
                          </a:ln>
                        </pic:spPr>
                      </pic:pic>
                    </a:graphicData>
                  </a:graphic>
                </wp:inline>
              </w:drawing>
            </w:r>
          </w:p>
        </w:tc>
      </w:tr>
    </w:tbl>
    <w:p w14:paraId="2C604BE0" w14:textId="77777777" w:rsidR="008146DF" w:rsidRPr="00BA606D" w:rsidRDefault="008146DF" w:rsidP="008146DF">
      <w:pPr>
        <w:rPr>
          <w:vanish/>
        </w:rPr>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7"/>
        <w:gridCol w:w="2068"/>
        <w:gridCol w:w="2970"/>
        <w:gridCol w:w="1845"/>
        <w:gridCol w:w="1845"/>
      </w:tblGrid>
      <w:tr w:rsidR="008146DF" w14:paraId="43690AAB" w14:textId="77777777" w:rsidTr="00E31452">
        <w:tc>
          <w:tcPr>
            <w:tcW w:w="10795" w:type="dxa"/>
            <w:gridSpan w:val="5"/>
          </w:tcPr>
          <w:p w14:paraId="054BAE44" w14:textId="77777777" w:rsidR="008146DF" w:rsidRPr="0015503D" w:rsidRDefault="008146DF" w:rsidP="00E31452">
            <w:pPr>
              <w:jc w:val="center"/>
              <w:rPr>
                <w:rFonts w:ascii="Tahoma" w:hAnsi="Tahoma"/>
                <w:b/>
                <w:sz w:val="28"/>
              </w:rPr>
            </w:pPr>
            <w:r>
              <w:rPr>
                <w:rFonts w:ascii="Arial" w:hAnsi="Arial" w:cs="Arial"/>
              </w:rPr>
              <w:t xml:space="preserve">   </w:t>
            </w:r>
            <w:r w:rsidRPr="0015503D">
              <w:rPr>
                <w:rFonts w:ascii="Tahoma" w:hAnsi="Tahoma"/>
                <w:b/>
                <w:sz w:val="28"/>
              </w:rPr>
              <w:t>THE VERTICAL JUMP</w:t>
            </w:r>
          </w:p>
        </w:tc>
      </w:tr>
      <w:tr w:rsidR="008146DF" w14:paraId="435D0ADF" w14:textId="77777777" w:rsidTr="00E31452">
        <w:tc>
          <w:tcPr>
            <w:tcW w:w="4135" w:type="dxa"/>
            <w:gridSpan w:val="2"/>
          </w:tcPr>
          <w:p w14:paraId="2FCB2328" w14:textId="77777777" w:rsidR="008146DF" w:rsidRPr="002F4DAE" w:rsidRDefault="008146DF" w:rsidP="00E31452">
            <w:pPr>
              <w:jc w:val="center"/>
              <w:rPr>
                <w:rFonts w:ascii="Arial" w:hAnsi="Arial" w:cs="Arial"/>
                <w:b/>
                <w:sz w:val="28"/>
              </w:rPr>
            </w:pPr>
            <w:r w:rsidRPr="002F4DAE">
              <w:rPr>
                <w:rFonts w:ascii="Arial" w:hAnsi="Arial" w:cs="Arial"/>
                <w:b/>
                <w:sz w:val="28"/>
              </w:rPr>
              <w:t>Males</w:t>
            </w:r>
          </w:p>
        </w:tc>
        <w:tc>
          <w:tcPr>
            <w:tcW w:w="2970" w:type="dxa"/>
          </w:tcPr>
          <w:p w14:paraId="1F1071A0" w14:textId="77777777" w:rsidR="008146DF" w:rsidRPr="002F4DAE" w:rsidRDefault="008146DF" w:rsidP="00E31452">
            <w:pPr>
              <w:jc w:val="center"/>
              <w:rPr>
                <w:rFonts w:ascii="Arial" w:hAnsi="Arial" w:cs="Arial"/>
                <w:b/>
                <w:sz w:val="28"/>
              </w:rPr>
            </w:pPr>
            <w:r w:rsidRPr="002F4DAE">
              <w:rPr>
                <w:rFonts w:ascii="Arial" w:hAnsi="Arial" w:cs="Arial"/>
                <w:b/>
                <w:sz w:val="28"/>
              </w:rPr>
              <w:t>Verbal Rating</w:t>
            </w:r>
          </w:p>
        </w:tc>
        <w:tc>
          <w:tcPr>
            <w:tcW w:w="3690" w:type="dxa"/>
            <w:gridSpan w:val="2"/>
          </w:tcPr>
          <w:p w14:paraId="54E3D486" w14:textId="77777777" w:rsidR="008146DF" w:rsidRPr="002F4DAE" w:rsidRDefault="008146DF" w:rsidP="00E31452">
            <w:pPr>
              <w:jc w:val="center"/>
              <w:rPr>
                <w:rFonts w:ascii="Arial" w:hAnsi="Arial" w:cs="Arial"/>
                <w:b/>
                <w:sz w:val="28"/>
              </w:rPr>
            </w:pPr>
            <w:r w:rsidRPr="002F4DAE">
              <w:rPr>
                <w:rFonts w:ascii="Arial" w:hAnsi="Arial" w:cs="Arial"/>
                <w:b/>
                <w:sz w:val="28"/>
              </w:rPr>
              <w:t>Females</w:t>
            </w:r>
          </w:p>
        </w:tc>
      </w:tr>
      <w:tr w:rsidR="008146DF" w14:paraId="0163B983" w14:textId="77777777" w:rsidTr="00E31452">
        <w:tc>
          <w:tcPr>
            <w:tcW w:w="2067" w:type="dxa"/>
          </w:tcPr>
          <w:p w14:paraId="6376DFF5" w14:textId="77777777" w:rsidR="008146DF" w:rsidRPr="002F4DAE" w:rsidRDefault="008146DF" w:rsidP="00E31452">
            <w:pPr>
              <w:jc w:val="center"/>
              <w:rPr>
                <w:rFonts w:ascii="Arial" w:hAnsi="Arial" w:cs="Arial"/>
                <w:b/>
                <w:sz w:val="28"/>
              </w:rPr>
            </w:pPr>
            <w:r>
              <w:rPr>
                <w:rFonts w:ascii="Arial" w:hAnsi="Arial" w:cs="Arial"/>
                <w:b/>
                <w:sz w:val="28"/>
              </w:rPr>
              <w:t>cm</w:t>
            </w:r>
          </w:p>
        </w:tc>
        <w:tc>
          <w:tcPr>
            <w:tcW w:w="2068" w:type="dxa"/>
          </w:tcPr>
          <w:p w14:paraId="627A96C3" w14:textId="77777777" w:rsidR="008146DF" w:rsidRPr="002F4DAE" w:rsidRDefault="008146DF" w:rsidP="00E31452">
            <w:pPr>
              <w:jc w:val="center"/>
              <w:rPr>
                <w:rFonts w:ascii="Arial" w:hAnsi="Arial" w:cs="Arial"/>
                <w:b/>
                <w:sz w:val="28"/>
              </w:rPr>
            </w:pPr>
            <w:r>
              <w:rPr>
                <w:rFonts w:ascii="Arial" w:hAnsi="Arial" w:cs="Arial"/>
                <w:b/>
                <w:sz w:val="28"/>
              </w:rPr>
              <w:t>Inches</w:t>
            </w:r>
          </w:p>
        </w:tc>
        <w:tc>
          <w:tcPr>
            <w:tcW w:w="2970" w:type="dxa"/>
          </w:tcPr>
          <w:p w14:paraId="13F6B21A" w14:textId="77777777" w:rsidR="008146DF" w:rsidRPr="002F4DAE" w:rsidRDefault="008146DF" w:rsidP="00E31452">
            <w:pPr>
              <w:jc w:val="center"/>
              <w:rPr>
                <w:rFonts w:ascii="Arial" w:hAnsi="Arial" w:cs="Arial"/>
                <w:b/>
                <w:sz w:val="28"/>
              </w:rPr>
            </w:pPr>
          </w:p>
        </w:tc>
        <w:tc>
          <w:tcPr>
            <w:tcW w:w="1845" w:type="dxa"/>
          </w:tcPr>
          <w:p w14:paraId="7A1B3B33" w14:textId="77777777" w:rsidR="008146DF" w:rsidRPr="002F4DAE" w:rsidRDefault="008146DF" w:rsidP="00E31452">
            <w:pPr>
              <w:jc w:val="center"/>
              <w:rPr>
                <w:rFonts w:ascii="Arial" w:hAnsi="Arial" w:cs="Arial"/>
                <w:b/>
                <w:sz w:val="28"/>
              </w:rPr>
            </w:pPr>
            <w:r>
              <w:rPr>
                <w:rFonts w:ascii="Arial" w:hAnsi="Arial" w:cs="Arial"/>
                <w:b/>
                <w:sz w:val="28"/>
              </w:rPr>
              <w:t>cm</w:t>
            </w:r>
          </w:p>
        </w:tc>
        <w:tc>
          <w:tcPr>
            <w:tcW w:w="1845" w:type="dxa"/>
          </w:tcPr>
          <w:p w14:paraId="01BB16BB" w14:textId="77777777" w:rsidR="008146DF" w:rsidRPr="002F4DAE" w:rsidRDefault="008146DF" w:rsidP="00E31452">
            <w:pPr>
              <w:jc w:val="center"/>
              <w:rPr>
                <w:rFonts w:ascii="Arial" w:hAnsi="Arial" w:cs="Arial"/>
                <w:b/>
                <w:sz w:val="28"/>
              </w:rPr>
            </w:pPr>
            <w:r>
              <w:rPr>
                <w:rFonts w:ascii="Arial" w:hAnsi="Arial" w:cs="Arial"/>
                <w:b/>
                <w:sz w:val="28"/>
              </w:rPr>
              <w:t>Inches</w:t>
            </w:r>
          </w:p>
        </w:tc>
      </w:tr>
      <w:tr w:rsidR="008146DF" w14:paraId="69A23BCB" w14:textId="77777777" w:rsidTr="00E31452">
        <w:tc>
          <w:tcPr>
            <w:tcW w:w="2067" w:type="dxa"/>
          </w:tcPr>
          <w:p w14:paraId="69D08532" w14:textId="77777777" w:rsidR="008146DF" w:rsidRPr="003F4269" w:rsidRDefault="008146DF" w:rsidP="00E31452">
            <w:pPr>
              <w:jc w:val="center"/>
              <w:rPr>
                <w:rFonts w:ascii="Arial" w:hAnsi="Arial" w:cs="Arial"/>
                <w:bCs/>
                <w:sz w:val="28"/>
              </w:rPr>
            </w:pPr>
            <w:r w:rsidRPr="003F4269">
              <w:rPr>
                <w:rFonts w:ascii="Arial" w:hAnsi="Arial" w:cs="Arial"/>
                <w:bCs/>
                <w:sz w:val="28"/>
              </w:rPr>
              <w:t>&gt; 65</w:t>
            </w:r>
          </w:p>
          <w:p w14:paraId="7F92BF3F" w14:textId="77777777" w:rsidR="008146DF" w:rsidRPr="003F4269" w:rsidRDefault="008146DF" w:rsidP="00E31452">
            <w:pPr>
              <w:jc w:val="center"/>
              <w:rPr>
                <w:rFonts w:ascii="Arial" w:hAnsi="Arial" w:cs="Arial"/>
                <w:bCs/>
                <w:sz w:val="28"/>
              </w:rPr>
            </w:pPr>
            <w:r w:rsidRPr="003F4269">
              <w:rPr>
                <w:rFonts w:ascii="Arial" w:hAnsi="Arial" w:cs="Arial"/>
                <w:bCs/>
                <w:sz w:val="28"/>
              </w:rPr>
              <w:t>61 – 64</w:t>
            </w:r>
          </w:p>
          <w:p w14:paraId="3BBFDD28" w14:textId="77777777" w:rsidR="008146DF" w:rsidRPr="003F4269" w:rsidRDefault="008146DF" w:rsidP="00E31452">
            <w:pPr>
              <w:jc w:val="center"/>
              <w:rPr>
                <w:rFonts w:ascii="Arial" w:hAnsi="Arial" w:cs="Arial"/>
                <w:bCs/>
                <w:sz w:val="28"/>
              </w:rPr>
            </w:pPr>
            <w:r w:rsidRPr="003F4269">
              <w:rPr>
                <w:rFonts w:ascii="Arial" w:hAnsi="Arial" w:cs="Arial"/>
                <w:bCs/>
                <w:sz w:val="28"/>
              </w:rPr>
              <w:t>48 – 60</w:t>
            </w:r>
          </w:p>
          <w:p w14:paraId="4A941861" w14:textId="77777777" w:rsidR="008146DF" w:rsidRPr="003F4269" w:rsidRDefault="008146DF" w:rsidP="00E31452">
            <w:pPr>
              <w:jc w:val="center"/>
              <w:rPr>
                <w:rFonts w:ascii="Arial" w:hAnsi="Arial" w:cs="Arial"/>
                <w:bCs/>
                <w:sz w:val="28"/>
              </w:rPr>
            </w:pPr>
            <w:r w:rsidRPr="003F4269">
              <w:rPr>
                <w:rFonts w:ascii="Arial" w:hAnsi="Arial" w:cs="Arial"/>
                <w:bCs/>
                <w:sz w:val="28"/>
              </w:rPr>
              <w:t>40 – 47</w:t>
            </w:r>
          </w:p>
          <w:p w14:paraId="2E781AB4" w14:textId="7C13AB91" w:rsidR="008146DF" w:rsidRPr="003F4269" w:rsidRDefault="008146DF" w:rsidP="00E31452">
            <w:pPr>
              <w:jc w:val="center"/>
              <w:rPr>
                <w:rFonts w:ascii="Arial" w:hAnsi="Arial" w:cs="Arial"/>
                <w:bCs/>
                <w:sz w:val="28"/>
              </w:rPr>
            </w:pPr>
            <w:r w:rsidRPr="003F4269">
              <w:rPr>
                <w:rFonts w:ascii="Arial" w:hAnsi="Arial" w:cs="Arial"/>
                <w:bCs/>
                <w:sz w:val="28"/>
              </w:rPr>
              <w:t>2</w:t>
            </w:r>
            <w:r w:rsidR="0076325D">
              <w:rPr>
                <w:rFonts w:ascii="Arial" w:hAnsi="Arial" w:cs="Arial"/>
                <w:bCs/>
                <w:sz w:val="28"/>
              </w:rPr>
              <w:t xml:space="preserve">5 </w:t>
            </w:r>
            <w:r w:rsidRPr="003F4269">
              <w:rPr>
                <w:rFonts w:ascii="Arial" w:hAnsi="Arial" w:cs="Arial"/>
                <w:bCs/>
                <w:sz w:val="28"/>
              </w:rPr>
              <w:t>– 39</w:t>
            </w:r>
          </w:p>
          <w:p w14:paraId="50A54095" w14:textId="77777777" w:rsidR="008146DF" w:rsidRPr="003F4269" w:rsidRDefault="008146DF" w:rsidP="00E31452">
            <w:pPr>
              <w:jc w:val="center"/>
              <w:rPr>
                <w:rFonts w:ascii="Arial" w:hAnsi="Arial" w:cs="Arial"/>
                <w:bCs/>
                <w:sz w:val="28"/>
              </w:rPr>
            </w:pPr>
            <w:r w:rsidRPr="003F4269">
              <w:rPr>
                <w:rFonts w:ascii="Arial" w:hAnsi="Arial" w:cs="Arial"/>
                <w:bCs/>
                <w:sz w:val="28"/>
              </w:rPr>
              <w:t>12 – 24</w:t>
            </w:r>
          </w:p>
          <w:p w14:paraId="6EAB821F" w14:textId="77777777" w:rsidR="008146DF" w:rsidRPr="003F4269" w:rsidRDefault="008146DF" w:rsidP="00E31452">
            <w:pPr>
              <w:jc w:val="center"/>
              <w:rPr>
                <w:rFonts w:ascii="Arial" w:hAnsi="Arial" w:cs="Arial"/>
                <w:bCs/>
                <w:sz w:val="28"/>
              </w:rPr>
            </w:pPr>
            <w:r w:rsidRPr="003F4269">
              <w:rPr>
                <w:rFonts w:ascii="Arial" w:hAnsi="Arial" w:cs="Arial"/>
                <w:bCs/>
                <w:sz w:val="28"/>
              </w:rPr>
              <w:t>&lt; 11</w:t>
            </w:r>
          </w:p>
        </w:tc>
        <w:tc>
          <w:tcPr>
            <w:tcW w:w="2068" w:type="dxa"/>
          </w:tcPr>
          <w:p w14:paraId="44ABD1FA" w14:textId="77777777" w:rsidR="008146DF" w:rsidRPr="003F4269" w:rsidRDefault="008146DF" w:rsidP="00E31452">
            <w:pPr>
              <w:jc w:val="center"/>
              <w:rPr>
                <w:rFonts w:ascii="Arial" w:hAnsi="Arial" w:cs="Arial"/>
                <w:bCs/>
                <w:sz w:val="28"/>
              </w:rPr>
            </w:pPr>
            <w:r w:rsidRPr="003F4269">
              <w:rPr>
                <w:rFonts w:ascii="Arial" w:hAnsi="Arial" w:cs="Arial"/>
                <w:bCs/>
                <w:sz w:val="28"/>
              </w:rPr>
              <w:t>&gt; 25.6</w:t>
            </w:r>
          </w:p>
          <w:p w14:paraId="0EA34142" w14:textId="77777777" w:rsidR="008146DF" w:rsidRPr="003F4269" w:rsidRDefault="008146DF" w:rsidP="00E31452">
            <w:pPr>
              <w:jc w:val="center"/>
              <w:rPr>
                <w:rFonts w:ascii="Arial" w:hAnsi="Arial" w:cs="Arial"/>
                <w:bCs/>
                <w:sz w:val="28"/>
              </w:rPr>
            </w:pPr>
            <w:r w:rsidRPr="003F4269">
              <w:rPr>
                <w:rFonts w:ascii="Arial" w:hAnsi="Arial" w:cs="Arial"/>
                <w:bCs/>
                <w:sz w:val="28"/>
              </w:rPr>
              <w:t>24 – 25.5</w:t>
            </w:r>
          </w:p>
          <w:p w14:paraId="280B47DC" w14:textId="77777777" w:rsidR="008146DF" w:rsidRPr="003F4269" w:rsidRDefault="008146DF" w:rsidP="00E31452">
            <w:pPr>
              <w:jc w:val="center"/>
              <w:rPr>
                <w:rFonts w:ascii="Arial" w:hAnsi="Arial" w:cs="Arial"/>
                <w:bCs/>
                <w:sz w:val="28"/>
              </w:rPr>
            </w:pPr>
            <w:r w:rsidRPr="003F4269">
              <w:rPr>
                <w:rFonts w:ascii="Arial" w:hAnsi="Arial" w:cs="Arial"/>
                <w:bCs/>
                <w:sz w:val="28"/>
              </w:rPr>
              <w:t>18.9 – 23.9</w:t>
            </w:r>
          </w:p>
          <w:p w14:paraId="53D09651" w14:textId="77777777" w:rsidR="008146DF" w:rsidRPr="003F4269" w:rsidRDefault="008146DF" w:rsidP="00E31452">
            <w:pPr>
              <w:jc w:val="center"/>
              <w:rPr>
                <w:rFonts w:ascii="Arial" w:hAnsi="Arial" w:cs="Arial"/>
                <w:bCs/>
                <w:sz w:val="28"/>
              </w:rPr>
            </w:pPr>
            <w:r w:rsidRPr="003F4269">
              <w:rPr>
                <w:rFonts w:ascii="Arial" w:hAnsi="Arial" w:cs="Arial"/>
                <w:bCs/>
                <w:sz w:val="28"/>
              </w:rPr>
              <w:t>15.7 – 18.8</w:t>
            </w:r>
          </w:p>
          <w:p w14:paraId="042381A3" w14:textId="77777777" w:rsidR="008146DF" w:rsidRPr="003F4269" w:rsidRDefault="008146DF" w:rsidP="00E31452">
            <w:pPr>
              <w:jc w:val="center"/>
              <w:rPr>
                <w:rFonts w:ascii="Arial" w:hAnsi="Arial" w:cs="Arial"/>
                <w:bCs/>
                <w:sz w:val="28"/>
              </w:rPr>
            </w:pPr>
            <w:r w:rsidRPr="003F4269">
              <w:rPr>
                <w:rFonts w:ascii="Arial" w:hAnsi="Arial" w:cs="Arial"/>
                <w:bCs/>
                <w:sz w:val="28"/>
              </w:rPr>
              <w:t>9.4 – 15.6</w:t>
            </w:r>
          </w:p>
          <w:p w14:paraId="61310661" w14:textId="77777777" w:rsidR="008146DF" w:rsidRPr="003F4269" w:rsidRDefault="008146DF" w:rsidP="00E31452">
            <w:pPr>
              <w:jc w:val="center"/>
              <w:rPr>
                <w:rFonts w:ascii="Arial" w:hAnsi="Arial" w:cs="Arial"/>
                <w:bCs/>
                <w:sz w:val="28"/>
              </w:rPr>
            </w:pPr>
            <w:r w:rsidRPr="003F4269">
              <w:rPr>
                <w:rFonts w:ascii="Arial" w:hAnsi="Arial" w:cs="Arial"/>
                <w:bCs/>
                <w:sz w:val="28"/>
              </w:rPr>
              <w:t>4.7 – 9.3</w:t>
            </w:r>
          </w:p>
          <w:p w14:paraId="30CEB1F9" w14:textId="77777777" w:rsidR="008146DF" w:rsidRPr="003F4269" w:rsidRDefault="008146DF" w:rsidP="00E31452">
            <w:pPr>
              <w:jc w:val="center"/>
              <w:rPr>
                <w:rFonts w:ascii="Arial" w:hAnsi="Arial" w:cs="Arial"/>
                <w:bCs/>
                <w:sz w:val="28"/>
              </w:rPr>
            </w:pPr>
            <w:r w:rsidRPr="003F4269">
              <w:rPr>
                <w:rFonts w:ascii="Arial" w:hAnsi="Arial" w:cs="Arial"/>
                <w:bCs/>
                <w:sz w:val="28"/>
              </w:rPr>
              <w:t>&lt; 4.6</w:t>
            </w:r>
          </w:p>
        </w:tc>
        <w:tc>
          <w:tcPr>
            <w:tcW w:w="2970" w:type="dxa"/>
          </w:tcPr>
          <w:p w14:paraId="048E652B" w14:textId="77777777" w:rsidR="008146DF" w:rsidRPr="002F4DAE" w:rsidRDefault="008146DF" w:rsidP="00E31452">
            <w:pPr>
              <w:jc w:val="center"/>
              <w:rPr>
                <w:rFonts w:ascii="Arial" w:hAnsi="Arial" w:cs="Arial"/>
                <w:b/>
                <w:sz w:val="28"/>
              </w:rPr>
            </w:pPr>
            <w:r w:rsidRPr="002F4DAE">
              <w:rPr>
                <w:rFonts w:ascii="Arial" w:hAnsi="Arial" w:cs="Arial"/>
                <w:b/>
                <w:sz w:val="28"/>
              </w:rPr>
              <w:t>Superior</w:t>
            </w:r>
          </w:p>
          <w:p w14:paraId="65CBCF93" w14:textId="77777777" w:rsidR="008146DF" w:rsidRPr="002F4DAE" w:rsidRDefault="008146DF" w:rsidP="00E31452">
            <w:pPr>
              <w:jc w:val="center"/>
              <w:rPr>
                <w:rFonts w:ascii="Arial" w:hAnsi="Arial" w:cs="Arial"/>
                <w:b/>
                <w:sz w:val="28"/>
              </w:rPr>
            </w:pPr>
            <w:r w:rsidRPr="002F4DAE">
              <w:rPr>
                <w:rFonts w:ascii="Arial" w:hAnsi="Arial" w:cs="Arial"/>
                <w:b/>
                <w:sz w:val="28"/>
              </w:rPr>
              <w:t>Excellent</w:t>
            </w:r>
          </w:p>
          <w:p w14:paraId="56E73A01" w14:textId="77777777" w:rsidR="008146DF" w:rsidRPr="002F4DAE" w:rsidRDefault="008146DF" w:rsidP="00E31452">
            <w:pPr>
              <w:jc w:val="center"/>
              <w:rPr>
                <w:rFonts w:ascii="Arial" w:hAnsi="Arial" w:cs="Arial"/>
                <w:b/>
                <w:sz w:val="28"/>
              </w:rPr>
            </w:pPr>
            <w:r w:rsidRPr="002F4DAE">
              <w:rPr>
                <w:rFonts w:ascii="Arial" w:hAnsi="Arial" w:cs="Arial"/>
                <w:b/>
                <w:sz w:val="28"/>
              </w:rPr>
              <w:t>Above Average</w:t>
            </w:r>
          </w:p>
          <w:p w14:paraId="7FA91F03" w14:textId="77777777" w:rsidR="008146DF" w:rsidRPr="002F4DAE" w:rsidRDefault="008146DF" w:rsidP="00E31452">
            <w:pPr>
              <w:jc w:val="center"/>
              <w:rPr>
                <w:rFonts w:ascii="Arial" w:hAnsi="Arial" w:cs="Arial"/>
                <w:b/>
                <w:sz w:val="28"/>
              </w:rPr>
            </w:pPr>
            <w:r w:rsidRPr="002F4DAE">
              <w:rPr>
                <w:rFonts w:ascii="Arial" w:hAnsi="Arial" w:cs="Arial"/>
                <w:b/>
                <w:sz w:val="28"/>
              </w:rPr>
              <w:t>Average</w:t>
            </w:r>
          </w:p>
          <w:p w14:paraId="1617B073" w14:textId="77777777" w:rsidR="008146DF" w:rsidRPr="002F4DAE" w:rsidRDefault="008146DF" w:rsidP="00E31452">
            <w:pPr>
              <w:jc w:val="center"/>
              <w:rPr>
                <w:rFonts w:ascii="Arial" w:hAnsi="Arial" w:cs="Arial"/>
                <w:b/>
                <w:sz w:val="28"/>
              </w:rPr>
            </w:pPr>
            <w:r w:rsidRPr="002F4DAE">
              <w:rPr>
                <w:rFonts w:ascii="Arial" w:hAnsi="Arial" w:cs="Arial"/>
                <w:b/>
                <w:sz w:val="28"/>
              </w:rPr>
              <w:t>Below Average</w:t>
            </w:r>
          </w:p>
          <w:p w14:paraId="25D8F715" w14:textId="77777777" w:rsidR="008146DF" w:rsidRPr="002F4DAE" w:rsidRDefault="008146DF" w:rsidP="00E31452">
            <w:pPr>
              <w:jc w:val="center"/>
              <w:rPr>
                <w:rFonts w:ascii="Arial" w:hAnsi="Arial" w:cs="Arial"/>
                <w:b/>
                <w:sz w:val="28"/>
              </w:rPr>
            </w:pPr>
            <w:r w:rsidRPr="002F4DAE">
              <w:rPr>
                <w:rFonts w:ascii="Arial" w:hAnsi="Arial" w:cs="Arial"/>
                <w:b/>
                <w:sz w:val="28"/>
              </w:rPr>
              <w:t>Poor</w:t>
            </w:r>
          </w:p>
          <w:p w14:paraId="0F8BA92A" w14:textId="77777777" w:rsidR="008146DF" w:rsidRPr="002F4DAE" w:rsidRDefault="008146DF" w:rsidP="00E31452">
            <w:pPr>
              <w:jc w:val="center"/>
              <w:rPr>
                <w:rFonts w:ascii="Arial" w:hAnsi="Arial" w:cs="Arial"/>
                <w:b/>
                <w:sz w:val="28"/>
              </w:rPr>
            </w:pPr>
            <w:r w:rsidRPr="002F4DAE">
              <w:rPr>
                <w:rFonts w:ascii="Arial" w:hAnsi="Arial" w:cs="Arial"/>
                <w:b/>
                <w:sz w:val="28"/>
              </w:rPr>
              <w:t>Very Poor</w:t>
            </w:r>
          </w:p>
        </w:tc>
        <w:tc>
          <w:tcPr>
            <w:tcW w:w="1845" w:type="dxa"/>
          </w:tcPr>
          <w:p w14:paraId="7BE55D23" w14:textId="77777777" w:rsidR="008146DF" w:rsidRPr="003F4269" w:rsidRDefault="008146DF" w:rsidP="00E31452">
            <w:pPr>
              <w:jc w:val="center"/>
              <w:rPr>
                <w:rFonts w:ascii="Arial" w:hAnsi="Arial" w:cs="Arial"/>
                <w:bCs/>
                <w:sz w:val="28"/>
              </w:rPr>
            </w:pPr>
            <w:r w:rsidRPr="003F4269">
              <w:rPr>
                <w:rFonts w:ascii="Arial" w:hAnsi="Arial" w:cs="Arial"/>
                <w:bCs/>
                <w:sz w:val="28"/>
              </w:rPr>
              <w:t>&gt; 42</w:t>
            </w:r>
          </w:p>
          <w:p w14:paraId="2933005A" w14:textId="77777777" w:rsidR="008146DF" w:rsidRPr="003F4269" w:rsidRDefault="008146DF" w:rsidP="00E31452">
            <w:pPr>
              <w:jc w:val="center"/>
              <w:rPr>
                <w:rFonts w:ascii="Arial" w:hAnsi="Arial" w:cs="Arial"/>
                <w:bCs/>
                <w:sz w:val="28"/>
                <w:lang w:val="fr-CA"/>
              </w:rPr>
            </w:pPr>
            <w:r w:rsidRPr="003F4269">
              <w:rPr>
                <w:rFonts w:ascii="Arial" w:hAnsi="Arial" w:cs="Arial"/>
                <w:bCs/>
                <w:sz w:val="28"/>
                <w:lang w:val="fr-CA"/>
              </w:rPr>
              <w:t xml:space="preserve">38 </w:t>
            </w:r>
            <w:r w:rsidRPr="003F4269">
              <w:rPr>
                <w:rFonts w:ascii="Arial" w:hAnsi="Arial" w:cs="Arial"/>
                <w:bCs/>
                <w:sz w:val="28"/>
              </w:rPr>
              <w:t>–</w:t>
            </w:r>
            <w:r w:rsidRPr="003F4269">
              <w:rPr>
                <w:rFonts w:ascii="Arial" w:hAnsi="Arial" w:cs="Arial"/>
                <w:bCs/>
                <w:sz w:val="28"/>
                <w:lang w:val="fr-CA"/>
              </w:rPr>
              <w:t xml:space="preserve"> 41</w:t>
            </w:r>
          </w:p>
          <w:p w14:paraId="24A14142" w14:textId="77777777" w:rsidR="008146DF" w:rsidRPr="003F4269" w:rsidRDefault="008146DF" w:rsidP="00E31452">
            <w:pPr>
              <w:jc w:val="center"/>
              <w:rPr>
                <w:rFonts w:ascii="Arial" w:hAnsi="Arial" w:cs="Arial"/>
                <w:bCs/>
                <w:sz w:val="28"/>
                <w:lang w:val="fr-CA"/>
              </w:rPr>
            </w:pPr>
            <w:r w:rsidRPr="003F4269">
              <w:rPr>
                <w:rFonts w:ascii="Arial" w:hAnsi="Arial" w:cs="Arial"/>
                <w:bCs/>
                <w:sz w:val="28"/>
                <w:lang w:val="fr-CA"/>
              </w:rPr>
              <w:t>35 – 37</w:t>
            </w:r>
          </w:p>
          <w:p w14:paraId="59513C2B" w14:textId="77777777" w:rsidR="008146DF" w:rsidRPr="003F4269" w:rsidRDefault="008146DF" w:rsidP="00E31452">
            <w:pPr>
              <w:jc w:val="center"/>
              <w:rPr>
                <w:rFonts w:ascii="Arial" w:hAnsi="Arial" w:cs="Arial"/>
                <w:bCs/>
                <w:sz w:val="28"/>
                <w:lang w:val="fr-CA"/>
              </w:rPr>
            </w:pPr>
            <w:r w:rsidRPr="003F4269">
              <w:rPr>
                <w:rFonts w:ascii="Arial" w:hAnsi="Arial" w:cs="Arial"/>
                <w:bCs/>
                <w:sz w:val="28"/>
                <w:lang w:val="fr-CA"/>
              </w:rPr>
              <w:t xml:space="preserve">25 </w:t>
            </w:r>
            <w:r w:rsidRPr="003F4269">
              <w:rPr>
                <w:rFonts w:ascii="Arial" w:hAnsi="Arial" w:cs="Arial"/>
                <w:bCs/>
                <w:sz w:val="28"/>
              </w:rPr>
              <w:t>–</w:t>
            </w:r>
            <w:r w:rsidRPr="003F4269">
              <w:rPr>
                <w:rFonts w:ascii="Arial" w:hAnsi="Arial" w:cs="Arial"/>
                <w:bCs/>
                <w:sz w:val="28"/>
                <w:lang w:val="fr-CA"/>
              </w:rPr>
              <w:t xml:space="preserve"> 34</w:t>
            </w:r>
          </w:p>
          <w:p w14:paraId="1C7E2A7F" w14:textId="77777777" w:rsidR="008146DF" w:rsidRPr="003F4269" w:rsidRDefault="008146DF" w:rsidP="00E31452">
            <w:pPr>
              <w:jc w:val="center"/>
              <w:rPr>
                <w:rFonts w:ascii="Arial" w:hAnsi="Arial" w:cs="Arial"/>
                <w:bCs/>
                <w:sz w:val="28"/>
                <w:lang w:val="fr-CA"/>
              </w:rPr>
            </w:pPr>
            <w:r w:rsidRPr="003F4269">
              <w:rPr>
                <w:rFonts w:ascii="Arial" w:hAnsi="Arial" w:cs="Arial"/>
                <w:bCs/>
                <w:sz w:val="28"/>
                <w:lang w:val="fr-CA"/>
              </w:rPr>
              <w:t xml:space="preserve">17 </w:t>
            </w:r>
            <w:r w:rsidRPr="003F4269">
              <w:rPr>
                <w:rFonts w:ascii="Arial" w:hAnsi="Arial" w:cs="Arial"/>
                <w:bCs/>
                <w:sz w:val="28"/>
              </w:rPr>
              <w:t>–</w:t>
            </w:r>
            <w:r w:rsidRPr="003F4269">
              <w:rPr>
                <w:rFonts w:ascii="Arial" w:hAnsi="Arial" w:cs="Arial"/>
                <w:bCs/>
                <w:sz w:val="28"/>
                <w:lang w:val="fr-CA"/>
              </w:rPr>
              <w:t xml:space="preserve"> 24</w:t>
            </w:r>
          </w:p>
          <w:p w14:paraId="2F30FAB1" w14:textId="77777777" w:rsidR="008146DF" w:rsidRPr="003F4269" w:rsidRDefault="008146DF" w:rsidP="00E31452">
            <w:pPr>
              <w:jc w:val="center"/>
              <w:rPr>
                <w:rFonts w:ascii="Arial" w:hAnsi="Arial" w:cs="Arial"/>
                <w:bCs/>
                <w:sz w:val="28"/>
                <w:lang w:val="fr-CA"/>
              </w:rPr>
            </w:pPr>
            <w:r w:rsidRPr="003F4269">
              <w:rPr>
                <w:rFonts w:ascii="Arial" w:hAnsi="Arial" w:cs="Arial"/>
                <w:bCs/>
                <w:sz w:val="28"/>
                <w:lang w:val="fr-CA"/>
              </w:rPr>
              <w:t>7 – 16</w:t>
            </w:r>
          </w:p>
          <w:p w14:paraId="050E26C1" w14:textId="77777777" w:rsidR="008146DF" w:rsidRPr="003F4269" w:rsidRDefault="008146DF" w:rsidP="00E31452">
            <w:pPr>
              <w:jc w:val="center"/>
              <w:rPr>
                <w:rFonts w:ascii="Arial" w:hAnsi="Arial" w:cs="Arial"/>
                <w:bCs/>
                <w:sz w:val="28"/>
                <w:lang w:val="fr-CA"/>
              </w:rPr>
            </w:pPr>
            <w:r w:rsidRPr="003F4269">
              <w:rPr>
                <w:rFonts w:ascii="Arial" w:hAnsi="Arial" w:cs="Arial"/>
                <w:bCs/>
                <w:sz w:val="28"/>
                <w:lang w:val="fr-CA"/>
              </w:rPr>
              <w:t>&lt; 6</w:t>
            </w:r>
          </w:p>
        </w:tc>
        <w:tc>
          <w:tcPr>
            <w:tcW w:w="1845" w:type="dxa"/>
          </w:tcPr>
          <w:p w14:paraId="0AF17469" w14:textId="77777777" w:rsidR="008146DF" w:rsidRPr="003F4269" w:rsidRDefault="008146DF" w:rsidP="00E31452">
            <w:pPr>
              <w:jc w:val="center"/>
              <w:rPr>
                <w:rFonts w:ascii="Arial" w:hAnsi="Arial" w:cs="Arial"/>
                <w:bCs/>
                <w:sz w:val="28"/>
                <w:lang w:val="fr-CA"/>
              </w:rPr>
            </w:pPr>
            <w:r w:rsidRPr="003F4269">
              <w:rPr>
                <w:rFonts w:ascii="Arial" w:hAnsi="Arial" w:cs="Arial"/>
                <w:bCs/>
                <w:sz w:val="28"/>
                <w:lang w:val="fr-CA"/>
              </w:rPr>
              <w:t>&gt; 16.5</w:t>
            </w:r>
          </w:p>
          <w:p w14:paraId="6C0B9FC2" w14:textId="77777777" w:rsidR="008146DF" w:rsidRPr="003F4269" w:rsidRDefault="008146DF" w:rsidP="00E31452">
            <w:pPr>
              <w:jc w:val="center"/>
              <w:rPr>
                <w:rFonts w:ascii="Arial" w:hAnsi="Arial" w:cs="Arial"/>
                <w:bCs/>
                <w:sz w:val="28"/>
                <w:lang w:val="fr-CA"/>
              </w:rPr>
            </w:pPr>
            <w:r w:rsidRPr="003F4269">
              <w:rPr>
                <w:rFonts w:ascii="Arial" w:hAnsi="Arial" w:cs="Arial"/>
                <w:bCs/>
                <w:sz w:val="28"/>
                <w:lang w:val="fr-CA"/>
              </w:rPr>
              <w:t xml:space="preserve">15 </w:t>
            </w:r>
            <w:r w:rsidRPr="003F4269">
              <w:rPr>
                <w:rFonts w:ascii="Arial" w:hAnsi="Arial" w:cs="Arial"/>
                <w:bCs/>
                <w:sz w:val="28"/>
              </w:rPr>
              <w:t>–</w:t>
            </w:r>
            <w:r w:rsidRPr="003F4269">
              <w:rPr>
                <w:rFonts w:ascii="Arial" w:hAnsi="Arial" w:cs="Arial"/>
                <w:bCs/>
                <w:sz w:val="28"/>
                <w:lang w:val="fr-CA"/>
              </w:rPr>
              <w:t xml:space="preserve"> 16.4</w:t>
            </w:r>
          </w:p>
          <w:p w14:paraId="14FCB77C" w14:textId="77777777" w:rsidR="008146DF" w:rsidRPr="003F4269" w:rsidRDefault="008146DF" w:rsidP="00E31452">
            <w:pPr>
              <w:jc w:val="center"/>
              <w:rPr>
                <w:rFonts w:ascii="Arial" w:hAnsi="Arial" w:cs="Arial"/>
                <w:bCs/>
                <w:sz w:val="28"/>
                <w:lang w:val="fr-CA"/>
              </w:rPr>
            </w:pPr>
            <w:r w:rsidRPr="003F4269">
              <w:rPr>
                <w:rFonts w:ascii="Arial" w:hAnsi="Arial" w:cs="Arial"/>
                <w:bCs/>
                <w:sz w:val="28"/>
                <w:lang w:val="fr-CA"/>
              </w:rPr>
              <w:t xml:space="preserve">13.8 </w:t>
            </w:r>
            <w:r w:rsidRPr="003F4269">
              <w:rPr>
                <w:rFonts w:ascii="Arial" w:hAnsi="Arial" w:cs="Arial"/>
                <w:bCs/>
                <w:sz w:val="28"/>
              </w:rPr>
              <w:t>–</w:t>
            </w:r>
            <w:r w:rsidRPr="003F4269">
              <w:rPr>
                <w:rFonts w:ascii="Arial" w:hAnsi="Arial" w:cs="Arial"/>
                <w:bCs/>
                <w:sz w:val="28"/>
                <w:lang w:val="fr-CA"/>
              </w:rPr>
              <w:t xml:space="preserve"> 14.9</w:t>
            </w:r>
          </w:p>
          <w:p w14:paraId="3E17DA00" w14:textId="77777777" w:rsidR="008146DF" w:rsidRPr="003F4269" w:rsidRDefault="008146DF" w:rsidP="00E31452">
            <w:pPr>
              <w:jc w:val="center"/>
              <w:rPr>
                <w:rFonts w:ascii="Arial" w:hAnsi="Arial" w:cs="Arial"/>
                <w:bCs/>
                <w:sz w:val="28"/>
                <w:lang w:val="fr-CA"/>
              </w:rPr>
            </w:pPr>
            <w:r w:rsidRPr="003F4269">
              <w:rPr>
                <w:rFonts w:ascii="Arial" w:hAnsi="Arial" w:cs="Arial"/>
                <w:bCs/>
                <w:sz w:val="28"/>
                <w:lang w:val="fr-CA"/>
              </w:rPr>
              <w:t>9.8 – 13.7</w:t>
            </w:r>
          </w:p>
          <w:p w14:paraId="3413168E" w14:textId="77777777" w:rsidR="008146DF" w:rsidRPr="003F4269" w:rsidRDefault="008146DF" w:rsidP="00E31452">
            <w:pPr>
              <w:jc w:val="center"/>
              <w:rPr>
                <w:rFonts w:ascii="Arial" w:hAnsi="Arial" w:cs="Arial"/>
                <w:bCs/>
                <w:sz w:val="28"/>
              </w:rPr>
            </w:pPr>
            <w:r w:rsidRPr="003F4269">
              <w:rPr>
                <w:rFonts w:ascii="Arial" w:hAnsi="Arial" w:cs="Arial"/>
                <w:bCs/>
                <w:sz w:val="28"/>
                <w:lang w:val="fr-CA"/>
              </w:rPr>
              <w:t xml:space="preserve">6.7 </w:t>
            </w:r>
            <w:r w:rsidRPr="003F4269">
              <w:rPr>
                <w:rFonts w:ascii="Arial" w:hAnsi="Arial" w:cs="Arial"/>
                <w:bCs/>
                <w:sz w:val="28"/>
              </w:rPr>
              <w:t>– 9.7</w:t>
            </w:r>
          </w:p>
          <w:p w14:paraId="5B551648" w14:textId="77777777" w:rsidR="008146DF" w:rsidRPr="003F4269" w:rsidRDefault="008146DF" w:rsidP="00E31452">
            <w:pPr>
              <w:jc w:val="center"/>
              <w:rPr>
                <w:rFonts w:ascii="Arial" w:hAnsi="Arial" w:cs="Arial"/>
                <w:bCs/>
                <w:sz w:val="28"/>
              </w:rPr>
            </w:pPr>
            <w:r w:rsidRPr="003F4269">
              <w:rPr>
                <w:rFonts w:ascii="Arial" w:hAnsi="Arial" w:cs="Arial"/>
                <w:bCs/>
                <w:sz w:val="28"/>
                <w:lang w:val="fr-CA"/>
              </w:rPr>
              <w:t xml:space="preserve">2.8 </w:t>
            </w:r>
            <w:r w:rsidRPr="003F4269">
              <w:rPr>
                <w:rFonts w:ascii="Arial" w:hAnsi="Arial" w:cs="Arial"/>
                <w:bCs/>
                <w:sz w:val="28"/>
              </w:rPr>
              <w:t>– 6.6</w:t>
            </w:r>
          </w:p>
          <w:p w14:paraId="6A44BA0C" w14:textId="77777777" w:rsidR="008146DF" w:rsidRPr="003F4269" w:rsidRDefault="008146DF" w:rsidP="00E31452">
            <w:pPr>
              <w:jc w:val="center"/>
              <w:rPr>
                <w:rFonts w:ascii="Arial" w:hAnsi="Arial" w:cs="Arial"/>
                <w:bCs/>
                <w:sz w:val="28"/>
                <w:lang w:val="fr-CA"/>
              </w:rPr>
            </w:pPr>
            <w:r w:rsidRPr="003F4269">
              <w:rPr>
                <w:rFonts w:ascii="Arial" w:hAnsi="Arial" w:cs="Arial"/>
                <w:bCs/>
                <w:sz w:val="28"/>
                <w:lang w:val="fr-CA"/>
              </w:rPr>
              <w:t xml:space="preserve">&lt; 2.7 </w:t>
            </w:r>
          </w:p>
        </w:tc>
      </w:tr>
      <w:tr w:rsidR="008146DF" w14:paraId="07EDA201" w14:textId="77777777" w:rsidTr="00E31452">
        <w:tc>
          <w:tcPr>
            <w:tcW w:w="10795" w:type="dxa"/>
            <w:gridSpan w:val="5"/>
          </w:tcPr>
          <w:p w14:paraId="0FDCC7FF" w14:textId="77777777" w:rsidR="008146DF" w:rsidRPr="00A4170B" w:rsidRDefault="008146DF" w:rsidP="00E31452">
            <w:pPr>
              <w:jc w:val="center"/>
              <w:rPr>
                <w:rFonts w:ascii="Tahoma" w:hAnsi="Tahoma"/>
                <w:b/>
                <w:sz w:val="12"/>
              </w:rPr>
            </w:pPr>
          </w:p>
          <w:p w14:paraId="23F12EAC" w14:textId="77777777" w:rsidR="008146DF" w:rsidRPr="00094C7B" w:rsidRDefault="008146DF" w:rsidP="00E31452">
            <w:pPr>
              <w:jc w:val="center"/>
              <w:rPr>
                <w:rFonts w:ascii="Arial" w:hAnsi="Arial" w:cs="Arial"/>
                <w:sz w:val="24"/>
              </w:rPr>
            </w:pPr>
            <w:r w:rsidRPr="00094C7B">
              <w:rPr>
                <w:rFonts w:ascii="Arial" w:hAnsi="Arial" w:cs="Arial"/>
                <w:sz w:val="24"/>
              </w:rPr>
              <w:t xml:space="preserve">The vertical jump is a measurement of leg strength and power. </w:t>
            </w:r>
          </w:p>
          <w:p w14:paraId="76983653" w14:textId="77777777" w:rsidR="008146DF" w:rsidRPr="00094C7B" w:rsidRDefault="008146DF" w:rsidP="00E31452">
            <w:pPr>
              <w:jc w:val="center"/>
              <w:rPr>
                <w:rFonts w:ascii="Arial" w:hAnsi="Arial" w:cs="Arial"/>
                <w:sz w:val="24"/>
              </w:rPr>
            </w:pPr>
            <w:r w:rsidRPr="00094C7B">
              <w:rPr>
                <w:rFonts w:ascii="Arial" w:hAnsi="Arial" w:cs="Arial"/>
                <w:sz w:val="24"/>
              </w:rPr>
              <w:t xml:space="preserve">It measures how much force your leg muscles can create in a single contraction. </w:t>
            </w:r>
          </w:p>
          <w:p w14:paraId="4869170C" w14:textId="77777777" w:rsidR="008146DF" w:rsidRPr="00094C7B" w:rsidRDefault="008146DF" w:rsidP="00E31452">
            <w:pPr>
              <w:jc w:val="center"/>
              <w:rPr>
                <w:rFonts w:ascii="Arial" w:hAnsi="Arial" w:cs="Arial"/>
                <w:sz w:val="24"/>
              </w:rPr>
            </w:pPr>
            <w:r w:rsidRPr="00094C7B">
              <w:rPr>
                <w:rFonts w:ascii="Arial" w:hAnsi="Arial" w:cs="Arial"/>
                <w:sz w:val="24"/>
              </w:rPr>
              <w:t xml:space="preserve">The higher you can jump, the stronger and more powerful your legs. </w:t>
            </w:r>
          </w:p>
          <w:p w14:paraId="02A5FBCF" w14:textId="77777777" w:rsidR="008146DF" w:rsidRPr="00AF0B02" w:rsidRDefault="008146DF" w:rsidP="00E31452">
            <w:pPr>
              <w:rPr>
                <w:rFonts w:ascii="Arial" w:hAnsi="Arial" w:cs="Arial"/>
                <w:sz w:val="24"/>
              </w:rPr>
            </w:pPr>
            <w:r w:rsidRPr="00AF0B02">
              <w:rPr>
                <w:rFonts w:ascii="Arial" w:hAnsi="Arial" w:cs="Arial"/>
                <w:sz w:val="24"/>
              </w:rPr>
              <w:t>To improve muscle strength</w:t>
            </w:r>
            <w:r>
              <w:rPr>
                <w:rFonts w:ascii="Arial" w:hAnsi="Arial" w:cs="Arial"/>
                <w:sz w:val="24"/>
              </w:rPr>
              <w:t>,</w:t>
            </w:r>
            <w:r w:rsidRPr="00AF0B02">
              <w:rPr>
                <w:rFonts w:ascii="Arial" w:hAnsi="Arial" w:cs="Arial"/>
                <w:sz w:val="24"/>
              </w:rPr>
              <w:t xml:space="preserve"> it is necessary to do weight training exercises</w:t>
            </w:r>
            <w:r>
              <w:rPr>
                <w:rFonts w:ascii="Arial" w:hAnsi="Arial" w:cs="Arial"/>
                <w:sz w:val="24"/>
              </w:rPr>
              <w:t xml:space="preserve"> such as squats and lunges. Sprinting</w:t>
            </w:r>
            <w:r w:rsidRPr="00AF0B02">
              <w:rPr>
                <w:rFonts w:ascii="Arial" w:hAnsi="Arial" w:cs="Arial"/>
                <w:sz w:val="24"/>
              </w:rPr>
              <w:t>, jumping and other plyometric exercise will</w:t>
            </w:r>
            <w:r>
              <w:rPr>
                <w:rFonts w:ascii="Arial" w:hAnsi="Arial" w:cs="Arial"/>
                <w:sz w:val="24"/>
              </w:rPr>
              <w:t xml:space="preserve"> </w:t>
            </w:r>
            <w:r w:rsidRPr="00AF0B02">
              <w:rPr>
                <w:rFonts w:ascii="Arial" w:hAnsi="Arial" w:cs="Arial"/>
                <w:sz w:val="24"/>
              </w:rPr>
              <w:t>help</w:t>
            </w:r>
            <w:r>
              <w:rPr>
                <w:rFonts w:ascii="Arial" w:hAnsi="Arial" w:cs="Arial"/>
                <w:sz w:val="24"/>
              </w:rPr>
              <w:t xml:space="preserve"> with the explosive, power aspect</w:t>
            </w:r>
            <w:r w:rsidRPr="00AF0B02">
              <w:rPr>
                <w:rFonts w:ascii="Arial" w:hAnsi="Arial" w:cs="Arial"/>
                <w:sz w:val="24"/>
              </w:rPr>
              <w:t>.</w:t>
            </w:r>
          </w:p>
          <w:p w14:paraId="34B9DC83" w14:textId="77777777" w:rsidR="008146DF" w:rsidRPr="00AF0B02" w:rsidRDefault="008146DF" w:rsidP="00E31452">
            <w:pPr>
              <w:rPr>
                <w:rFonts w:ascii="Arial" w:hAnsi="Arial" w:cs="Arial"/>
                <w:sz w:val="32"/>
                <w:szCs w:val="24"/>
              </w:rPr>
            </w:pPr>
            <w:r>
              <w:rPr>
                <w:rFonts w:ascii="Arial" w:hAnsi="Arial" w:cs="Arial"/>
                <w:sz w:val="24"/>
              </w:rPr>
              <w:t xml:space="preserve">When </w:t>
            </w:r>
            <w:r w:rsidRPr="00AF0B02">
              <w:rPr>
                <w:rFonts w:ascii="Arial" w:hAnsi="Arial" w:cs="Arial"/>
                <w:sz w:val="24"/>
              </w:rPr>
              <w:t>weight training</w:t>
            </w:r>
            <w:r>
              <w:rPr>
                <w:rFonts w:ascii="Arial" w:hAnsi="Arial" w:cs="Arial"/>
                <w:sz w:val="24"/>
              </w:rPr>
              <w:t xml:space="preserve"> to improve strength, </w:t>
            </w:r>
            <w:r w:rsidRPr="00AF0B02">
              <w:rPr>
                <w:rFonts w:ascii="Arial" w:hAnsi="Arial" w:cs="Arial"/>
                <w:sz w:val="24"/>
              </w:rPr>
              <w:t>train each muscle 2-3 days each week and use heavier weights which will force you to reach muscular fatigue within 5-12 repetitions. Perform 3-5 sets.</w:t>
            </w:r>
          </w:p>
          <w:p w14:paraId="594D5CCA" w14:textId="77777777" w:rsidR="008146DF" w:rsidRPr="00A4170B" w:rsidRDefault="008146DF" w:rsidP="00E31452">
            <w:pPr>
              <w:jc w:val="center"/>
              <w:rPr>
                <w:rFonts w:ascii="Tahoma" w:hAnsi="Tahoma"/>
                <w:b/>
                <w:sz w:val="18"/>
              </w:rPr>
            </w:pPr>
            <w:r>
              <w:rPr>
                <w:rFonts w:ascii="Tahoma" w:hAnsi="Tahoma"/>
                <w:b/>
              </w:rPr>
              <w:t xml:space="preserve"> </w:t>
            </w:r>
          </w:p>
        </w:tc>
      </w:tr>
    </w:tbl>
    <w:p w14:paraId="426CB410" w14:textId="77777777" w:rsidR="008146DF" w:rsidRDefault="008146DF" w:rsidP="008146DF">
      <w:pPr>
        <w:tabs>
          <w:tab w:val="left" w:pos="0"/>
        </w:tabs>
        <w:jc w:val="center"/>
        <w:rPr>
          <w:rFonts w:ascii="Arial Narrow" w:hAnsi="Arial Narrow"/>
          <w:b/>
          <w:sz w:val="22"/>
        </w:rPr>
      </w:pPr>
    </w:p>
    <w:p w14:paraId="5F44B063" w14:textId="77777777" w:rsidR="008146DF" w:rsidRPr="004F36B5" w:rsidRDefault="008146DF" w:rsidP="008146DF">
      <w:pPr>
        <w:tabs>
          <w:tab w:val="left" w:pos="0"/>
        </w:tabs>
        <w:jc w:val="center"/>
        <w:rPr>
          <w:rFonts w:ascii="Arial Narrow" w:hAnsi="Arial Narrow"/>
          <w:sz w:val="22"/>
        </w:rPr>
      </w:pPr>
      <w:r w:rsidRPr="004F36B5">
        <w:rPr>
          <w:rFonts w:ascii="Arial Narrow" w:hAnsi="Arial Narrow"/>
          <w:b/>
          <w:sz w:val="22"/>
        </w:rPr>
        <w:t xml:space="preserve">Modified from:  </w:t>
      </w:r>
      <w:r w:rsidRPr="004F36B5">
        <w:rPr>
          <w:rFonts w:ascii="Arial Narrow" w:hAnsi="Arial Narrow"/>
          <w:sz w:val="22"/>
        </w:rPr>
        <w:t xml:space="preserve">Lawrence, Arthur Golding, Myers, Clayton R., Sinning, Wayne E. (1986) </w:t>
      </w:r>
      <w:r w:rsidRPr="004F36B5">
        <w:rPr>
          <w:rFonts w:ascii="Arial Narrow" w:hAnsi="Arial Narrow"/>
          <w:i/>
          <w:sz w:val="22"/>
        </w:rPr>
        <w:t xml:space="preserve">Y's way to physical fitness: the complete guide to fitness testing and instruction. </w:t>
      </w:r>
      <w:r w:rsidRPr="004F36B5">
        <w:rPr>
          <w:rFonts w:ascii="Arial Narrow" w:hAnsi="Arial Narrow"/>
          <w:sz w:val="22"/>
        </w:rPr>
        <w:t>Champaign, IL: Published for YMCA of the USA by Human Kinetics Publishers.</w:t>
      </w:r>
    </w:p>
    <w:p w14:paraId="692FB95A" w14:textId="77777777" w:rsidR="008146DF" w:rsidRDefault="008146DF" w:rsidP="008146DF"/>
    <w:p w14:paraId="66E6A768" w14:textId="77777777" w:rsidR="008146DF" w:rsidRDefault="008146DF" w:rsidP="008146DF">
      <w:r>
        <w:br w:type="page"/>
      </w:r>
    </w:p>
    <w:tbl>
      <w:tblPr>
        <w:tblStyle w:val="TableGrid"/>
        <w:tblW w:w="10795" w:type="dxa"/>
        <w:tblLook w:val="04A0" w:firstRow="1" w:lastRow="0" w:firstColumn="1" w:lastColumn="0" w:noHBand="0" w:noVBand="1"/>
      </w:tblPr>
      <w:tblGrid>
        <w:gridCol w:w="3865"/>
        <w:gridCol w:w="900"/>
        <w:gridCol w:w="2565"/>
        <w:gridCol w:w="3465"/>
      </w:tblGrid>
      <w:tr w:rsidR="008146DF" w14:paraId="5C651FC4" w14:textId="77777777" w:rsidTr="00E31452">
        <w:tc>
          <w:tcPr>
            <w:tcW w:w="10795" w:type="dxa"/>
            <w:gridSpan w:val="4"/>
          </w:tcPr>
          <w:p w14:paraId="39B12855" w14:textId="77777777" w:rsidR="008146DF" w:rsidRPr="005C3954" w:rsidRDefault="008146DF" w:rsidP="00E31452">
            <w:pPr>
              <w:shd w:val="clear" w:color="auto" w:fill="FFFFFF"/>
              <w:jc w:val="center"/>
              <w:textAlignment w:val="baseline"/>
              <w:outlineLvl w:val="2"/>
              <w:rPr>
                <w:rFonts w:ascii="Arial" w:hAnsi="Arial" w:cs="Arial"/>
                <w:b/>
                <w:bCs/>
                <w:color w:val="24282D"/>
                <w:sz w:val="24"/>
                <w:szCs w:val="24"/>
                <w:bdr w:val="none" w:sz="0" w:space="0" w:color="auto" w:frame="1"/>
              </w:rPr>
            </w:pPr>
            <w:r w:rsidRPr="005C3954">
              <w:rPr>
                <w:rFonts w:ascii="Arial" w:hAnsi="Arial" w:cs="Arial"/>
                <w:b/>
                <w:bCs/>
                <w:sz w:val="28"/>
              </w:rPr>
              <w:lastRenderedPageBreak/>
              <w:t xml:space="preserve">Standing Long Jump - </w:t>
            </w:r>
            <w:r w:rsidRPr="005C3954">
              <w:rPr>
                <w:rFonts w:ascii="Arial" w:hAnsi="Arial" w:cs="Arial"/>
                <w:b/>
                <w:sz w:val="24"/>
              </w:rPr>
              <w:t xml:space="preserve">MUSCLE </w:t>
            </w:r>
            <w:r w:rsidRPr="005C3954">
              <w:rPr>
                <w:rFonts w:ascii="Arial" w:hAnsi="Arial" w:cs="Arial"/>
                <w:b/>
                <w:sz w:val="28"/>
              </w:rPr>
              <w:t>POWER</w:t>
            </w:r>
            <w:r w:rsidRPr="005C3954">
              <w:rPr>
                <w:rFonts w:ascii="Arial" w:hAnsi="Arial" w:cs="Arial"/>
                <w:b/>
                <w:sz w:val="24"/>
              </w:rPr>
              <w:t xml:space="preserve"> TEST</w:t>
            </w:r>
            <w:r w:rsidRPr="005C3954">
              <w:rPr>
                <w:rFonts w:ascii="Arial" w:hAnsi="Arial" w:cs="Arial"/>
                <w:b/>
                <w:bCs/>
                <w:color w:val="24282D"/>
                <w:sz w:val="22"/>
                <w:szCs w:val="24"/>
                <w:bdr w:val="none" w:sz="0" w:space="0" w:color="auto" w:frame="1"/>
              </w:rPr>
              <w:t xml:space="preserve"> </w:t>
            </w:r>
          </w:p>
        </w:tc>
      </w:tr>
      <w:tr w:rsidR="008146DF" w14:paraId="1191EF6D" w14:textId="77777777" w:rsidTr="00E31452">
        <w:trPr>
          <w:trHeight w:val="2380"/>
        </w:trPr>
        <w:tc>
          <w:tcPr>
            <w:tcW w:w="4765" w:type="dxa"/>
            <w:gridSpan w:val="2"/>
          </w:tcPr>
          <w:p w14:paraId="2E8088B5" w14:textId="77777777" w:rsidR="008146DF" w:rsidRDefault="008146DF" w:rsidP="00E31452">
            <w:pPr>
              <w:jc w:val="center"/>
              <w:textAlignment w:val="baseline"/>
              <w:outlineLvl w:val="2"/>
              <w:rPr>
                <w:rFonts w:ascii="Arial" w:hAnsi="Arial" w:cs="Arial"/>
                <w:b/>
                <w:bCs/>
                <w:color w:val="24282D"/>
                <w:sz w:val="46"/>
                <w:szCs w:val="46"/>
                <w:bdr w:val="none" w:sz="0" w:space="0" w:color="auto" w:frame="1"/>
              </w:rPr>
            </w:pPr>
            <w:r>
              <w:rPr>
                <w:noProof/>
              </w:rPr>
              <w:drawing>
                <wp:inline distT="0" distB="0" distL="0" distR="0" wp14:anchorId="54E0993E" wp14:editId="4763B817">
                  <wp:extent cx="2180467" cy="1116418"/>
                  <wp:effectExtent l="0" t="0" r="0" b="7620"/>
                  <wp:docPr id="308" name="Picture 308" descr="Standing-Long-Jump.jpg (91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nding-Long-Jump.jpg (916×469)"/>
                          <pic:cNvPicPr>
                            <a:picLocks noChangeAspect="1" noChangeArrowheads="1"/>
                          </pic:cNvPicPr>
                        </pic:nvPicPr>
                        <pic:blipFill>
                          <a:blip r:embed="rId449" cstate="print">
                            <a:extLst>
                              <a:ext uri="{28A0092B-C50C-407E-A947-70E740481C1C}">
                                <a14:useLocalDpi xmlns:a14="http://schemas.microsoft.com/office/drawing/2010/main" val="0"/>
                              </a:ext>
                            </a:extLst>
                          </a:blip>
                          <a:srcRect/>
                          <a:stretch>
                            <a:fillRect/>
                          </a:stretch>
                        </pic:blipFill>
                        <pic:spPr bwMode="auto">
                          <a:xfrm>
                            <a:off x="0" y="0"/>
                            <a:ext cx="2220545" cy="1136938"/>
                          </a:xfrm>
                          <a:prstGeom prst="rect">
                            <a:avLst/>
                          </a:prstGeom>
                          <a:noFill/>
                          <a:ln>
                            <a:noFill/>
                          </a:ln>
                        </pic:spPr>
                      </pic:pic>
                    </a:graphicData>
                  </a:graphic>
                </wp:inline>
              </w:drawing>
            </w:r>
          </w:p>
          <w:p w14:paraId="14094DD1" w14:textId="77777777" w:rsidR="008146DF" w:rsidRDefault="00386ED6" w:rsidP="00E31452">
            <w:pPr>
              <w:jc w:val="center"/>
              <w:textAlignment w:val="baseline"/>
              <w:outlineLvl w:val="2"/>
              <w:rPr>
                <w:noProof/>
              </w:rPr>
            </w:pPr>
            <w:hyperlink r:id="rId450" w:history="1">
              <w:r w:rsidR="008146DF">
                <w:rPr>
                  <w:rStyle w:val="Hyperlink"/>
                </w:rPr>
                <w:t>Standing-Long-Jump.jpg (916×469) (ravikooner.com)</w:t>
              </w:r>
            </w:hyperlink>
          </w:p>
        </w:tc>
        <w:tc>
          <w:tcPr>
            <w:tcW w:w="6030" w:type="dxa"/>
            <w:gridSpan w:val="2"/>
          </w:tcPr>
          <w:p w14:paraId="43FAF808" w14:textId="77777777" w:rsidR="008146DF" w:rsidRDefault="008146DF" w:rsidP="00E31452">
            <w:pPr>
              <w:numPr>
                <w:ilvl w:val="0"/>
                <w:numId w:val="87"/>
              </w:numPr>
              <w:rPr>
                <w:rFonts w:ascii="Arial Narrow" w:hAnsi="Arial Narrow"/>
                <w:sz w:val="28"/>
              </w:rPr>
            </w:pPr>
            <w:r w:rsidRPr="00BA606D">
              <w:rPr>
                <w:rFonts w:ascii="Arial Narrow" w:hAnsi="Arial Narrow"/>
                <w:sz w:val="28"/>
              </w:rPr>
              <w:t xml:space="preserve">In this test you </w:t>
            </w:r>
            <w:r>
              <w:rPr>
                <w:rFonts w:ascii="Arial Narrow" w:hAnsi="Arial Narrow"/>
                <w:sz w:val="28"/>
              </w:rPr>
              <w:t>will be evaluated on how far you can jump.</w:t>
            </w:r>
          </w:p>
          <w:p w14:paraId="0E0A3216" w14:textId="77777777" w:rsidR="008146DF" w:rsidRDefault="008146DF" w:rsidP="00E31452">
            <w:pPr>
              <w:pStyle w:val="ListParagraph"/>
              <w:numPr>
                <w:ilvl w:val="0"/>
                <w:numId w:val="87"/>
              </w:numPr>
              <w:shd w:val="clear" w:color="auto" w:fill="FFFFFF"/>
              <w:textAlignment w:val="baseline"/>
              <w:outlineLvl w:val="2"/>
              <w:rPr>
                <w:rFonts w:ascii="Arial" w:hAnsi="Arial" w:cs="Arial"/>
                <w:bCs/>
                <w:color w:val="24282D"/>
                <w:sz w:val="24"/>
                <w:szCs w:val="24"/>
                <w:bdr w:val="none" w:sz="0" w:space="0" w:color="auto" w:frame="1"/>
              </w:rPr>
            </w:pPr>
            <w:r w:rsidRPr="00361C54">
              <w:rPr>
                <w:rFonts w:ascii="Arial" w:hAnsi="Arial" w:cs="Arial"/>
                <w:bCs/>
                <w:color w:val="24282D"/>
                <w:sz w:val="24"/>
                <w:szCs w:val="24"/>
                <w:bdr w:val="none" w:sz="0" w:space="0" w:color="auto" w:frame="1"/>
              </w:rPr>
              <w:t xml:space="preserve">Squat down </w:t>
            </w:r>
            <w:r>
              <w:rPr>
                <w:rFonts w:ascii="Arial" w:hAnsi="Arial" w:cs="Arial"/>
                <w:bCs/>
                <w:color w:val="24282D"/>
                <w:sz w:val="24"/>
                <w:szCs w:val="24"/>
                <w:bdr w:val="none" w:sz="0" w:space="0" w:color="auto" w:frame="1"/>
              </w:rPr>
              <w:t xml:space="preserve">and bring your arms behind you and then jump as far as you can landing on both feet. </w:t>
            </w:r>
          </w:p>
          <w:p w14:paraId="38302E0A" w14:textId="77777777" w:rsidR="008146DF" w:rsidRPr="00AF0B02" w:rsidRDefault="008146DF" w:rsidP="00E31452">
            <w:pPr>
              <w:pStyle w:val="ListParagraph"/>
              <w:numPr>
                <w:ilvl w:val="0"/>
                <w:numId w:val="87"/>
              </w:numPr>
              <w:shd w:val="clear" w:color="auto" w:fill="FFFFFF"/>
              <w:textAlignment w:val="baseline"/>
              <w:outlineLvl w:val="2"/>
              <w:rPr>
                <w:rFonts w:ascii="Arial" w:hAnsi="Arial" w:cs="Arial"/>
                <w:bCs/>
                <w:color w:val="24282D"/>
                <w:sz w:val="24"/>
                <w:szCs w:val="24"/>
                <w:bdr w:val="none" w:sz="0" w:space="0" w:color="auto" w:frame="1"/>
              </w:rPr>
            </w:pPr>
            <w:r>
              <w:rPr>
                <w:rFonts w:ascii="Arial" w:hAnsi="Arial" w:cs="Arial"/>
                <w:bCs/>
                <w:color w:val="24282D"/>
                <w:sz w:val="24"/>
                <w:szCs w:val="24"/>
                <w:bdr w:val="none" w:sz="0" w:space="0" w:color="auto" w:frame="1"/>
              </w:rPr>
              <w:t>Measure the distance from the start line to the heel of your back foot of where you land.</w:t>
            </w:r>
            <w:r w:rsidRPr="00AF0B02">
              <w:rPr>
                <w:rFonts w:ascii="Arial Narrow" w:hAnsi="Arial Narrow"/>
                <w:sz w:val="28"/>
              </w:rPr>
              <w:t xml:space="preserve"> </w:t>
            </w:r>
          </w:p>
          <w:p w14:paraId="2B630A61" w14:textId="77777777" w:rsidR="008146DF" w:rsidRPr="00BA606D" w:rsidRDefault="008146DF" w:rsidP="00E31452">
            <w:pPr>
              <w:rPr>
                <w:rFonts w:ascii="Arial" w:hAnsi="Arial" w:cs="Arial"/>
                <w:sz w:val="24"/>
                <w:szCs w:val="24"/>
              </w:rPr>
            </w:pPr>
          </w:p>
        </w:tc>
      </w:tr>
      <w:tr w:rsidR="008146DF" w14:paraId="5E3D6A6E" w14:textId="77777777" w:rsidTr="00E31452">
        <w:tc>
          <w:tcPr>
            <w:tcW w:w="10795" w:type="dxa"/>
            <w:gridSpan w:val="4"/>
          </w:tcPr>
          <w:p w14:paraId="269AE751" w14:textId="77777777" w:rsidR="008146DF" w:rsidRPr="005C3954" w:rsidRDefault="008146DF" w:rsidP="00E31452">
            <w:pPr>
              <w:rPr>
                <w:rFonts w:ascii="Arial" w:hAnsi="Arial" w:cs="Arial"/>
                <w:sz w:val="24"/>
                <w:szCs w:val="24"/>
              </w:rPr>
            </w:pPr>
            <w:r w:rsidRPr="005C3954">
              <w:rPr>
                <w:rFonts w:ascii="Arial" w:hAnsi="Arial" w:cs="Arial"/>
                <w:sz w:val="24"/>
                <w:szCs w:val="24"/>
              </w:rPr>
              <w:t>This test is designed to measure the explosive power of your legs: (quadriceps, hamstrings and gluteal muscles).</w:t>
            </w:r>
          </w:p>
          <w:p w14:paraId="1FA8C32D" w14:textId="77777777" w:rsidR="008146DF" w:rsidRPr="005C3954" w:rsidRDefault="008146DF" w:rsidP="00E31452">
            <w:pPr>
              <w:rPr>
                <w:rFonts w:ascii="Arial" w:hAnsi="Arial" w:cs="Arial"/>
                <w:sz w:val="24"/>
                <w:szCs w:val="24"/>
              </w:rPr>
            </w:pPr>
            <w:r w:rsidRPr="005C3954">
              <w:rPr>
                <w:rFonts w:ascii="Arial" w:hAnsi="Arial" w:cs="Arial"/>
                <w:sz w:val="24"/>
                <w:szCs w:val="24"/>
              </w:rPr>
              <w:t xml:space="preserve">How far can you jump? </w:t>
            </w:r>
          </w:p>
          <w:p w14:paraId="28546A65" w14:textId="77777777" w:rsidR="008146DF" w:rsidRPr="005C3954" w:rsidRDefault="008146DF" w:rsidP="00E31452">
            <w:pPr>
              <w:pStyle w:val="ListParagraph"/>
              <w:numPr>
                <w:ilvl w:val="0"/>
                <w:numId w:val="83"/>
              </w:numPr>
              <w:shd w:val="clear" w:color="auto" w:fill="FFFFFF"/>
              <w:ind w:left="246" w:hanging="270"/>
              <w:textAlignment w:val="baseline"/>
              <w:outlineLvl w:val="2"/>
              <w:rPr>
                <w:rFonts w:ascii="Arial" w:hAnsi="Arial" w:cs="Arial"/>
                <w:bCs/>
                <w:color w:val="24282D"/>
                <w:sz w:val="24"/>
                <w:szCs w:val="24"/>
                <w:bdr w:val="none" w:sz="0" w:space="0" w:color="auto" w:frame="1"/>
              </w:rPr>
            </w:pPr>
            <w:r w:rsidRPr="005C3954">
              <w:rPr>
                <w:rFonts w:ascii="Arial" w:hAnsi="Arial" w:cs="Arial"/>
                <w:bCs/>
                <w:color w:val="24282D"/>
                <w:sz w:val="24"/>
                <w:szCs w:val="24"/>
                <w:bdr w:val="none" w:sz="0" w:space="0" w:color="auto" w:frame="1"/>
              </w:rPr>
              <w:t xml:space="preserve">Squat down and bring your arms behind you and then jump as far as you can landing on both feet. </w:t>
            </w:r>
          </w:p>
          <w:p w14:paraId="49825E63" w14:textId="77777777" w:rsidR="008146DF" w:rsidRPr="005C3954" w:rsidRDefault="008146DF" w:rsidP="00E31452">
            <w:pPr>
              <w:pStyle w:val="ListParagraph"/>
              <w:numPr>
                <w:ilvl w:val="0"/>
                <w:numId w:val="83"/>
              </w:numPr>
              <w:shd w:val="clear" w:color="auto" w:fill="FFFFFF"/>
              <w:ind w:left="246" w:hanging="270"/>
              <w:textAlignment w:val="baseline"/>
              <w:outlineLvl w:val="2"/>
              <w:rPr>
                <w:rFonts w:ascii="Arial" w:hAnsi="Arial" w:cs="Arial"/>
                <w:bCs/>
                <w:color w:val="24282D"/>
                <w:sz w:val="24"/>
                <w:szCs w:val="24"/>
                <w:bdr w:val="none" w:sz="0" w:space="0" w:color="auto" w:frame="1"/>
              </w:rPr>
            </w:pPr>
            <w:r w:rsidRPr="005C3954">
              <w:rPr>
                <w:rFonts w:ascii="Arial" w:hAnsi="Arial" w:cs="Arial"/>
                <w:bCs/>
                <w:color w:val="24282D"/>
                <w:sz w:val="24"/>
                <w:szCs w:val="24"/>
                <w:bdr w:val="none" w:sz="0" w:space="0" w:color="auto" w:frame="1"/>
              </w:rPr>
              <w:t>Measure the distance from the start to your heel of the back foot of where you land.</w:t>
            </w:r>
          </w:p>
          <w:p w14:paraId="296BD090" w14:textId="77777777" w:rsidR="008146DF" w:rsidRPr="005C3954" w:rsidRDefault="008146DF" w:rsidP="00E31452">
            <w:pPr>
              <w:rPr>
                <w:rFonts w:ascii="Arial" w:hAnsi="Arial" w:cs="Arial"/>
                <w:sz w:val="24"/>
                <w:szCs w:val="24"/>
              </w:rPr>
            </w:pPr>
            <w:r w:rsidRPr="005C3954">
              <w:rPr>
                <w:rFonts w:ascii="Arial" w:hAnsi="Arial" w:cs="Arial"/>
                <w:sz w:val="24"/>
                <w:szCs w:val="24"/>
              </w:rPr>
              <w:t xml:space="preserve">To improve upon muscle strength, it is necessary to do weight training exercises. </w:t>
            </w:r>
          </w:p>
          <w:p w14:paraId="282CDA90" w14:textId="77777777" w:rsidR="008146DF" w:rsidRPr="005C3954" w:rsidRDefault="008146DF" w:rsidP="00E31452">
            <w:pPr>
              <w:rPr>
                <w:rFonts w:ascii="Arial" w:hAnsi="Arial" w:cs="Arial"/>
                <w:sz w:val="24"/>
                <w:szCs w:val="24"/>
              </w:rPr>
            </w:pPr>
            <w:r w:rsidRPr="005C3954">
              <w:rPr>
                <w:rFonts w:ascii="Arial" w:hAnsi="Arial" w:cs="Arial"/>
                <w:sz w:val="24"/>
                <w:szCs w:val="24"/>
              </w:rPr>
              <w:t>Example: Squats / 3-5 Sets / 5-10 Reps Maximum / 2 Days each week.</w:t>
            </w:r>
          </w:p>
          <w:p w14:paraId="5BC98D45" w14:textId="77777777" w:rsidR="008146DF" w:rsidRDefault="008146DF" w:rsidP="00E31452">
            <w:pPr>
              <w:rPr>
                <w:rFonts w:ascii="Arial" w:hAnsi="Arial" w:cs="Arial"/>
                <w:b/>
                <w:sz w:val="24"/>
                <w:szCs w:val="24"/>
              </w:rPr>
            </w:pPr>
            <w:r w:rsidRPr="005C3954">
              <w:rPr>
                <w:rFonts w:ascii="Arial" w:hAnsi="Arial" w:cs="Arial"/>
                <w:sz w:val="24"/>
                <w:szCs w:val="24"/>
              </w:rPr>
              <w:t>Sprinting, jumping and other plyometric exercise will also help.</w:t>
            </w:r>
            <w:r w:rsidRPr="005C3954">
              <w:rPr>
                <w:rFonts w:ascii="Arial" w:hAnsi="Arial" w:cs="Arial"/>
                <w:sz w:val="32"/>
              </w:rPr>
              <w:t xml:space="preserve">  </w:t>
            </w:r>
          </w:p>
        </w:tc>
      </w:tr>
      <w:tr w:rsidR="008146DF" w14:paraId="657A00AF" w14:textId="77777777" w:rsidTr="00E31452">
        <w:tc>
          <w:tcPr>
            <w:tcW w:w="3865" w:type="dxa"/>
          </w:tcPr>
          <w:p w14:paraId="7528DA0B" w14:textId="77777777" w:rsidR="008146DF" w:rsidRPr="0049643E" w:rsidRDefault="008146DF" w:rsidP="00E31452">
            <w:pPr>
              <w:textAlignment w:val="baseline"/>
              <w:outlineLvl w:val="2"/>
              <w:rPr>
                <w:rFonts w:ascii="Arial" w:hAnsi="Arial" w:cs="Arial"/>
                <w:color w:val="7F8D8C"/>
                <w:sz w:val="24"/>
                <w:szCs w:val="24"/>
              </w:rPr>
            </w:pPr>
            <w:r>
              <w:rPr>
                <w:rFonts w:ascii="Arial" w:hAnsi="Arial" w:cs="Arial"/>
                <w:b/>
                <w:sz w:val="24"/>
                <w:szCs w:val="24"/>
              </w:rPr>
              <w:t>Standing Long Jump</w:t>
            </w:r>
          </w:p>
        </w:tc>
        <w:tc>
          <w:tcPr>
            <w:tcW w:w="3465" w:type="dxa"/>
            <w:gridSpan w:val="2"/>
          </w:tcPr>
          <w:p w14:paraId="3B41E144" w14:textId="77777777" w:rsidR="008146DF" w:rsidRPr="00CA6FC3" w:rsidRDefault="008146DF" w:rsidP="00E31452">
            <w:pPr>
              <w:jc w:val="center"/>
              <w:textAlignment w:val="baseline"/>
              <w:outlineLvl w:val="2"/>
              <w:rPr>
                <w:rFonts w:ascii="Arial" w:hAnsi="Arial" w:cs="Arial"/>
                <w:sz w:val="24"/>
                <w:szCs w:val="33"/>
              </w:rPr>
            </w:pPr>
            <w:r w:rsidRPr="00CA6FC3">
              <w:rPr>
                <w:rFonts w:ascii="Arial" w:hAnsi="Arial" w:cs="Arial"/>
                <w:b/>
                <w:sz w:val="24"/>
                <w:szCs w:val="24"/>
              </w:rPr>
              <w:t>Verbal Rating Males</w:t>
            </w:r>
          </w:p>
        </w:tc>
        <w:tc>
          <w:tcPr>
            <w:tcW w:w="3465" w:type="dxa"/>
          </w:tcPr>
          <w:p w14:paraId="696BBE8C" w14:textId="77777777" w:rsidR="008146DF" w:rsidRPr="00CA6FC3" w:rsidRDefault="008146DF" w:rsidP="00E31452">
            <w:pPr>
              <w:jc w:val="center"/>
              <w:textAlignment w:val="baseline"/>
              <w:outlineLvl w:val="2"/>
              <w:rPr>
                <w:rFonts w:ascii="Arial" w:hAnsi="Arial" w:cs="Arial"/>
                <w:sz w:val="24"/>
                <w:szCs w:val="33"/>
              </w:rPr>
            </w:pPr>
            <w:r>
              <w:rPr>
                <w:rFonts w:ascii="Arial" w:hAnsi="Arial" w:cs="Arial"/>
                <w:b/>
                <w:sz w:val="24"/>
                <w:szCs w:val="24"/>
              </w:rPr>
              <w:t>Verb</w:t>
            </w:r>
            <w:r w:rsidRPr="00CA6FC3">
              <w:rPr>
                <w:rFonts w:ascii="Arial" w:hAnsi="Arial" w:cs="Arial"/>
                <w:b/>
                <w:sz w:val="24"/>
                <w:szCs w:val="24"/>
              </w:rPr>
              <w:t xml:space="preserve">al Rating </w:t>
            </w:r>
            <w:r>
              <w:rPr>
                <w:rFonts w:ascii="Arial" w:hAnsi="Arial" w:cs="Arial"/>
                <w:b/>
                <w:sz w:val="24"/>
                <w:szCs w:val="24"/>
              </w:rPr>
              <w:t>Fem</w:t>
            </w:r>
            <w:r w:rsidRPr="00CA6FC3">
              <w:rPr>
                <w:rFonts w:ascii="Arial" w:hAnsi="Arial" w:cs="Arial"/>
                <w:b/>
                <w:sz w:val="24"/>
                <w:szCs w:val="24"/>
              </w:rPr>
              <w:t>ales</w:t>
            </w:r>
          </w:p>
        </w:tc>
      </w:tr>
      <w:tr w:rsidR="008146DF" w:rsidRPr="00094C7B" w14:paraId="183867EB" w14:textId="77777777" w:rsidTr="00E31452">
        <w:tc>
          <w:tcPr>
            <w:tcW w:w="3865" w:type="dxa"/>
          </w:tcPr>
          <w:p w14:paraId="14793522" w14:textId="77777777" w:rsidR="008146DF" w:rsidRPr="00094C7B" w:rsidRDefault="008146DF" w:rsidP="00E31452">
            <w:pPr>
              <w:textAlignment w:val="baseline"/>
              <w:outlineLvl w:val="2"/>
              <w:rPr>
                <w:rFonts w:ascii="Arial" w:hAnsi="Arial" w:cs="Arial"/>
                <w:b/>
                <w:sz w:val="28"/>
                <w:szCs w:val="24"/>
              </w:rPr>
            </w:pPr>
            <w:r w:rsidRPr="00094C7B">
              <w:rPr>
                <w:rFonts w:ascii="Arial" w:hAnsi="Arial" w:cs="Arial"/>
                <w:b/>
                <w:sz w:val="28"/>
                <w:szCs w:val="24"/>
              </w:rPr>
              <w:t>Excellent</w:t>
            </w:r>
          </w:p>
        </w:tc>
        <w:tc>
          <w:tcPr>
            <w:tcW w:w="3465" w:type="dxa"/>
            <w:gridSpan w:val="2"/>
          </w:tcPr>
          <w:p w14:paraId="08F820FD" w14:textId="77777777" w:rsidR="008146DF" w:rsidRPr="003F4269" w:rsidRDefault="008146DF" w:rsidP="00E31452">
            <w:pPr>
              <w:jc w:val="center"/>
              <w:textAlignment w:val="baseline"/>
              <w:outlineLvl w:val="2"/>
              <w:rPr>
                <w:rFonts w:ascii="Arial" w:hAnsi="Arial" w:cs="Arial"/>
                <w:bCs/>
                <w:sz w:val="28"/>
                <w:szCs w:val="24"/>
              </w:rPr>
            </w:pPr>
            <w:r w:rsidRPr="003F4269">
              <w:rPr>
                <w:rFonts w:ascii="Arial" w:hAnsi="Arial" w:cs="Arial"/>
                <w:bCs/>
                <w:sz w:val="28"/>
                <w:szCs w:val="24"/>
              </w:rPr>
              <w:t>&gt; 250 cm</w:t>
            </w:r>
          </w:p>
        </w:tc>
        <w:tc>
          <w:tcPr>
            <w:tcW w:w="3465" w:type="dxa"/>
          </w:tcPr>
          <w:p w14:paraId="32162FE6" w14:textId="047A4BF0" w:rsidR="008146DF" w:rsidRPr="003F4269" w:rsidRDefault="008146DF" w:rsidP="00E31452">
            <w:pPr>
              <w:jc w:val="center"/>
              <w:textAlignment w:val="baseline"/>
              <w:outlineLvl w:val="2"/>
              <w:rPr>
                <w:rFonts w:ascii="Arial" w:hAnsi="Arial" w:cs="Arial"/>
                <w:bCs/>
                <w:sz w:val="28"/>
                <w:szCs w:val="24"/>
              </w:rPr>
            </w:pPr>
            <w:r w:rsidRPr="003F4269">
              <w:rPr>
                <w:rFonts w:ascii="Arial" w:hAnsi="Arial" w:cs="Arial"/>
                <w:bCs/>
                <w:sz w:val="28"/>
                <w:szCs w:val="24"/>
              </w:rPr>
              <w:t>&gt; 200</w:t>
            </w:r>
            <w:r w:rsidR="00BB77EB">
              <w:rPr>
                <w:rFonts w:ascii="Arial" w:hAnsi="Arial" w:cs="Arial"/>
                <w:bCs/>
                <w:sz w:val="28"/>
                <w:szCs w:val="24"/>
              </w:rPr>
              <w:t xml:space="preserve"> cm</w:t>
            </w:r>
          </w:p>
        </w:tc>
      </w:tr>
      <w:tr w:rsidR="008146DF" w:rsidRPr="00094C7B" w14:paraId="056A7280" w14:textId="77777777" w:rsidTr="00E31452">
        <w:tc>
          <w:tcPr>
            <w:tcW w:w="3865" w:type="dxa"/>
          </w:tcPr>
          <w:p w14:paraId="46F76249" w14:textId="77777777" w:rsidR="008146DF" w:rsidRPr="00094C7B" w:rsidRDefault="008146DF" w:rsidP="00E31452">
            <w:pPr>
              <w:textAlignment w:val="baseline"/>
              <w:outlineLvl w:val="2"/>
              <w:rPr>
                <w:rFonts w:ascii="Arial" w:hAnsi="Arial" w:cs="Arial"/>
                <w:b/>
                <w:sz w:val="28"/>
                <w:szCs w:val="24"/>
              </w:rPr>
            </w:pPr>
            <w:r w:rsidRPr="00094C7B">
              <w:rPr>
                <w:rFonts w:ascii="Arial" w:hAnsi="Arial" w:cs="Arial"/>
                <w:b/>
                <w:sz w:val="28"/>
                <w:szCs w:val="24"/>
              </w:rPr>
              <w:t>Very Good</w:t>
            </w:r>
          </w:p>
        </w:tc>
        <w:tc>
          <w:tcPr>
            <w:tcW w:w="3465" w:type="dxa"/>
            <w:gridSpan w:val="2"/>
          </w:tcPr>
          <w:p w14:paraId="1B82620A" w14:textId="77777777" w:rsidR="008146DF" w:rsidRPr="003F4269" w:rsidRDefault="008146DF" w:rsidP="00E31452">
            <w:pPr>
              <w:jc w:val="center"/>
              <w:textAlignment w:val="baseline"/>
              <w:outlineLvl w:val="2"/>
              <w:rPr>
                <w:rFonts w:ascii="Arial" w:hAnsi="Arial" w:cs="Arial"/>
                <w:bCs/>
                <w:sz w:val="28"/>
                <w:szCs w:val="24"/>
              </w:rPr>
            </w:pPr>
            <w:r w:rsidRPr="003F4269">
              <w:rPr>
                <w:rFonts w:ascii="Arial" w:hAnsi="Arial" w:cs="Arial"/>
                <w:bCs/>
                <w:sz w:val="28"/>
                <w:szCs w:val="24"/>
              </w:rPr>
              <w:t>241-250 cm</w:t>
            </w:r>
          </w:p>
        </w:tc>
        <w:tc>
          <w:tcPr>
            <w:tcW w:w="3465" w:type="dxa"/>
          </w:tcPr>
          <w:p w14:paraId="73F7D31A" w14:textId="2BDC9C9B" w:rsidR="008146DF" w:rsidRPr="003F4269" w:rsidRDefault="008146DF" w:rsidP="00E31452">
            <w:pPr>
              <w:jc w:val="center"/>
              <w:textAlignment w:val="baseline"/>
              <w:outlineLvl w:val="2"/>
              <w:rPr>
                <w:rFonts w:ascii="Arial" w:hAnsi="Arial" w:cs="Arial"/>
                <w:bCs/>
                <w:sz w:val="28"/>
                <w:szCs w:val="24"/>
              </w:rPr>
            </w:pPr>
            <w:r w:rsidRPr="003F4269">
              <w:rPr>
                <w:rFonts w:ascii="Arial" w:hAnsi="Arial" w:cs="Arial"/>
                <w:bCs/>
                <w:sz w:val="28"/>
                <w:szCs w:val="24"/>
              </w:rPr>
              <w:t>191-200</w:t>
            </w:r>
            <w:r w:rsidR="00BB77EB">
              <w:rPr>
                <w:rFonts w:ascii="Arial" w:hAnsi="Arial" w:cs="Arial"/>
                <w:bCs/>
                <w:sz w:val="28"/>
                <w:szCs w:val="24"/>
              </w:rPr>
              <w:t xml:space="preserve"> cm</w:t>
            </w:r>
          </w:p>
        </w:tc>
      </w:tr>
      <w:tr w:rsidR="008146DF" w:rsidRPr="00094C7B" w14:paraId="5FFAF0D8" w14:textId="77777777" w:rsidTr="00E31452">
        <w:tc>
          <w:tcPr>
            <w:tcW w:w="3865" w:type="dxa"/>
          </w:tcPr>
          <w:p w14:paraId="5FB75B42" w14:textId="77777777" w:rsidR="008146DF" w:rsidRPr="00094C7B" w:rsidRDefault="008146DF" w:rsidP="00E31452">
            <w:pPr>
              <w:textAlignment w:val="baseline"/>
              <w:outlineLvl w:val="2"/>
              <w:rPr>
                <w:rFonts w:ascii="Arial" w:hAnsi="Arial" w:cs="Arial"/>
                <w:b/>
                <w:sz w:val="28"/>
                <w:szCs w:val="24"/>
              </w:rPr>
            </w:pPr>
            <w:r w:rsidRPr="00094C7B">
              <w:rPr>
                <w:rFonts w:ascii="Arial" w:hAnsi="Arial" w:cs="Arial"/>
                <w:b/>
                <w:sz w:val="28"/>
                <w:szCs w:val="24"/>
              </w:rPr>
              <w:t>Above Av</w:t>
            </w:r>
            <w:r>
              <w:rPr>
                <w:rFonts w:ascii="Arial" w:hAnsi="Arial" w:cs="Arial"/>
                <w:b/>
                <w:sz w:val="28"/>
                <w:szCs w:val="24"/>
              </w:rPr>
              <w:t>erage</w:t>
            </w:r>
          </w:p>
        </w:tc>
        <w:tc>
          <w:tcPr>
            <w:tcW w:w="3465" w:type="dxa"/>
            <w:gridSpan w:val="2"/>
          </w:tcPr>
          <w:p w14:paraId="1834ED1D" w14:textId="77777777" w:rsidR="008146DF" w:rsidRPr="003F4269" w:rsidRDefault="008146DF" w:rsidP="00E31452">
            <w:pPr>
              <w:jc w:val="center"/>
              <w:textAlignment w:val="baseline"/>
              <w:outlineLvl w:val="2"/>
              <w:rPr>
                <w:rFonts w:ascii="Arial" w:hAnsi="Arial" w:cs="Arial"/>
                <w:bCs/>
                <w:sz w:val="28"/>
                <w:szCs w:val="24"/>
              </w:rPr>
            </w:pPr>
            <w:r w:rsidRPr="003F4269">
              <w:rPr>
                <w:rFonts w:ascii="Arial" w:hAnsi="Arial" w:cs="Arial"/>
                <w:bCs/>
                <w:sz w:val="28"/>
                <w:szCs w:val="24"/>
              </w:rPr>
              <w:t>231-240 cm</w:t>
            </w:r>
          </w:p>
        </w:tc>
        <w:tc>
          <w:tcPr>
            <w:tcW w:w="3465" w:type="dxa"/>
          </w:tcPr>
          <w:p w14:paraId="417927DC" w14:textId="426771CB" w:rsidR="008146DF" w:rsidRPr="003F4269" w:rsidRDefault="008146DF" w:rsidP="00E31452">
            <w:pPr>
              <w:jc w:val="center"/>
              <w:textAlignment w:val="baseline"/>
              <w:outlineLvl w:val="2"/>
              <w:rPr>
                <w:rFonts w:ascii="Arial" w:hAnsi="Arial" w:cs="Arial"/>
                <w:bCs/>
                <w:sz w:val="28"/>
                <w:szCs w:val="24"/>
              </w:rPr>
            </w:pPr>
            <w:r w:rsidRPr="003F4269">
              <w:rPr>
                <w:rFonts w:ascii="Arial" w:hAnsi="Arial" w:cs="Arial"/>
                <w:bCs/>
                <w:sz w:val="28"/>
                <w:szCs w:val="24"/>
              </w:rPr>
              <w:t>181-190</w:t>
            </w:r>
            <w:r w:rsidR="00BB77EB">
              <w:rPr>
                <w:rFonts w:ascii="Arial" w:hAnsi="Arial" w:cs="Arial"/>
                <w:bCs/>
                <w:sz w:val="28"/>
                <w:szCs w:val="24"/>
              </w:rPr>
              <w:t xml:space="preserve"> cm</w:t>
            </w:r>
          </w:p>
        </w:tc>
      </w:tr>
      <w:tr w:rsidR="008146DF" w:rsidRPr="00094C7B" w14:paraId="1BE95B3B" w14:textId="77777777" w:rsidTr="00E31452">
        <w:tc>
          <w:tcPr>
            <w:tcW w:w="3865" w:type="dxa"/>
          </w:tcPr>
          <w:p w14:paraId="38F68B13" w14:textId="77777777" w:rsidR="008146DF" w:rsidRPr="00094C7B" w:rsidRDefault="008146DF" w:rsidP="00E31452">
            <w:pPr>
              <w:textAlignment w:val="baseline"/>
              <w:outlineLvl w:val="2"/>
              <w:rPr>
                <w:rFonts w:ascii="Arial" w:hAnsi="Arial" w:cs="Arial"/>
                <w:b/>
                <w:sz w:val="28"/>
                <w:szCs w:val="24"/>
              </w:rPr>
            </w:pPr>
            <w:r w:rsidRPr="00094C7B">
              <w:rPr>
                <w:rFonts w:ascii="Arial" w:hAnsi="Arial" w:cs="Arial"/>
                <w:b/>
                <w:sz w:val="28"/>
                <w:szCs w:val="24"/>
              </w:rPr>
              <w:t>Average</w:t>
            </w:r>
          </w:p>
        </w:tc>
        <w:tc>
          <w:tcPr>
            <w:tcW w:w="3465" w:type="dxa"/>
            <w:gridSpan w:val="2"/>
          </w:tcPr>
          <w:p w14:paraId="6542345D" w14:textId="77777777" w:rsidR="008146DF" w:rsidRPr="003F4269" w:rsidRDefault="008146DF" w:rsidP="00E31452">
            <w:pPr>
              <w:jc w:val="center"/>
              <w:textAlignment w:val="baseline"/>
              <w:outlineLvl w:val="2"/>
              <w:rPr>
                <w:rFonts w:ascii="Arial" w:hAnsi="Arial" w:cs="Arial"/>
                <w:bCs/>
                <w:sz w:val="28"/>
                <w:szCs w:val="24"/>
              </w:rPr>
            </w:pPr>
            <w:r w:rsidRPr="003F4269">
              <w:rPr>
                <w:rFonts w:ascii="Arial" w:hAnsi="Arial" w:cs="Arial"/>
                <w:bCs/>
                <w:sz w:val="28"/>
                <w:szCs w:val="24"/>
              </w:rPr>
              <w:t>221-230 cm</w:t>
            </w:r>
          </w:p>
        </w:tc>
        <w:tc>
          <w:tcPr>
            <w:tcW w:w="3465" w:type="dxa"/>
          </w:tcPr>
          <w:p w14:paraId="37DFB32B" w14:textId="30DEB35F" w:rsidR="008146DF" w:rsidRPr="003F4269" w:rsidRDefault="008146DF" w:rsidP="00E31452">
            <w:pPr>
              <w:jc w:val="center"/>
              <w:textAlignment w:val="baseline"/>
              <w:outlineLvl w:val="2"/>
              <w:rPr>
                <w:rFonts w:ascii="Arial" w:hAnsi="Arial" w:cs="Arial"/>
                <w:bCs/>
                <w:sz w:val="28"/>
                <w:szCs w:val="24"/>
              </w:rPr>
            </w:pPr>
            <w:r w:rsidRPr="003F4269">
              <w:rPr>
                <w:rFonts w:ascii="Arial" w:hAnsi="Arial" w:cs="Arial"/>
                <w:bCs/>
                <w:sz w:val="28"/>
                <w:szCs w:val="24"/>
              </w:rPr>
              <w:t>171-180</w:t>
            </w:r>
            <w:r w:rsidR="00BB77EB">
              <w:rPr>
                <w:rFonts w:ascii="Arial" w:hAnsi="Arial" w:cs="Arial"/>
                <w:bCs/>
                <w:sz w:val="28"/>
                <w:szCs w:val="24"/>
              </w:rPr>
              <w:t xml:space="preserve"> cm</w:t>
            </w:r>
          </w:p>
        </w:tc>
      </w:tr>
      <w:tr w:rsidR="008146DF" w:rsidRPr="00094C7B" w14:paraId="6B408934" w14:textId="77777777" w:rsidTr="00E31452">
        <w:tc>
          <w:tcPr>
            <w:tcW w:w="3865" w:type="dxa"/>
          </w:tcPr>
          <w:p w14:paraId="625D9B68" w14:textId="77777777" w:rsidR="008146DF" w:rsidRPr="00094C7B" w:rsidRDefault="008146DF" w:rsidP="00E31452">
            <w:pPr>
              <w:textAlignment w:val="baseline"/>
              <w:outlineLvl w:val="2"/>
              <w:rPr>
                <w:rFonts w:ascii="Arial" w:hAnsi="Arial" w:cs="Arial"/>
                <w:b/>
                <w:sz w:val="28"/>
                <w:szCs w:val="24"/>
              </w:rPr>
            </w:pPr>
            <w:r w:rsidRPr="00094C7B">
              <w:rPr>
                <w:rFonts w:ascii="Arial" w:hAnsi="Arial" w:cs="Arial"/>
                <w:b/>
                <w:sz w:val="28"/>
                <w:szCs w:val="24"/>
              </w:rPr>
              <w:t>Below Av</w:t>
            </w:r>
            <w:r>
              <w:rPr>
                <w:rFonts w:ascii="Arial" w:hAnsi="Arial" w:cs="Arial"/>
                <w:b/>
                <w:sz w:val="28"/>
                <w:szCs w:val="24"/>
              </w:rPr>
              <w:t>erage</w:t>
            </w:r>
          </w:p>
        </w:tc>
        <w:tc>
          <w:tcPr>
            <w:tcW w:w="3465" w:type="dxa"/>
            <w:gridSpan w:val="2"/>
          </w:tcPr>
          <w:p w14:paraId="3C1FCEBB" w14:textId="77777777" w:rsidR="008146DF" w:rsidRPr="003F4269" w:rsidRDefault="008146DF" w:rsidP="00E31452">
            <w:pPr>
              <w:jc w:val="center"/>
              <w:textAlignment w:val="baseline"/>
              <w:outlineLvl w:val="2"/>
              <w:rPr>
                <w:rFonts w:ascii="Arial" w:hAnsi="Arial" w:cs="Arial"/>
                <w:bCs/>
                <w:sz w:val="28"/>
                <w:szCs w:val="24"/>
              </w:rPr>
            </w:pPr>
            <w:r w:rsidRPr="003F4269">
              <w:rPr>
                <w:rFonts w:ascii="Arial" w:hAnsi="Arial" w:cs="Arial"/>
                <w:bCs/>
                <w:sz w:val="28"/>
                <w:szCs w:val="24"/>
              </w:rPr>
              <w:t>211-220 cm</w:t>
            </w:r>
          </w:p>
        </w:tc>
        <w:tc>
          <w:tcPr>
            <w:tcW w:w="3465" w:type="dxa"/>
          </w:tcPr>
          <w:p w14:paraId="2B4AAFA1" w14:textId="49A52C62" w:rsidR="008146DF" w:rsidRPr="003F4269" w:rsidRDefault="008146DF" w:rsidP="00E31452">
            <w:pPr>
              <w:jc w:val="center"/>
              <w:textAlignment w:val="baseline"/>
              <w:outlineLvl w:val="2"/>
              <w:rPr>
                <w:rFonts w:ascii="Arial" w:hAnsi="Arial" w:cs="Arial"/>
                <w:bCs/>
                <w:sz w:val="28"/>
                <w:szCs w:val="24"/>
              </w:rPr>
            </w:pPr>
            <w:r w:rsidRPr="003F4269">
              <w:rPr>
                <w:rFonts w:ascii="Arial" w:hAnsi="Arial" w:cs="Arial"/>
                <w:bCs/>
                <w:sz w:val="28"/>
                <w:szCs w:val="24"/>
              </w:rPr>
              <w:t>161-170</w:t>
            </w:r>
            <w:r w:rsidR="00BB77EB">
              <w:rPr>
                <w:rFonts w:ascii="Arial" w:hAnsi="Arial" w:cs="Arial"/>
                <w:bCs/>
                <w:sz w:val="28"/>
                <w:szCs w:val="24"/>
              </w:rPr>
              <w:t xml:space="preserve"> cm</w:t>
            </w:r>
          </w:p>
        </w:tc>
      </w:tr>
      <w:tr w:rsidR="008146DF" w:rsidRPr="00094C7B" w14:paraId="5F1CA0DF" w14:textId="77777777" w:rsidTr="00E31452">
        <w:tc>
          <w:tcPr>
            <w:tcW w:w="3865" w:type="dxa"/>
          </w:tcPr>
          <w:p w14:paraId="25DC884D" w14:textId="77777777" w:rsidR="008146DF" w:rsidRPr="00094C7B" w:rsidRDefault="008146DF" w:rsidP="00E31452">
            <w:pPr>
              <w:textAlignment w:val="baseline"/>
              <w:outlineLvl w:val="2"/>
              <w:rPr>
                <w:rFonts w:ascii="Arial" w:hAnsi="Arial" w:cs="Arial"/>
                <w:b/>
                <w:sz w:val="28"/>
                <w:szCs w:val="24"/>
              </w:rPr>
            </w:pPr>
            <w:r w:rsidRPr="00094C7B">
              <w:rPr>
                <w:rFonts w:ascii="Arial" w:hAnsi="Arial" w:cs="Arial"/>
                <w:b/>
                <w:sz w:val="28"/>
                <w:szCs w:val="24"/>
              </w:rPr>
              <w:t>Poor</w:t>
            </w:r>
          </w:p>
        </w:tc>
        <w:tc>
          <w:tcPr>
            <w:tcW w:w="3465" w:type="dxa"/>
            <w:gridSpan w:val="2"/>
          </w:tcPr>
          <w:p w14:paraId="1865C7EB" w14:textId="77777777" w:rsidR="008146DF" w:rsidRPr="003F4269" w:rsidRDefault="008146DF" w:rsidP="00E31452">
            <w:pPr>
              <w:jc w:val="center"/>
              <w:textAlignment w:val="baseline"/>
              <w:outlineLvl w:val="2"/>
              <w:rPr>
                <w:rFonts w:ascii="Arial" w:hAnsi="Arial" w:cs="Arial"/>
                <w:bCs/>
                <w:sz w:val="28"/>
                <w:szCs w:val="24"/>
              </w:rPr>
            </w:pPr>
            <w:r w:rsidRPr="003F4269">
              <w:rPr>
                <w:rFonts w:ascii="Arial" w:hAnsi="Arial" w:cs="Arial"/>
                <w:bCs/>
                <w:sz w:val="28"/>
                <w:szCs w:val="24"/>
              </w:rPr>
              <w:t>191-210 cm</w:t>
            </w:r>
          </w:p>
        </w:tc>
        <w:tc>
          <w:tcPr>
            <w:tcW w:w="3465" w:type="dxa"/>
          </w:tcPr>
          <w:p w14:paraId="13B342F6" w14:textId="33066BD8" w:rsidR="008146DF" w:rsidRPr="003F4269" w:rsidRDefault="008146DF" w:rsidP="00E31452">
            <w:pPr>
              <w:jc w:val="center"/>
              <w:textAlignment w:val="baseline"/>
              <w:outlineLvl w:val="2"/>
              <w:rPr>
                <w:rFonts w:ascii="Arial" w:hAnsi="Arial" w:cs="Arial"/>
                <w:bCs/>
                <w:sz w:val="28"/>
                <w:szCs w:val="24"/>
              </w:rPr>
            </w:pPr>
            <w:r w:rsidRPr="003F4269">
              <w:rPr>
                <w:rFonts w:ascii="Arial" w:hAnsi="Arial" w:cs="Arial"/>
                <w:bCs/>
                <w:sz w:val="28"/>
                <w:szCs w:val="24"/>
              </w:rPr>
              <w:t>141-160</w:t>
            </w:r>
            <w:r w:rsidR="00BB77EB">
              <w:rPr>
                <w:rFonts w:ascii="Arial" w:hAnsi="Arial" w:cs="Arial"/>
                <w:bCs/>
                <w:sz w:val="28"/>
                <w:szCs w:val="24"/>
              </w:rPr>
              <w:t xml:space="preserve"> cm</w:t>
            </w:r>
          </w:p>
        </w:tc>
      </w:tr>
      <w:tr w:rsidR="008146DF" w:rsidRPr="00094C7B" w14:paraId="6635E786" w14:textId="77777777" w:rsidTr="00E31452">
        <w:tc>
          <w:tcPr>
            <w:tcW w:w="3865" w:type="dxa"/>
          </w:tcPr>
          <w:p w14:paraId="68546C1E" w14:textId="77777777" w:rsidR="008146DF" w:rsidRPr="00094C7B" w:rsidRDefault="008146DF" w:rsidP="00E31452">
            <w:pPr>
              <w:textAlignment w:val="baseline"/>
              <w:outlineLvl w:val="2"/>
              <w:rPr>
                <w:rFonts w:ascii="Arial" w:hAnsi="Arial" w:cs="Arial"/>
                <w:b/>
                <w:sz w:val="28"/>
                <w:szCs w:val="24"/>
              </w:rPr>
            </w:pPr>
            <w:r w:rsidRPr="00094C7B">
              <w:rPr>
                <w:rFonts w:ascii="Arial" w:hAnsi="Arial" w:cs="Arial"/>
                <w:b/>
                <w:sz w:val="28"/>
                <w:szCs w:val="24"/>
              </w:rPr>
              <w:t>Very Poor</w:t>
            </w:r>
          </w:p>
        </w:tc>
        <w:tc>
          <w:tcPr>
            <w:tcW w:w="3465" w:type="dxa"/>
            <w:gridSpan w:val="2"/>
          </w:tcPr>
          <w:p w14:paraId="09C4A454" w14:textId="77777777" w:rsidR="008146DF" w:rsidRPr="003F4269" w:rsidRDefault="008146DF" w:rsidP="00E31452">
            <w:pPr>
              <w:jc w:val="center"/>
              <w:textAlignment w:val="baseline"/>
              <w:outlineLvl w:val="2"/>
              <w:rPr>
                <w:rFonts w:ascii="Arial" w:hAnsi="Arial" w:cs="Arial"/>
                <w:bCs/>
                <w:sz w:val="28"/>
                <w:szCs w:val="24"/>
              </w:rPr>
            </w:pPr>
            <w:r w:rsidRPr="003F4269">
              <w:rPr>
                <w:rFonts w:ascii="Arial" w:hAnsi="Arial" w:cs="Arial"/>
                <w:bCs/>
                <w:sz w:val="28"/>
                <w:szCs w:val="24"/>
              </w:rPr>
              <w:t>&lt; 191 cm</w:t>
            </w:r>
          </w:p>
        </w:tc>
        <w:tc>
          <w:tcPr>
            <w:tcW w:w="3465" w:type="dxa"/>
          </w:tcPr>
          <w:p w14:paraId="57E0CD6E" w14:textId="50977DA0" w:rsidR="008146DF" w:rsidRPr="003F4269" w:rsidRDefault="008146DF" w:rsidP="00E31452">
            <w:pPr>
              <w:jc w:val="center"/>
              <w:textAlignment w:val="baseline"/>
              <w:outlineLvl w:val="2"/>
              <w:rPr>
                <w:rFonts w:ascii="Arial" w:hAnsi="Arial" w:cs="Arial"/>
                <w:bCs/>
                <w:sz w:val="28"/>
                <w:szCs w:val="24"/>
              </w:rPr>
            </w:pPr>
            <w:r w:rsidRPr="003F4269">
              <w:rPr>
                <w:rFonts w:ascii="Arial" w:hAnsi="Arial" w:cs="Arial"/>
                <w:bCs/>
                <w:sz w:val="28"/>
                <w:szCs w:val="24"/>
              </w:rPr>
              <w:t xml:space="preserve">&lt; 141 </w:t>
            </w:r>
            <w:r w:rsidR="00BB77EB">
              <w:rPr>
                <w:rFonts w:ascii="Arial" w:hAnsi="Arial" w:cs="Arial"/>
                <w:bCs/>
                <w:sz w:val="28"/>
                <w:szCs w:val="24"/>
              </w:rPr>
              <w:t>cm</w:t>
            </w:r>
          </w:p>
        </w:tc>
      </w:tr>
    </w:tbl>
    <w:p w14:paraId="3CFFF578" w14:textId="77777777" w:rsidR="008146DF" w:rsidRDefault="00386ED6" w:rsidP="008146DF">
      <w:pPr>
        <w:jc w:val="center"/>
        <w:rPr>
          <w:b/>
          <w:sz w:val="22"/>
        </w:rPr>
      </w:pPr>
      <w:hyperlink r:id="rId451" w:anchor="google_vignette" w:history="1">
        <w:r w:rsidR="008146DF">
          <w:rPr>
            <w:rStyle w:val="Hyperlink"/>
          </w:rPr>
          <w:t>Standing Long Jump Test (topendsports.com)</w:t>
        </w:r>
      </w:hyperlink>
    </w:p>
    <w:p w14:paraId="4278C4C0" w14:textId="77777777" w:rsidR="008146DF" w:rsidRDefault="008146DF" w:rsidP="008146DF"/>
    <w:tbl>
      <w:tblPr>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4"/>
        <w:gridCol w:w="2671"/>
        <w:gridCol w:w="1003"/>
        <w:gridCol w:w="3668"/>
        <w:gridCol w:w="7"/>
      </w:tblGrid>
      <w:tr w:rsidR="008146DF" w:rsidRPr="002610AC" w14:paraId="713333EA" w14:textId="77777777" w:rsidTr="00E31452">
        <w:trPr>
          <w:gridAfter w:val="1"/>
          <w:wAfter w:w="7" w:type="dxa"/>
          <w:trHeight w:val="562"/>
        </w:trPr>
        <w:tc>
          <w:tcPr>
            <w:tcW w:w="11016" w:type="dxa"/>
            <w:gridSpan w:val="4"/>
          </w:tcPr>
          <w:p w14:paraId="2E20D085" w14:textId="77777777" w:rsidR="008146DF" w:rsidRDefault="008146DF" w:rsidP="00E31452">
            <w:pPr>
              <w:jc w:val="center"/>
              <w:rPr>
                <w:rFonts w:ascii="Arial" w:hAnsi="Arial" w:cs="Arial"/>
                <w:b/>
                <w:sz w:val="44"/>
              </w:rPr>
            </w:pPr>
            <w:r>
              <w:rPr>
                <w:rFonts w:ascii="Arial" w:hAnsi="Arial" w:cs="Arial"/>
                <w:b/>
                <w:bCs/>
                <w:sz w:val="36"/>
              </w:rPr>
              <w:br w:type="page"/>
            </w:r>
            <w:r w:rsidRPr="009662F5">
              <w:rPr>
                <w:rFonts w:ascii="Arial" w:hAnsi="Arial" w:cs="Arial"/>
                <w:b/>
                <w:bCs/>
                <w:sz w:val="36"/>
              </w:rPr>
              <w:t xml:space="preserve"> </w:t>
            </w:r>
            <w:r w:rsidRPr="0015503D">
              <w:rPr>
                <w:rFonts w:ascii="Arial" w:hAnsi="Arial" w:cs="Arial"/>
                <w:b/>
                <w:sz w:val="28"/>
              </w:rPr>
              <w:t>Standing Balance Test - Balance and Coordination</w:t>
            </w:r>
            <w:r w:rsidRPr="0015503D">
              <w:rPr>
                <w:rFonts w:ascii="Arial" w:hAnsi="Arial" w:cs="Arial"/>
                <w:b/>
                <w:sz w:val="36"/>
              </w:rPr>
              <w:t xml:space="preserve"> </w:t>
            </w:r>
          </w:p>
          <w:p w14:paraId="3BEC3ED5" w14:textId="77777777" w:rsidR="008146DF" w:rsidRPr="00C65190" w:rsidRDefault="008146DF" w:rsidP="00E31452">
            <w:pPr>
              <w:jc w:val="center"/>
              <w:rPr>
                <w:rFonts w:ascii="Arial Narrow" w:hAnsi="Arial Narrow"/>
                <w:noProof/>
              </w:rPr>
            </w:pPr>
            <w:r w:rsidRPr="0015503D">
              <w:rPr>
                <w:rFonts w:ascii="Arial" w:hAnsi="Arial" w:cs="Arial"/>
                <w:b/>
                <w:sz w:val="24"/>
              </w:rPr>
              <w:t>Record how long you can stay in the position</w:t>
            </w:r>
            <w:r w:rsidRPr="005F5A40">
              <w:rPr>
                <w:rFonts w:ascii="Arial" w:hAnsi="Arial" w:cs="Arial"/>
                <w:b/>
                <w:sz w:val="44"/>
              </w:rPr>
              <w:t xml:space="preserve">. </w:t>
            </w:r>
          </w:p>
        </w:tc>
      </w:tr>
      <w:tr w:rsidR="008146DF" w:rsidRPr="002610AC" w14:paraId="3775E7AC" w14:textId="77777777" w:rsidTr="00E31452">
        <w:trPr>
          <w:gridAfter w:val="1"/>
          <w:wAfter w:w="7" w:type="dxa"/>
          <w:trHeight w:val="2195"/>
        </w:trPr>
        <w:tc>
          <w:tcPr>
            <w:tcW w:w="6345" w:type="dxa"/>
            <w:gridSpan w:val="2"/>
          </w:tcPr>
          <w:p w14:paraId="545B7D3C" w14:textId="77777777" w:rsidR="008146DF" w:rsidRPr="0015503D" w:rsidRDefault="008146DF" w:rsidP="00E31452">
            <w:pPr>
              <w:numPr>
                <w:ilvl w:val="0"/>
                <w:numId w:val="54"/>
              </w:numPr>
              <w:rPr>
                <w:rFonts w:ascii="Arial" w:hAnsi="Arial" w:cs="Arial"/>
                <w:sz w:val="24"/>
              </w:rPr>
            </w:pPr>
            <w:r w:rsidRPr="0015503D">
              <w:rPr>
                <w:rFonts w:ascii="Arial" w:hAnsi="Arial" w:cs="Arial"/>
                <w:sz w:val="24"/>
              </w:rPr>
              <w:t xml:space="preserve">Place your hands on your hips </w:t>
            </w:r>
          </w:p>
          <w:p w14:paraId="54E04FEC" w14:textId="77777777" w:rsidR="008146DF" w:rsidRPr="0015503D" w:rsidRDefault="008146DF" w:rsidP="00E31452">
            <w:pPr>
              <w:numPr>
                <w:ilvl w:val="0"/>
                <w:numId w:val="54"/>
              </w:numPr>
              <w:rPr>
                <w:rFonts w:ascii="Arial" w:hAnsi="Arial" w:cs="Arial"/>
                <w:sz w:val="24"/>
              </w:rPr>
            </w:pPr>
            <w:r w:rsidRPr="0015503D">
              <w:rPr>
                <w:rFonts w:ascii="Arial" w:hAnsi="Arial" w:cs="Arial"/>
                <w:sz w:val="24"/>
              </w:rPr>
              <w:t xml:space="preserve">Lift your foot and place it on the inside of your right leg (knee height) </w:t>
            </w:r>
          </w:p>
          <w:p w14:paraId="3C66E481" w14:textId="77777777" w:rsidR="008146DF" w:rsidRPr="0015503D" w:rsidRDefault="008146DF" w:rsidP="00E31452">
            <w:pPr>
              <w:numPr>
                <w:ilvl w:val="0"/>
                <w:numId w:val="54"/>
              </w:numPr>
              <w:rPr>
                <w:rFonts w:ascii="Arial" w:hAnsi="Arial" w:cs="Arial"/>
                <w:sz w:val="24"/>
              </w:rPr>
            </w:pPr>
            <w:r w:rsidRPr="0015503D">
              <w:rPr>
                <w:rFonts w:ascii="Arial" w:hAnsi="Arial" w:cs="Arial"/>
                <w:b/>
                <w:sz w:val="24"/>
                <w:u w:val="single"/>
              </w:rPr>
              <w:t>Close your eyes</w:t>
            </w:r>
            <w:r w:rsidRPr="0015503D">
              <w:rPr>
                <w:rFonts w:ascii="Arial" w:hAnsi="Arial" w:cs="Arial"/>
                <w:sz w:val="24"/>
              </w:rPr>
              <w:t xml:space="preserve"> and hold the position for as long as you can.</w:t>
            </w:r>
          </w:p>
          <w:p w14:paraId="5259058C" w14:textId="77777777" w:rsidR="008146DF" w:rsidRPr="0015503D" w:rsidRDefault="008146DF" w:rsidP="00E31452">
            <w:pPr>
              <w:numPr>
                <w:ilvl w:val="0"/>
                <w:numId w:val="54"/>
              </w:numPr>
              <w:rPr>
                <w:rFonts w:ascii="Arial" w:hAnsi="Arial" w:cs="Arial"/>
                <w:sz w:val="24"/>
              </w:rPr>
            </w:pPr>
            <w:r w:rsidRPr="0015503D">
              <w:rPr>
                <w:rFonts w:ascii="Arial" w:hAnsi="Arial" w:cs="Arial"/>
                <w:sz w:val="24"/>
              </w:rPr>
              <w:t>The test is over when you left foot touches the floor.</w:t>
            </w:r>
          </w:p>
          <w:p w14:paraId="3C36C026" w14:textId="77777777" w:rsidR="008146DF" w:rsidRPr="0015503D" w:rsidRDefault="008146DF" w:rsidP="00E31452">
            <w:pPr>
              <w:numPr>
                <w:ilvl w:val="0"/>
                <w:numId w:val="54"/>
              </w:numPr>
              <w:rPr>
                <w:rFonts w:ascii="Arial" w:hAnsi="Arial" w:cs="Arial"/>
                <w:sz w:val="24"/>
              </w:rPr>
            </w:pPr>
            <w:r w:rsidRPr="0015503D">
              <w:rPr>
                <w:rFonts w:ascii="Arial" w:hAnsi="Arial" w:cs="Arial"/>
                <w:sz w:val="24"/>
              </w:rPr>
              <w:t xml:space="preserve">Complete on the right and then the left leg. </w:t>
            </w:r>
          </w:p>
          <w:p w14:paraId="1B76480D" w14:textId="77777777" w:rsidR="008146DF" w:rsidRPr="00424C65" w:rsidRDefault="008146DF" w:rsidP="00E31452">
            <w:pPr>
              <w:jc w:val="center"/>
              <w:rPr>
                <w:rFonts w:ascii="Arial Narrow" w:hAnsi="Arial Narrow"/>
                <w:b/>
                <w:sz w:val="16"/>
                <w:szCs w:val="16"/>
              </w:rPr>
            </w:pPr>
            <w:r w:rsidRPr="00424C65">
              <w:rPr>
                <w:rFonts w:ascii="Arial Narrow" w:hAnsi="Arial Narrow"/>
                <w:b/>
                <w:sz w:val="16"/>
                <w:szCs w:val="16"/>
              </w:rPr>
              <w:t xml:space="preserve"> </w:t>
            </w:r>
          </w:p>
        </w:tc>
        <w:tc>
          <w:tcPr>
            <w:tcW w:w="4671" w:type="dxa"/>
            <w:gridSpan w:val="2"/>
          </w:tcPr>
          <w:p w14:paraId="23B6D0D3" w14:textId="77777777" w:rsidR="008146DF" w:rsidRPr="00424C65" w:rsidRDefault="008146DF" w:rsidP="00E31452">
            <w:pPr>
              <w:jc w:val="center"/>
              <w:rPr>
                <w:rFonts w:ascii="Arial Narrow" w:hAnsi="Arial Narrow"/>
              </w:rPr>
            </w:pPr>
            <w:r>
              <w:rPr>
                <w:rFonts w:ascii="Arial Narrow" w:hAnsi="Arial Narrow"/>
                <w:noProof/>
              </w:rPr>
              <w:drawing>
                <wp:inline distT="0" distB="0" distL="0" distR="0" wp14:anchorId="579A18A8" wp14:editId="4DB0B7C0">
                  <wp:extent cx="1292225" cy="1402080"/>
                  <wp:effectExtent l="0" t="0" r="0" b="0"/>
                  <wp:docPr id="303" name="Picture 22" descr="C:\Users\lamberts\AppData\Local\Microsoft\Windows\Temporary Internet Files\Content.IE5\GC78B2S3\0897A857-1018-4566-9D73-D4F59CFB23B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lamberts\AppData\Local\Microsoft\Windows\Temporary Internet Files\Content.IE5\GC78B2S3\0897A857-1018-4566-9D73-D4F59CFB23B7.jpeg"/>
                          <pic:cNvPicPr>
                            <a:picLocks noChangeAspect="1" noChangeArrowheads="1"/>
                          </pic:cNvPicPr>
                        </pic:nvPicPr>
                        <pic:blipFill>
                          <a:blip r:embed="rId452" cstate="print">
                            <a:extLst>
                              <a:ext uri="{28A0092B-C50C-407E-A947-70E740481C1C}">
                                <a14:useLocalDpi xmlns:a14="http://schemas.microsoft.com/office/drawing/2010/main" val="0"/>
                              </a:ext>
                            </a:extLst>
                          </a:blip>
                          <a:srcRect/>
                          <a:stretch>
                            <a:fillRect/>
                          </a:stretch>
                        </pic:blipFill>
                        <pic:spPr bwMode="auto">
                          <a:xfrm>
                            <a:off x="0" y="0"/>
                            <a:ext cx="1292225" cy="1402080"/>
                          </a:xfrm>
                          <a:prstGeom prst="rect">
                            <a:avLst/>
                          </a:prstGeom>
                          <a:noFill/>
                          <a:ln>
                            <a:noFill/>
                          </a:ln>
                        </pic:spPr>
                      </pic:pic>
                    </a:graphicData>
                  </a:graphic>
                </wp:inline>
              </w:drawing>
            </w:r>
          </w:p>
        </w:tc>
      </w:tr>
      <w:tr w:rsidR="008146DF" w:rsidRPr="002610AC" w14:paraId="2CAB73F2" w14:textId="77777777" w:rsidTr="00E31452">
        <w:tc>
          <w:tcPr>
            <w:tcW w:w="3674" w:type="dxa"/>
          </w:tcPr>
          <w:p w14:paraId="41459417" w14:textId="77777777" w:rsidR="008146DF" w:rsidRPr="002F4DAE" w:rsidRDefault="008146DF" w:rsidP="00E31452">
            <w:pPr>
              <w:jc w:val="center"/>
              <w:rPr>
                <w:rFonts w:ascii="Arial" w:hAnsi="Arial" w:cs="Arial"/>
                <w:b/>
                <w:sz w:val="28"/>
              </w:rPr>
            </w:pPr>
            <w:r w:rsidRPr="002F4DAE">
              <w:rPr>
                <w:rFonts w:ascii="Arial" w:hAnsi="Arial" w:cs="Arial"/>
                <w:b/>
                <w:sz w:val="28"/>
              </w:rPr>
              <w:t>Males</w:t>
            </w:r>
          </w:p>
        </w:tc>
        <w:tc>
          <w:tcPr>
            <w:tcW w:w="3674" w:type="dxa"/>
            <w:gridSpan w:val="2"/>
          </w:tcPr>
          <w:p w14:paraId="254F11B2" w14:textId="77777777" w:rsidR="008146DF" w:rsidRPr="002F4DAE" w:rsidRDefault="008146DF" w:rsidP="00E31452">
            <w:pPr>
              <w:jc w:val="center"/>
              <w:rPr>
                <w:rFonts w:ascii="Arial" w:hAnsi="Arial" w:cs="Arial"/>
                <w:b/>
                <w:sz w:val="28"/>
              </w:rPr>
            </w:pPr>
            <w:r>
              <w:rPr>
                <w:rFonts w:ascii="Tahoma" w:hAnsi="Tahoma" w:cs="Tahoma"/>
                <w:b/>
                <w:sz w:val="24"/>
              </w:rPr>
              <w:t>Verbal Rating</w:t>
            </w:r>
          </w:p>
        </w:tc>
        <w:tc>
          <w:tcPr>
            <w:tcW w:w="3675" w:type="dxa"/>
            <w:gridSpan w:val="2"/>
          </w:tcPr>
          <w:p w14:paraId="65669D3F" w14:textId="77777777" w:rsidR="008146DF" w:rsidRPr="002F4DAE" w:rsidRDefault="008146DF" w:rsidP="00E31452">
            <w:pPr>
              <w:jc w:val="center"/>
              <w:rPr>
                <w:rFonts w:ascii="Arial" w:hAnsi="Arial" w:cs="Arial"/>
                <w:b/>
                <w:sz w:val="28"/>
              </w:rPr>
            </w:pPr>
            <w:r w:rsidRPr="002F4DAE">
              <w:rPr>
                <w:rFonts w:ascii="Arial" w:hAnsi="Arial" w:cs="Arial"/>
                <w:b/>
                <w:sz w:val="28"/>
              </w:rPr>
              <w:t>Females</w:t>
            </w:r>
          </w:p>
        </w:tc>
      </w:tr>
      <w:tr w:rsidR="008146DF" w:rsidRPr="002610AC" w14:paraId="6D4D4037" w14:textId="77777777" w:rsidTr="00E31452">
        <w:tc>
          <w:tcPr>
            <w:tcW w:w="3674" w:type="dxa"/>
          </w:tcPr>
          <w:p w14:paraId="488BE0A2" w14:textId="77777777" w:rsidR="008146DF" w:rsidRPr="003F4269" w:rsidRDefault="008146DF" w:rsidP="00E31452">
            <w:pPr>
              <w:jc w:val="center"/>
              <w:rPr>
                <w:rFonts w:ascii="Arial" w:hAnsi="Arial" w:cs="Arial"/>
                <w:bCs/>
                <w:sz w:val="28"/>
              </w:rPr>
            </w:pPr>
            <w:r w:rsidRPr="003F4269">
              <w:rPr>
                <w:rFonts w:ascii="Arial" w:hAnsi="Arial" w:cs="Arial"/>
                <w:bCs/>
                <w:sz w:val="28"/>
              </w:rPr>
              <w:t>≥ 31 sec.</w:t>
            </w:r>
          </w:p>
        </w:tc>
        <w:tc>
          <w:tcPr>
            <w:tcW w:w="3674" w:type="dxa"/>
            <w:gridSpan w:val="2"/>
          </w:tcPr>
          <w:p w14:paraId="393578E6" w14:textId="77777777" w:rsidR="008146DF" w:rsidRPr="003F4269" w:rsidRDefault="008146DF" w:rsidP="00E31452">
            <w:pPr>
              <w:jc w:val="center"/>
              <w:rPr>
                <w:rFonts w:ascii="Arial" w:hAnsi="Arial" w:cs="Arial"/>
                <w:bCs/>
                <w:sz w:val="28"/>
              </w:rPr>
            </w:pPr>
            <w:r w:rsidRPr="003F4269">
              <w:rPr>
                <w:rFonts w:ascii="Arial" w:hAnsi="Arial" w:cs="Arial"/>
                <w:bCs/>
                <w:sz w:val="28"/>
              </w:rPr>
              <w:t>Excellent</w:t>
            </w:r>
          </w:p>
        </w:tc>
        <w:tc>
          <w:tcPr>
            <w:tcW w:w="3675" w:type="dxa"/>
            <w:gridSpan w:val="2"/>
          </w:tcPr>
          <w:p w14:paraId="536BE56C" w14:textId="77777777" w:rsidR="008146DF" w:rsidRPr="003F4269" w:rsidRDefault="008146DF" w:rsidP="00E31452">
            <w:pPr>
              <w:jc w:val="center"/>
              <w:rPr>
                <w:rFonts w:ascii="Arial" w:hAnsi="Arial" w:cs="Arial"/>
                <w:bCs/>
                <w:sz w:val="28"/>
              </w:rPr>
            </w:pPr>
            <w:r w:rsidRPr="003F4269">
              <w:rPr>
                <w:rFonts w:ascii="Arial" w:hAnsi="Arial" w:cs="Arial"/>
                <w:bCs/>
                <w:sz w:val="28"/>
              </w:rPr>
              <w:t>≥ 27 sec.</w:t>
            </w:r>
          </w:p>
        </w:tc>
      </w:tr>
      <w:tr w:rsidR="008146DF" w:rsidRPr="002610AC" w14:paraId="22235978" w14:textId="77777777" w:rsidTr="00E31452">
        <w:tc>
          <w:tcPr>
            <w:tcW w:w="3674" w:type="dxa"/>
          </w:tcPr>
          <w:p w14:paraId="47A571F8" w14:textId="77777777" w:rsidR="008146DF" w:rsidRPr="003F4269" w:rsidRDefault="008146DF" w:rsidP="00E31452">
            <w:pPr>
              <w:jc w:val="center"/>
              <w:rPr>
                <w:rFonts w:ascii="Arial" w:hAnsi="Arial" w:cs="Arial"/>
                <w:bCs/>
                <w:sz w:val="28"/>
              </w:rPr>
            </w:pPr>
            <w:r w:rsidRPr="003F4269">
              <w:rPr>
                <w:rFonts w:ascii="Arial" w:hAnsi="Arial" w:cs="Arial"/>
                <w:bCs/>
                <w:sz w:val="28"/>
              </w:rPr>
              <w:t>27 – 30 sec.</w:t>
            </w:r>
          </w:p>
        </w:tc>
        <w:tc>
          <w:tcPr>
            <w:tcW w:w="3674" w:type="dxa"/>
            <w:gridSpan w:val="2"/>
          </w:tcPr>
          <w:p w14:paraId="311217D4" w14:textId="77777777" w:rsidR="008146DF" w:rsidRPr="003F4269" w:rsidRDefault="008146DF" w:rsidP="00E31452">
            <w:pPr>
              <w:jc w:val="center"/>
              <w:rPr>
                <w:rFonts w:ascii="Arial" w:hAnsi="Arial" w:cs="Arial"/>
                <w:bCs/>
                <w:sz w:val="28"/>
              </w:rPr>
            </w:pPr>
            <w:r w:rsidRPr="003F4269">
              <w:rPr>
                <w:rFonts w:ascii="Arial" w:hAnsi="Arial" w:cs="Arial"/>
                <w:bCs/>
                <w:sz w:val="28"/>
              </w:rPr>
              <w:t>Above Average</w:t>
            </w:r>
          </w:p>
        </w:tc>
        <w:tc>
          <w:tcPr>
            <w:tcW w:w="3675" w:type="dxa"/>
            <w:gridSpan w:val="2"/>
          </w:tcPr>
          <w:p w14:paraId="1E28E69A" w14:textId="77777777" w:rsidR="008146DF" w:rsidRPr="003F4269" w:rsidRDefault="008146DF" w:rsidP="00E31452">
            <w:pPr>
              <w:jc w:val="center"/>
              <w:rPr>
                <w:rFonts w:ascii="Arial" w:hAnsi="Arial" w:cs="Arial"/>
                <w:bCs/>
                <w:sz w:val="28"/>
              </w:rPr>
            </w:pPr>
            <w:r w:rsidRPr="003F4269">
              <w:rPr>
                <w:rFonts w:ascii="Arial" w:hAnsi="Arial" w:cs="Arial"/>
                <w:bCs/>
                <w:sz w:val="28"/>
              </w:rPr>
              <w:t>24-26 sec.</w:t>
            </w:r>
          </w:p>
        </w:tc>
      </w:tr>
      <w:tr w:rsidR="008146DF" w:rsidRPr="002610AC" w14:paraId="1FF8EDCC" w14:textId="77777777" w:rsidTr="00E31452">
        <w:tc>
          <w:tcPr>
            <w:tcW w:w="3674" w:type="dxa"/>
          </w:tcPr>
          <w:p w14:paraId="412C1AEC" w14:textId="77777777" w:rsidR="008146DF" w:rsidRPr="003F4269" w:rsidRDefault="008146DF" w:rsidP="00E31452">
            <w:pPr>
              <w:jc w:val="center"/>
              <w:rPr>
                <w:rFonts w:ascii="Arial" w:hAnsi="Arial" w:cs="Arial"/>
                <w:bCs/>
                <w:sz w:val="28"/>
              </w:rPr>
            </w:pPr>
            <w:r w:rsidRPr="003F4269">
              <w:rPr>
                <w:rFonts w:ascii="Arial" w:hAnsi="Arial" w:cs="Arial"/>
                <w:bCs/>
                <w:sz w:val="28"/>
              </w:rPr>
              <w:t>21-26 sec.</w:t>
            </w:r>
          </w:p>
        </w:tc>
        <w:tc>
          <w:tcPr>
            <w:tcW w:w="3674" w:type="dxa"/>
            <w:gridSpan w:val="2"/>
          </w:tcPr>
          <w:p w14:paraId="5411B0C4" w14:textId="77777777" w:rsidR="008146DF" w:rsidRPr="003F4269" w:rsidRDefault="008146DF" w:rsidP="00E31452">
            <w:pPr>
              <w:jc w:val="center"/>
              <w:rPr>
                <w:rFonts w:ascii="Arial" w:hAnsi="Arial" w:cs="Arial"/>
                <w:bCs/>
                <w:sz w:val="28"/>
              </w:rPr>
            </w:pPr>
            <w:r w:rsidRPr="003F4269">
              <w:rPr>
                <w:rFonts w:ascii="Arial" w:hAnsi="Arial" w:cs="Arial"/>
                <w:bCs/>
                <w:sz w:val="28"/>
              </w:rPr>
              <w:t>Average</w:t>
            </w:r>
          </w:p>
        </w:tc>
        <w:tc>
          <w:tcPr>
            <w:tcW w:w="3675" w:type="dxa"/>
            <w:gridSpan w:val="2"/>
          </w:tcPr>
          <w:p w14:paraId="45B731A9" w14:textId="77777777" w:rsidR="008146DF" w:rsidRPr="003F4269" w:rsidRDefault="008146DF" w:rsidP="00E31452">
            <w:pPr>
              <w:jc w:val="center"/>
              <w:rPr>
                <w:rFonts w:ascii="Arial" w:hAnsi="Arial" w:cs="Arial"/>
                <w:bCs/>
                <w:sz w:val="28"/>
              </w:rPr>
            </w:pPr>
            <w:r w:rsidRPr="003F4269">
              <w:rPr>
                <w:rFonts w:ascii="Arial" w:hAnsi="Arial" w:cs="Arial"/>
                <w:bCs/>
                <w:sz w:val="28"/>
              </w:rPr>
              <w:t>18-23 sec.</w:t>
            </w:r>
          </w:p>
        </w:tc>
      </w:tr>
      <w:tr w:rsidR="008146DF" w:rsidRPr="002610AC" w14:paraId="207B166E" w14:textId="77777777" w:rsidTr="00E31452">
        <w:tc>
          <w:tcPr>
            <w:tcW w:w="3674" w:type="dxa"/>
          </w:tcPr>
          <w:p w14:paraId="2BC776F0" w14:textId="77777777" w:rsidR="008146DF" w:rsidRPr="003F4269" w:rsidRDefault="008146DF" w:rsidP="00E31452">
            <w:pPr>
              <w:jc w:val="center"/>
              <w:rPr>
                <w:rFonts w:ascii="Arial" w:hAnsi="Arial" w:cs="Arial"/>
                <w:bCs/>
                <w:sz w:val="28"/>
              </w:rPr>
            </w:pPr>
            <w:r w:rsidRPr="003F4269">
              <w:rPr>
                <w:rFonts w:ascii="Arial" w:hAnsi="Arial" w:cs="Arial"/>
                <w:bCs/>
                <w:sz w:val="28"/>
              </w:rPr>
              <w:t>17-20 sec.</w:t>
            </w:r>
          </w:p>
        </w:tc>
        <w:tc>
          <w:tcPr>
            <w:tcW w:w="3674" w:type="dxa"/>
            <w:gridSpan w:val="2"/>
          </w:tcPr>
          <w:p w14:paraId="1E2AA823" w14:textId="77777777" w:rsidR="008146DF" w:rsidRPr="003F4269" w:rsidRDefault="008146DF" w:rsidP="00E31452">
            <w:pPr>
              <w:jc w:val="center"/>
              <w:rPr>
                <w:rFonts w:ascii="Arial" w:hAnsi="Arial" w:cs="Arial"/>
                <w:bCs/>
                <w:sz w:val="28"/>
              </w:rPr>
            </w:pPr>
            <w:r w:rsidRPr="003F4269">
              <w:rPr>
                <w:rFonts w:ascii="Arial" w:hAnsi="Arial" w:cs="Arial"/>
                <w:bCs/>
                <w:sz w:val="28"/>
              </w:rPr>
              <w:t>Below Average</w:t>
            </w:r>
          </w:p>
        </w:tc>
        <w:tc>
          <w:tcPr>
            <w:tcW w:w="3675" w:type="dxa"/>
            <w:gridSpan w:val="2"/>
          </w:tcPr>
          <w:p w14:paraId="6580FD1C" w14:textId="77777777" w:rsidR="008146DF" w:rsidRPr="003F4269" w:rsidRDefault="008146DF" w:rsidP="00E31452">
            <w:pPr>
              <w:jc w:val="center"/>
              <w:rPr>
                <w:rFonts w:ascii="Arial" w:hAnsi="Arial" w:cs="Arial"/>
                <w:bCs/>
                <w:sz w:val="28"/>
              </w:rPr>
            </w:pPr>
            <w:r w:rsidRPr="003F4269">
              <w:rPr>
                <w:rFonts w:ascii="Arial" w:hAnsi="Arial" w:cs="Arial"/>
                <w:bCs/>
                <w:sz w:val="28"/>
              </w:rPr>
              <w:t>15-17 sec.</w:t>
            </w:r>
          </w:p>
        </w:tc>
      </w:tr>
      <w:tr w:rsidR="008146DF" w:rsidRPr="002610AC" w14:paraId="1361C1B9" w14:textId="77777777" w:rsidTr="00E31452">
        <w:tc>
          <w:tcPr>
            <w:tcW w:w="3674" w:type="dxa"/>
          </w:tcPr>
          <w:p w14:paraId="2D184C15" w14:textId="77777777" w:rsidR="008146DF" w:rsidRPr="003F4269" w:rsidRDefault="008146DF" w:rsidP="00E31452">
            <w:pPr>
              <w:jc w:val="center"/>
              <w:rPr>
                <w:rFonts w:ascii="Arial" w:hAnsi="Arial" w:cs="Arial"/>
                <w:bCs/>
                <w:sz w:val="28"/>
              </w:rPr>
            </w:pPr>
            <w:r w:rsidRPr="003F4269">
              <w:rPr>
                <w:rFonts w:ascii="Arial" w:hAnsi="Arial" w:cs="Arial"/>
                <w:bCs/>
                <w:sz w:val="28"/>
              </w:rPr>
              <w:t>≤16 sec.</w:t>
            </w:r>
          </w:p>
        </w:tc>
        <w:tc>
          <w:tcPr>
            <w:tcW w:w="3674" w:type="dxa"/>
            <w:gridSpan w:val="2"/>
          </w:tcPr>
          <w:p w14:paraId="182B9E78" w14:textId="77777777" w:rsidR="008146DF" w:rsidRPr="003F4269" w:rsidRDefault="008146DF" w:rsidP="00E31452">
            <w:pPr>
              <w:jc w:val="center"/>
              <w:rPr>
                <w:rFonts w:ascii="Arial" w:hAnsi="Arial" w:cs="Arial"/>
                <w:bCs/>
                <w:sz w:val="28"/>
              </w:rPr>
            </w:pPr>
            <w:r w:rsidRPr="003F4269">
              <w:rPr>
                <w:rFonts w:ascii="Arial" w:hAnsi="Arial" w:cs="Arial"/>
                <w:bCs/>
                <w:sz w:val="28"/>
              </w:rPr>
              <w:t>Poor</w:t>
            </w:r>
          </w:p>
        </w:tc>
        <w:tc>
          <w:tcPr>
            <w:tcW w:w="3675" w:type="dxa"/>
            <w:gridSpan w:val="2"/>
          </w:tcPr>
          <w:p w14:paraId="5C6B1717" w14:textId="77777777" w:rsidR="008146DF" w:rsidRPr="003F4269" w:rsidRDefault="008146DF" w:rsidP="00E31452">
            <w:pPr>
              <w:jc w:val="center"/>
              <w:rPr>
                <w:rFonts w:ascii="Arial" w:hAnsi="Arial" w:cs="Arial"/>
                <w:bCs/>
                <w:sz w:val="28"/>
              </w:rPr>
            </w:pPr>
            <w:r w:rsidRPr="003F4269">
              <w:rPr>
                <w:rFonts w:ascii="Arial" w:hAnsi="Arial" w:cs="Arial"/>
                <w:bCs/>
                <w:sz w:val="28"/>
              </w:rPr>
              <w:t>≤14 sec.</w:t>
            </w:r>
          </w:p>
        </w:tc>
      </w:tr>
    </w:tbl>
    <w:p w14:paraId="28518D0E" w14:textId="77777777" w:rsidR="008146DF" w:rsidRPr="0022174A" w:rsidRDefault="008146DF" w:rsidP="008146DF">
      <w:pPr>
        <w:pStyle w:val="Heading1"/>
        <w:rPr>
          <w:rFonts w:ascii="Arial Narrow" w:hAnsi="Arial Narrow"/>
          <w:b w:val="0"/>
          <w:color w:val="000000"/>
          <w:sz w:val="22"/>
        </w:rPr>
      </w:pPr>
      <w:r w:rsidRPr="0022174A">
        <w:rPr>
          <w:rFonts w:ascii="Arial Narrow" w:hAnsi="Arial Narrow"/>
          <w:b w:val="0"/>
          <w:color w:val="000000"/>
          <w:sz w:val="22"/>
          <w:lang w:val="fr-CA"/>
        </w:rPr>
        <w:t xml:space="preserve">Richard Chevalier, Richard. </w:t>
      </w:r>
      <w:r w:rsidRPr="0022174A">
        <w:rPr>
          <w:rFonts w:ascii="Arial Narrow" w:hAnsi="Arial Narrow"/>
          <w:b w:val="0"/>
          <w:i/>
          <w:color w:val="000000"/>
          <w:sz w:val="22"/>
          <w:lang w:val="fr-CA"/>
        </w:rPr>
        <w:t>À vos marques, pre</w:t>
      </w:r>
      <w:r w:rsidRPr="0022174A">
        <w:rPr>
          <w:rFonts w:ascii="Arial" w:hAnsi="Arial" w:cs="Arial"/>
          <w:b w:val="0"/>
          <w:i/>
          <w:color w:val="000000"/>
          <w:sz w:val="22"/>
          <w:lang w:val="fr-CA"/>
        </w:rPr>
        <w:t>̂</w:t>
      </w:r>
      <w:r w:rsidRPr="0022174A">
        <w:rPr>
          <w:rFonts w:ascii="Arial Narrow" w:hAnsi="Arial Narrow"/>
          <w:b w:val="0"/>
          <w:i/>
          <w:color w:val="000000"/>
          <w:sz w:val="22"/>
          <w:lang w:val="fr-CA"/>
        </w:rPr>
        <w:t>ts, santé!</w:t>
      </w:r>
      <w:r w:rsidRPr="0022174A">
        <w:rPr>
          <w:rFonts w:ascii="Arial Narrow" w:hAnsi="Arial Narrow"/>
          <w:b w:val="0"/>
          <w:color w:val="000000"/>
          <w:sz w:val="22"/>
          <w:lang w:val="fr-CA"/>
        </w:rPr>
        <w:t xml:space="preserve"> </w:t>
      </w:r>
      <w:r w:rsidRPr="0022174A">
        <w:rPr>
          <w:rFonts w:ascii="Arial Narrow" w:hAnsi="Arial Narrow"/>
          <w:b w:val="0"/>
          <w:color w:val="000000"/>
          <w:sz w:val="22"/>
        </w:rPr>
        <w:t>(2010). Saint-Laurent, Québec: ERPI</w:t>
      </w:r>
    </w:p>
    <w:p w14:paraId="5B9D2A6D" w14:textId="77777777" w:rsidR="008146DF" w:rsidRDefault="008146DF" w:rsidP="008146DF">
      <w:pPr>
        <w:spacing w:after="160" w:line="259" w:lineRule="auto"/>
        <w:rPr>
          <w:rFonts w:ascii="Tahoma" w:hAnsi="Tahoma"/>
          <w:b/>
        </w:rPr>
      </w:pPr>
    </w:p>
    <w:p w14:paraId="3771775B" w14:textId="77777777" w:rsidR="008146DF" w:rsidRDefault="008146DF" w:rsidP="008146DF">
      <w:r>
        <w:br w:type="page"/>
      </w:r>
    </w:p>
    <w:tbl>
      <w:tblPr>
        <w:tblW w:w="11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0"/>
        <w:gridCol w:w="937"/>
        <w:gridCol w:w="931"/>
        <w:gridCol w:w="936"/>
        <w:gridCol w:w="930"/>
        <w:gridCol w:w="936"/>
        <w:gridCol w:w="930"/>
        <w:gridCol w:w="936"/>
        <w:gridCol w:w="930"/>
        <w:gridCol w:w="936"/>
        <w:gridCol w:w="1304"/>
      </w:tblGrid>
      <w:tr w:rsidR="008146DF" w:rsidRPr="00AF7A17" w14:paraId="78F0FB2C" w14:textId="77777777" w:rsidTr="00E31452">
        <w:tc>
          <w:tcPr>
            <w:tcW w:w="11016" w:type="dxa"/>
            <w:gridSpan w:val="11"/>
            <w:shd w:val="clear" w:color="auto" w:fill="auto"/>
          </w:tcPr>
          <w:p w14:paraId="16FCBD25" w14:textId="77777777" w:rsidR="008146DF" w:rsidRPr="005F5A40" w:rsidRDefault="008146DF" w:rsidP="00E31452">
            <w:pPr>
              <w:pStyle w:val="NormalWeb"/>
              <w:spacing w:before="0" w:beforeAutospacing="0" w:after="0" w:afterAutospacing="0"/>
              <w:jc w:val="center"/>
              <w:rPr>
                <w:rFonts w:ascii="Arial" w:hAnsi="Arial" w:cs="Arial"/>
                <w:b/>
                <w:sz w:val="36"/>
                <w:szCs w:val="26"/>
              </w:rPr>
            </w:pPr>
            <w:r w:rsidRPr="0015503D">
              <w:rPr>
                <w:rFonts w:ascii="Arial" w:hAnsi="Arial" w:cs="Arial"/>
                <w:b/>
                <w:sz w:val="24"/>
              </w:rPr>
              <w:lastRenderedPageBreak/>
              <w:t xml:space="preserve">1 Minute CURL-UPS </w:t>
            </w:r>
          </w:p>
        </w:tc>
      </w:tr>
      <w:tr w:rsidR="008146DF" w:rsidRPr="00AF7A17" w14:paraId="5B509356" w14:textId="77777777" w:rsidTr="00E31452">
        <w:trPr>
          <w:trHeight w:val="2407"/>
        </w:trPr>
        <w:tc>
          <w:tcPr>
            <w:tcW w:w="4114" w:type="dxa"/>
            <w:gridSpan w:val="4"/>
            <w:shd w:val="clear" w:color="auto" w:fill="auto"/>
          </w:tcPr>
          <w:p w14:paraId="4FE0B2CE" w14:textId="77777777" w:rsidR="008146DF" w:rsidRPr="00AF7A17" w:rsidRDefault="008146DF" w:rsidP="00E31452">
            <w:pPr>
              <w:pStyle w:val="NormalWeb"/>
              <w:spacing w:before="0" w:beforeAutospacing="0" w:after="0" w:afterAutospacing="0"/>
              <w:jc w:val="center"/>
              <w:rPr>
                <w:rFonts w:ascii="Arial" w:hAnsi="Arial" w:cs="Arial"/>
                <w:sz w:val="26"/>
                <w:szCs w:val="26"/>
              </w:rPr>
            </w:pPr>
            <w:r>
              <w:rPr>
                <w:noProof/>
                <w:lang w:val="en-CA" w:eastAsia="en-CA"/>
              </w:rPr>
              <w:drawing>
                <wp:inline distT="0" distB="0" distL="0" distR="0" wp14:anchorId="0F862EF9" wp14:editId="29C4C15A">
                  <wp:extent cx="1798955" cy="1354216"/>
                  <wp:effectExtent l="0" t="0" r="0" b="0"/>
                  <wp:docPr id="304" name="Picture 34" descr="C:\Users\Shawna\AppData\Local\Temp\A4485273-E84D-49CE-9FE9-FC56A9FA4F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Shawna\AppData\Local\Temp\A4485273-E84D-49CE-9FE9-FC56A9FA4F93.jpeg"/>
                          <pic:cNvPicPr>
                            <a:picLocks noChangeAspect="1" noChangeArrowheads="1"/>
                          </pic:cNvPicPr>
                        </pic:nvPicPr>
                        <pic:blipFill>
                          <a:blip r:embed="rId453" cstate="print">
                            <a:extLst>
                              <a:ext uri="{28A0092B-C50C-407E-A947-70E740481C1C}">
                                <a14:useLocalDpi xmlns:a14="http://schemas.microsoft.com/office/drawing/2010/main" val="0"/>
                              </a:ext>
                            </a:extLst>
                          </a:blip>
                          <a:srcRect/>
                          <a:stretch>
                            <a:fillRect/>
                          </a:stretch>
                        </pic:blipFill>
                        <pic:spPr bwMode="auto">
                          <a:xfrm>
                            <a:off x="0" y="0"/>
                            <a:ext cx="1808160" cy="1361145"/>
                          </a:xfrm>
                          <a:prstGeom prst="rect">
                            <a:avLst/>
                          </a:prstGeom>
                          <a:noFill/>
                          <a:ln>
                            <a:noFill/>
                          </a:ln>
                        </pic:spPr>
                      </pic:pic>
                    </a:graphicData>
                  </a:graphic>
                </wp:inline>
              </w:drawing>
            </w:r>
          </w:p>
        </w:tc>
        <w:tc>
          <w:tcPr>
            <w:tcW w:w="6902" w:type="dxa"/>
            <w:gridSpan w:val="7"/>
            <w:shd w:val="clear" w:color="auto" w:fill="auto"/>
          </w:tcPr>
          <w:p w14:paraId="7A38715C" w14:textId="77777777" w:rsidR="008146DF" w:rsidRPr="0015503D" w:rsidRDefault="008146DF" w:rsidP="00E31452">
            <w:pPr>
              <w:pStyle w:val="NormalWeb"/>
              <w:spacing w:before="0" w:beforeAutospacing="0" w:after="0" w:afterAutospacing="0"/>
              <w:jc w:val="center"/>
              <w:rPr>
                <w:rFonts w:ascii="Arial" w:hAnsi="Arial" w:cs="Arial"/>
                <w:b/>
                <w:sz w:val="22"/>
                <w:szCs w:val="26"/>
              </w:rPr>
            </w:pPr>
            <w:r w:rsidRPr="0015503D">
              <w:rPr>
                <w:rFonts w:ascii="Arial" w:hAnsi="Arial" w:cs="Arial"/>
                <w:b/>
                <w:sz w:val="24"/>
                <w:szCs w:val="26"/>
              </w:rPr>
              <w:t>Have a partner count and check technique.</w:t>
            </w:r>
          </w:p>
          <w:p w14:paraId="6261BF2B" w14:textId="77777777" w:rsidR="008146DF" w:rsidRPr="003607AB" w:rsidRDefault="008146DF" w:rsidP="00E31452">
            <w:pPr>
              <w:pStyle w:val="ListParagraph"/>
              <w:numPr>
                <w:ilvl w:val="0"/>
                <w:numId w:val="71"/>
              </w:numPr>
              <w:ind w:left="345" w:hanging="283"/>
              <w:contextualSpacing/>
              <w:rPr>
                <w:rFonts w:ascii="Arial" w:hAnsi="Arial" w:cs="Arial"/>
                <w:bCs/>
                <w:szCs w:val="28"/>
              </w:rPr>
            </w:pPr>
            <w:r w:rsidRPr="003607AB">
              <w:rPr>
                <w:rFonts w:ascii="Arial" w:hAnsi="Arial" w:cs="Arial"/>
                <w:szCs w:val="28"/>
              </w:rPr>
              <w:t>Start with your feet flat on the floor with your knees bent at 90</w:t>
            </w:r>
            <w:r w:rsidRPr="003607AB">
              <w:rPr>
                <w:rFonts w:ascii="Arial" w:hAnsi="Arial" w:cs="Arial"/>
                <w:bCs/>
                <w:szCs w:val="28"/>
              </w:rPr>
              <w:t>°.</w:t>
            </w:r>
          </w:p>
          <w:p w14:paraId="5AEFD26D" w14:textId="77777777" w:rsidR="008146DF" w:rsidRPr="003607AB" w:rsidRDefault="008146DF" w:rsidP="00E31452">
            <w:pPr>
              <w:pStyle w:val="ListParagraph"/>
              <w:numPr>
                <w:ilvl w:val="0"/>
                <w:numId w:val="71"/>
              </w:numPr>
              <w:ind w:left="345" w:hanging="283"/>
              <w:contextualSpacing/>
              <w:rPr>
                <w:rFonts w:ascii="Arial" w:hAnsi="Arial" w:cs="Arial"/>
                <w:szCs w:val="28"/>
              </w:rPr>
            </w:pPr>
            <w:r w:rsidRPr="003607AB">
              <w:rPr>
                <w:rFonts w:ascii="Arial" w:hAnsi="Arial" w:cs="Arial"/>
                <w:szCs w:val="28"/>
              </w:rPr>
              <w:t>Your hands are resting on your thighs.</w:t>
            </w:r>
          </w:p>
          <w:p w14:paraId="3D687877" w14:textId="77777777" w:rsidR="008146DF" w:rsidRPr="003607AB" w:rsidRDefault="008146DF" w:rsidP="00E31452">
            <w:pPr>
              <w:pStyle w:val="ListParagraph"/>
              <w:numPr>
                <w:ilvl w:val="0"/>
                <w:numId w:val="71"/>
              </w:numPr>
              <w:ind w:left="345" w:hanging="283"/>
              <w:contextualSpacing/>
              <w:rPr>
                <w:rFonts w:ascii="Arial" w:hAnsi="Arial" w:cs="Arial"/>
                <w:szCs w:val="28"/>
              </w:rPr>
            </w:pPr>
            <w:r w:rsidRPr="003607AB">
              <w:rPr>
                <w:rFonts w:ascii="Arial" w:hAnsi="Arial" w:cs="Arial"/>
                <w:szCs w:val="28"/>
              </w:rPr>
              <w:t xml:space="preserve">Curl-Up high enough so that your wrist meets the top of your knees. Your fingers will be touching the top of your shin. If you do not go high enough – do not count it! </w:t>
            </w:r>
          </w:p>
          <w:p w14:paraId="6BE2310A" w14:textId="77777777" w:rsidR="008146DF" w:rsidRPr="003607AB" w:rsidRDefault="008146DF" w:rsidP="00E31452">
            <w:pPr>
              <w:pStyle w:val="NormalWeb"/>
              <w:numPr>
                <w:ilvl w:val="0"/>
                <w:numId w:val="71"/>
              </w:numPr>
              <w:spacing w:before="0" w:beforeAutospacing="0" w:after="0" w:afterAutospacing="0"/>
              <w:ind w:left="345" w:hanging="283"/>
              <w:rPr>
                <w:rFonts w:ascii="Arial" w:hAnsi="Arial" w:cs="Arial"/>
                <w:sz w:val="18"/>
                <w:szCs w:val="28"/>
              </w:rPr>
            </w:pPr>
            <w:r w:rsidRPr="003607AB">
              <w:rPr>
                <w:rFonts w:ascii="Arial" w:hAnsi="Arial" w:cs="Arial"/>
                <w:sz w:val="18"/>
                <w:szCs w:val="28"/>
              </w:rPr>
              <w:t>Do not bounce, raise your legs or rock on your back.</w:t>
            </w:r>
          </w:p>
          <w:p w14:paraId="5F80353B" w14:textId="77777777" w:rsidR="008146DF" w:rsidRPr="003607AB" w:rsidRDefault="008146DF" w:rsidP="00E31452">
            <w:pPr>
              <w:pStyle w:val="NormalWeb"/>
              <w:numPr>
                <w:ilvl w:val="0"/>
                <w:numId w:val="71"/>
              </w:numPr>
              <w:spacing w:before="0" w:beforeAutospacing="0" w:after="0" w:afterAutospacing="0"/>
              <w:ind w:left="345" w:hanging="283"/>
              <w:rPr>
                <w:rFonts w:ascii="Arial" w:hAnsi="Arial" w:cs="Arial"/>
                <w:sz w:val="24"/>
                <w:szCs w:val="26"/>
              </w:rPr>
            </w:pPr>
            <w:r w:rsidRPr="003607AB">
              <w:rPr>
                <w:rFonts w:ascii="Arial" w:hAnsi="Arial" w:cs="Arial"/>
                <w:sz w:val="18"/>
                <w:szCs w:val="28"/>
              </w:rPr>
              <w:t xml:space="preserve">When or if you cannot reach the tops of your knees, you are done. </w:t>
            </w:r>
          </w:p>
          <w:p w14:paraId="54870827" w14:textId="77777777" w:rsidR="008146DF" w:rsidRPr="00AF7A17" w:rsidRDefault="008146DF" w:rsidP="00E31452">
            <w:pPr>
              <w:pStyle w:val="NormalWeb"/>
              <w:numPr>
                <w:ilvl w:val="0"/>
                <w:numId w:val="71"/>
              </w:numPr>
              <w:spacing w:before="0" w:beforeAutospacing="0" w:after="0" w:afterAutospacing="0"/>
              <w:ind w:left="345" w:hanging="283"/>
              <w:rPr>
                <w:rFonts w:ascii="Arial" w:hAnsi="Arial" w:cs="Arial"/>
                <w:sz w:val="26"/>
                <w:szCs w:val="26"/>
              </w:rPr>
            </w:pPr>
            <w:r w:rsidRPr="003607AB">
              <w:rPr>
                <w:rFonts w:ascii="Arial" w:hAnsi="Arial" w:cs="Arial"/>
                <w:sz w:val="16"/>
                <w:szCs w:val="28"/>
              </w:rPr>
              <w:t>Have your partner count how many “PROPER” curl-ups you can do in one minute</w:t>
            </w:r>
            <w:r w:rsidRPr="003607AB">
              <w:rPr>
                <w:rFonts w:ascii="Arial" w:hAnsi="Arial" w:cs="Arial"/>
                <w:szCs w:val="28"/>
              </w:rPr>
              <w:t>.</w:t>
            </w:r>
          </w:p>
        </w:tc>
      </w:tr>
      <w:tr w:rsidR="008146DF" w14:paraId="24D4222D" w14:textId="77777777" w:rsidTr="00E31452">
        <w:tblPrEx>
          <w:tblLook w:val="0000" w:firstRow="0" w:lastRow="0" w:firstColumn="0" w:lastColumn="0" w:noHBand="0" w:noVBand="0"/>
        </w:tblPrEx>
        <w:trPr>
          <w:cantSplit/>
        </w:trPr>
        <w:tc>
          <w:tcPr>
            <w:tcW w:w="11016" w:type="dxa"/>
            <w:gridSpan w:val="11"/>
          </w:tcPr>
          <w:p w14:paraId="3D313BE9" w14:textId="77777777" w:rsidR="008146DF" w:rsidRPr="0015503D" w:rsidRDefault="008146DF" w:rsidP="00E31452">
            <w:pPr>
              <w:jc w:val="center"/>
              <w:rPr>
                <w:rFonts w:ascii="Arial" w:hAnsi="Arial" w:cs="Arial"/>
                <w:b/>
                <w:bCs/>
                <w:sz w:val="24"/>
                <w:szCs w:val="24"/>
              </w:rPr>
            </w:pPr>
            <w:r w:rsidRPr="0015503D">
              <w:rPr>
                <w:rFonts w:ascii="Arial" w:hAnsi="Arial" w:cs="Arial"/>
                <w:b/>
                <w:sz w:val="24"/>
                <w:szCs w:val="24"/>
              </w:rPr>
              <w:t>Verbal rating</w:t>
            </w:r>
            <w:r w:rsidRPr="0015503D">
              <w:rPr>
                <w:rFonts w:ascii="Arial" w:hAnsi="Arial" w:cs="Arial"/>
                <w:sz w:val="24"/>
                <w:szCs w:val="24"/>
              </w:rPr>
              <w:t xml:space="preserve"> </w:t>
            </w:r>
            <w:r w:rsidRPr="0015503D">
              <w:rPr>
                <w:rFonts w:ascii="Arial" w:hAnsi="Arial" w:cs="Arial"/>
                <w:b/>
                <w:sz w:val="24"/>
                <w:szCs w:val="24"/>
              </w:rPr>
              <w:t>for</w:t>
            </w:r>
            <w:r w:rsidRPr="0015503D">
              <w:rPr>
                <w:rFonts w:ascii="Arial" w:hAnsi="Arial" w:cs="Arial"/>
                <w:sz w:val="24"/>
                <w:szCs w:val="24"/>
              </w:rPr>
              <w:t xml:space="preserve"> </w:t>
            </w:r>
            <w:r w:rsidRPr="0015503D">
              <w:rPr>
                <w:rFonts w:ascii="Arial" w:hAnsi="Arial" w:cs="Arial"/>
                <w:b/>
                <w:bCs/>
                <w:sz w:val="24"/>
                <w:szCs w:val="24"/>
              </w:rPr>
              <w:t>1</w:t>
            </w:r>
            <w:r>
              <w:rPr>
                <w:rFonts w:ascii="Arial" w:hAnsi="Arial" w:cs="Arial"/>
                <w:b/>
                <w:bCs/>
                <w:sz w:val="24"/>
                <w:szCs w:val="24"/>
              </w:rPr>
              <w:t>-</w:t>
            </w:r>
            <w:r w:rsidRPr="0015503D">
              <w:rPr>
                <w:rFonts w:ascii="Arial" w:hAnsi="Arial" w:cs="Arial"/>
                <w:b/>
                <w:bCs/>
                <w:sz w:val="24"/>
                <w:szCs w:val="24"/>
              </w:rPr>
              <w:t>minute curl-ups test</w:t>
            </w:r>
          </w:p>
        </w:tc>
      </w:tr>
      <w:tr w:rsidR="008146DF" w14:paraId="47585014" w14:textId="77777777" w:rsidTr="00E31452">
        <w:tblPrEx>
          <w:tblLook w:val="0000" w:firstRow="0" w:lastRow="0" w:firstColumn="0" w:lastColumn="0" w:noHBand="0" w:noVBand="0"/>
        </w:tblPrEx>
        <w:trPr>
          <w:cantSplit/>
        </w:trPr>
        <w:tc>
          <w:tcPr>
            <w:tcW w:w="1310" w:type="dxa"/>
          </w:tcPr>
          <w:p w14:paraId="792FEB97" w14:textId="77777777" w:rsidR="008146DF" w:rsidRDefault="008146DF" w:rsidP="00E31452">
            <w:pPr>
              <w:pStyle w:val="Heading2"/>
              <w:rPr>
                <w:bCs/>
              </w:rPr>
            </w:pPr>
            <w:r>
              <w:rPr>
                <w:bCs/>
              </w:rPr>
              <w:t>Age</w:t>
            </w:r>
          </w:p>
        </w:tc>
        <w:tc>
          <w:tcPr>
            <w:tcW w:w="1868" w:type="dxa"/>
            <w:gridSpan w:val="2"/>
          </w:tcPr>
          <w:p w14:paraId="3E6DF87E" w14:textId="77777777" w:rsidR="008146DF" w:rsidRDefault="008146DF" w:rsidP="00E31452">
            <w:pPr>
              <w:jc w:val="center"/>
              <w:rPr>
                <w:rFonts w:ascii="Tahoma" w:hAnsi="Tahoma"/>
                <w:b/>
              </w:rPr>
            </w:pPr>
            <w:r>
              <w:rPr>
                <w:rFonts w:ascii="Tahoma" w:hAnsi="Tahoma"/>
                <w:b/>
              </w:rPr>
              <w:t>16 – 25</w:t>
            </w:r>
          </w:p>
        </w:tc>
        <w:tc>
          <w:tcPr>
            <w:tcW w:w="1866" w:type="dxa"/>
            <w:gridSpan w:val="2"/>
          </w:tcPr>
          <w:p w14:paraId="1BE2BE56" w14:textId="77777777" w:rsidR="008146DF" w:rsidRDefault="008146DF" w:rsidP="00E31452">
            <w:pPr>
              <w:jc w:val="center"/>
              <w:rPr>
                <w:rFonts w:ascii="Tahoma" w:hAnsi="Tahoma"/>
                <w:b/>
              </w:rPr>
            </w:pPr>
            <w:r>
              <w:rPr>
                <w:rFonts w:ascii="Tahoma" w:hAnsi="Tahoma"/>
                <w:b/>
              </w:rPr>
              <w:t>26 - 35</w:t>
            </w:r>
          </w:p>
        </w:tc>
        <w:tc>
          <w:tcPr>
            <w:tcW w:w="1866" w:type="dxa"/>
            <w:gridSpan w:val="2"/>
          </w:tcPr>
          <w:p w14:paraId="64ACA46F" w14:textId="77777777" w:rsidR="008146DF" w:rsidRDefault="008146DF" w:rsidP="00E31452">
            <w:pPr>
              <w:jc w:val="center"/>
              <w:rPr>
                <w:rFonts w:ascii="Tahoma" w:hAnsi="Tahoma"/>
                <w:b/>
              </w:rPr>
            </w:pPr>
            <w:r>
              <w:rPr>
                <w:rFonts w:ascii="Tahoma" w:hAnsi="Tahoma"/>
                <w:b/>
              </w:rPr>
              <w:t>36 – 45</w:t>
            </w:r>
          </w:p>
        </w:tc>
        <w:tc>
          <w:tcPr>
            <w:tcW w:w="1866" w:type="dxa"/>
            <w:gridSpan w:val="2"/>
          </w:tcPr>
          <w:p w14:paraId="4E2D2332" w14:textId="77777777" w:rsidR="008146DF" w:rsidRDefault="008146DF" w:rsidP="00E31452">
            <w:pPr>
              <w:jc w:val="center"/>
              <w:rPr>
                <w:rFonts w:ascii="Tahoma" w:hAnsi="Tahoma"/>
                <w:b/>
              </w:rPr>
            </w:pPr>
            <w:r>
              <w:rPr>
                <w:rFonts w:ascii="Tahoma" w:hAnsi="Tahoma"/>
                <w:b/>
              </w:rPr>
              <w:t>46 – 55</w:t>
            </w:r>
          </w:p>
        </w:tc>
        <w:tc>
          <w:tcPr>
            <w:tcW w:w="2240" w:type="dxa"/>
            <w:gridSpan w:val="2"/>
          </w:tcPr>
          <w:p w14:paraId="34AC0C15" w14:textId="77777777" w:rsidR="008146DF" w:rsidRDefault="008146DF" w:rsidP="00E31452">
            <w:pPr>
              <w:jc w:val="center"/>
              <w:rPr>
                <w:rFonts w:ascii="Tahoma" w:hAnsi="Tahoma"/>
                <w:b/>
              </w:rPr>
            </w:pPr>
            <w:r>
              <w:rPr>
                <w:rFonts w:ascii="Tahoma" w:hAnsi="Tahoma"/>
                <w:b/>
              </w:rPr>
              <w:t>56 – 65</w:t>
            </w:r>
          </w:p>
        </w:tc>
      </w:tr>
      <w:tr w:rsidR="008146DF" w14:paraId="217B9767" w14:textId="77777777" w:rsidTr="00E31452">
        <w:tblPrEx>
          <w:tblLook w:val="0000" w:firstRow="0" w:lastRow="0" w:firstColumn="0" w:lastColumn="0" w:noHBand="0" w:noVBand="0"/>
        </w:tblPrEx>
        <w:tc>
          <w:tcPr>
            <w:tcW w:w="1310" w:type="dxa"/>
          </w:tcPr>
          <w:p w14:paraId="2204EFED" w14:textId="77777777" w:rsidR="008146DF" w:rsidRDefault="008146DF" w:rsidP="00E31452">
            <w:pPr>
              <w:rPr>
                <w:rFonts w:ascii="Tahoma" w:hAnsi="Tahoma"/>
                <w:b/>
              </w:rPr>
            </w:pPr>
            <w:r>
              <w:rPr>
                <w:rFonts w:ascii="Tahoma" w:hAnsi="Tahoma"/>
                <w:b/>
              </w:rPr>
              <w:t>Gender</w:t>
            </w:r>
          </w:p>
        </w:tc>
        <w:tc>
          <w:tcPr>
            <w:tcW w:w="937" w:type="dxa"/>
          </w:tcPr>
          <w:p w14:paraId="327516B7" w14:textId="77777777" w:rsidR="008146DF" w:rsidRPr="00AD3B64" w:rsidRDefault="008146DF" w:rsidP="00E31452">
            <w:pPr>
              <w:pStyle w:val="Heading7"/>
              <w:jc w:val="center"/>
              <w:rPr>
                <w:b w:val="0"/>
                <w:i/>
              </w:rPr>
            </w:pPr>
            <w:r w:rsidRPr="00AD3B64">
              <w:rPr>
                <w:rFonts w:ascii="Tahoma" w:hAnsi="Tahoma"/>
              </w:rPr>
              <w:t>M</w:t>
            </w:r>
          </w:p>
        </w:tc>
        <w:tc>
          <w:tcPr>
            <w:tcW w:w="931" w:type="dxa"/>
          </w:tcPr>
          <w:p w14:paraId="50F5261F" w14:textId="77777777" w:rsidR="008146DF" w:rsidRDefault="008146DF" w:rsidP="00E31452">
            <w:pPr>
              <w:jc w:val="center"/>
              <w:rPr>
                <w:rFonts w:ascii="Tahoma" w:hAnsi="Tahoma"/>
                <w:b/>
              </w:rPr>
            </w:pPr>
            <w:r>
              <w:rPr>
                <w:rFonts w:ascii="Tahoma" w:hAnsi="Tahoma"/>
                <w:b/>
              </w:rPr>
              <w:t>F</w:t>
            </w:r>
          </w:p>
        </w:tc>
        <w:tc>
          <w:tcPr>
            <w:tcW w:w="936" w:type="dxa"/>
          </w:tcPr>
          <w:p w14:paraId="67C46394" w14:textId="77777777" w:rsidR="008146DF" w:rsidRDefault="008146DF" w:rsidP="00E31452">
            <w:pPr>
              <w:jc w:val="center"/>
              <w:rPr>
                <w:rFonts w:ascii="Tahoma" w:hAnsi="Tahoma"/>
                <w:b/>
              </w:rPr>
            </w:pPr>
            <w:r>
              <w:rPr>
                <w:rFonts w:ascii="Tahoma" w:hAnsi="Tahoma"/>
                <w:b/>
              </w:rPr>
              <w:t>M</w:t>
            </w:r>
          </w:p>
        </w:tc>
        <w:tc>
          <w:tcPr>
            <w:tcW w:w="930" w:type="dxa"/>
          </w:tcPr>
          <w:p w14:paraId="742D0951" w14:textId="77777777" w:rsidR="008146DF" w:rsidRDefault="008146DF" w:rsidP="00E31452">
            <w:pPr>
              <w:jc w:val="center"/>
              <w:rPr>
                <w:rFonts w:ascii="Tahoma" w:hAnsi="Tahoma"/>
                <w:b/>
              </w:rPr>
            </w:pPr>
            <w:r>
              <w:rPr>
                <w:rFonts w:ascii="Tahoma" w:hAnsi="Tahoma"/>
                <w:b/>
              </w:rPr>
              <w:t>F</w:t>
            </w:r>
          </w:p>
        </w:tc>
        <w:tc>
          <w:tcPr>
            <w:tcW w:w="936" w:type="dxa"/>
          </w:tcPr>
          <w:p w14:paraId="7ECB5F7C" w14:textId="77777777" w:rsidR="008146DF" w:rsidRDefault="008146DF" w:rsidP="00E31452">
            <w:pPr>
              <w:jc w:val="center"/>
              <w:rPr>
                <w:rFonts w:ascii="Tahoma" w:hAnsi="Tahoma"/>
                <w:b/>
              </w:rPr>
            </w:pPr>
            <w:r>
              <w:rPr>
                <w:rFonts w:ascii="Tahoma" w:hAnsi="Tahoma"/>
                <w:b/>
              </w:rPr>
              <w:t>M</w:t>
            </w:r>
          </w:p>
        </w:tc>
        <w:tc>
          <w:tcPr>
            <w:tcW w:w="930" w:type="dxa"/>
          </w:tcPr>
          <w:p w14:paraId="5B1B0A03" w14:textId="77777777" w:rsidR="008146DF" w:rsidRDefault="008146DF" w:rsidP="00E31452">
            <w:pPr>
              <w:jc w:val="center"/>
              <w:rPr>
                <w:rFonts w:ascii="Tahoma" w:hAnsi="Tahoma"/>
                <w:b/>
              </w:rPr>
            </w:pPr>
            <w:r>
              <w:rPr>
                <w:rFonts w:ascii="Tahoma" w:hAnsi="Tahoma"/>
                <w:b/>
              </w:rPr>
              <w:t>F</w:t>
            </w:r>
          </w:p>
        </w:tc>
        <w:tc>
          <w:tcPr>
            <w:tcW w:w="936" w:type="dxa"/>
          </w:tcPr>
          <w:p w14:paraId="375BF992" w14:textId="77777777" w:rsidR="008146DF" w:rsidRDefault="008146DF" w:rsidP="00E31452">
            <w:pPr>
              <w:jc w:val="center"/>
              <w:rPr>
                <w:rFonts w:ascii="Tahoma" w:hAnsi="Tahoma"/>
                <w:b/>
              </w:rPr>
            </w:pPr>
            <w:r>
              <w:rPr>
                <w:rFonts w:ascii="Tahoma" w:hAnsi="Tahoma"/>
                <w:b/>
              </w:rPr>
              <w:t>M</w:t>
            </w:r>
          </w:p>
        </w:tc>
        <w:tc>
          <w:tcPr>
            <w:tcW w:w="930" w:type="dxa"/>
          </w:tcPr>
          <w:p w14:paraId="5E821FC4" w14:textId="77777777" w:rsidR="008146DF" w:rsidRDefault="008146DF" w:rsidP="00E31452">
            <w:pPr>
              <w:jc w:val="center"/>
              <w:rPr>
                <w:rFonts w:ascii="Tahoma" w:hAnsi="Tahoma"/>
                <w:b/>
              </w:rPr>
            </w:pPr>
            <w:r>
              <w:rPr>
                <w:rFonts w:ascii="Tahoma" w:hAnsi="Tahoma"/>
                <w:b/>
              </w:rPr>
              <w:t>F</w:t>
            </w:r>
          </w:p>
        </w:tc>
        <w:tc>
          <w:tcPr>
            <w:tcW w:w="936" w:type="dxa"/>
          </w:tcPr>
          <w:p w14:paraId="41099837" w14:textId="77777777" w:rsidR="008146DF" w:rsidRDefault="008146DF" w:rsidP="00E31452">
            <w:pPr>
              <w:jc w:val="center"/>
              <w:rPr>
                <w:rFonts w:ascii="Tahoma" w:hAnsi="Tahoma"/>
                <w:b/>
              </w:rPr>
            </w:pPr>
            <w:r>
              <w:rPr>
                <w:rFonts w:ascii="Tahoma" w:hAnsi="Tahoma"/>
                <w:b/>
              </w:rPr>
              <w:t>M</w:t>
            </w:r>
          </w:p>
        </w:tc>
        <w:tc>
          <w:tcPr>
            <w:tcW w:w="1304" w:type="dxa"/>
          </w:tcPr>
          <w:p w14:paraId="2821530B" w14:textId="77777777" w:rsidR="008146DF" w:rsidRDefault="008146DF" w:rsidP="00E31452">
            <w:pPr>
              <w:jc w:val="center"/>
              <w:rPr>
                <w:rFonts w:ascii="Tahoma" w:hAnsi="Tahoma"/>
                <w:b/>
              </w:rPr>
            </w:pPr>
            <w:r>
              <w:rPr>
                <w:rFonts w:ascii="Tahoma" w:hAnsi="Tahoma"/>
                <w:b/>
              </w:rPr>
              <w:t>F</w:t>
            </w:r>
          </w:p>
        </w:tc>
      </w:tr>
      <w:tr w:rsidR="008146DF" w14:paraId="2C86CABE" w14:textId="77777777" w:rsidTr="00E31452">
        <w:tblPrEx>
          <w:tblLook w:val="0000" w:firstRow="0" w:lastRow="0" w:firstColumn="0" w:lastColumn="0" w:noHBand="0" w:noVBand="0"/>
        </w:tblPrEx>
        <w:tc>
          <w:tcPr>
            <w:tcW w:w="1310" w:type="dxa"/>
          </w:tcPr>
          <w:p w14:paraId="1D6C0C0F" w14:textId="77777777" w:rsidR="008146DF" w:rsidRPr="003F4269" w:rsidRDefault="008146DF" w:rsidP="00E31452">
            <w:pPr>
              <w:pStyle w:val="Heading3"/>
              <w:rPr>
                <w:b/>
                <w:bCs/>
                <w:color w:val="000000"/>
                <w:sz w:val="22"/>
                <w:szCs w:val="22"/>
              </w:rPr>
            </w:pPr>
            <w:r w:rsidRPr="003F4269">
              <w:rPr>
                <w:b/>
                <w:bCs/>
                <w:color w:val="000000"/>
                <w:sz w:val="22"/>
                <w:szCs w:val="22"/>
              </w:rPr>
              <w:t>Excellent</w:t>
            </w:r>
          </w:p>
        </w:tc>
        <w:tc>
          <w:tcPr>
            <w:tcW w:w="937" w:type="dxa"/>
          </w:tcPr>
          <w:p w14:paraId="5517536B" w14:textId="77777777" w:rsidR="008146DF" w:rsidRPr="003F4269" w:rsidRDefault="008146DF" w:rsidP="00E31452">
            <w:pPr>
              <w:jc w:val="center"/>
              <w:rPr>
                <w:rFonts w:ascii="Arial Narrow" w:hAnsi="Arial Narrow"/>
                <w:bCs/>
                <w:sz w:val="24"/>
                <w:szCs w:val="24"/>
              </w:rPr>
            </w:pPr>
            <w:r w:rsidRPr="003F4269">
              <w:rPr>
                <w:rFonts w:ascii="Arial Narrow" w:hAnsi="Arial Narrow" w:cs="Arial"/>
                <w:bCs/>
                <w:sz w:val="24"/>
                <w:szCs w:val="24"/>
              </w:rPr>
              <w:t>≥</w:t>
            </w:r>
            <w:r w:rsidRPr="003F4269">
              <w:rPr>
                <w:rFonts w:ascii="Arial Narrow" w:hAnsi="Arial Narrow"/>
                <w:bCs/>
                <w:sz w:val="24"/>
                <w:szCs w:val="24"/>
              </w:rPr>
              <w:t xml:space="preserve"> 50</w:t>
            </w:r>
          </w:p>
        </w:tc>
        <w:tc>
          <w:tcPr>
            <w:tcW w:w="931" w:type="dxa"/>
          </w:tcPr>
          <w:p w14:paraId="7AE82402" w14:textId="77777777" w:rsidR="008146DF" w:rsidRPr="003F4269" w:rsidRDefault="008146DF" w:rsidP="00E31452">
            <w:pPr>
              <w:jc w:val="center"/>
              <w:rPr>
                <w:rFonts w:ascii="Arial Narrow" w:hAnsi="Arial Narrow"/>
                <w:bCs/>
                <w:sz w:val="24"/>
                <w:szCs w:val="24"/>
              </w:rPr>
            </w:pPr>
            <w:r w:rsidRPr="003F4269">
              <w:rPr>
                <w:rFonts w:ascii="Arial Narrow" w:hAnsi="Arial Narrow" w:cs="Arial"/>
                <w:bCs/>
                <w:sz w:val="24"/>
                <w:szCs w:val="24"/>
              </w:rPr>
              <w:t>≥</w:t>
            </w:r>
            <w:r w:rsidRPr="003F4269">
              <w:rPr>
                <w:rFonts w:ascii="Arial Narrow" w:hAnsi="Arial Narrow"/>
                <w:bCs/>
                <w:sz w:val="24"/>
                <w:szCs w:val="24"/>
              </w:rPr>
              <w:t xml:space="preserve"> 44</w:t>
            </w:r>
          </w:p>
        </w:tc>
        <w:tc>
          <w:tcPr>
            <w:tcW w:w="936" w:type="dxa"/>
          </w:tcPr>
          <w:p w14:paraId="36BA4F66" w14:textId="77777777" w:rsidR="008146DF" w:rsidRPr="003F4269" w:rsidRDefault="008146DF" w:rsidP="00E31452">
            <w:pPr>
              <w:jc w:val="center"/>
              <w:rPr>
                <w:rFonts w:ascii="Arial Narrow" w:hAnsi="Arial Narrow"/>
                <w:bCs/>
                <w:sz w:val="24"/>
                <w:szCs w:val="24"/>
              </w:rPr>
            </w:pPr>
            <w:r w:rsidRPr="003F4269">
              <w:rPr>
                <w:rFonts w:ascii="Arial Narrow" w:hAnsi="Arial Narrow" w:cs="Arial"/>
                <w:bCs/>
                <w:sz w:val="24"/>
                <w:szCs w:val="24"/>
              </w:rPr>
              <w:t>≥</w:t>
            </w:r>
            <w:r w:rsidRPr="003F4269">
              <w:rPr>
                <w:rFonts w:ascii="Arial Narrow" w:hAnsi="Arial Narrow"/>
                <w:bCs/>
                <w:sz w:val="24"/>
                <w:szCs w:val="24"/>
              </w:rPr>
              <w:t xml:space="preserve"> 46</w:t>
            </w:r>
          </w:p>
        </w:tc>
        <w:tc>
          <w:tcPr>
            <w:tcW w:w="930" w:type="dxa"/>
          </w:tcPr>
          <w:p w14:paraId="2484BA79" w14:textId="77777777" w:rsidR="008146DF" w:rsidRPr="003F4269" w:rsidRDefault="008146DF" w:rsidP="00E31452">
            <w:pPr>
              <w:jc w:val="center"/>
              <w:rPr>
                <w:rFonts w:ascii="Arial Narrow" w:hAnsi="Arial Narrow"/>
                <w:bCs/>
                <w:sz w:val="24"/>
                <w:szCs w:val="24"/>
              </w:rPr>
            </w:pPr>
            <w:r w:rsidRPr="003F4269">
              <w:rPr>
                <w:rFonts w:ascii="Arial Narrow" w:hAnsi="Arial Narrow" w:cs="Arial"/>
                <w:bCs/>
                <w:sz w:val="24"/>
                <w:szCs w:val="24"/>
              </w:rPr>
              <w:t>≥</w:t>
            </w:r>
            <w:r w:rsidRPr="003F4269">
              <w:rPr>
                <w:rFonts w:ascii="Arial Narrow" w:hAnsi="Arial Narrow"/>
                <w:bCs/>
                <w:sz w:val="24"/>
                <w:szCs w:val="24"/>
              </w:rPr>
              <w:t xml:space="preserve"> 40</w:t>
            </w:r>
          </w:p>
        </w:tc>
        <w:tc>
          <w:tcPr>
            <w:tcW w:w="936" w:type="dxa"/>
          </w:tcPr>
          <w:p w14:paraId="12F27333" w14:textId="77777777" w:rsidR="008146DF" w:rsidRPr="003F4269" w:rsidRDefault="008146DF" w:rsidP="00E31452">
            <w:pPr>
              <w:jc w:val="center"/>
              <w:rPr>
                <w:rFonts w:ascii="Arial Narrow" w:hAnsi="Arial Narrow"/>
                <w:bCs/>
                <w:sz w:val="24"/>
                <w:szCs w:val="24"/>
              </w:rPr>
            </w:pPr>
            <w:r w:rsidRPr="003F4269">
              <w:rPr>
                <w:rFonts w:ascii="Arial Narrow" w:hAnsi="Arial Narrow" w:cs="Arial"/>
                <w:bCs/>
                <w:sz w:val="24"/>
                <w:szCs w:val="24"/>
              </w:rPr>
              <w:t>≥</w:t>
            </w:r>
            <w:r w:rsidRPr="003F4269">
              <w:rPr>
                <w:rFonts w:ascii="Arial Narrow" w:hAnsi="Arial Narrow"/>
                <w:bCs/>
                <w:sz w:val="24"/>
                <w:szCs w:val="24"/>
              </w:rPr>
              <w:t xml:space="preserve"> 42</w:t>
            </w:r>
          </w:p>
        </w:tc>
        <w:tc>
          <w:tcPr>
            <w:tcW w:w="930" w:type="dxa"/>
          </w:tcPr>
          <w:p w14:paraId="7A3A2AB0" w14:textId="77777777" w:rsidR="008146DF" w:rsidRPr="003F4269" w:rsidRDefault="008146DF" w:rsidP="00E31452">
            <w:pPr>
              <w:jc w:val="center"/>
              <w:rPr>
                <w:rFonts w:ascii="Arial Narrow" w:hAnsi="Arial Narrow"/>
                <w:bCs/>
                <w:sz w:val="24"/>
                <w:szCs w:val="24"/>
              </w:rPr>
            </w:pPr>
            <w:r w:rsidRPr="003F4269">
              <w:rPr>
                <w:rFonts w:ascii="Arial Narrow" w:hAnsi="Arial Narrow" w:cs="Arial"/>
                <w:bCs/>
                <w:sz w:val="24"/>
                <w:szCs w:val="24"/>
              </w:rPr>
              <w:t>≥</w:t>
            </w:r>
            <w:r w:rsidRPr="003F4269">
              <w:rPr>
                <w:rFonts w:ascii="Arial Narrow" w:hAnsi="Arial Narrow"/>
                <w:bCs/>
                <w:sz w:val="24"/>
                <w:szCs w:val="24"/>
              </w:rPr>
              <w:t xml:space="preserve"> 34</w:t>
            </w:r>
          </w:p>
        </w:tc>
        <w:tc>
          <w:tcPr>
            <w:tcW w:w="936" w:type="dxa"/>
          </w:tcPr>
          <w:p w14:paraId="2484A6DD" w14:textId="77777777" w:rsidR="008146DF" w:rsidRPr="003F4269" w:rsidRDefault="008146DF" w:rsidP="00E31452">
            <w:pPr>
              <w:jc w:val="center"/>
              <w:rPr>
                <w:rFonts w:ascii="Arial Narrow" w:hAnsi="Arial Narrow"/>
                <w:bCs/>
                <w:sz w:val="24"/>
                <w:szCs w:val="24"/>
              </w:rPr>
            </w:pPr>
            <w:r w:rsidRPr="003F4269">
              <w:rPr>
                <w:rFonts w:ascii="Arial Narrow" w:hAnsi="Arial Narrow" w:cs="Arial"/>
                <w:bCs/>
                <w:sz w:val="24"/>
                <w:szCs w:val="24"/>
              </w:rPr>
              <w:t>≥</w:t>
            </w:r>
            <w:r w:rsidRPr="003F4269">
              <w:rPr>
                <w:rFonts w:ascii="Arial Narrow" w:hAnsi="Arial Narrow"/>
                <w:bCs/>
                <w:sz w:val="24"/>
                <w:szCs w:val="24"/>
              </w:rPr>
              <w:t xml:space="preserve"> 36</w:t>
            </w:r>
          </w:p>
        </w:tc>
        <w:tc>
          <w:tcPr>
            <w:tcW w:w="930" w:type="dxa"/>
          </w:tcPr>
          <w:p w14:paraId="100228C1" w14:textId="77777777" w:rsidR="008146DF" w:rsidRPr="003F4269" w:rsidRDefault="008146DF" w:rsidP="00E31452">
            <w:pPr>
              <w:jc w:val="center"/>
              <w:rPr>
                <w:rFonts w:ascii="Arial Narrow" w:hAnsi="Arial Narrow"/>
                <w:bCs/>
                <w:sz w:val="24"/>
                <w:szCs w:val="24"/>
              </w:rPr>
            </w:pPr>
            <w:r w:rsidRPr="003F4269">
              <w:rPr>
                <w:rFonts w:ascii="Arial Narrow" w:hAnsi="Arial Narrow" w:cs="Arial"/>
                <w:bCs/>
                <w:sz w:val="24"/>
                <w:szCs w:val="24"/>
              </w:rPr>
              <w:t>≥</w:t>
            </w:r>
            <w:r w:rsidRPr="003F4269">
              <w:rPr>
                <w:rFonts w:ascii="Arial Narrow" w:hAnsi="Arial Narrow"/>
                <w:bCs/>
                <w:sz w:val="24"/>
                <w:szCs w:val="24"/>
              </w:rPr>
              <w:t xml:space="preserve"> 28</w:t>
            </w:r>
          </w:p>
        </w:tc>
        <w:tc>
          <w:tcPr>
            <w:tcW w:w="936" w:type="dxa"/>
          </w:tcPr>
          <w:p w14:paraId="3DE23DFE" w14:textId="77777777" w:rsidR="008146DF" w:rsidRPr="003F4269" w:rsidRDefault="008146DF" w:rsidP="00E31452">
            <w:pPr>
              <w:jc w:val="center"/>
              <w:rPr>
                <w:rFonts w:ascii="Arial Narrow" w:hAnsi="Arial Narrow"/>
                <w:bCs/>
                <w:sz w:val="24"/>
                <w:szCs w:val="24"/>
              </w:rPr>
            </w:pPr>
            <w:r w:rsidRPr="003F4269">
              <w:rPr>
                <w:rFonts w:ascii="Arial Narrow" w:hAnsi="Arial Narrow" w:cs="Arial"/>
                <w:bCs/>
                <w:sz w:val="24"/>
                <w:szCs w:val="24"/>
              </w:rPr>
              <w:t>≥</w:t>
            </w:r>
            <w:r w:rsidRPr="003F4269">
              <w:rPr>
                <w:rFonts w:ascii="Arial Narrow" w:hAnsi="Arial Narrow"/>
                <w:bCs/>
                <w:sz w:val="24"/>
                <w:szCs w:val="24"/>
              </w:rPr>
              <w:t xml:space="preserve"> 32</w:t>
            </w:r>
          </w:p>
        </w:tc>
        <w:tc>
          <w:tcPr>
            <w:tcW w:w="1304" w:type="dxa"/>
          </w:tcPr>
          <w:p w14:paraId="2B7116DC" w14:textId="77777777" w:rsidR="008146DF" w:rsidRPr="003F4269" w:rsidRDefault="008146DF" w:rsidP="00E31452">
            <w:pPr>
              <w:jc w:val="center"/>
              <w:rPr>
                <w:rFonts w:ascii="Arial Narrow" w:hAnsi="Arial Narrow"/>
                <w:bCs/>
                <w:sz w:val="24"/>
                <w:szCs w:val="24"/>
              </w:rPr>
            </w:pPr>
            <w:r w:rsidRPr="003F4269">
              <w:rPr>
                <w:rFonts w:ascii="Arial Narrow" w:hAnsi="Arial Narrow" w:cs="Arial"/>
                <w:bCs/>
                <w:sz w:val="24"/>
                <w:szCs w:val="24"/>
              </w:rPr>
              <w:t>≥</w:t>
            </w:r>
            <w:r w:rsidRPr="003F4269">
              <w:rPr>
                <w:rFonts w:ascii="Arial Narrow" w:hAnsi="Arial Narrow"/>
                <w:bCs/>
                <w:sz w:val="24"/>
                <w:szCs w:val="24"/>
              </w:rPr>
              <w:t xml:space="preserve"> 25</w:t>
            </w:r>
          </w:p>
        </w:tc>
      </w:tr>
      <w:tr w:rsidR="008146DF" w14:paraId="41C64C1C" w14:textId="77777777" w:rsidTr="00E31452">
        <w:tblPrEx>
          <w:tblLook w:val="0000" w:firstRow="0" w:lastRow="0" w:firstColumn="0" w:lastColumn="0" w:noHBand="0" w:noVBand="0"/>
        </w:tblPrEx>
        <w:tc>
          <w:tcPr>
            <w:tcW w:w="1310" w:type="dxa"/>
          </w:tcPr>
          <w:p w14:paraId="4A1CA62D" w14:textId="77777777" w:rsidR="008146DF" w:rsidRPr="003F4269" w:rsidRDefault="008146DF" w:rsidP="00E31452">
            <w:pPr>
              <w:pStyle w:val="Heading3"/>
              <w:rPr>
                <w:b/>
                <w:bCs/>
                <w:color w:val="000000"/>
                <w:sz w:val="22"/>
                <w:szCs w:val="22"/>
              </w:rPr>
            </w:pPr>
            <w:r w:rsidRPr="003F4269">
              <w:rPr>
                <w:b/>
                <w:bCs/>
                <w:color w:val="000000"/>
                <w:sz w:val="22"/>
                <w:szCs w:val="22"/>
              </w:rPr>
              <w:t>Very Good</w:t>
            </w:r>
          </w:p>
        </w:tc>
        <w:tc>
          <w:tcPr>
            <w:tcW w:w="937" w:type="dxa"/>
          </w:tcPr>
          <w:p w14:paraId="481FED4E"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44 - 49</w:t>
            </w:r>
          </w:p>
        </w:tc>
        <w:tc>
          <w:tcPr>
            <w:tcW w:w="931" w:type="dxa"/>
          </w:tcPr>
          <w:p w14:paraId="0BDFA4D4"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37 - 43</w:t>
            </w:r>
          </w:p>
        </w:tc>
        <w:tc>
          <w:tcPr>
            <w:tcW w:w="936" w:type="dxa"/>
          </w:tcPr>
          <w:p w14:paraId="1DC3042D"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40 - 45</w:t>
            </w:r>
          </w:p>
        </w:tc>
        <w:tc>
          <w:tcPr>
            <w:tcW w:w="930" w:type="dxa"/>
          </w:tcPr>
          <w:p w14:paraId="5D83FDCD"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33 - 39</w:t>
            </w:r>
          </w:p>
        </w:tc>
        <w:tc>
          <w:tcPr>
            <w:tcW w:w="936" w:type="dxa"/>
          </w:tcPr>
          <w:p w14:paraId="2BAC77F1"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35 - 41</w:t>
            </w:r>
          </w:p>
        </w:tc>
        <w:tc>
          <w:tcPr>
            <w:tcW w:w="930" w:type="dxa"/>
          </w:tcPr>
          <w:p w14:paraId="1282238F" w14:textId="53557B91"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 xml:space="preserve">27 </w:t>
            </w:r>
            <w:r w:rsidR="00C74CD9">
              <w:rPr>
                <w:rFonts w:ascii="Arial Narrow" w:hAnsi="Arial Narrow"/>
                <w:bCs/>
                <w:sz w:val="24"/>
                <w:szCs w:val="24"/>
              </w:rPr>
              <w:t>–</w:t>
            </w:r>
            <w:r w:rsidRPr="003F4269">
              <w:rPr>
                <w:rFonts w:ascii="Arial Narrow" w:hAnsi="Arial Narrow"/>
                <w:bCs/>
                <w:sz w:val="24"/>
                <w:szCs w:val="24"/>
              </w:rPr>
              <w:t xml:space="preserve"> 33</w:t>
            </w:r>
          </w:p>
        </w:tc>
        <w:tc>
          <w:tcPr>
            <w:tcW w:w="936" w:type="dxa"/>
          </w:tcPr>
          <w:p w14:paraId="259AD19C"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29 – 35</w:t>
            </w:r>
          </w:p>
        </w:tc>
        <w:tc>
          <w:tcPr>
            <w:tcW w:w="930" w:type="dxa"/>
          </w:tcPr>
          <w:p w14:paraId="3F680B0A"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22 - 27</w:t>
            </w:r>
          </w:p>
        </w:tc>
        <w:tc>
          <w:tcPr>
            <w:tcW w:w="936" w:type="dxa"/>
          </w:tcPr>
          <w:p w14:paraId="157C4F69" w14:textId="4EF0CEFB"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 xml:space="preserve">25 </w:t>
            </w:r>
            <w:r w:rsidR="00BB77EB">
              <w:rPr>
                <w:rFonts w:ascii="Arial Narrow" w:hAnsi="Arial Narrow"/>
                <w:bCs/>
                <w:sz w:val="24"/>
                <w:szCs w:val="24"/>
              </w:rPr>
              <w:t>–</w:t>
            </w:r>
            <w:r w:rsidRPr="003F4269">
              <w:rPr>
                <w:rFonts w:ascii="Arial Narrow" w:hAnsi="Arial Narrow"/>
                <w:bCs/>
                <w:sz w:val="24"/>
                <w:szCs w:val="24"/>
              </w:rPr>
              <w:t xml:space="preserve"> 31</w:t>
            </w:r>
          </w:p>
        </w:tc>
        <w:tc>
          <w:tcPr>
            <w:tcW w:w="1304" w:type="dxa"/>
          </w:tcPr>
          <w:p w14:paraId="5CFF1B47"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18 – 24</w:t>
            </w:r>
          </w:p>
        </w:tc>
      </w:tr>
      <w:tr w:rsidR="008146DF" w14:paraId="30E6763D" w14:textId="77777777" w:rsidTr="00E31452">
        <w:tblPrEx>
          <w:tblLook w:val="0000" w:firstRow="0" w:lastRow="0" w:firstColumn="0" w:lastColumn="0" w:noHBand="0" w:noVBand="0"/>
        </w:tblPrEx>
        <w:tc>
          <w:tcPr>
            <w:tcW w:w="1310" w:type="dxa"/>
          </w:tcPr>
          <w:p w14:paraId="6F62956D" w14:textId="77777777" w:rsidR="008146DF" w:rsidRPr="003F4269" w:rsidRDefault="008146DF" w:rsidP="00E31452">
            <w:pPr>
              <w:rPr>
                <w:rFonts w:ascii="Arial Narrow" w:hAnsi="Arial Narrow"/>
                <w:b/>
                <w:bCs/>
                <w:sz w:val="22"/>
                <w:szCs w:val="22"/>
              </w:rPr>
            </w:pPr>
            <w:r w:rsidRPr="003F4269">
              <w:rPr>
                <w:rFonts w:ascii="Arial Narrow" w:hAnsi="Arial Narrow"/>
                <w:b/>
                <w:bCs/>
                <w:sz w:val="22"/>
                <w:szCs w:val="22"/>
              </w:rPr>
              <w:t>Above Avg.</w:t>
            </w:r>
          </w:p>
        </w:tc>
        <w:tc>
          <w:tcPr>
            <w:tcW w:w="937" w:type="dxa"/>
          </w:tcPr>
          <w:p w14:paraId="340B6CD6"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39 - 43</w:t>
            </w:r>
          </w:p>
        </w:tc>
        <w:tc>
          <w:tcPr>
            <w:tcW w:w="931" w:type="dxa"/>
          </w:tcPr>
          <w:p w14:paraId="355B197F"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33 - 36</w:t>
            </w:r>
          </w:p>
        </w:tc>
        <w:tc>
          <w:tcPr>
            <w:tcW w:w="936" w:type="dxa"/>
          </w:tcPr>
          <w:p w14:paraId="02EDE91E"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35 - 39</w:t>
            </w:r>
          </w:p>
        </w:tc>
        <w:tc>
          <w:tcPr>
            <w:tcW w:w="930" w:type="dxa"/>
          </w:tcPr>
          <w:p w14:paraId="7C14DE6A"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29 - 32</w:t>
            </w:r>
          </w:p>
        </w:tc>
        <w:tc>
          <w:tcPr>
            <w:tcW w:w="936" w:type="dxa"/>
          </w:tcPr>
          <w:p w14:paraId="47A58364"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30 - 34</w:t>
            </w:r>
          </w:p>
        </w:tc>
        <w:tc>
          <w:tcPr>
            <w:tcW w:w="930" w:type="dxa"/>
          </w:tcPr>
          <w:p w14:paraId="33AE800D" w14:textId="672A9568"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 xml:space="preserve">23 </w:t>
            </w:r>
            <w:r w:rsidR="00C74CD9">
              <w:rPr>
                <w:rFonts w:ascii="Arial Narrow" w:hAnsi="Arial Narrow"/>
                <w:bCs/>
                <w:sz w:val="24"/>
                <w:szCs w:val="24"/>
              </w:rPr>
              <w:t>–</w:t>
            </w:r>
            <w:r w:rsidRPr="003F4269">
              <w:rPr>
                <w:rFonts w:ascii="Arial Narrow" w:hAnsi="Arial Narrow"/>
                <w:bCs/>
                <w:sz w:val="24"/>
                <w:szCs w:val="24"/>
              </w:rPr>
              <w:t xml:space="preserve"> 26</w:t>
            </w:r>
          </w:p>
        </w:tc>
        <w:tc>
          <w:tcPr>
            <w:tcW w:w="936" w:type="dxa"/>
          </w:tcPr>
          <w:p w14:paraId="48733BB4"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25 – 28</w:t>
            </w:r>
          </w:p>
        </w:tc>
        <w:tc>
          <w:tcPr>
            <w:tcW w:w="930" w:type="dxa"/>
          </w:tcPr>
          <w:p w14:paraId="07C63F16"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18 - 21</w:t>
            </w:r>
          </w:p>
        </w:tc>
        <w:tc>
          <w:tcPr>
            <w:tcW w:w="936" w:type="dxa"/>
          </w:tcPr>
          <w:p w14:paraId="5B6EE889" w14:textId="70BE7F22"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 xml:space="preserve">21 </w:t>
            </w:r>
            <w:r w:rsidR="00BB77EB">
              <w:rPr>
                <w:rFonts w:ascii="Arial Narrow" w:hAnsi="Arial Narrow"/>
                <w:bCs/>
                <w:sz w:val="24"/>
                <w:szCs w:val="24"/>
              </w:rPr>
              <w:t>–</w:t>
            </w:r>
            <w:r w:rsidRPr="003F4269">
              <w:rPr>
                <w:rFonts w:ascii="Arial Narrow" w:hAnsi="Arial Narrow"/>
                <w:bCs/>
                <w:sz w:val="24"/>
                <w:szCs w:val="24"/>
              </w:rPr>
              <w:t xml:space="preserve"> 24</w:t>
            </w:r>
          </w:p>
        </w:tc>
        <w:tc>
          <w:tcPr>
            <w:tcW w:w="1304" w:type="dxa"/>
          </w:tcPr>
          <w:p w14:paraId="48DBBCCA"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13 – 17</w:t>
            </w:r>
          </w:p>
        </w:tc>
      </w:tr>
      <w:tr w:rsidR="008146DF" w14:paraId="505AA661" w14:textId="77777777" w:rsidTr="00E31452">
        <w:tblPrEx>
          <w:tblLook w:val="0000" w:firstRow="0" w:lastRow="0" w:firstColumn="0" w:lastColumn="0" w:noHBand="0" w:noVBand="0"/>
        </w:tblPrEx>
        <w:tc>
          <w:tcPr>
            <w:tcW w:w="1310" w:type="dxa"/>
          </w:tcPr>
          <w:p w14:paraId="1452C85F" w14:textId="77777777" w:rsidR="008146DF" w:rsidRPr="003F4269" w:rsidRDefault="008146DF" w:rsidP="00E31452">
            <w:pPr>
              <w:pStyle w:val="Heading3"/>
              <w:rPr>
                <w:b/>
                <w:bCs/>
                <w:sz w:val="22"/>
                <w:szCs w:val="22"/>
              </w:rPr>
            </w:pPr>
            <w:r w:rsidRPr="003F4269">
              <w:rPr>
                <w:b/>
                <w:bCs/>
                <w:sz w:val="22"/>
                <w:szCs w:val="22"/>
              </w:rPr>
              <w:t>Average</w:t>
            </w:r>
          </w:p>
        </w:tc>
        <w:tc>
          <w:tcPr>
            <w:tcW w:w="937" w:type="dxa"/>
          </w:tcPr>
          <w:p w14:paraId="46DD9F8E"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35 - 38</w:t>
            </w:r>
          </w:p>
        </w:tc>
        <w:tc>
          <w:tcPr>
            <w:tcW w:w="931" w:type="dxa"/>
          </w:tcPr>
          <w:p w14:paraId="3F3EE985"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29 - 32</w:t>
            </w:r>
          </w:p>
        </w:tc>
        <w:tc>
          <w:tcPr>
            <w:tcW w:w="936" w:type="dxa"/>
          </w:tcPr>
          <w:p w14:paraId="6B917279"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31 - 34</w:t>
            </w:r>
          </w:p>
        </w:tc>
        <w:tc>
          <w:tcPr>
            <w:tcW w:w="930" w:type="dxa"/>
          </w:tcPr>
          <w:p w14:paraId="45E18005"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25 - 28</w:t>
            </w:r>
          </w:p>
        </w:tc>
        <w:tc>
          <w:tcPr>
            <w:tcW w:w="936" w:type="dxa"/>
          </w:tcPr>
          <w:p w14:paraId="76F92797"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27 - 29</w:t>
            </w:r>
          </w:p>
        </w:tc>
        <w:tc>
          <w:tcPr>
            <w:tcW w:w="930" w:type="dxa"/>
          </w:tcPr>
          <w:p w14:paraId="4F70BBA6" w14:textId="4DEC15AD"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 xml:space="preserve">19 </w:t>
            </w:r>
            <w:r w:rsidR="00C74CD9">
              <w:rPr>
                <w:rFonts w:ascii="Arial Narrow" w:hAnsi="Arial Narrow"/>
                <w:bCs/>
                <w:sz w:val="24"/>
                <w:szCs w:val="24"/>
              </w:rPr>
              <w:t>–</w:t>
            </w:r>
            <w:r w:rsidRPr="003F4269">
              <w:rPr>
                <w:rFonts w:ascii="Arial Narrow" w:hAnsi="Arial Narrow"/>
                <w:bCs/>
                <w:sz w:val="24"/>
                <w:szCs w:val="24"/>
              </w:rPr>
              <w:t xml:space="preserve"> 22</w:t>
            </w:r>
          </w:p>
        </w:tc>
        <w:tc>
          <w:tcPr>
            <w:tcW w:w="936" w:type="dxa"/>
          </w:tcPr>
          <w:p w14:paraId="32DBA972"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22 – 24</w:t>
            </w:r>
          </w:p>
        </w:tc>
        <w:tc>
          <w:tcPr>
            <w:tcW w:w="930" w:type="dxa"/>
          </w:tcPr>
          <w:p w14:paraId="30004199"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14 - 17</w:t>
            </w:r>
          </w:p>
        </w:tc>
        <w:tc>
          <w:tcPr>
            <w:tcW w:w="936" w:type="dxa"/>
          </w:tcPr>
          <w:p w14:paraId="14E1537D" w14:textId="066958A6"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 xml:space="preserve">17 </w:t>
            </w:r>
            <w:r w:rsidR="00BB77EB">
              <w:rPr>
                <w:rFonts w:ascii="Arial Narrow" w:hAnsi="Arial Narrow"/>
                <w:bCs/>
                <w:sz w:val="24"/>
                <w:szCs w:val="24"/>
              </w:rPr>
              <w:t>–</w:t>
            </w:r>
            <w:r w:rsidRPr="003F4269">
              <w:rPr>
                <w:rFonts w:ascii="Arial Narrow" w:hAnsi="Arial Narrow"/>
                <w:bCs/>
                <w:sz w:val="24"/>
                <w:szCs w:val="24"/>
              </w:rPr>
              <w:t xml:space="preserve"> 20</w:t>
            </w:r>
          </w:p>
        </w:tc>
        <w:tc>
          <w:tcPr>
            <w:tcW w:w="1304" w:type="dxa"/>
          </w:tcPr>
          <w:p w14:paraId="234CB223" w14:textId="77777777" w:rsidR="008146DF" w:rsidRPr="003F4269" w:rsidRDefault="008146DF" w:rsidP="00E31452">
            <w:pPr>
              <w:jc w:val="center"/>
              <w:rPr>
                <w:rFonts w:ascii="Arial Narrow" w:hAnsi="Arial Narrow"/>
                <w:bCs/>
                <w:sz w:val="24"/>
                <w:szCs w:val="24"/>
              </w:rPr>
            </w:pPr>
            <w:r w:rsidRPr="003F4269">
              <w:rPr>
                <w:rFonts w:ascii="Arial Narrow" w:hAnsi="Arial Narrow"/>
                <w:bCs/>
                <w:sz w:val="24"/>
                <w:szCs w:val="24"/>
              </w:rPr>
              <w:t>10 – 12</w:t>
            </w:r>
          </w:p>
        </w:tc>
      </w:tr>
      <w:tr w:rsidR="008146DF" w14:paraId="4CF28EF4" w14:textId="77777777" w:rsidTr="00E31452">
        <w:tblPrEx>
          <w:tblLook w:val="0000" w:firstRow="0" w:lastRow="0" w:firstColumn="0" w:lastColumn="0" w:noHBand="0" w:noVBand="0"/>
        </w:tblPrEx>
        <w:tc>
          <w:tcPr>
            <w:tcW w:w="1310" w:type="dxa"/>
          </w:tcPr>
          <w:p w14:paraId="40ADC3E2" w14:textId="77777777" w:rsidR="008146DF" w:rsidRPr="003F4269" w:rsidRDefault="008146DF" w:rsidP="00E31452">
            <w:pPr>
              <w:rPr>
                <w:rFonts w:ascii="Arial Narrow" w:hAnsi="Arial Narrow"/>
                <w:b/>
                <w:bCs/>
                <w:sz w:val="22"/>
                <w:szCs w:val="22"/>
              </w:rPr>
            </w:pPr>
            <w:r w:rsidRPr="009F5625">
              <w:rPr>
                <w:rFonts w:ascii="Arial Narrow" w:hAnsi="Arial Narrow" w:cs="Tahoma"/>
                <w:b/>
                <w:bCs/>
                <w:sz w:val="22"/>
                <w:szCs w:val="22"/>
              </w:rPr>
              <w:t xml:space="preserve">Below </w:t>
            </w:r>
            <w:r w:rsidRPr="003F4269">
              <w:rPr>
                <w:rFonts w:ascii="Arial Narrow" w:hAnsi="Arial Narrow" w:cs="Tahoma"/>
                <w:b/>
                <w:bCs/>
                <w:sz w:val="22"/>
                <w:szCs w:val="22"/>
              </w:rPr>
              <w:t xml:space="preserve">Avg. </w:t>
            </w:r>
          </w:p>
        </w:tc>
        <w:tc>
          <w:tcPr>
            <w:tcW w:w="937" w:type="dxa"/>
          </w:tcPr>
          <w:p w14:paraId="65409D7A" w14:textId="77777777" w:rsidR="008146DF" w:rsidRPr="003F4269" w:rsidRDefault="008146DF" w:rsidP="00E31452">
            <w:pPr>
              <w:jc w:val="center"/>
              <w:rPr>
                <w:rFonts w:ascii="Arial Narrow" w:hAnsi="Arial Narrow" w:cs="Tahoma"/>
                <w:bCs/>
                <w:sz w:val="24"/>
                <w:szCs w:val="24"/>
              </w:rPr>
            </w:pPr>
            <w:r w:rsidRPr="003F4269">
              <w:rPr>
                <w:rFonts w:ascii="Arial Narrow" w:hAnsi="Arial Narrow" w:cs="Tahoma"/>
                <w:bCs/>
                <w:sz w:val="24"/>
                <w:szCs w:val="24"/>
              </w:rPr>
              <w:t>31 - 34</w:t>
            </w:r>
          </w:p>
        </w:tc>
        <w:tc>
          <w:tcPr>
            <w:tcW w:w="931" w:type="dxa"/>
          </w:tcPr>
          <w:p w14:paraId="7AE62C21" w14:textId="77777777" w:rsidR="008146DF" w:rsidRPr="003F4269" w:rsidRDefault="008146DF" w:rsidP="00E31452">
            <w:pPr>
              <w:jc w:val="center"/>
              <w:rPr>
                <w:rFonts w:ascii="Arial Narrow" w:hAnsi="Arial Narrow" w:cs="Tahoma"/>
                <w:bCs/>
                <w:sz w:val="24"/>
                <w:szCs w:val="24"/>
              </w:rPr>
            </w:pPr>
            <w:r w:rsidRPr="003F4269">
              <w:rPr>
                <w:rFonts w:ascii="Arial Narrow" w:hAnsi="Arial Narrow" w:cs="Tahoma"/>
                <w:bCs/>
                <w:sz w:val="24"/>
                <w:szCs w:val="24"/>
              </w:rPr>
              <w:t>25 - 28</w:t>
            </w:r>
          </w:p>
        </w:tc>
        <w:tc>
          <w:tcPr>
            <w:tcW w:w="936" w:type="dxa"/>
          </w:tcPr>
          <w:p w14:paraId="6B37F3E2" w14:textId="77777777" w:rsidR="008146DF" w:rsidRPr="003F4269" w:rsidRDefault="008146DF" w:rsidP="00E31452">
            <w:pPr>
              <w:jc w:val="center"/>
              <w:rPr>
                <w:rFonts w:ascii="Arial Narrow" w:hAnsi="Arial Narrow" w:cs="Tahoma"/>
                <w:bCs/>
                <w:sz w:val="24"/>
                <w:szCs w:val="24"/>
              </w:rPr>
            </w:pPr>
            <w:r w:rsidRPr="003F4269">
              <w:rPr>
                <w:rFonts w:ascii="Arial Narrow" w:hAnsi="Arial Narrow" w:cs="Tahoma"/>
                <w:bCs/>
                <w:sz w:val="24"/>
                <w:szCs w:val="24"/>
              </w:rPr>
              <w:t>29 - 30</w:t>
            </w:r>
          </w:p>
        </w:tc>
        <w:tc>
          <w:tcPr>
            <w:tcW w:w="930" w:type="dxa"/>
          </w:tcPr>
          <w:p w14:paraId="5C9415B8" w14:textId="77777777" w:rsidR="008146DF" w:rsidRPr="003F4269" w:rsidRDefault="008146DF" w:rsidP="00E31452">
            <w:pPr>
              <w:jc w:val="center"/>
              <w:rPr>
                <w:rFonts w:ascii="Arial Narrow" w:hAnsi="Arial Narrow" w:cs="Tahoma"/>
                <w:bCs/>
                <w:sz w:val="24"/>
                <w:szCs w:val="24"/>
              </w:rPr>
            </w:pPr>
            <w:r w:rsidRPr="003F4269">
              <w:rPr>
                <w:rFonts w:ascii="Arial Narrow" w:hAnsi="Arial Narrow" w:cs="Tahoma"/>
                <w:bCs/>
                <w:sz w:val="24"/>
                <w:szCs w:val="24"/>
              </w:rPr>
              <w:t>21 - 24</w:t>
            </w:r>
          </w:p>
        </w:tc>
        <w:tc>
          <w:tcPr>
            <w:tcW w:w="936" w:type="dxa"/>
          </w:tcPr>
          <w:p w14:paraId="38120DFC" w14:textId="77777777" w:rsidR="008146DF" w:rsidRPr="003F4269" w:rsidRDefault="008146DF" w:rsidP="00E31452">
            <w:pPr>
              <w:jc w:val="center"/>
              <w:rPr>
                <w:rFonts w:ascii="Arial Narrow" w:hAnsi="Arial Narrow" w:cs="Tahoma"/>
                <w:bCs/>
                <w:sz w:val="24"/>
                <w:szCs w:val="24"/>
              </w:rPr>
            </w:pPr>
            <w:r w:rsidRPr="003F4269">
              <w:rPr>
                <w:rFonts w:ascii="Arial Narrow" w:hAnsi="Arial Narrow" w:cs="Tahoma"/>
                <w:bCs/>
                <w:sz w:val="24"/>
                <w:szCs w:val="24"/>
              </w:rPr>
              <w:t>23 - 26</w:t>
            </w:r>
          </w:p>
        </w:tc>
        <w:tc>
          <w:tcPr>
            <w:tcW w:w="930" w:type="dxa"/>
          </w:tcPr>
          <w:p w14:paraId="27AF43BB" w14:textId="5EA9BAAB" w:rsidR="008146DF" w:rsidRPr="003F4269" w:rsidRDefault="008146DF" w:rsidP="00E31452">
            <w:pPr>
              <w:jc w:val="center"/>
              <w:rPr>
                <w:rFonts w:ascii="Arial Narrow" w:hAnsi="Arial Narrow" w:cs="Tahoma"/>
                <w:bCs/>
                <w:sz w:val="24"/>
                <w:szCs w:val="24"/>
              </w:rPr>
            </w:pPr>
            <w:r w:rsidRPr="003F4269">
              <w:rPr>
                <w:rFonts w:ascii="Arial Narrow" w:hAnsi="Arial Narrow" w:cs="Tahoma"/>
                <w:bCs/>
                <w:sz w:val="24"/>
                <w:szCs w:val="24"/>
              </w:rPr>
              <w:t xml:space="preserve">15 </w:t>
            </w:r>
            <w:r w:rsidR="00C74CD9">
              <w:rPr>
                <w:rFonts w:ascii="Arial Narrow" w:hAnsi="Arial Narrow" w:cs="Tahoma"/>
                <w:bCs/>
                <w:sz w:val="24"/>
                <w:szCs w:val="24"/>
              </w:rPr>
              <w:t>–</w:t>
            </w:r>
            <w:r w:rsidRPr="003F4269">
              <w:rPr>
                <w:rFonts w:ascii="Arial Narrow" w:hAnsi="Arial Narrow" w:cs="Tahoma"/>
                <w:bCs/>
                <w:sz w:val="24"/>
                <w:szCs w:val="24"/>
              </w:rPr>
              <w:t xml:space="preserve"> 18</w:t>
            </w:r>
          </w:p>
        </w:tc>
        <w:tc>
          <w:tcPr>
            <w:tcW w:w="936" w:type="dxa"/>
          </w:tcPr>
          <w:p w14:paraId="09C625D8" w14:textId="77777777" w:rsidR="008146DF" w:rsidRPr="003F4269" w:rsidRDefault="008146DF" w:rsidP="00E31452">
            <w:pPr>
              <w:jc w:val="center"/>
              <w:rPr>
                <w:rFonts w:ascii="Arial Narrow" w:hAnsi="Arial Narrow" w:cs="Tahoma"/>
                <w:bCs/>
                <w:sz w:val="24"/>
                <w:szCs w:val="24"/>
              </w:rPr>
            </w:pPr>
            <w:r w:rsidRPr="003F4269">
              <w:rPr>
                <w:rFonts w:ascii="Arial Narrow" w:hAnsi="Arial Narrow" w:cs="Tahoma"/>
                <w:bCs/>
                <w:sz w:val="24"/>
                <w:szCs w:val="24"/>
              </w:rPr>
              <w:t>18 – 21</w:t>
            </w:r>
          </w:p>
        </w:tc>
        <w:tc>
          <w:tcPr>
            <w:tcW w:w="930" w:type="dxa"/>
          </w:tcPr>
          <w:p w14:paraId="11A678D5" w14:textId="77777777" w:rsidR="008146DF" w:rsidRPr="003F4269" w:rsidRDefault="008146DF" w:rsidP="00E31452">
            <w:pPr>
              <w:jc w:val="center"/>
              <w:rPr>
                <w:rFonts w:ascii="Arial Narrow" w:hAnsi="Arial Narrow" w:cs="Tahoma"/>
                <w:bCs/>
                <w:sz w:val="24"/>
                <w:szCs w:val="24"/>
              </w:rPr>
            </w:pPr>
            <w:r w:rsidRPr="003F4269">
              <w:rPr>
                <w:rFonts w:ascii="Arial Narrow" w:hAnsi="Arial Narrow" w:cs="Tahoma"/>
                <w:bCs/>
                <w:sz w:val="24"/>
                <w:szCs w:val="24"/>
              </w:rPr>
              <w:t>10 – 13</w:t>
            </w:r>
          </w:p>
        </w:tc>
        <w:tc>
          <w:tcPr>
            <w:tcW w:w="936" w:type="dxa"/>
          </w:tcPr>
          <w:p w14:paraId="3A76410C" w14:textId="04BB4D87" w:rsidR="008146DF" w:rsidRPr="003F4269" w:rsidRDefault="008146DF" w:rsidP="00E31452">
            <w:pPr>
              <w:jc w:val="center"/>
              <w:rPr>
                <w:rFonts w:ascii="Arial Narrow" w:hAnsi="Arial Narrow" w:cs="Tahoma"/>
                <w:bCs/>
                <w:sz w:val="24"/>
                <w:szCs w:val="24"/>
              </w:rPr>
            </w:pPr>
            <w:r w:rsidRPr="003F4269">
              <w:rPr>
                <w:rFonts w:ascii="Arial Narrow" w:hAnsi="Arial Narrow" w:cs="Tahoma"/>
                <w:bCs/>
                <w:sz w:val="24"/>
                <w:szCs w:val="24"/>
              </w:rPr>
              <w:t xml:space="preserve">13 </w:t>
            </w:r>
            <w:r w:rsidR="00BB77EB">
              <w:rPr>
                <w:rFonts w:ascii="Arial Narrow" w:hAnsi="Arial Narrow" w:cs="Tahoma"/>
                <w:bCs/>
                <w:sz w:val="24"/>
                <w:szCs w:val="24"/>
              </w:rPr>
              <w:t>–</w:t>
            </w:r>
            <w:r w:rsidRPr="003F4269">
              <w:rPr>
                <w:rFonts w:ascii="Arial Narrow" w:hAnsi="Arial Narrow" w:cs="Tahoma"/>
                <w:bCs/>
                <w:sz w:val="24"/>
                <w:szCs w:val="24"/>
              </w:rPr>
              <w:t xml:space="preserve"> 16</w:t>
            </w:r>
          </w:p>
        </w:tc>
        <w:tc>
          <w:tcPr>
            <w:tcW w:w="1304" w:type="dxa"/>
          </w:tcPr>
          <w:p w14:paraId="65AA2FA4" w14:textId="77777777" w:rsidR="008146DF" w:rsidRPr="003F4269" w:rsidRDefault="008146DF" w:rsidP="00E31452">
            <w:pPr>
              <w:jc w:val="center"/>
              <w:rPr>
                <w:rFonts w:ascii="Arial Narrow" w:hAnsi="Arial Narrow" w:cs="Tahoma"/>
                <w:bCs/>
                <w:sz w:val="24"/>
                <w:szCs w:val="24"/>
              </w:rPr>
            </w:pPr>
            <w:r w:rsidRPr="003F4269">
              <w:rPr>
                <w:rFonts w:ascii="Arial Narrow" w:hAnsi="Arial Narrow" w:cs="Tahoma"/>
                <w:bCs/>
                <w:sz w:val="24"/>
                <w:szCs w:val="24"/>
              </w:rPr>
              <w:t>7 – 9</w:t>
            </w:r>
          </w:p>
        </w:tc>
      </w:tr>
      <w:tr w:rsidR="008146DF" w14:paraId="6EE019DB" w14:textId="77777777" w:rsidTr="00E31452">
        <w:tblPrEx>
          <w:tblLook w:val="0000" w:firstRow="0" w:lastRow="0" w:firstColumn="0" w:lastColumn="0" w:noHBand="0" w:noVBand="0"/>
        </w:tblPrEx>
        <w:tc>
          <w:tcPr>
            <w:tcW w:w="1310" w:type="dxa"/>
          </w:tcPr>
          <w:p w14:paraId="10630175" w14:textId="77777777" w:rsidR="008146DF" w:rsidRPr="003F4269" w:rsidRDefault="008146DF" w:rsidP="00E31452">
            <w:pPr>
              <w:pStyle w:val="Heading3"/>
              <w:rPr>
                <w:rFonts w:cs="Tahoma"/>
                <w:b/>
                <w:bCs/>
                <w:sz w:val="22"/>
                <w:szCs w:val="22"/>
              </w:rPr>
            </w:pPr>
            <w:r w:rsidRPr="003F4269">
              <w:rPr>
                <w:rFonts w:cs="Tahoma"/>
                <w:b/>
                <w:bCs/>
                <w:sz w:val="22"/>
                <w:szCs w:val="22"/>
              </w:rPr>
              <w:t>Poor</w:t>
            </w:r>
          </w:p>
        </w:tc>
        <w:tc>
          <w:tcPr>
            <w:tcW w:w="937" w:type="dxa"/>
          </w:tcPr>
          <w:p w14:paraId="413B9EAD" w14:textId="77777777" w:rsidR="008146DF" w:rsidRPr="003F4269" w:rsidRDefault="008146DF" w:rsidP="00E31452">
            <w:pPr>
              <w:jc w:val="center"/>
              <w:rPr>
                <w:rFonts w:ascii="Arial Narrow" w:hAnsi="Arial Narrow" w:cs="Tahoma"/>
                <w:bCs/>
                <w:sz w:val="24"/>
                <w:szCs w:val="24"/>
              </w:rPr>
            </w:pPr>
            <w:r w:rsidRPr="003F4269">
              <w:rPr>
                <w:rFonts w:ascii="Arial Narrow" w:hAnsi="Arial Narrow" w:cs="Tahoma"/>
                <w:bCs/>
                <w:sz w:val="24"/>
                <w:szCs w:val="24"/>
              </w:rPr>
              <w:t>25 - 30</w:t>
            </w:r>
          </w:p>
        </w:tc>
        <w:tc>
          <w:tcPr>
            <w:tcW w:w="931" w:type="dxa"/>
          </w:tcPr>
          <w:p w14:paraId="27431D07" w14:textId="77777777" w:rsidR="008146DF" w:rsidRPr="003F4269" w:rsidRDefault="008146DF" w:rsidP="00E31452">
            <w:pPr>
              <w:jc w:val="center"/>
              <w:rPr>
                <w:rFonts w:ascii="Arial Narrow" w:hAnsi="Arial Narrow" w:cs="Tahoma"/>
                <w:bCs/>
                <w:sz w:val="24"/>
                <w:szCs w:val="24"/>
              </w:rPr>
            </w:pPr>
            <w:r w:rsidRPr="003F4269">
              <w:rPr>
                <w:rFonts w:ascii="Arial Narrow" w:hAnsi="Arial Narrow" w:cs="Tahoma"/>
                <w:bCs/>
                <w:sz w:val="24"/>
                <w:szCs w:val="24"/>
              </w:rPr>
              <w:t>18 - 24</w:t>
            </w:r>
          </w:p>
        </w:tc>
        <w:tc>
          <w:tcPr>
            <w:tcW w:w="936" w:type="dxa"/>
          </w:tcPr>
          <w:p w14:paraId="54BD68A3" w14:textId="77777777" w:rsidR="008146DF" w:rsidRPr="003F4269" w:rsidRDefault="008146DF" w:rsidP="00E31452">
            <w:pPr>
              <w:jc w:val="center"/>
              <w:rPr>
                <w:rFonts w:ascii="Arial Narrow" w:hAnsi="Arial Narrow" w:cs="Tahoma"/>
                <w:bCs/>
                <w:sz w:val="24"/>
                <w:szCs w:val="24"/>
              </w:rPr>
            </w:pPr>
            <w:r w:rsidRPr="003F4269">
              <w:rPr>
                <w:rFonts w:ascii="Arial Narrow" w:hAnsi="Arial Narrow" w:cs="Tahoma"/>
                <w:bCs/>
                <w:sz w:val="24"/>
                <w:szCs w:val="24"/>
              </w:rPr>
              <w:t>22 - 28</w:t>
            </w:r>
          </w:p>
        </w:tc>
        <w:tc>
          <w:tcPr>
            <w:tcW w:w="930" w:type="dxa"/>
          </w:tcPr>
          <w:p w14:paraId="01641FEB" w14:textId="77777777" w:rsidR="008146DF" w:rsidRPr="003F4269" w:rsidRDefault="008146DF" w:rsidP="00E31452">
            <w:pPr>
              <w:jc w:val="center"/>
              <w:rPr>
                <w:rFonts w:ascii="Arial Narrow" w:hAnsi="Arial Narrow" w:cs="Tahoma"/>
                <w:bCs/>
                <w:sz w:val="24"/>
                <w:szCs w:val="24"/>
              </w:rPr>
            </w:pPr>
            <w:r w:rsidRPr="003F4269">
              <w:rPr>
                <w:rFonts w:ascii="Arial Narrow" w:hAnsi="Arial Narrow" w:cs="Tahoma"/>
                <w:bCs/>
                <w:sz w:val="24"/>
                <w:szCs w:val="24"/>
              </w:rPr>
              <w:t>13 - 20</w:t>
            </w:r>
          </w:p>
        </w:tc>
        <w:tc>
          <w:tcPr>
            <w:tcW w:w="936" w:type="dxa"/>
          </w:tcPr>
          <w:p w14:paraId="792920A8" w14:textId="77777777" w:rsidR="008146DF" w:rsidRPr="003F4269" w:rsidRDefault="008146DF" w:rsidP="00E31452">
            <w:pPr>
              <w:jc w:val="center"/>
              <w:rPr>
                <w:rFonts w:ascii="Arial Narrow" w:hAnsi="Arial Narrow" w:cs="Tahoma"/>
                <w:bCs/>
                <w:sz w:val="24"/>
                <w:szCs w:val="24"/>
              </w:rPr>
            </w:pPr>
            <w:r w:rsidRPr="003F4269">
              <w:rPr>
                <w:rFonts w:ascii="Arial Narrow" w:hAnsi="Arial Narrow" w:cs="Tahoma"/>
                <w:bCs/>
                <w:sz w:val="24"/>
                <w:szCs w:val="24"/>
              </w:rPr>
              <w:t>17 - 22</w:t>
            </w:r>
          </w:p>
        </w:tc>
        <w:tc>
          <w:tcPr>
            <w:tcW w:w="930" w:type="dxa"/>
          </w:tcPr>
          <w:p w14:paraId="39D6C644" w14:textId="17E454F4" w:rsidR="008146DF" w:rsidRPr="003F4269" w:rsidRDefault="008146DF" w:rsidP="00E31452">
            <w:pPr>
              <w:jc w:val="center"/>
              <w:rPr>
                <w:rFonts w:ascii="Arial Narrow" w:hAnsi="Arial Narrow" w:cs="Tahoma"/>
                <w:bCs/>
                <w:sz w:val="24"/>
                <w:szCs w:val="24"/>
              </w:rPr>
            </w:pPr>
            <w:r w:rsidRPr="003F4269">
              <w:rPr>
                <w:rFonts w:ascii="Arial Narrow" w:hAnsi="Arial Narrow" w:cs="Tahoma"/>
                <w:bCs/>
                <w:sz w:val="24"/>
                <w:szCs w:val="24"/>
              </w:rPr>
              <w:t xml:space="preserve">7 </w:t>
            </w:r>
            <w:r w:rsidR="00C74CD9">
              <w:rPr>
                <w:rFonts w:ascii="Arial Narrow" w:hAnsi="Arial Narrow" w:cs="Tahoma"/>
                <w:bCs/>
                <w:sz w:val="24"/>
                <w:szCs w:val="24"/>
              </w:rPr>
              <w:t>–</w:t>
            </w:r>
            <w:r w:rsidRPr="003F4269">
              <w:rPr>
                <w:rFonts w:ascii="Arial Narrow" w:hAnsi="Arial Narrow" w:cs="Tahoma"/>
                <w:bCs/>
                <w:sz w:val="24"/>
                <w:szCs w:val="24"/>
              </w:rPr>
              <w:t xml:space="preserve"> 14</w:t>
            </w:r>
          </w:p>
        </w:tc>
        <w:tc>
          <w:tcPr>
            <w:tcW w:w="936" w:type="dxa"/>
          </w:tcPr>
          <w:p w14:paraId="7F810008" w14:textId="77777777" w:rsidR="008146DF" w:rsidRPr="003F4269" w:rsidRDefault="008146DF" w:rsidP="00E31452">
            <w:pPr>
              <w:jc w:val="center"/>
              <w:rPr>
                <w:rFonts w:ascii="Arial Narrow" w:hAnsi="Arial Narrow" w:cs="Tahoma"/>
                <w:bCs/>
                <w:sz w:val="24"/>
                <w:szCs w:val="24"/>
              </w:rPr>
            </w:pPr>
            <w:r w:rsidRPr="003F4269">
              <w:rPr>
                <w:rFonts w:ascii="Arial Narrow" w:hAnsi="Arial Narrow" w:cs="Tahoma"/>
                <w:bCs/>
                <w:sz w:val="24"/>
                <w:szCs w:val="24"/>
              </w:rPr>
              <w:t>13 – 17</w:t>
            </w:r>
          </w:p>
        </w:tc>
        <w:tc>
          <w:tcPr>
            <w:tcW w:w="930" w:type="dxa"/>
          </w:tcPr>
          <w:p w14:paraId="12EB313D" w14:textId="77777777" w:rsidR="008146DF" w:rsidRPr="003F4269" w:rsidRDefault="008146DF" w:rsidP="00E31452">
            <w:pPr>
              <w:jc w:val="center"/>
              <w:rPr>
                <w:rFonts w:ascii="Arial Narrow" w:hAnsi="Arial Narrow" w:cs="Tahoma"/>
                <w:bCs/>
                <w:sz w:val="24"/>
                <w:szCs w:val="24"/>
              </w:rPr>
            </w:pPr>
            <w:r w:rsidRPr="003F4269">
              <w:rPr>
                <w:rFonts w:ascii="Arial Narrow" w:hAnsi="Arial Narrow" w:cs="Tahoma"/>
                <w:bCs/>
                <w:sz w:val="24"/>
                <w:szCs w:val="24"/>
              </w:rPr>
              <w:t>5 – 9</w:t>
            </w:r>
          </w:p>
        </w:tc>
        <w:tc>
          <w:tcPr>
            <w:tcW w:w="936" w:type="dxa"/>
          </w:tcPr>
          <w:p w14:paraId="63CCAE3A" w14:textId="77777777" w:rsidR="008146DF" w:rsidRPr="003F4269" w:rsidRDefault="008146DF" w:rsidP="00E31452">
            <w:pPr>
              <w:jc w:val="center"/>
              <w:rPr>
                <w:rFonts w:ascii="Arial Narrow" w:hAnsi="Arial Narrow" w:cs="Tahoma"/>
                <w:bCs/>
                <w:sz w:val="24"/>
                <w:szCs w:val="24"/>
              </w:rPr>
            </w:pPr>
            <w:r w:rsidRPr="003F4269">
              <w:rPr>
                <w:rFonts w:ascii="Arial Narrow" w:hAnsi="Arial Narrow" w:cs="Tahoma"/>
                <w:bCs/>
                <w:sz w:val="24"/>
                <w:szCs w:val="24"/>
              </w:rPr>
              <w:t xml:space="preserve">9 – 12 </w:t>
            </w:r>
          </w:p>
        </w:tc>
        <w:tc>
          <w:tcPr>
            <w:tcW w:w="1304" w:type="dxa"/>
          </w:tcPr>
          <w:p w14:paraId="3E44C255" w14:textId="77777777" w:rsidR="008146DF" w:rsidRPr="003F4269" w:rsidRDefault="008146DF" w:rsidP="00E31452">
            <w:pPr>
              <w:jc w:val="center"/>
              <w:rPr>
                <w:rFonts w:ascii="Arial Narrow" w:hAnsi="Arial Narrow" w:cs="Tahoma"/>
                <w:bCs/>
                <w:sz w:val="24"/>
                <w:szCs w:val="24"/>
              </w:rPr>
            </w:pPr>
            <w:r w:rsidRPr="003F4269">
              <w:rPr>
                <w:rFonts w:ascii="Arial Narrow" w:hAnsi="Arial Narrow" w:cs="Tahoma"/>
                <w:bCs/>
                <w:sz w:val="24"/>
                <w:szCs w:val="24"/>
              </w:rPr>
              <w:t>3 – 6</w:t>
            </w:r>
          </w:p>
        </w:tc>
      </w:tr>
      <w:tr w:rsidR="008146DF" w14:paraId="56CAC258" w14:textId="77777777" w:rsidTr="00E31452">
        <w:tblPrEx>
          <w:tblLook w:val="0000" w:firstRow="0" w:lastRow="0" w:firstColumn="0" w:lastColumn="0" w:noHBand="0" w:noVBand="0"/>
        </w:tblPrEx>
        <w:tc>
          <w:tcPr>
            <w:tcW w:w="1310" w:type="dxa"/>
          </w:tcPr>
          <w:p w14:paraId="264CE4BD" w14:textId="77777777" w:rsidR="008146DF" w:rsidRPr="003F4269" w:rsidRDefault="008146DF" w:rsidP="00E31452">
            <w:pPr>
              <w:pStyle w:val="Heading3"/>
              <w:rPr>
                <w:rFonts w:cs="Tahoma"/>
                <w:b/>
                <w:bCs/>
                <w:sz w:val="22"/>
                <w:szCs w:val="22"/>
              </w:rPr>
            </w:pPr>
            <w:r w:rsidRPr="003F4269">
              <w:rPr>
                <w:rFonts w:cs="Tahoma"/>
                <w:b/>
                <w:bCs/>
                <w:sz w:val="22"/>
                <w:szCs w:val="22"/>
              </w:rPr>
              <w:t>Very Poor</w:t>
            </w:r>
          </w:p>
        </w:tc>
        <w:tc>
          <w:tcPr>
            <w:tcW w:w="937" w:type="dxa"/>
          </w:tcPr>
          <w:p w14:paraId="6EEFFC00" w14:textId="77777777" w:rsidR="008146DF" w:rsidRPr="003F4269" w:rsidRDefault="008146DF" w:rsidP="00E31452">
            <w:pPr>
              <w:jc w:val="center"/>
              <w:rPr>
                <w:rFonts w:ascii="Arial Narrow" w:hAnsi="Arial Narrow" w:cs="Tahoma"/>
                <w:bCs/>
                <w:sz w:val="24"/>
                <w:szCs w:val="24"/>
              </w:rPr>
            </w:pPr>
            <w:r w:rsidRPr="003F4269">
              <w:rPr>
                <w:rFonts w:ascii="Arial" w:hAnsi="Arial" w:cs="Arial"/>
                <w:bCs/>
                <w:sz w:val="28"/>
              </w:rPr>
              <w:t>≤</w:t>
            </w:r>
            <w:r w:rsidRPr="003F4269">
              <w:rPr>
                <w:rFonts w:ascii="Arial Narrow" w:hAnsi="Arial Narrow" w:cs="Tahoma"/>
                <w:bCs/>
                <w:sz w:val="24"/>
                <w:szCs w:val="24"/>
              </w:rPr>
              <w:t xml:space="preserve"> 24</w:t>
            </w:r>
          </w:p>
        </w:tc>
        <w:tc>
          <w:tcPr>
            <w:tcW w:w="931" w:type="dxa"/>
          </w:tcPr>
          <w:p w14:paraId="07A387EF" w14:textId="77777777" w:rsidR="008146DF" w:rsidRPr="003F4269" w:rsidRDefault="008146DF" w:rsidP="00E31452">
            <w:pPr>
              <w:jc w:val="center"/>
              <w:rPr>
                <w:rFonts w:ascii="Arial Narrow" w:hAnsi="Arial Narrow" w:cs="Tahoma"/>
                <w:bCs/>
                <w:sz w:val="24"/>
                <w:szCs w:val="24"/>
              </w:rPr>
            </w:pPr>
            <w:r w:rsidRPr="003F4269">
              <w:rPr>
                <w:rFonts w:ascii="Arial" w:hAnsi="Arial" w:cs="Arial"/>
                <w:bCs/>
                <w:sz w:val="28"/>
              </w:rPr>
              <w:t>≤</w:t>
            </w:r>
            <w:r w:rsidRPr="003F4269">
              <w:rPr>
                <w:rFonts w:ascii="Arial Narrow" w:hAnsi="Arial Narrow" w:cs="Tahoma"/>
                <w:bCs/>
                <w:sz w:val="24"/>
                <w:szCs w:val="24"/>
              </w:rPr>
              <w:t xml:space="preserve"> 17</w:t>
            </w:r>
          </w:p>
        </w:tc>
        <w:tc>
          <w:tcPr>
            <w:tcW w:w="936" w:type="dxa"/>
          </w:tcPr>
          <w:p w14:paraId="27A2A016" w14:textId="77777777" w:rsidR="008146DF" w:rsidRPr="003F4269" w:rsidRDefault="008146DF" w:rsidP="00E31452">
            <w:pPr>
              <w:jc w:val="center"/>
              <w:rPr>
                <w:rFonts w:ascii="Arial Narrow" w:hAnsi="Arial Narrow" w:cs="Tahoma"/>
                <w:bCs/>
                <w:sz w:val="24"/>
                <w:szCs w:val="24"/>
              </w:rPr>
            </w:pPr>
            <w:r w:rsidRPr="003F4269">
              <w:rPr>
                <w:rFonts w:ascii="Arial" w:hAnsi="Arial" w:cs="Arial"/>
                <w:bCs/>
                <w:sz w:val="28"/>
              </w:rPr>
              <w:t>≤</w:t>
            </w:r>
            <w:r w:rsidRPr="003F4269">
              <w:rPr>
                <w:rFonts w:ascii="Arial Narrow" w:hAnsi="Arial Narrow" w:cs="Tahoma"/>
                <w:bCs/>
                <w:sz w:val="24"/>
                <w:szCs w:val="24"/>
              </w:rPr>
              <w:t>21</w:t>
            </w:r>
          </w:p>
        </w:tc>
        <w:tc>
          <w:tcPr>
            <w:tcW w:w="930" w:type="dxa"/>
          </w:tcPr>
          <w:p w14:paraId="24E431AD" w14:textId="77777777" w:rsidR="008146DF" w:rsidRPr="003F4269" w:rsidRDefault="008146DF" w:rsidP="00E31452">
            <w:pPr>
              <w:jc w:val="center"/>
              <w:rPr>
                <w:rFonts w:ascii="Arial Narrow" w:hAnsi="Arial Narrow" w:cs="Tahoma"/>
                <w:bCs/>
                <w:sz w:val="24"/>
                <w:szCs w:val="24"/>
              </w:rPr>
            </w:pPr>
            <w:r w:rsidRPr="003F4269">
              <w:rPr>
                <w:rFonts w:ascii="Arial" w:hAnsi="Arial" w:cs="Arial"/>
                <w:bCs/>
                <w:sz w:val="28"/>
              </w:rPr>
              <w:t>≤</w:t>
            </w:r>
            <w:r w:rsidRPr="003F4269">
              <w:rPr>
                <w:rFonts w:ascii="Arial Narrow" w:hAnsi="Arial Narrow" w:cs="Tahoma"/>
                <w:bCs/>
                <w:sz w:val="24"/>
                <w:szCs w:val="24"/>
              </w:rPr>
              <w:t xml:space="preserve"> 12</w:t>
            </w:r>
          </w:p>
        </w:tc>
        <w:tc>
          <w:tcPr>
            <w:tcW w:w="936" w:type="dxa"/>
          </w:tcPr>
          <w:p w14:paraId="615290D6" w14:textId="77777777" w:rsidR="008146DF" w:rsidRPr="003F4269" w:rsidRDefault="008146DF" w:rsidP="00E31452">
            <w:pPr>
              <w:jc w:val="center"/>
              <w:rPr>
                <w:rFonts w:ascii="Arial Narrow" w:hAnsi="Arial Narrow" w:cs="Tahoma"/>
                <w:bCs/>
                <w:sz w:val="24"/>
                <w:szCs w:val="24"/>
              </w:rPr>
            </w:pPr>
            <w:r w:rsidRPr="003F4269">
              <w:rPr>
                <w:rFonts w:ascii="Arial" w:hAnsi="Arial" w:cs="Arial"/>
                <w:bCs/>
                <w:sz w:val="28"/>
              </w:rPr>
              <w:t>≤</w:t>
            </w:r>
            <w:r w:rsidRPr="003F4269">
              <w:rPr>
                <w:rFonts w:ascii="Arial Narrow" w:hAnsi="Arial Narrow" w:cs="Tahoma"/>
                <w:bCs/>
                <w:sz w:val="24"/>
                <w:szCs w:val="24"/>
              </w:rPr>
              <w:t xml:space="preserve"> 16</w:t>
            </w:r>
          </w:p>
        </w:tc>
        <w:tc>
          <w:tcPr>
            <w:tcW w:w="930" w:type="dxa"/>
          </w:tcPr>
          <w:p w14:paraId="378B5D86" w14:textId="77777777" w:rsidR="008146DF" w:rsidRPr="003F4269" w:rsidRDefault="008146DF" w:rsidP="00E31452">
            <w:pPr>
              <w:jc w:val="center"/>
              <w:rPr>
                <w:rFonts w:ascii="Arial Narrow" w:hAnsi="Arial Narrow" w:cs="Tahoma"/>
                <w:bCs/>
                <w:sz w:val="24"/>
                <w:szCs w:val="24"/>
              </w:rPr>
            </w:pPr>
            <w:r w:rsidRPr="003F4269">
              <w:rPr>
                <w:rFonts w:ascii="Arial" w:hAnsi="Arial" w:cs="Arial"/>
                <w:bCs/>
                <w:sz w:val="28"/>
              </w:rPr>
              <w:t>≤</w:t>
            </w:r>
            <w:r w:rsidRPr="003F4269">
              <w:rPr>
                <w:rFonts w:ascii="Arial Narrow" w:hAnsi="Arial Narrow" w:cs="Tahoma"/>
                <w:bCs/>
                <w:sz w:val="24"/>
                <w:szCs w:val="24"/>
              </w:rPr>
              <w:t xml:space="preserve"> 6</w:t>
            </w:r>
          </w:p>
        </w:tc>
        <w:tc>
          <w:tcPr>
            <w:tcW w:w="936" w:type="dxa"/>
          </w:tcPr>
          <w:p w14:paraId="788FBA37" w14:textId="77777777" w:rsidR="008146DF" w:rsidRPr="003F4269" w:rsidRDefault="008146DF" w:rsidP="00E31452">
            <w:pPr>
              <w:jc w:val="center"/>
              <w:rPr>
                <w:rFonts w:ascii="Arial Narrow" w:hAnsi="Arial Narrow" w:cs="Tahoma"/>
                <w:bCs/>
                <w:sz w:val="24"/>
                <w:szCs w:val="24"/>
              </w:rPr>
            </w:pPr>
            <w:r w:rsidRPr="003F4269">
              <w:rPr>
                <w:rFonts w:ascii="Arial" w:hAnsi="Arial" w:cs="Arial"/>
                <w:bCs/>
                <w:sz w:val="28"/>
              </w:rPr>
              <w:t>≤</w:t>
            </w:r>
            <w:r w:rsidRPr="003F4269">
              <w:rPr>
                <w:rFonts w:ascii="Arial Narrow" w:hAnsi="Arial Narrow" w:cs="Tahoma"/>
                <w:bCs/>
                <w:sz w:val="24"/>
                <w:szCs w:val="24"/>
              </w:rPr>
              <w:t xml:space="preserve"> 12</w:t>
            </w:r>
          </w:p>
        </w:tc>
        <w:tc>
          <w:tcPr>
            <w:tcW w:w="930" w:type="dxa"/>
          </w:tcPr>
          <w:p w14:paraId="3CE7B655" w14:textId="77777777" w:rsidR="008146DF" w:rsidRPr="003F4269" w:rsidRDefault="008146DF" w:rsidP="00E31452">
            <w:pPr>
              <w:jc w:val="center"/>
              <w:rPr>
                <w:rFonts w:ascii="Arial Narrow" w:hAnsi="Arial Narrow" w:cs="Tahoma"/>
                <w:bCs/>
                <w:sz w:val="24"/>
                <w:szCs w:val="24"/>
              </w:rPr>
            </w:pPr>
            <w:r w:rsidRPr="003F4269">
              <w:rPr>
                <w:rFonts w:ascii="Arial" w:hAnsi="Arial" w:cs="Arial"/>
                <w:bCs/>
                <w:sz w:val="28"/>
              </w:rPr>
              <w:t>≤</w:t>
            </w:r>
            <w:r w:rsidRPr="003F4269">
              <w:rPr>
                <w:rFonts w:ascii="Arial Narrow" w:hAnsi="Arial Narrow" w:cs="Tahoma"/>
                <w:bCs/>
                <w:sz w:val="24"/>
                <w:szCs w:val="24"/>
              </w:rPr>
              <w:t xml:space="preserve"> 4</w:t>
            </w:r>
          </w:p>
        </w:tc>
        <w:tc>
          <w:tcPr>
            <w:tcW w:w="936" w:type="dxa"/>
          </w:tcPr>
          <w:p w14:paraId="204AB984" w14:textId="77777777" w:rsidR="008146DF" w:rsidRPr="003F4269" w:rsidRDefault="008146DF" w:rsidP="00E31452">
            <w:pPr>
              <w:jc w:val="center"/>
              <w:rPr>
                <w:rFonts w:ascii="Arial Narrow" w:hAnsi="Arial Narrow" w:cs="Tahoma"/>
                <w:bCs/>
                <w:sz w:val="24"/>
                <w:szCs w:val="24"/>
              </w:rPr>
            </w:pPr>
            <w:r w:rsidRPr="003F4269">
              <w:rPr>
                <w:rFonts w:ascii="Arial" w:hAnsi="Arial" w:cs="Arial"/>
                <w:bCs/>
                <w:sz w:val="28"/>
              </w:rPr>
              <w:t>≤</w:t>
            </w:r>
            <w:r w:rsidRPr="003F4269">
              <w:rPr>
                <w:rFonts w:ascii="Arial Narrow" w:hAnsi="Arial Narrow" w:cs="Tahoma"/>
                <w:bCs/>
                <w:sz w:val="24"/>
                <w:szCs w:val="24"/>
              </w:rPr>
              <w:t xml:space="preserve"> 8</w:t>
            </w:r>
          </w:p>
        </w:tc>
        <w:tc>
          <w:tcPr>
            <w:tcW w:w="1304" w:type="dxa"/>
          </w:tcPr>
          <w:p w14:paraId="6DBBC03C" w14:textId="77777777" w:rsidR="008146DF" w:rsidRPr="003F4269" w:rsidRDefault="008146DF" w:rsidP="00E31452">
            <w:pPr>
              <w:jc w:val="center"/>
              <w:rPr>
                <w:rFonts w:ascii="Arial Narrow" w:hAnsi="Arial Narrow" w:cs="Tahoma"/>
                <w:bCs/>
                <w:sz w:val="24"/>
                <w:szCs w:val="24"/>
              </w:rPr>
            </w:pPr>
            <w:r w:rsidRPr="003F4269">
              <w:rPr>
                <w:rFonts w:ascii="Arial" w:hAnsi="Arial" w:cs="Arial"/>
                <w:bCs/>
                <w:sz w:val="28"/>
              </w:rPr>
              <w:t>≤</w:t>
            </w:r>
            <w:r w:rsidRPr="003F4269">
              <w:rPr>
                <w:rFonts w:ascii="Arial Narrow" w:hAnsi="Arial Narrow" w:cs="Tahoma"/>
                <w:bCs/>
                <w:sz w:val="24"/>
                <w:szCs w:val="24"/>
              </w:rPr>
              <w:t xml:space="preserve"> 2</w:t>
            </w:r>
          </w:p>
        </w:tc>
      </w:tr>
      <w:tr w:rsidR="008146DF" w14:paraId="67409867" w14:textId="77777777" w:rsidTr="00E31452">
        <w:tblPrEx>
          <w:tblLook w:val="0000" w:firstRow="0" w:lastRow="0" w:firstColumn="0" w:lastColumn="0" w:noHBand="0" w:noVBand="0"/>
        </w:tblPrEx>
        <w:tc>
          <w:tcPr>
            <w:tcW w:w="11016" w:type="dxa"/>
            <w:gridSpan w:val="11"/>
          </w:tcPr>
          <w:p w14:paraId="3B8E903F" w14:textId="77777777" w:rsidR="008146DF" w:rsidRDefault="008146DF" w:rsidP="00E31452">
            <w:pPr>
              <w:jc w:val="center"/>
              <w:rPr>
                <w:rFonts w:ascii="Arial Narrow" w:hAnsi="Arial Narrow" w:cs="Tahoma"/>
                <w:b/>
                <w:bCs/>
              </w:rPr>
            </w:pPr>
            <w:r w:rsidRPr="0015503D">
              <w:rPr>
                <w:rFonts w:ascii="Arial" w:hAnsi="Arial" w:cs="Arial"/>
                <w:bCs/>
                <w:sz w:val="24"/>
              </w:rPr>
              <w:t>The Curl-ups test is a measurement of the muscular endurance of your abdominal muscles. Poor abdominal strength and endurance is associated with low muscle mass, poor posture and lower back injury risk. By performing abdominal exercises like curl-ups, the plank and leg raises 2-3 x/week you will experience rapid improvements in your muscular fitness level. Once you can perform 25-30 repetitions of an abdominal exercise you are ready to select a harder exercise.</w:t>
            </w:r>
            <w:r w:rsidRPr="0015503D">
              <w:rPr>
                <w:rFonts w:ascii="Arial Narrow" w:hAnsi="Arial Narrow" w:cs="Tahoma"/>
                <w:b/>
                <w:bCs/>
                <w:sz w:val="24"/>
              </w:rPr>
              <w:t xml:space="preserve"> </w:t>
            </w:r>
          </w:p>
        </w:tc>
      </w:tr>
    </w:tbl>
    <w:p w14:paraId="34238741" w14:textId="77777777" w:rsidR="008146DF" w:rsidRPr="00AD3B64" w:rsidRDefault="008146DF" w:rsidP="008146DF">
      <w:pPr>
        <w:pStyle w:val="Heading1"/>
        <w:rPr>
          <w:rFonts w:ascii="Arial Narrow" w:hAnsi="Arial Narrow"/>
          <w:sz w:val="20"/>
        </w:rPr>
      </w:pPr>
      <w:r w:rsidRPr="00AD3B64">
        <w:rPr>
          <w:rFonts w:ascii="Arial Narrow" w:hAnsi="Arial Narrow"/>
          <w:b w:val="0"/>
          <w:sz w:val="20"/>
        </w:rPr>
        <w:t>Lawrence, Arthur Golding, Myers, Clayton R., Sinning, Wayne E.</w:t>
      </w:r>
    </w:p>
    <w:p w14:paraId="5208884D" w14:textId="77777777" w:rsidR="008146DF" w:rsidRDefault="008146DF" w:rsidP="008146DF">
      <w:pPr>
        <w:pStyle w:val="Heading1"/>
        <w:rPr>
          <w:rFonts w:ascii="Arial Narrow" w:hAnsi="Arial Narrow"/>
          <w:sz w:val="20"/>
        </w:rPr>
      </w:pPr>
      <w:r w:rsidRPr="00AD3B64">
        <w:rPr>
          <w:rFonts w:ascii="Arial Narrow" w:hAnsi="Arial Narrow"/>
          <w:b w:val="0"/>
          <w:i/>
          <w:sz w:val="20"/>
        </w:rPr>
        <w:t xml:space="preserve">Y's way to physical fitness - the complete guide to fitness testing and instruction, </w:t>
      </w:r>
      <w:r>
        <w:rPr>
          <w:rFonts w:ascii="Arial Narrow" w:hAnsi="Arial Narrow"/>
          <w:sz w:val="20"/>
        </w:rPr>
        <w:t>(1986)</w:t>
      </w:r>
      <w:r w:rsidRPr="00AD3B64">
        <w:rPr>
          <w:rFonts w:ascii="Arial Narrow" w:hAnsi="Arial Narrow"/>
          <w:sz w:val="20"/>
        </w:rPr>
        <w:t xml:space="preserve"> p. 117</w:t>
      </w:r>
    </w:p>
    <w:p w14:paraId="2C61DAF3" w14:textId="77777777" w:rsidR="008146DF" w:rsidRDefault="008146DF" w:rsidP="008146DF">
      <w:pPr>
        <w:rPr>
          <w:rFonts w:ascii="Arial Narrow" w:hAnsi="Arial Narr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5"/>
        <w:gridCol w:w="6385"/>
      </w:tblGrid>
      <w:tr w:rsidR="008146DF" w:rsidRPr="00BA606D" w14:paraId="05D5B11B" w14:textId="77777777" w:rsidTr="00E31452">
        <w:tc>
          <w:tcPr>
            <w:tcW w:w="10790" w:type="dxa"/>
            <w:gridSpan w:val="2"/>
            <w:shd w:val="clear" w:color="auto" w:fill="auto"/>
          </w:tcPr>
          <w:p w14:paraId="4119621C" w14:textId="77777777" w:rsidR="008146DF" w:rsidRPr="00BA606D" w:rsidRDefault="008146DF" w:rsidP="00E31452">
            <w:pPr>
              <w:tabs>
                <w:tab w:val="center" w:pos="5400"/>
              </w:tabs>
              <w:jc w:val="center"/>
              <w:rPr>
                <w:noProof/>
                <w:sz w:val="24"/>
                <w:szCs w:val="24"/>
              </w:rPr>
            </w:pPr>
            <w:r w:rsidRPr="00BA606D">
              <w:rPr>
                <w:rFonts w:ascii="Arial" w:hAnsi="Arial" w:cs="Arial"/>
                <w:b/>
                <w:sz w:val="24"/>
                <w:szCs w:val="24"/>
              </w:rPr>
              <w:t xml:space="preserve">Triceps Chair Dips </w:t>
            </w:r>
          </w:p>
        </w:tc>
      </w:tr>
      <w:tr w:rsidR="008146DF" w:rsidRPr="00BA606D" w14:paraId="386B6EA1" w14:textId="77777777" w:rsidTr="00E31452">
        <w:tc>
          <w:tcPr>
            <w:tcW w:w="4405" w:type="dxa"/>
            <w:shd w:val="clear" w:color="auto" w:fill="auto"/>
          </w:tcPr>
          <w:p w14:paraId="71F7FF9E" w14:textId="77777777" w:rsidR="008146DF" w:rsidRPr="00BA606D" w:rsidRDefault="008146DF" w:rsidP="00E31452">
            <w:pPr>
              <w:tabs>
                <w:tab w:val="center" w:pos="5400"/>
              </w:tabs>
              <w:rPr>
                <w:noProof/>
                <w:sz w:val="24"/>
                <w:szCs w:val="24"/>
              </w:rPr>
            </w:pPr>
            <w:r>
              <w:rPr>
                <w:noProof/>
                <w:sz w:val="24"/>
                <w:szCs w:val="24"/>
              </w:rPr>
              <w:drawing>
                <wp:inline distT="0" distB="0" distL="0" distR="0" wp14:anchorId="7C3A6AB0" wp14:editId="681BEFB3">
                  <wp:extent cx="1163320" cy="870669"/>
                  <wp:effectExtent l="0" t="0" r="0" b="5715"/>
                  <wp:docPr id="305" name="Picture 23" descr="C:\Users\lamberts\AppData\Local\Microsoft\Windows\Temporary Internet Files\Content.IE5\LF6T5JUQ\35B2EA7F-849C-43D9-A8C1-80A42F58EC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amberts\AppData\Local\Microsoft\Windows\Temporary Internet Files\Content.IE5\LF6T5JUQ\35B2EA7F-849C-43D9-A8C1-80A42F58EC13.jpeg"/>
                          <pic:cNvPicPr>
                            <a:picLocks noChangeAspect="1" noChangeArrowheads="1"/>
                          </pic:cNvPicPr>
                        </pic:nvPicPr>
                        <pic:blipFill>
                          <a:blip r:embed="rId454" cstate="print">
                            <a:extLst>
                              <a:ext uri="{28A0092B-C50C-407E-A947-70E740481C1C}">
                                <a14:useLocalDpi xmlns:a14="http://schemas.microsoft.com/office/drawing/2010/main" val="0"/>
                              </a:ext>
                            </a:extLst>
                          </a:blip>
                          <a:srcRect/>
                          <a:stretch>
                            <a:fillRect/>
                          </a:stretch>
                        </pic:blipFill>
                        <pic:spPr bwMode="auto">
                          <a:xfrm>
                            <a:off x="0" y="0"/>
                            <a:ext cx="1189918" cy="890576"/>
                          </a:xfrm>
                          <a:prstGeom prst="rect">
                            <a:avLst/>
                          </a:prstGeom>
                          <a:noFill/>
                          <a:ln>
                            <a:noFill/>
                          </a:ln>
                        </pic:spPr>
                      </pic:pic>
                    </a:graphicData>
                  </a:graphic>
                </wp:inline>
              </w:drawing>
            </w:r>
            <w:r w:rsidRPr="00BA606D">
              <w:rPr>
                <w:noProof/>
                <w:sz w:val="24"/>
                <w:szCs w:val="24"/>
              </w:rPr>
              <w:t xml:space="preserve">    </w:t>
            </w:r>
            <w:r>
              <w:rPr>
                <w:noProof/>
                <w:sz w:val="24"/>
                <w:szCs w:val="24"/>
              </w:rPr>
              <w:drawing>
                <wp:inline distT="0" distB="0" distL="0" distR="0" wp14:anchorId="12C79958" wp14:editId="0E528D5A">
                  <wp:extent cx="1311414" cy="979554"/>
                  <wp:effectExtent l="0" t="0" r="3175" b="0"/>
                  <wp:docPr id="306" name="Picture 35" descr="C:\Users\Shawna\AppData\Local\Temp\81E40D73-B9A8-406F-A84C-354DB7B34A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Shawna\AppData\Local\Temp\81E40D73-B9A8-406F-A84C-354DB7B34A70.jpeg"/>
                          <pic:cNvPicPr>
                            <a:picLocks noChangeAspect="1" noChangeArrowheads="1"/>
                          </pic:cNvPicPr>
                        </pic:nvPicPr>
                        <pic:blipFill>
                          <a:blip r:embed="rId455" cstate="print">
                            <a:extLst>
                              <a:ext uri="{28A0092B-C50C-407E-A947-70E740481C1C}">
                                <a14:useLocalDpi xmlns:a14="http://schemas.microsoft.com/office/drawing/2010/main" val="0"/>
                              </a:ext>
                            </a:extLst>
                          </a:blip>
                          <a:srcRect/>
                          <a:stretch>
                            <a:fillRect/>
                          </a:stretch>
                        </pic:blipFill>
                        <pic:spPr bwMode="auto">
                          <a:xfrm>
                            <a:off x="0" y="0"/>
                            <a:ext cx="1311414" cy="979554"/>
                          </a:xfrm>
                          <a:prstGeom prst="rect">
                            <a:avLst/>
                          </a:prstGeom>
                          <a:noFill/>
                          <a:ln>
                            <a:noFill/>
                          </a:ln>
                        </pic:spPr>
                      </pic:pic>
                    </a:graphicData>
                  </a:graphic>
                </wp:inline>
              </w:drawing>
            </w:r>
          </w:p>
        </w:tc>
        <w:tc>
          <w:tcPr>
            <w:tcW w:w="6385" w:type="dxa"/>
            <w:shd w:val="clear" w:color="auto" w:fill="auto"/>
          </w:tcPr>
          <w:p w14:paraId="5216540C" w14:textId="77777777" w:rsidR="008146DF" w:rsidRPr="00BA606D" w:rsidRDefault="008146DF" w:rsidP="00E31452">
            <w:pPr>
              <w:rPr>
                <w:rFonts w:ascii="Arial" w:hAnsi="Arial" w:cs="Arial"/>
                <w:sz w:val="24"/>
                <w:szCs w:val="24"/>
              </w:rPr>
            </w:pPr>
            <w:r w:rsidRPr="00BA606D">
              <w:rPr>
                <w:rFonts w:ascii="Arial" w:hAnsi="Arial" w:cs="Arial"/>
                <w:sz w:val="24"/>
                <w:szCs w:val="24"/>
              </w:rPr>
              <w:t xml:space="preserve">To improve your triceps dips score try completing triceps dips 2-3 times each week. </w:t>
            </w:r>
          </w:p>
          <w:p w14:paraId="3DA32FBE" w14:textId="77777777" w:rsidR="008146DF" w:rsidRPr="00BA606D" w:rsidRDefault="008146DF" w:rsidP="00E31452">
            <w:pPr>
              <w:tabs>
                <w:tab w:val="center" w:pos="5400"/>
              </w:tabs>
              <w:rPr>
                <w:noProof/>
                <w:sz w:val="24"/>
                <w:szCs w:val="24"/>
              </w:rPr>
            </w:pPr>
            <w:r w:rsidRPr="00BA606D">
              <w:rPr>
                <w:rFonts w:ascii="Arial" w:hAnsi="Arial" w:cs="Arial"/>
                <w:sz w:val="24"/>
                <w:szCs w:val="24"/>
              </w:rPr>
              <w:t>You can easily do this exercise at home. If you find them too difficult with your legs straight, you can decrease the intensity by bending your knees. Within no time you will build up the strength and endurance in your upper arms and you will see your numbers increase.</w:t>
            </w:r>
          </w:p>
        </w:tc>
      </w:tr>
      <w:tr w:rsidR="008146DF" w:rsidRPr="00BA606D" w14:paraId="56D252C2" w14:textId="77777777" w:rsidTr="00E31452">
        <w:tc>
          <w:tcPr>
            <w:tcW w:w="10790" w:type="dxa"/>
            <w:gridSpan w:val="2"/>
            <w:shd w:val="clear" w:color="auto" w:fill="auto"/>
          </w:tcPr>
          <w:p w14:paraId="0C7FF1D4" w14:textId="77777777" w:rsidR="008146DF" w:rsidRPr="00BA606D" w:rsidRDefault="008146DF" w:rsidP="00E31452">
            <w:pPr>
              <w:rPr>
                <w:rFonts w:ascii="Arial" w:hAnsi="Arial" w:cs="Arial"/>
                <w:sz w:val="24"/>
                <w:szCs w:val="24"/>
              </w:rPr>
            </w:pPr>
            <w:r w:rsidRPr="00BA606D">
              <w:rPr>
                <w:rFonts w:ascii="Arial" w:hAnsi="Arial" w:cs="Arial"/>
                <w:sz w:val="24"/>
                <w:szCs w:val="24"/>
              </w:rPr>
              <w:t>This test is designed to measure the muscle endurance of your upper arms (triceps and shoulders).</w:t>
            </w:r>
          </w:p>
          <w:p w14:paraId="236D159A" w14:textId="77777777" w:rsidR="008146DF" w:rsidRPr="00BA606D" w:rsidRDefault="008146DF" w:rsidP="00E31452">
            <w:pPr>
              <w:rPr>
                <w:rFonts w:ascii="Arial" w:hAnsi="Arial" w:cs="Arial"/>
                <w:sz w:val="24"/>
                <w:szCs w:val="24"/>
              </w:rPr>
            </w:pPr>
            <w:r w:rsidRPr="00BA606D">
              <w:rPr>
                <w:rFonts w:ascii="Arial" w:hAnsi="Arial" w:cs="Arial"/>
                <w:sz w:val="24"/>
                <w:szCs w:val="24"/>
              </w:rPr>
              <w:t>How many chair dips can you do?</w:t>
            </w:r>
          </w:p>
          <w:p w14:paraId="2AE288A4" w14:textId="77777777" w:rsidR="008146DF" w:rsidRPr="00BA606D" w:rsidRDefault="008146DF" w:rsidP="00E31452">
            <w:pPr>
              <w:numPr>
                <w:ilvl w:val="0"/>
                <w:numId w:val="51"/>
              </w:numPr>
              <w:tabs>
                <w:tab w:val="clear" w:pos="1440"/>
                <w:tab w:val="num" w:pos="360"/>
              </w:tabs>
              <w:ind w:hanging="1440"/>
              <w:rPr>
                <w:rFonts w:ascii="Arial" w:hAnsi="Arial" w:cs="Arial"/>
                <w:sz w:val="24"/>
                <w:szCs w:val="24"/>
              </w:rPr>
            </w:pPr>
            <w:r w:rsidRPr="00BA606D">
              <w:rPr>
                <w:rFonts w:ascii="Arial" w:hAnsi="Arial" w:cs="Arial"/>
                <w:sz w:val="24"/>
                <w:szCs w:val="24"/>
              </w:rPr>
              <w:t>Sit on a bench with your palms on the bench – thumbs pointing in</w:t>
            </w:r>
          </w:p>
          <w:p w14:paraId="4FA0D14C" w14:textId="77777777" w:rsidR="008146DF" w:rsidRPr="00BA606D" w:rsidRDefault="008146DF" w:rsidP="00E31452">
            <w:pPr>
              <w:numPr>
                <w:ilvl w:val="0"/>
                <w:numId w:val="51"/>
              </w:numPr>
              <w:tabs>
                <w:tab w:val="clear" w:pos="1440"/>
                <w:tab w:val="num" w:pos="360"/>
              </w:tabs>
              <w:ind w:left="360"/>
              <w:rPr>
                <w:rFonts w:ascii="Arial" w:hAnsi="Arial" w:cs="Arial"/>
                <w:sz w:val="24"/>
                <w:szCs w:val="24"/>
              </w:rPr>
            </w:pPr>
            <w:r w:rsidRPr="00BA606D">
              <w:rPr>
                <w:rFonts w:ascii="Arial" w:hAnsi="Arial" w:cs="Arial"/>
                <w:sz w:val="24"/>
                <w:szCs w:val="24"/>
              </w:rPr>
              <w:t>Straighten your legs out in front of you and then move your bum off the bench (no more than 2 inches away from the bench).</w:t>
            </w:r>
          </w:p>
          <w:p w14:paraId="678A22A7" w14:textId="77777777" w:rsidR="008146DF" w:rsidRPr="00BA606D" w:rsidRDefault="008146DF" w:rsidP="00E31452">
            <w:pPr>
              <w:numPr>
                <w:ilvl w:val="0"/>
                <w:numId w:val="51"/>
              </w:numPr>
              <w:tabs>
                <w:tab w:val="clear" w:pos="1440"/>
                <w:tab w:val="num" w:pos="360"/>
              </w:tabs>
              <w:ind w:hanging="1440"/>
              <w:rPr>
                <w:rFonts w:ascii="Arial" w:hAnsi="Arial" w:cs="Arial"/>
                <w:sz w:val="24"/>
                <w:szCs w:val="24"/>
              </w:rPr>
            </w:pPr>
            <w:r w:rsidRPr="00BA606D">
              <w:rPr>
                <w:rFonts w:ascii="Arial" w:hAnsi="Arial" w:cs="Arial"/>
                <w:sz w:val="24"/>
                <w:szCs w:val="24"/>
              </w:rPr>
              <w:t>Bend your elbows towards the back and you are doing a chair dip.</w:t>
            </w:r>
          </w:p>
          <w:p w14:paraId="39605CE6" w14:textId="77777777" w:rsidR="008146DF" w:rsidRPr="00BA606D" w:rsidRDefault="008146DF" w:rsidP="00E31452">
            <w:pPr>
              <w:numPr>
                <w:ilvl w:val="0"/>
                <w:numId w:val="51"/>
              </w:numPr>
              <w:tabs>
                <w:tab w:val="clear" w:pos="1440"/>
                <w:tab w:val="num" w:pos="360"/>
              </w:tabs>
              <w:ind w:hanging="1440"/>
              <w:rPr>
                <w:rFonts w:ascii="Arial" w:hAnsi="Arial" w:cs="Arial"/>
                <w:sz w:val="24"/>
                <w:szCs w:val="24"/>
              </w:rPr>
            </w:pPr>
            <w:r w:rsidRPr="00BA606D">
              <w:rPr>
                <w:rFonts w:ascii="Arial" w:hAnsi="Arial" w:cs="Arial"/>
                <w:sz w:val="24"/>
                <w:szCs w:val="24"/>
              </w:rPr>
              <w:t>Lower down until you reach 90º at your elbow and then push yourself back up.</w:t>
            </w:r>
          </w:p>
          <w:p w14:paraId="40D8C38A" w14:textId="77777777" w:rsidR="008146DF" w:rsidRPr="00BA606D" w:rsidRDefault="008146DF" w:rsidP="00E31452">
            <w:pPr>
              <w:numPr>
                <w:ilvl w:val="0"/>
                <w:numId w:val="51"/>
              </w:numPr>
              <w:tabs>
                <w:tab w:val="clear" w:pos="1440"/>
                <w:tab w:val="num" w:pos="360"/>
              </w:tabs>
              <w:ind w:hanging="1440"/>
              <w:rPr>
                <w:noProof/>
                <w:sz w:val="24"/>
                <w:szCs w:val="24"/>
              </w:rPr>
            </w:pPr>
            <w:r w:rsidRPr="003607AB">
              <w:rPr>
                <w:rFonts w:ascii="Arial" w:hAnsi="Arial" w:cs="Arial"/>
                <w:sz w:val="24"/>
                <w:szCs w:val="24"/>
              </w:rPr>
              <w:t xml:space="preserve">Do as many as you can without stopping and record your results. </w:t>
            </w:r>
            <w:r w:rsidRPr="00BA606D">
              <w:rPr>
                <w:rFonts w:ascii="Arial" w:hAnsi="Arial" w:cs="Arial"/>
                <w:sz w:val="24"/>
                <w:szCs w:val="24"/>
              </w:rPr>
              <w:t xml:space="preserve"> </w:t>
            </w:r>
          </w:p>
        </w:tc>
      </w:tr>
    </w:tbl>
    <w:p w14:paraId="5DBDBD35" w14:textId="77777777" w:rsidR="008146DF" w:rsidRPr="00BA606D" w:rsidRDefault="008146DF" w:rsidP="008146DF">
      <w:pPr>
        <w:rPr>
          <w:vanish/>
        </w:rPr>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2"/>
        <w:gridCol w:w="3816"/>
        <w:gridCol w:w="3447"/>
      </w:tblGrid>
      <w:tr w:rsidR="008146DF" w:rsidRPr="0015503D" w14:paraId="3C1F8D6A" w14:textId="77777777" w:rsidTr="00E31452">
        <w:tc>
          <w:tcPr>
            <w:tcW w:w="10795" w:type="dxa"/>
            <w:gridSpan w:val="3"/>
          </w:tcPr>
          <w:p w14:paraId="53108733" w14:textId="77777777" w:rsidR="008146DF" w:rsidRPr="0015503D" w:rsidRDefault="008146DF" w:rsidP="00E31452">
            <w:pPr>
              <w:jc w:val="center"/>
              <w:rPr>
                <w:rFonts w:ascii="Tahoma" w:hAnsi="Tahoma" w:cs="Tahoma"/>
                <w:b/>
                <w:sz w:val="24"/>
                <w:szCs w:val="24"/>
              </w:rPr>
            </w:pPr>
            <w:r w:rsidRPr="0015503D">
              <w:rPr>
                <w:rFonts w:ascii="Tahoma" w:hAnsi="Tahoma" w:cs="Tahoma"/>
                <w:b/>
                <w:sz w:val="24"/>
                <w:szCs w:val="24"/>
              </w:rPr>
              <w:t>VANIER NORMS FOR CHAIR-DIPS</w:t>
            </w:r>
          </w:p>
        </w:tc>
      </w:tr>
      <w:tr w:rsidR="008146DF" w:rsidRPr="0015503D" w14:paraId="7705B45D" w14:textId="77777777" w:rsidTr="00E31452">
        <w:tc>
          <w:tcPr>
            <w:tcW w:w="3532" w:type="dxa"/>
            <w:tcBorders>
              <w:bottom w:val="single" w:sz="4" w:space="0" w:color="auto"/>
            </w:tcBorders>
          </w:tcPr>
          <w:p w14:paraId="2180E5D7" w14:textId="77777777" w:rsidR="008146DF" w:rsidRPr="0015503D" w:rsidRDefault="008146DF" w:rsidP="00E31452">
            <w:pPr>
              <w:jc w:val="center"/>
              <w:rPr>
                <w:rFonts w:ascii="Tahoma" w:hAnsi="Tahoma"/>
                <w:b/>
                <w:sz w:val="24"/>
                <w:szCs w:val="24"/>
              </w:rPr>
            </w:pPr>
            <w:r w:rsidRPr="0015503D">
              <w:rPr>
                <w:rFonts w:ascii="Tahoma" w:hAnsi="Tahoma"/>
                <w:b/>
                <w:sz w:val="24"/>
                <w:szCs w:val="24"/>
              </w:rPr>
              <w:t>Verbal Rating</w:t>
            </w:r>
          </w:p>
        </w:tc>
        <w:tc>
          <w:tcPr>
            <w:tcW w:w="3816" w:type="dxa"/>
          </w:tcPr>
          <w:p w14:paraId="68FE23C6" w14:textId="77777777" w:rsidR="008146DF" w:rsidRPr="0015503D" w:rsidRDefault="008146DF" w:rsidP="00E31452">
            <w:pPr>
              <w:jc w:val="center"/>
              <w:rPr>
                <w:rFonts w:ascii="Tahoma" w:hAnsi="Tahoma"/>
                <w:b/>
                <w:sz w:val="24"/>
                <w:szCs w:val="24"/>
              </w:rPr>
            </w:pPr>
            <w:r w:rsidRPr="0015503D">
              <w:rPr>
                <w:rFonts w:ascii="Tahoma" w:hAnsi="Tahoma"/>
                <w:b/>
                <w:sz w:val="24"/>
                <w:szCs w:val="24"/>
              </w:rPr>
              <w:t>Females</w:t>
            </w:r>
          </w:p>
        </w:tc>
        <w:tc>
          <w:tcPr>
            <w:tcW w:w="3447" w:type="dxa"/>
          </w:tcPr>
          <w:p w14:paraId="78AF4562" w14:textId="77777777" w:rsidR="008146DF" w:rsidRPr="0015503D" w:rsidRDefault="008146DF" w:rsidP="00E31452">
            <w:pPr>
              <w:jc w:val="center"/>
              <w:rPr>
                <w:rFonts w:ascii="Tahoma" w:hAnsi="Tahoma"/>
                <w:b/>
                <w:sz w:val="24"/>
                <w:szCs w:val="24"/>
              </w:rPr>
            </w:pPr>
            <w:r w:rsidRPr="0015503D">
              <w:rPr>
                <w:rFonts w:ascii="Tahoma" w:hAnsi="Tahoma"/>
                <w:b/>
                <w:sz w:val="24"/>
                <w:szCs w:val="24"/>
              </w:rPr>
              <w:t>Males</w:t>
            </w:r>
          </w:p>
        </w:tc>
      </w:tr>
      <w:tr w:rsidR="008146DF" w:rsidRPr="0015503D" w14:paraId="12A0ABB9" w14:textId="77777777" w:rsidTr="00E31452">
        <w:tc>
          <w:tcPr>
            <w:tcW w:w="3532" w:type="dxa"/>
            <w:tcBorders>
              <w:bottom w:val="single" w:sz="4" w:space="0" w:color="auto"/>
            </w:tcBorders>
            <w:vAlign w:val="center"/>
          </w:tcPr>
          <w:p w14:paraId="30E5460D" w14:textId="77777777" w:rsidR="008146DF" w:rsidRPr="0015503D" w:rsidRDefault="008146DF" w:rsidP="00E31452">
            <w:pPr>
              <w:jc w:val="center"/>
              <w:rPr>
                <w:rFonts w:ascii="Tahoma" w:hAnsi="Tahoma"/>
                <w:sz w:val="24"/>
                <w:szCs w:val="24"/>
              </w:rPr>
            </w:pPr>
            <w:r w:rsidRPr="0015503D">
              <w:rPr>
                <w:rFonts w:ascii="Tahoma" w:hAnsi="Tahoma"/>
                <w:sz w:val="24"/>
                <w:szCs w:val="24"/>
              </w:rPr>
              <w:t>Excellent</w:t>
            </w:r>
          </w:p>
        </w:tc>
        <w:tc>
          <w:tcPr>
            <w:tcW w:w="3816" w:type="dxa"/>
            <w:vAlign w:val="center"/>
          </w:tcPr>
          <w:p w14:paraId="66BD3AB6" w14:textId="77777777" w:rsidR="008146DF" w:rsidRPr="0015503D" w:rsidRDefault="008146DF" w:rsidP="00E31452">
            <w:pPr>
              <w:jc w:val="center"/>
              <w:rPr>
                <w:rFonts w:ascii="Tahoma" w:hAnsi="Tahoma"/>
                <w:b/>
                <w:sz w:val="24"/>
                <w:szCs w:val="24"/>
              </w:rPr>
            </w:pPr>
            <w:r w:rsidRPr="0015503D">
              <w:rPr>
                <w:rFonts w:ascii="Tahoma" w:hAnsi="Tahoma" w:cs="Tahoma"/>
                <w:sz w:val="24"/>
                <w:szCs w:val="24"/>
              </w:rPr>
              <w:t>40 +</w:t>
            </w:r>
          </w:p>
        </w:tc>
        <w:tc>
          <w:tcPr>
            <w:tcW w:w="3447" w:type="dxa"/>
            <w:vAlign w:val="center"/>
          </w:tcPr>
          <w:p w14:paraId="048237BB" w14:textId="77777777" w:rsidR="008146DF" w:rsidRPr="0015503D" w:rsidRDefault="008146DF" w:rsidP="00E31452">
            <w:pPr>
              <w:jc w:val="center"/>
              <w:rPr>
                <w:rFonts w:ascii="Tahoma" w:hAnsi="Tahoma"/>
                <w:b/>
                <w:sz w:val="24"/>
                <w:szCs w:val="24"/>
              </w:rPr>
            </w:pPr>
            <w:r w:rsidRPr="0015503D">
              <w:rPr>
                <w:rFonts w:ascii="Tahoma" w:hAnsi="Tahoma" w:cs="Tahoma"/>
                <w:sz w:val="24"/>
                <w:szCs w:val="24"/>
              </w:rPr>
              <w:t>60 +</w:t>
            </w:r>
          </w:p>
        </w:tc>
      </w:tr>
      <w:tr w:rsidR="008146DF" w:rsidRPr="0015503D" w14:paraId="16DC409F" w14:textId="77777777" w:rsidTr="00E31452">
        <w:tc>
          <w:tcPr>
            <w:tcW w:w="3532" w:type="dxa"/>
            <w:tcBorders>
              <w:top w:val="single" w:sz="4" w:space="0" w:color="auto"/>
            </w:tcBorders>
            <w:vAlign w:val="center"/>
          </w:tcPr>
          <w:p w14:paraId="38E880D2" w14:textId="77777777" w:rsidR="008146DF" w:rsidRPr="0015503D" w:rsidRDefault="008146DF" w:rsidP="00E31452">
            <w:pPr>
              <w:jc w:val="center"/>
              <w:rPr>
                <w:rFonts w:ascii="Tahoma" w:hAnsi="Tahoma"/>
                <w:sz w:val="24"/>
                <w:szCs w:val="24"/>
              </w:rPr>
            </w:pPr>
            <w:r w:rsidRPr="0015503D">
              <w:rPr>
                <w:rFonts w:ascii="Tahoma" w:hAnsi="Tahoma"/>
                <w:sz w:val="24"/>
                <w:szCs w:val="24"/>
              </w:rPr>
              <w:t>Above Average</w:t>
            </w:r>
          </w:p>
        </w:tc>
        <w:tc>
          <w:tcPr>
            <w:tcW w:w="3816" w:type="dxa"/>
            <w:vAlign w:val="center"/>
          </w:tcPr>
          <w:p w14:paraId="4AA2BCFF" w14:textId="77777777" w:rsidR="008146DF" w:rsidRPr="0015503D" w:rsidRDefault="008146DF" w:rsidP="00E31452">
            <w:pPr>
              <w:jc w:val="center"/>
              <w:rPr>
                <w:rFonts w:ascii="Tahoma" w:hAnsi="Tahoma"/>
                <w:sz w:val="24"/>
                <w:szCs w:val="24"/>
              </w:rPr>
            </w:pPr>
            <w:r w:rsidRPr="0015503D">
              <w:rPr>
                <w:rFonts w:ascii="Tahoma" w:hAnsi="Tahoma" w:cs="Tahoma"/>
                <w:sz w:val="24"/>
                <w:szCs w:val="24"/>
              </w:rPr>
              <w:t>30 – 39</w:t>
            </w:r>
          </w:p>
        </w:tc>
        <w:tc>
          <w:tcPr>
            <w:tcW w:w="3447" w:type="dxa"/>
            <w:vAlign w:val="center"/>
          </w:tcPr>
          <w:p w14:paraId="60397221" w14:textId="77777777" w:rsidR="008146DF" w:rsidRPr="0015503D" w:rsidRDefault="008146DF" w:rsidP="00E31452">
            <w:pPr>
              <w:jc w:val="center"/>
              <w:rPr>
                <w:rFonts w:ascii="Tahoma" w:hAnsi="Tahoma"/>
                <w:sz w:val="24"/>
                <w:szCs w:val="24"/>
              </w:rPr>
            </w:pPr>
            <w:r w:rsidRPr="0015503D">
              <w:rPr>
                <w:rFonts w:ascii="Tahoma" w:hAnsi="Tahoma" w:cs="Tahoma"/>
                <w:sz w:val="24"/>
                <w:szCs w:val="24"/>
              </w:rPr>
              <w:t>45 – 59</w:t>
            </w:r>
          </w:p>
        </w:tc>
      </w:tr>
      <w:tr w:rsidR="008146DF" w:rsidRPr="0015503D" w14:paraId="22BDB1EA" w14:textId="77777777" w:rsidTr="00E31452">
        <w:tc>
          <w:tcPr>
            <w:tcW w:w="3532" w:type="dxa"/>
            <w:vAlign w:val="center"/>
          </w:tcPr>
          <w:p w14:paraId="1AA7C511" w14:textId="77777777" w:rsidR="008146DF" w:rsidRPr="0015503D" w:rsidRDefault="008146DF" w:rsidP="00E31452">
            <w:pPr>
              <w:jc w:val="center"/>
              <w:rPr>
                <w:rFonts w:ascii="Tahoma" w:hAnsi="Tahoma"/>
                <w:sz w:val="24"/>
                <w:szCs w:val="24"/>
              </w:rPr>
            </w:pPr>
            <w:r w:rsidRPr="0015503D">
              <w:rPr>
                <w:rFonts w:ascii="Tahoma" w:hAnsi="Tahoma"/>
                <w:sz w:val="24"/>
                <w:szCs w:val="24"/>
              </w:rPr>
              <w:t>Average</w:t>
            </w:r>
          </w:p>
        </w:tc>
        <w:tc>
          <w:tcPr>
            <w:tcW w:w="3816" w:type="dxa"/>
            <w:vAlign w:val="center"/>
          </w:tcPr>
          <w:p w14:paraId="313FE495" w14:textId="77777777" w:rsidR="008146DF" w:rsidRPr="0015503D" w:rsidRDefault="008146DF" w:rsidP="00E31452">
            <w:pPr>
              <w:jc w:val="center"/>
              <w:rPr>
                <w:rFonts w:ascii="Tahoma" w:hAnsi="Tahoma"/>
                <w:sz w:val="24"/>
                <w:szCs w:val="24"/>
              </w:rPr>
            </w:pPr>
            <w:r w:rsidRPr="0015503D">
              <w:rPr>
                <w:rFonts w:ascii="Tahoma" w:hAnsi="Tahoma" w:cs="Tahoma"/>
                <w:sz w:val="24"/>
                <w:szCs w:val="24"/>
              </w:rPr>
              <w:t>20 – 29</w:t>
            </w:r>
          </w:p>
        </w:tc>
        <w:tc>
          <w:tcPr>
            <w:tcW w:w="3447" w:type="dxa"/>
            <w:vAlign w:val="center"/>
          </w:tcPr>
          <w:p w14:paraId="7B3105F0" w14:textId="77777777" w:rsidR="008146DF" w:rsidRPr="0015503D" w:rsidRDefault="008146DF" w:rsidP="00E31452">
            <w:pPr>
              <w:jc w:val="center"/>
              <w:rPr>
                <w:rFonts w:ascii="Tahoma" w:hAnsi="Tahoma"/>
                <w:sz w:val="24"/>
                <w:szCs w:val="24"/>
              </w:rPr>
            </w:pPr>
            <w:r w:rsidRPr="0015503D">
              <w:rPr>
                <w:rFonts w:ascii="Tahoma" w:hAnsi="Tahoma" w:cs="Tahoma"/>
                <w:sz w:val="24"/>
                <w:szCs w:val="24"/>
              </w:rPr>
              <w:t>30 – 44</w:t>
            </w:r>
          </w:p>
        </w:tc>
      </w:tr>
      <w:tr w:rsidR="008146DF" w:rsidRPr="0015503D" w14:paraId="363511EB" w14:textId="77777777" w:rsidTr="00E31452">
        <w:tc>
          <w:tcPr>
            <w:tcW w:w="3532" w:type="dxa"/>
            <w:vAlign w:val="center"/>
          </w:tcPr>
          <w:p w14:paraId="625F1CDF" w14:textId="77777777" w:rsidR="008146DF" w:rsidRPr="0015503D" w:rsidRDefault="008146DF" w:rsidP="00E31452">
            <w:pPr>
              <w:jc w:val="center"/>
              <w:rPr>
                <w:rFonts w:ascii="Tahoma" w:hAnsi="Tahoma"/>
                <w:sz w:val="24"/>
                <w:szCs w:val="24"/>
              </w:rPr>
            </w:pPr>
            <w:r w:rsidRPr="0015503D">
              <w:rPr>
                <w:rFonts w:ascii="Tahoma" w:hAnsi="Tahoma"/>
                <w:sz w:val="24"/>
                <w:szCs w:val="24"/>
              </w:rPr>
              <w:t>Below Average</w:t>
            </w:r>
          </w:p>
        </w:tc>
        <w:tc>
          <w:tcPr>
            <w:tcW w:w="3816" w:type="dxa"/>
            <w:vAlign w:val="center"/>
          </w:tcPr>
          <w:p w14:paraId="75E3800F" w14:textId="77777777" w:rsidR="008146DF" w:rsidRPr="0015503D" w:rsidRDefault="008146DF" w:rsidP="00E31452">
            <w:pPr>
              <w:jc w:val="center"/>
              <w:rPr>
                <w:rFonts w:ascii="Tahoma" w:hAnsi="Tahoma"/>
                <w:sz w:val="24"/>
                <w:szCs w:val="24"/>
              </w:rPr>
            </w:pPr>
            <w:r w:rsidRPr="0015503D">
              <w:rPr>
                <w:rFonts w:ascii="Tahoma" w:hAnsi="Tahoma" w:cs="Tahoma"/>
                <w:sz w:val="24"/>
                <w:szCs w:val="24"/>
              </w:rPr>
              <w:t>10 – 19</w:t>
            </w:r>
          </w:p>
        </w:tc>
        <w:tc>
          <w:tcPr>
            <w:tcW w:w="3447" w:type="dxa"/>
            <w:vAlign w:val="center"/>
          </w:tcPr>
          <w:p w14:paraId="33B4B29D" w14:textId="77777777" w:rsidR="008146DF" w:rsidRPr="0015503D" w:rsidRDefault="008146DF" w:rsidP="00E31452">
            <w:pPr>
              <w:jc w:val="center"/>
              <w:rPr>
                <w:rFonts w:ascii="Tahoma" w:hAnsi="Tahoma"/>
                <w:sz w:val="24"/>
                <w:szCs w:val="24"/>
              </w:rPr>
            </w:pPr>
            <w:r w:rsidRPr="0015503D">
              <w:rPr>
                <w:rFonts w:ascii="Tahoma" w:hAnsi="Tahoma" w:cs="Tahoma"/>
                <w:sz w:val="24"/>
                <w:szCs w:val="24"/>
              </w:rPr>
              <w:t>15 – 29</w:t>
            </w:r>
          </w:p>
        </w:tc>
      </w:tr>
      <w:tr w:rsidR="008146DF" w:rsidRPr="0015503D" w14:paraId="74116441" w14:textId="77777777" w:rsidTr="00E31452">
        <w:tc>
          <w:tcPr>
            <w:tcW w:w="3532" w:type="dxa"/>
            <w:vAlign w:val="center"/>
          </w:tcPr>
          <w:p w14:paraId="2CFD38E4" w14:textId="77777777" w:rsidR="008146DF" w:rsidRPr="0015503D" w:rsidRDefault="008146DF" w:rsidP="00E31452">
            <w:pPr>
              <w:jc w:val="center"/>
              <w:rPr>
                <w:rFonts w:ascii="Tahoma" w:hAnsi="Tahoma"/>
                <w:sz w:val="24"/>
                <w:szCs w:val="24"/>
              </w:rPr>
            </w:pPr>
            <w:r w:rsidRPr="0015503D">
              <w:rPr>
                <w:rFonts w:ascii="Tahoma" w:hAnsi="Tahoma"/>
                <w:sz w:val="24"/>
                <w:szCs w:val="24"/>
              </w:rPr>
              <w:t>Poor</w:t>
            </w:r>
          </w:p>
        </w:tc>
        <w:tc>
          <w:tcPr>
            <w:tcW w:w="3816" w:type="dxa"/>
            <w:vAlign w:val="center"/>
          </w:tcPr>
          <w:p w14:paraId="097C587A"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0 – 9</w:t>
            </w:r>
          </w:p>
        </w:tc>
        <w:tc>
          <w:tcPr>
            <w:tcW w:w="3447" w:type="dxa"/>
            <w:vAlign w:val="center"/>
          </w:tcPr>
          <w:p w14:paraId="025AE50A"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0 – 14</w:t>
            </w:r>
          </w:p>
        </w:tc>
      </w:tr>
    </w:tbl>
    <w:p w14:paraId="5A401796" w14:textId="77777777" w:rsidR="008146DF" w:rsidRPr="0049643E" w:rsidRDefault="008146DF" w:rsidP="008146DF">
      <w:pPr>
        <w:shd w:val="clear" w:color="auto" w:fill="FFFFFF"/>
        <w:textAlignment w:val="baseline"/>
        <w:outlineLvl w:val="2"/>
        <w:rPr>
          <w:rFonts w:ascii="Arial" w:hAnsi="Arial" w:cs="Arial"/>
          <w:b/>
          <w:bCs/>
          <w:color w:val="24282D"/>
          <w:sz w:val="28"/>
          <w:szCs w:val="46"/>
          <w:bdr w:val="none" w:sz="0" w:space="0" w:color="auto" w:frame="1"/>
        </w:rPr>
      </w:pPr>
    </w:p>
    <w:tbl>
      <w:tblPr>
        <w:tblStyle w:val="TableGrid"/>
        <w:tblW w:w="10795" w:type="dxa"/>
        <w:tblLook w:val="04A0" w:firstRow="1" w:lastRow="0" w:firstColumn="1" w:lastColumn="0" w:noHBand="0" w:noVBand="1"/>
      </w:tblPr>
      <w:tblGrid>
        <w:gridCol w:w="1799"/>
        <w:gridCol w:w="986"/>
        <w:gridCol w:w="813"/>
        <w:gridCol w:w="1799"/>
        <w:gridCol w:w="1799"/>
        <w:gridCol w:w="1799"/>
        <w:gridCol w:w="1800"/>
      </w:tblGrid>
      <w:tr w:rsidR="008146DF" w14:paraId="0DDC08B9" w14:textId="77777777" w:rsidTr="00E31452">
        <w:tc>
          <w:tcPr>
            <w:tcW w:w="10795" w:type="dxa"/>
            <w:gridSpan w:val="7"/>
          </w:tcPr>
          <w:p w14:paraId="67D5BDB7" w14:textId="77777777" w:rsidR="008146DF" w:rsidRPr="0049643E" w:rsidRDefault="008146DF" w:rsidP="00E31452">
            <w:pPr>
              <w:shd w:val="clear" w:color="auto" w:fill="FFFFFF"/>
              <w:jc w:val="center"/>
              <w:textAlignment w:val="baseline"/>
              <w:outlineLvl w:val="2"/>
              <w:rPr>
                <w:rFonts w:ascii="Arial" w:hAnsi="Arial" w:cs="Arial"/>
                <w:b/>
                <w:bCs/>
                <w:color w:val="24282D"/>
                <w:sz w:val="24"/>
                <w:szCs w:val="24"/>
                <w:bdr w:val="none" w:sz="0" w:space="0" w:color="auto" w:frame="1"/>
              </w:rPr>
            </w:pPr>
            <w:r w:rsidRPr="0049643E">
              <w:rPr>
                <w:rFonts w:ascii="Arial" w:hAnsi="Arial" w:cs="Arial"/>
                <w:b/>
                <w:bCs/>
                <w:color w:val="24282D"/>
                <w:sz w:val="28"/>
                <w:szCs w:val="46"/>
                <w:bdr w:val="none" w:sz="0" w:space="0" w:color="auto" w:frame="1"/>
              </w:rPr>
              <w:t>One Minute Squat Test</w:t>
            </w:r>
          </w:p>
        </w:tc>
      </w:tr>
      <w:tr w:rsidR="008146DF" w14:paraId="0A162E5A" w14:textId="77777777" w:rsidTr="00E31452">
        <w:trPr>
          <w:trHeight w:hRule="exact" w:val="1788"/>
        </w:trPr>
        <w:tc>
          <w:tcPr>
            <w:tcW w:w="2785" w:type="dxa"/>
            <w:gridSpan w:val="2"/>
          </w:tcPr>
          <w:p w14:paraId="4D47629E" w14:textId="77777777" w:rsidR="008146DF" w:rsidRDefault="008146DF" w:rsidP="00E31452">
            <w:pPr>
              <w:jc w:val="center"/>
              <w:textAlignment w:val="baseline"/>
              <w:outlineLvl w:val="2"/>
              <w:rPr>
                <w:rFonts w:ascii="Arial" w:hAnsi="Arial" w:cs="Arial"/>
                <w:b/>
                <w:bCs/>
                <w:color w:val="24282D"/>
                <w:sz w:val="46"/>
                <w:szCs w:val="46"/>
                <w:bdr w:val="none" w:sz="0" w:space="0" w:color="auto" w:frame="1"/>
              </w:rPr>
            </w:pPr>
            <w:r w:rsidRPr="0049643E">
              <w:rPr>
                <w:rFonts w:ascii="Arial" w:hAnsi="Arial" w:cs="Arial"/>
                <w:noProof/>
              </w:rPr>
              <w:drawing>
                <wp:inline distT="0" distB="0" distL="0" distR="0" wp14:anchorId="10057B02" wp14:editId="3D4CAFE1">
                  <wp:extent cx="998220" cy="998220"/>
                  <wp:effectExtent l="0" t="0" r="0" b="0"/>
                  <wp:docPr id="441" name="Picture 441" descr="image_iphone.jpg (64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_iphone.jpg (640×640)"/>
                          <pic:cNvPicPr>
                            <a:picLocks noChangeAspect="1" noChangeArrowheads="1"/>
                          </pic:cNvPicPr>
                        </pic:nvPicPr>
                        <pic:blipFill>
                          <a:blip r:embed="rId456" cstate="print">
                            <a:extLst>
                              <a:ext uri="{28A0092B-C50C-407E-A947-70E740481C1C}">
                                <a14:useLocalDpi xmlns:a14="http://schemas.microsoft.com/office/drawing/2010/main" val="0"/>
                              </a:ext>
                            </a:extLst>
                          </a:blip>
                          <a:srcRect/>
                          <a:stretch>
                            <a:fillRect/>
                          </a:stretch>
                        </pic:blipFill>
                        <pic:spPr bwMode="auto">
                          <a:xfrm>
                            <a:off x="0" y="0"/>
                            <a:ext cx="998220" cy="998220"/>
                          </a:xfrm>
                          <a:prstGeom prst="rect">
                            <a:avLst/>
                          </a:prstGeom>
                          <a:noFill/>
                          <a:ln>
                            <a:noFill/>
                          </a:ln>
                        </pic:spPr>
                      </pic:pic>
                    </a:graphicData>
                  </a:graphic>
                </wp:inline>
              </w:drawing>
            </w:r>
          </w:p>
          <w:p w14:paraId="469F3731" w14:textId="77777777" w:rsidR="008146DF" w:rsidRPr="00361C54" w:rsidRDefault="00386ED6" w:rsidP="00E31452">
            <w:pPr>
              <w:jc w:val="center"/>
              <w:textAlignment w:val="baseline"/>
              <w:outlineLvl w:val="2"/>
              <w:rPr>
                <w:rFonts w:ascii="Arial" w:hAnsi="Arial" w:cs="Arial"/>
              </w:rPr>
            </w:pPr>
            <w:hyperlink r:id="rId457" w:history="1">
              <w:r w:rsidR="008146DF" w:rsidRPr="00361C54">
                <w:rPr>
                  <w:rStyle w:val="Hyperlink"/>
                  <w:rFonts w:ascii="Arial" w:hAnsi="Arial" w:cs="Arial"/>
                  <w:sz w:val="12"/>
                </w:rPr>
                <w:t>image_iphone.jpg (640×640)</w:t>
              </w:r>
            </w:hyperlink>
          </w:p>
        </w:tc>
        <w:tc>
          <w:tcPr>
            <w:tcW w:w="8010" w:type="dxa"/>
            <w:gridSpan w:val="5"/>
          </w:tcPr>
          <w:p w14:paraId="65152CF0" w14:textId="77777777" w:rsidR="008146DF" w:rsidRPr="00BA606D" w:rsidRDefault="008146DF" w:rsidP="00E31452">
            <w:pPr>
              <w:rPr>
                <w:rFonts w:ascii="Arial" w:hAnsi="Arial" w:cs="Arial"/>
                <w:sz w:val="24"/>
                <w:szCs w:val="24"/>
              </w:rPr>
            </w:pPr>
            <w:r w:rsidRPr="00BA606D">
              <w:rPr>
                <w:rFonts w:ascii="Arial" w:hAnsi="Arial" w:cs="Arial"/>
                <w:sz w:val="24"/>
                <w:szCs w:val="24"/>
              </w:rPr>
              <w:t xml:space="preserve">This test is designed to measure the muscle endurance of your </w:t>
            </w:r>
            <w:r>
              <w:rPr>
                <w:rFonts w:ascii="Arial" w:hAnsi="Arial" w:cs="Arial"/>
                <w:sz w:val="24"/>
                <w:szCs w:val="24"/>
              </w:rPr>
              <w:t xml:space="preserve">legs: (quadriceps, hamstrings, gluteals) </w:t>
            </w:r>
          </w:p>
          <w:p w14:paraId="7869E0BB" w14:textId="77777777" w:rsidR="008146DF" w:rsidRPr="00BA606D" w:rsidRDefault="008146DF" w:rsidP="00E31452">
            <w:pPr>
              <w:rPr>
                <w:rFonts w:ascii="Arial" w:hAnsi="Arial" w:cs="Arial"/>
                <w:sz w:val="24"/>
                <w:szCs w:val="24"/>
              </w:rPr>
            </w:pPr>
            <w:r w:rsidRPr="00BA606D">
              <w:rPr>
                <w:rFonts w:ascii="Arial" w:hAnsi="Arial" w:cs="Arial"/>
                <w:sz w:val="24"/>
                <w:szCs w:val="24"/>
              </w:rPr>
              <w:t xml:space="preserve">How many </w:t>
            </w:r>
            <w:r>
              <w:rPr>
                <w:rFonts w:ascii="Arial" w:hAnsi="Arial" w:cs="Arial"/>
                <w:sz w:val="24"/>
                <w:szCs w:val="24"/>
              </w:rPr>
              <w:t xml:space="preserve">bench squats </w:t>
            </w:r>
            <w:r w:rsidRPr="00BA606D">
              <w:rPr>
                <w:rFonts w:ascii="Arial" w:hAnsi="Arial" w:cs="Arial"/>
                <w:sz w:val="24"/>
                <w:szCs w:val="24"/>
              </w:rPr>
              <w:t>can you do</w:t>
            </w:r>
            <w:r>
              <w:rPr>
                <w:rFonts w:ascii="Arial" w:hAnsi="Arial" w:cs="Arial"/>
                <w:sz w:val="24"/>
                <w:szCs w:val="24"/>
              </w:rPr>
              <w:t xml:space="preserve"> in one minute</w:t>
            </w:r>
            <w:r w:rsidRPr="00BA606D">
              <w:rPr>
                <w:rFonts w:ascii="Arial" w:hAnsi="Arial" w:cs="Arial"/>
                <w:sz w:val="24"/>
                <w:szCs w:val="24"/>
              </w:rPr>
              <w:t>?</w:t>
            </w:r>
          </w:p>
          <w:p w14:paraId="10DF5535" w14:textId="77777777" w:rsidR="008146DF" w:rsidRPr="00361C54" w:rsidRDefault="008146DF" w:rsidP="00E31452">
            <w:pPr>
              <w:pStyle w:val="ListParagraph"/>
              <w:numPr>
                <w:ilvl w:val="0"/>
                <w:numId w:val="83"/>
              </w:numPr>
              <w:shd w:val="clear" w:color="auto" w:fill="FFFFFF"/>
              <w:ind w:left="246" w:hanging="270"/>
              <w:textAlignment w:val="baseline"/>
              <w:outlineLvl w:val="2"/>
              <w:rPr>
                <w:rFonts w:ascii="Arial" w:hAnsi="Arial" w:cs="Arial"/>
                <w:bCs/>
                <w:color w:val="24282D"/>
                <w:sz w:val="24"/>
                <w:szCs w:val="24"/>
                <w:bdr w:val="none" w:sz="0" w:space="0" w:color="auto" w:frame="1"/>
              </w:rPr>
            </w:pPr>
            <w:r w:rsidRPr="00361C54">
              <w:rPr>
                <w:rFonts w:ascii="Arial" w:hAnsi="Arial" w:cs="Arial"/>
                <w:bCs/>
                <w:color w:val="24282D"/>
                <w:sz w:val="24"/>
                <w:szCs w:val="24"/>
                <w:bdr w:val="none" w:sz="0" w:space="0" w:color="auto" w:frame="1"/>
              </w:rPr>
              <w:t>Squat down until your backside just touches the bench (don’t fully sit down) and then return to a full standing position.</w:t>
            </w:r>
          </w:p>
          <w:p w14:paraId="62D47BB0" w14:textId="77777777" w:rsidR="008146DF" w:rsidRPr="00361C54" w:rsidRDefault="008146DF" w:rsidP="00E31452">
            <w:pPr>
              <w:pStyle w:val="ListParagraph"/>
              <w:numPr>
                <w:ilvl w:val="0"/>
                <w:numId w:val="83"/>
              </w:numPr>
              <w:shd w:val="clear" w:color="auto" w:fill="FFFFFF"/>
              <w:ind w:left="246" w:hanging="270"/>
              <w:textAlignment w:val="baseline"/>
              <w:outlineLvl w:val="2"/>
              <w:rPr>
                <w:rFonts w:ascii="Arial" w:hAnsi="Arial" w:cs="Arial"/>
                <w:bCs/>
                <w:color w:val="24282D"/>
                <w:sz w:val="24"/>
                <w:szCs w:val="24"/>
                <w:bdr w:val="none" w:sz="0" w:space="0" w:color="auto" w:frame="1"/>
              </w:rPr>
            </w:pPr>
            <w:r w:rsidRPr="00361C54">
              <w:rPr>
                <w:rFonts w:ascii="Arial" w:hAnsi="Arial" w:cs="Arial"/>
                <w:bCs/>
                <w:color w:val="24282D"/>
                <w:sz w:val="24"/>
                <w:szCs w:val="24"/>
                <w:bdr w:val="none" w:sz="0" w:space="0" w:color="auto" w:frame="1"/>
              </w:rPr>
              <w:t>Complete as many squats as you can in one minute.</w:t>
            </w:r>
          </w:p>
          <w:p w14:paraId="0C99F9F0" w14:textId="77777777" w:rsidR="008146DF" w:rsidRPr="00361C54" w:rsidRDefault="008146DF" w:rsidP="00E31452">
            <w:pPr>
              <w:tabs>
                <w:tab w:val="left" w:pos="6312"/>
              </w:tabs>
              <w:textAlignment w:val="baseline"/>
              <w:outlineLvl w:val="2"/>
              <w:rPr>
                <w:rFonts w:ascii="Arial" w:hAnsi="Arial" w:cs="Arial"/>
                <w:b/>
                <w:bCs/>
                <w:color w:val="24282D"/>
                <w:sz w:val="10"/>
                <w:szCs w:val="46"/>
                <w:bdr w:val="none" w:sz="0" w:space="0" w:color="auto" w:frame="1"/>
              </w:rPr>
            </w:pPr>
          </w:p>
        </w:tc>
      </w:tr>
      <w:tr w:rsidR="008146DF" w14:paraId="7652FDEB" w14:textId="77777777" w:rsidTr="00E31452">
        <w:tc>
          <w:tcPr>
            <w:tcW w:w="10795" w:type="dxa"/>
            <w:gridSpan w:val="7"/>
          </w:tcPr>
          <w:p w14:paraId="0FFCF516" w14:textId="77777777" w:rsidR="008146DF" w:rsidRPr="00CA6FC3" w:rsidRDefault="008146DF" w:rsidP="00E31452">
            <w:pPr>
              <w:jc w:val="center"/>
              <w:textAlignment w:val="baseline"/>
              <w:outlineLvl w:val="2"/>
              <w:rPr>
                <w:rFonts w:ascii="Arial" w:hAnsi="Arial" w:cs="Arial"/>
                <w:b/>
                <w:sz w:val="24"/>
                <w:szCs w:val="24"/>
              </w:rPr>
            </w:pPr>
            <w:r w:rsidRPr="00CA6FC3">
              <w:rPr>
                <w:rFonts w:ascii="Arial" w:hAnsi="Arial" w:cs="Arial"/>
                <w:b/>
                <w:sz w:val="24"/>
                <w:szCs w:val="24"/>
              </w:rPr>
              <w:t>One Minute Squat Test</w:t>
            </w:r>
            <w:r>
              <w:rPr>
                <w:rFonts w:ascii="Arial" w:hAnsi="Arial" w:cs="Arial"/>
                <w:b/>
                <w:sz w:val="24"/>
                <w:szCs w:val="24"/>
              </w:rPr>
              <w:t xml:space="preserve"> - Verbal</w:t>
            </w:r>
            <w:r w:rsidRPr="00CA6FC3">
              <w:rPr>
                <w:rFonts w:ascii="Arial" w:hAnsi="Arial" w:cs="Arial"/>
                <w:b/>
                <w:sz w:val="24"/>
                <w:szCs w:val="24"/>
              </w:rPr>
              <w:t xml:space="preserve"> Rating Males</w:t>
            </w:r>
          </w:p>
        </w:tc>
      </w:tr>
      <w:tr w:rsidR="008146DF" w14:paraId="27CF47DE" w14:textId="77777777" w:rsidTr="00E31452">
        <w:tc>
          <w:tcPr>
            <w:tcW w:w="1799" w:type="dxa"/>
          </w:tcPr>
          <w:p w14:paraId="68E411A9" w14:textId="77777777" w:rsidR="008146DF" w:rsidRPr="0049643E" w:rsidRDefault="008146DF" w:rsidP="00E31452">
            <w:pPr>
              <w:jc w:val="right"/>
              <w:textAlignment w:val="baseline"/>
              <w:outlineLvl w:val="2"/>
              <w:rPr>
                <w:rFonts w:ascii="Arial" w:hAnsi="Arial" w:cs="Arial"/>
                <w:color w:val="7F8D8C"/>
                <w:sz w:val="24"/>
                <w:szCs w:val="24"/>
              </w:rPr>
            </w:pPr>
            <w:r w:rsidRPr="0049643E">
              <w:rPr>
                <w:rFonts w:ascii="Arial" w:hAnsi="Arial" w:cs="Arial"/>
                <w:sz w:val="24"/>
                <w:szCs w:val="24"/>
              </w:rPr>
              <w:t>Age</w:t>
            </w:r>
          </w:p>
        </w:tc>
        <w:tc>
          <w:tcPr>
            <w:tcW w:w="1799" w:type="dxa"/>
            <w:gridSpan w:val="2"/>
          </w:tcPr>
          <w:p w14:paraId="108672D0" w14:textId="77777777" w:rsidR="008146DF" w:rsidRPr="003F4269" w:rsidRDefault="008146DF" w:rsidP="00E31452">
            <w:pPr>
              <w:jc w:val="center"/>
              <w:textAlignment w:val="baseline"/>
              <w:outlineLvl w:val="2"/>
              <w:rPr>
                <w:rFonts w:ascii="Arial" w:hAnsi="Arial" w:cs="Arial"/>
                <w:b/>
                <w:bCs/>
                <w:sz w:val="24"/>
                <w:szCs w:val="33"/>
              </w:rPr>
            </w:pPr>
            <w:r w:rsidRPr="003F4269">
              <w:rPr>
                <w:rFonts w:ascii="Arial" w:hAnsi="Arial" w:cs="Arial"/>
                <w:b/>
                <w:bCs/>
                <w:sz w:val="24"/>
                <w:szCs w:val="33"/>
              </w:rPr>
              <w:t>17-25</w:t>
            </w:r>
          </w:p>
        </w:tc>
        <w:tc>
          <w:tcPr>
            <w:tcW w:w="1799" w:type="dxa"/>
          </w:tcPr>
          <w:p w14:paraId="10EF570E" w14:textId="77777777" w:rsidR="008146DF" w:rsidRPr="003F4269" w:rsidRDefault="008146DF" w:rsidP="00E31452">
            <w:pPr>
              <w:jc w:val="center"/>
              <w:textAlignment w:val="baseline"/>
              <w:outlineLvl w:val="2"/>
              <w:rPr>
                <w:rFonts w:ascii="Arial" w:hAnsi="Arial" w:cs="Arial"/>
                <w:b/>
                <w:bCs/>
                <w:sz w:val="24"/>
                <w:szCs w:val="33"/>
              </w:rPr>
            </w:pPr>
            <w:r w:rsidRPr="003F4269">
              <w:rPr>
                <w:rFonts w:ascii="Arial" w:hAnsi="Arial" w:cs="Arial"/>
                <w:b/>
                <w:bCs/>
                <w:sz w:val="24"/>
                <w:szCs w:val="33"/>
              </w:rPr>
              <w:t>26-35</w:t>
            </w:r>
          </w:p>
        </w:tc>
        <w:tc>
          <w:tcPr>
            <w:tcW w:w="1799" w:type="dxa"/>
          </w:tcPr>
          <w:p w14:paraId="48EB5E1F" w14:textId="77777777" w:rsidR="008146DF" w:rsidRPr="003F4269" w:rsidRDefault="008146DF" w:rsidP="00E31452">
            <w:pPr>
              <w:jc w:val="center"/>
              <w:textAlignment w:val="baseline"/>
              <w:outlineLvl w:val="2"/>
              <w:rPr>
                <w:rFonts w:ascii="Arial" w:hAnsi="Arial" w:cs="Arial"/>
                <w:b/>
                <w:bCs/>
                <w:sz w:val="24"/>
                <w:szCs w:val="33"/>
              </w:rPr>
            </w:pPr>
            <w:r w:rsidRPr="003F4269">
              <w:rPr>
                <w:rFonts w:ascii="Arial" w:hAnsi="Arial" w:cs="Arial"/>
                <w:b/>
                <w:bCs/>
                <w:sz w:val="24"/>
                <w:szCs w:val="33"/>
              </w:rPr>
              <w:t>36-45</w:t>
            </w:r>
          </w:p>
        </w:tc>
        <w:tc>
          <w:tcPr>
            <w:tcW w:w="1799" w:type="dxa"/>
          </w:tcPr>
          <w:p w14:paraId="0886A148" w14:textId="77777777" w:rsidR="008146DF" w:rsidRPr="003F4269" w:rsidRDefault="008146DF" w:rsidP="00E31452">
            <w:pPr>
              <w:jc w:val="center"/>
              <w:textAlignment w:val="baseline"/>
              <w:outlineLvl w:val="2"/>
              <w:rPr>
                <w:rFonts w:ascii="Arial" w:hAnsi="Arial" w:cs="Arial"/>
                <w:b/>
                <w:bCs/>
                <w:sz w:val="24"/>
                <w:szCs w:val="33"/>
              </w:rPr>
            </w:pPr>
            <w:r w:rsidRPr="003F4269">
              <w:rPr>
                <w:rFonts w:ascii="Arial" w:hAnsi="Arial" w:cs="Arial"/>
                <w:b/>
                <w:bCs/>
                <w:sz w:val="24"/>
                <w:szCs w:val="33"/>
              </w:rPr>
              <w:t>46-55</w:t>
            </w:r>
          </w:p>
        </w:tc>
        <w:tc>
          <w:tcPr>
            <w:tcW w:w="1800" w:type="dxa"/>
          </w:tcPr>
          <w:p w14:paraId="2FE60EB7" w14:textId="77777777" w:rsidR="008146DF" w:rsidRPr="003F4269" w:rsidRDefault="008146DF" w:rsidP="00E31452">
            <w:pPr>
              <w:jc w:val="center"/>
              <w:textAlignment w:val="baseline"/>
              <w:outlineLvl w:val="2"/>
              <w:rPr>
                <w:rFonts w:ascii="Arial" w:hAnsi="Arial" w:cs="Arial"/>
                <w:b/>
                <w:bCs/>
                <w:sz w:val="24"/>
                <w:szCs w:val="33"/>
              </w:rPr>
            </w:pPr>
            <w:r w:rsidRPr="003F4269">
              <w:rPr>
                <w:rFonts w:ascii="Arial" w:hAnsi="Arial" w:cs="Arial"/>
                <w:b/>
                <w:bCs/>
                <w:sz w:val="24"/>
                <w:szCs w:val="33"/>
              </w:rPr>
              <w:t>56-65</w:t>
            </w:r>
          </w:p>
        </w:tc>
      </w:tr>
      <w:tr w:rsidR="008146DF" w14:paraId="5AB8A620" w14:textId="77777777" w:rsidTr="00E31452">
        <w:tc>
          <w:tcPr>
            <w:tcW w:w="1799" w:type="dxa"/>
          </w:tcPr>
          <w:p w14:paraId="5604CAC4" w14:textId="77777777" w:rsidR="008146DF" w:rsidRPr="003F4269" w:rsidRDefault="008146DF" w:rsidP="00E31452">
            <w:pPr>
              <w:textAlignment w:val="baseline"/>
              <w:outlineLvl w:val="2"/>
              <w:rPr>
                <w:rFonts w:ascii="Arial" w:hAnsi="Arial" w:cs="Arial"/>
                <w:b/>
                <w:bCs/>
                <w:sz w:val="24"/>
                <w:szCs w:val="24"/>
              </w:rPr>
            </w:pPr>
            <w:r w:rsidRPr="003F4269">
              <w:rPr>
                <w:rFonts w:ascii="Arial" w:hAnsi="Arial" w:cs="Arial"/>
                <w:b/>
                <w:bCs/>
                <w:sz w:val="24"/>
                <w:szCs w:val="24"/>
              </w:rPr>
              <w:t>Excellent</w:t>
            </w:r>
          </w:p>
        </w:tc>
        <w:tc>
          <w:tcPr>
            <w:tcW w:w="1799" w:type="dxa"/>
            <w:gridSpan w:val="2"/>
          </w:tcPr>
          <w:p w14:paraId="10E3A71C" w14:textId="77777777" w:rsidR="008146DF" w:rsidRPr="00CA6FC3" w:rsidRDefault="008146DF" w:rsidP="00E31452">
            <w:pPr>
              <w:jc w:val="center"/>
              <w:textAlignment w:val="baseline"/>
              <w:outlineLvl w:val="2"/>
              <w:rPr>
                <w:rFonts w:ascii="Arial" w:hAnsi="Arial" w:cs="Arial"/>
                <w:sz w:val="24"/>
                <w:szCs w:val="24"/>
              </w:rPr>
            </w:pPr>
            <w:r w:rsidRPr="00ED1BBF">
              <w:rPr>
                <w:rFonts w:ascii="Arial Narrow" w:hAnsi="Arial Narrow" w:cs="Arial"/>
                <w:b/>
                <w:sz w:val="24"/>
                <w:szCs w:val="24"/>
              </w:rPr>
              <w:t>≥</w:t>
            </w:r>
            <w:r>
              <w:rPr>
                <w:rFonts w:ascii="Arial" w:hAnsi="Arial" w:cs="Arial"/>
                <w:sz w:val="24"/>
                <w:szCs w:val="24"/>
              </w:rPr>
              <w:t xml:space="preserve"> 50</w:t>
            </w:r>
          </w:p>
        </w:tc>
        <w:tc>
          <w:tcPr>
            <w:tcW w:w="1799" w:type="dxa"/>
          </w:tcPr>
          <w:p w14:paraId="088E91DA" w14:textId="77777777" w:rsidR="008146DF" w:rsidRPr="00CA6FC3" w:rsidRDefault="008146DF" w:rsidP="00E31452">
            <w:pPr>
              <w:jc w:val="center"/>
              <w:textAlignment w:val="baseline"/>
              <w:outlineLvl w:val="2"/>
              <w:rPr>
                <w:rFonts w:ascii="Arial" w:hAnsi="Arial" w:cs="Arial"/>
                <w:sz w:val="24"/>
                <w:szCs w:val="24"/>
              </w:rPr>
            </w:pPr>
            <w:r w:rsidRPr="00ED1BBF">
              <w:rPr>
                <w:rFonts w:ascii="Arial Narrow" w:hAnsi="Arial Narrow" w:cs="Arial"/>
                <w:b/>
                <w:sz w:val="24"/>
                <w:szCs w:val="24"/>
              </w:rPr>
              <w:t>≥</w:t>
            </w:r>
            <w:r>
              <w:rPr>
                <w:rFonts w:ascii="Arial" w:hAnsi="Arial" w:cs="Arial"/>
                <w:sz w:val="24"/>
                <w:szCs w:val="24"/>
              </w:rPr>
              <w:t>46</w:t>
            </w:r>
          </w:p>
        </w:tc>
        <w:tc>
          <w:tcPr>
            <w:tcW w:w="1799" w:type="dxa"/>
          </w:tcPr>
          <w:p w14:paraId="607DFFE8" w14:textId="77777777" w:rsidR="008146DF" w:rsidRPr="00CA6FC3" w:rsidRDefault="008146DF" w:rsidP="00E31452">
            <w:pPr>
              <w:jc w:val="center"/>
              <w:textAlignment w:val="baseline"/>
              <w:outlineLvl w:val="2"/>
              <w:rPr>
                <w:rFonts w:ascii="Arial" w:hAnsi="Arial" w:cs="Arial"/>
                <w:sz w:val="24"/>
                <w:szCs w:val="24"/>
              </w:rPr>
            </w:pPr>
            <w:r w:rsidRPr="00ED1BBF">
              <w:rPr>
                <w:rFonts w:ascii="Arial Narrow" w:hAnsi="Arial Narrow" w:cs="Arial"/>
                <w:b/>
                <w:sz w:val="24"/>
                <w:szCs w:val="24"/>
              </w:rPr>
              <w:t>≥</w:t>
            </w:r>
            <w:r>
              <w:rPr>
                <w:rFonts w:ascii="Arial" w:hAnsi="Arial" w:cs="Arial"/>
                <w:sz w:val="24"/>
                <w:szCs w:val="24"/>
              </w:rPr>
              <w:t>42</w:t>
            </w:r>
          </w:p>
        </w:tc>
        <w:tc>
          <w:tcPr>
            <w:tcW w:w="1799" w:type="dxa"/>
          </w:tcPr>
          <w:p w14:paraId="5CCF4B75" w14:textId="77777777" w:rsidR="008146DF" w:rsidRPr="00CA6FC3" w:rsidRDefault="008146DF" w:rsidP="00E31452">
            <w:pPr>
              <w:jc w:val="center"/>
              <w:textAlignment w:val="baseline"/>
              <w:outlineLvl w:val="2"/>
              <w:rPr>
                <w:rFonts w:ascii="Arial" w:hAnsi="Arial" w:cs="Arial"/>
                <w:sz w:val="24"/>
                <w:szCs w:val="24"/>
              </w:rPr>
            </w:pPr>
            <w:r w:rsidRPr="00ED1BBF">
              <w:rPr>
                <w:rFonts w:ascii="Arial Narrow" w:hAnsi="Arial Narrow" w:cs="Arial"/>
                <w:b/>
                <w:sz w:val="24"/>
                <w:szCs w:val="24"/>
              </w:rPr>
              <w:t>≥</w:t>
            </w:r>
            <w:r>
              <w:rPr>
                <w:rFonts w:ascii="Arial" w:hAnsi="Arial" w:cs="Arial"/>
                <w:sz w:val="24"/>
                <w:szCs w:val="24"/>
              </w:rPr>
              <w:t>36</w:t>
            </w:r>
          </w:p>
        </w:tc>
        <w:tc>
          <w:tcPr>
            <w:tcW w:w="1800" w:type="dxa"/>
          </w:tcPr>
          <w:p w14:paraId="178EC217" w14:textId="77777777" w:rsidR="008146DF" w:rsidRPr="00CA6FC3" w:rsidRDefault="008146DF" w:rsidP="00E31452">
            <w:pPr>
              <w:jc w:val="center"/>
              <w:textAlignment w:val="baseline"/>
              <w:outlineLvl w:val="2"/>
              <w:rPr>
                <w:rFonts w:ascii="Arial" w:hAnsi="Arial" w:cs="Arial"/>
                <w:sz w:val="24"/>
                <w:szCs w:val="24"/>
              </w:rPr>
            </w:pPr>
            <w:r w:rsidRPr="00ED1BBF">
              <w:rPr>
                <w:rFonts w:ascii="Arial Narrow" w:hAnsi="Arial Narrow" w:cs="Arial"/>
                <w:b/>
                <w:sz w:val="24"/>
                <w:szCs w:val="24"/>
              </w:rPr>
              <w:t>≥</w:t>
            </w:r>
            <w:r>
              <w:rPr>
                <w:rFonts w:ascii="Arial" w:hAnsi="Arial" w:cs="Arial"/>
                <w:sz w:val="24"/>
                <w:szCs w:val="24"/>
              </w:rPr>
              <w:t>32</w:t>
            </w:r>
          </w:p>
        </w:tc>
      </w:tr>
      <w:tr w:rsidR="008146DF" w14:paraId="76FA00FE" w14:textId="77777777" w:rsidTr="00E31452">
        <w:tc>
          <w:tcPr>
            <w:tcW w:w="1799" w:type="dxa"/>
          </w:tcPr>
          <w:p w14:paraId="78C9F52F" w14:textId="77777777" w:rsidR="008146DF" w:rsidRPr="003F4269" w:rsidRDefault="008146DF" w:rsidP="00E31452">
            <w:pPr>
              <w:textAlignment w:val="baseline"/>
              <w:outlineLvl w:val="2"/>
              <w:rPr>
                <w:rFonts w:ascii="Arial" w:hAnsi="Arial" w:cs="Arial"/>
                <w:b/>
                <w:bCs/>
                <w:sz w:val="24"/>
                <w:szCs w:val="24"/>
              </w:rPr>
            </w:pPr>
            <w:r w:rsidRPr="003F4269">
              <w:rPr>
                <w:rFonts w:ascii="Arial" w:hAnsi="Arial" w:cs="Arial"/>
                <w:b/>
                <w:bCs/>
                <w:sz w:val="24"/>
                <w:szCs w:val="24"/>
              </w:rPr>
              <w:t>Good</w:t>
            </w:r>
          </w:p>
        </w:tc>
        <w:tc>
          <w:tcPr>
            <w:tcW w:w="1799" w:type="dxa"/>
            <w:gridSpan w:val="2"/>
          </w:tcPr>
          <w:p w14:paraId="76D00AED"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44-49</w:t>
            </w:r>
          </w:p>
        </w:tc>
        <w:tc>
          <w:tcPr>
            <w:tcW w:w="1799" w:type="dxa"/>
          </w:tcPr>
          <w:p w14:paraId="264013DF"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40-45</w:t>
            </w:r>
          </w:p>
        </w:tc>
        <w:tc>
          <w:tcPr>
            <w:tcW w:w="1799" w:type="dxa"/>
          </w:tcPr>
          <w:p w14:paraId="0347098A"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35-41</w:t>
            </w:r>
          </w:p>
        </w:tc>
        <w:tc>
          <w:tcPr>
            <w:tcW w:w="1799" w:type="dxa"/>
          </w:tcPr>
          <w:p w14:paraId="57459719"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29-35</w:t>
            </w:r>
          </w:p>
        </w:tc>
        <w:tc>
          <w:tcPr>
            <w:tcW w:w="1800" w:type="dxa"/>
          </w:tcPr>
          <w:p w14:paraId="23C27B1E"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25-31</w:t>
            </w:r>
          </w:p>
        </w:tc>
      </w:tr>
      <w:tr w:rsidR="008146DF" w14:paraId="0B742F34" w14:textId="77777777" w:rsidTr="00E31452">
        <w:tc>
          <w:tcPr>
            <w:tcW w:w="1799" w:type="dxa"/>
          </w:tcPr>
          <w:p w14:paraId="7004FAF8" w14:textId="77777777" w:rsidR="008146DF" w:rsidRPr="003F4269" w:rsidRDefault="008146DF" w:rsidP="00E31452">
            <w:pPr>
              <w:textAlignment w:val="baseline"/>
              <w:outlineLvl w:val="2"/>
              <w:rPr>
                <w:rFonts w:ascii="Arial" w:hAnsi="Arial" w:cs="Arial"/>
                <w:b/>
                <w:bCs/>
                <w:sz w:val="24"/>
                <w:szCs w:val="24"/>
              </w:rPr>
            </w:pPr>
            <w:r w:rsidRPr="003F4269">
              <w:rPr>
                <w:rFonts w:ascii="Arial" w:hAnsi="Arial" w:cs="Arial"/>
                <w:b/>
                <w:bCs/>
                <w:sz w:val="24"/>
                <w:szCs w:val="24"/>
              </w:rPr>
              <w:t>Above Avg.</w:t>
            </w:r>
          </w:p>
        </w:tc>
        <w:tc>
          <w:tcPr>
            <w:tcW w:w="1799" w:type="dxa"/>
            <w:gridSpan w:val="2"/>
          </w:tcPr>
          <w:p w14:paraId="0A1CEF1D"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39-43</w:t>
            </w:r>
          </w:p>
        </w:tc>
        <w:tc>
          <w:tcPr>
            <w:tcW w:w="1799" w:type="dxa"/>
          </w:tcPr>
          <w:p w14:paraId="130DD81F"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35-39</w:t>
            </w:r>
          </w:p>
        </w:tc>
        <w:tc>
          <w:tcPr>
            <w:tcW w:w="1799" w:type="dxa"/>
          </w:tcPr>
          <w:p w14:paraId="1528D3AA"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30-34</w:t>
            </w:r>
          </w:p>
        </w:tc>
        <w:tc>
          <w:tcPr>
            <w:tcW w:w="1799" w:type="dxa"/>
          </w:tcPr>
          <w:p w14:paraId="5A4CCF49"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25-28</w:t>
            </w:r>
          </w:p>
        </w:tc>
        <w:tc>
          <w:tcPr>
            <w:tcW w:w="1800" w:type="dxa"/>
          </w:tcPr>
          <w:p w14:paraId="4FB91C01"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21-24</w:t>
            </w:r>
          </w:p>
        </w:tc>
      </w:tr>
      <w:tr w:rsidR="008146DF" w14:paraId="41130CD8" w14:textId="77777777" w:rsidTr="00E31452">
        <w:tc>
          <w:tcPr>
            <w:tcW w:w="1799" w:type="dxa"/>
          </w:tcPr>
          <w:p w14:paraId="03439365" w14:textId="77777777" w:rsidR="008146DF" w:rsidRPr="003F4269" w:rsidRDefault="008146DF" w:rsidP="00E31452">
            <w:pPr>
              <w:textAlignment w:val="baseline"/>
              <w:outlineLvl w:val="2"/>
              <w:rPr>
                <w:rFonts w:ascii="Arial" w:hAnsi="Arial" w:cs="Arial"/>
                <w:b/>
                <w:bCs/>
                <w:sz w:val="24"/>
                <w:szCs w:val="24"/>
              </w:rPr>
            </w:pPr>
            <w:r w:rsidRPr="003F4269">
              <w:rPr>
                <w:rFonts w:ascii="Arial" w:hAnsi="Arial" w:cs="Arial"/>
                <w:b/>
                <w:bCs/>
                <w:sz w:val="24"/>
                <w:szCs w:val="24"/>
              </w:rPr>
              <w:t>Average</w:t>
            </w:r>
          </w:p>
        </w:tc>
        <w:tc>
          <w:tcPr>
            <w:tcW w:w="1799" w:type="dxa"/>
            <w:gridSpan w:val="2"/>
          </w:tcPr>
          <w:p w14:paraId="527A3154"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35-38</w:t>
            </w:r>
          </w:p>
        </w:tc>
        <w:tc>
          <w:tcPr>
            <w:tcW w:w="1799" w:type="dxa"/>
          </w:tcPr>
          <w:p w14:paraId="34C340BB"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31-34</w:t>
            </w:r>
          </w:p>
        </w:tc>
        <w:tc>
          <w:tcPr>
            <w:tcW w:w="1799" w:type="dxa"/>
          </w:tcPr>
          <w:p w14:paraId="41970EEA"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27-29</w:t>
            </w:r>
          </w:p>
        </w:tc>
        <w:tc>
          <w:tcPr>
            <w:tcW w:w="1799" w:type="dxa"/>
          </w:tcPr>
          <w:p w14:paraId="5B23FDB3"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22-24</w:t>
            </w:r>
          </w:p>
        </w:tc>
        <w:tc>
          <w:tcPr>
            <w:tcW w:w="1800" w:type="dxa"/>
          </w:tcPr>
          <w:p w14:paraId="0EC89BF0"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17-20</w:t>
            </w:r>
          </w:p>
        </w:tc>
      </w:tr>
      <w:tr w:rsidR="008146DF" w14:paraId="1880546E" w14:textId="77777777" w:rsidTr="00E31452">
        <w:tc>
          <w:tcPr>
            <w:tcW w:w="1799" w:type="dxa"/>
          </w:tcPr>
          <w:p w14:paraId="12E09F53" w14:textId="77777777" w:rsidR="008146DF" w:rsidRPr="003F4269" w:rsidRDefault="008146DF" w:rsidP="00E31452">
            <w:pPr>
              <w:textAlignment w:val="baseline"/>
              <w:outlineLvl w:val="2"/>
              <w:rPr>
                <w:rFonts w:ascii="Arial" w:hAnsi="Arial" w:cs="Arial"/>
                <w:b/>
                <w:bCs/>
                <w:sz w:val="24"/>
                <w:szCs w:val="24"/>
              </w:rPr>
            </w:pPr>
            <w:r w:rsidRPr="003F4269">
              <w:rPr>
                <w:rFonts w:ascii="Arial" w:hAnsi="Arial" w:cs="Arial"/>
                <w:b/>
                <w:bCs/>
                <w:sz w:val="24"/>
                <w:szCs w:val="24"/>
              </w:rPr>
              <w:t>Below Avg.</w:t>
            </w:r>
          </w:p>
        </w:tc>
        <w:tc>
          <w:tcPr>
            <w:tcW w:w="1799" w:type="dxa"/>
            <w:gridSpan w:val="2"/>
          </w:tcPr>
          <w:p w14:paraId="4E4CF95C"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31-34</w:t>
            </w:r>
          </w:p>
        </w:tc>
        <w:tc>
          <w:tcPr>
            <w:tcW w:w="1799" w:type="dxa"/>
          </w:tcPr>
          <w:p w14:paraId="7A071FD3"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29-30</w:t>
            </w:r>
          </w:p>
        </w:tc>
        <w:tc>
          <w:tcPr>
            <w:tcW w:w="1799" w:type="dxa"/>
          </w:tcPr>
          <w:p w14:paraId="7E5CE6F2"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23-26</w:t>
            </w:r>
          </w:p>
        </w:tc>
        <w:tc>
          <w:tcPr>
            <w:tcW w:w="1799" w:type="dxa"/>
          </w:tcPr>
          <w:p w14:paraId="4D14D783"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18-21</w:t>
            </w:r>
          </w:p>
        </w:tc>
        <w:tc>
          <w:tcPr>
            <w:tcW w:w="1800" w:type="dxa"/>
          </w:tcPr>
          <w:p w14:paraId="339C9156"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13-16</w:t>
            </w:r>
          </w:p>
        </w:tc>
      </w:tr>
      <w:tr w:rsidR="008146DF" w14:paraId="2B4F758E" w14:textId="77777777" w:rsidTr="00E31452">
        <w:tc>
          <w:tcPr>
            <w:tcW w:w="1799" w:type="dxa"/>
          </w:tcPr>
          <w:p w14:paraId="0E33BEAE" w14:textId="77777777" w:rsidR="008146DF" w:rsidRPr="003F4269" w:rsidRDefault="008146DF" w:rsidP="00E31452">
            <w:pPr>
              <w:textAlignment w:val="baseline"/>
              <w:outlineLvl w:val="2"/>
              <w:rPr>
                <w:rFonts w:ascii="Arial" w:hAnsi="Arial" w:cs="Arial"/>
                <w:b/>
                <w:bCs/>
                <w:sz w:val="24"/>
                <w:szCs w:val="24"/>
              </w:rPr>
            </w:pPr>
            <w:r w:rsidRPr="003F4269">
              <w:rPr>
                <w:rFonts w:ascii="Arial" w:hAnsi="Arial" w:cs="Arial"/>
                <w:b/>
                <w:bCs/>
                <w:sz w:val="24"/>
                <w:szCs w:val="24"/>
              </w:rPr>
              <w:t>Poor</w:t>
            </w:r>
          </w:p>
        </w:tc>
        <w:tc>
          <w:tcPr>
            <w:tcW w:w="1799" w:type="dxa"/>
            <w:gridSpan w:val="2"/>
          </w:tcPr>
          <w:p w14:paraId="7226CDF5"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25-30</w:t>
            </w:r>
          </w:p>
        </w:tc>
        <w:tc>
          <w:tcPr>
            <w:tcW w:w="1799" w:type="dxa"/>
          </w:tcPr>
          <w:p w14:paraId="55B82B69"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22-28</w:t>
            </w:r>
          </w:p>
        </w:tc>
        <w:tc>
          <w:tcPr>
            <w:tcW w:w="1799" w:type="dxa"/>
          </w:tcPr>
          <w:p w14:paraId="15663B48"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17-22</w:t>
            </w:r>
          </w:p>
        </w:tc>
        <w:tc>
          <w:tcPr>
            <w:tcW w:w="1799" w:type="dxa"/>
          </w:tcPr>
          <w:p w14:paraId="0DFCEE5C"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13-17</w:t>
            </w:r>
          </w:p>
        </w:tc>
        <w:tc>
          <w:tcPr>
            <w:tcW w:w="1800" w:type="dxa"/>
          </w:tcPr>
          <w:p w14:paraId="3B50F18D"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9-12</w:t>
            </w:r>
          </w:p>
        </w:tc>
      </w:tr>
      <w:tr w:rsidR="008146DF" w14:paraId="219FBEEB" w14:textId="77777777" w:rsidTr="00E31452">
        <w:tc>
          <w:tcPr>
            <w:tcW w:w="1799" w:type="dxa"/>
          </w:tcPr>
          <w:p w14:paraId="225D9F6E" w14:textId="77777777" w:rsidR="008146DF" w:rsidRPr="003F4269" w:rsidRDefault="008146DF" w:rsidP="00E31452">
            <w:pPr>
              <w:textAlignment w:val="baseline"/>
              <w:outlineLvl w:val="2"/>
              <w:rPr>
                <w:rFonts w:ascii="Arial" w:hAnsi="Arial" w:cs="Arial"/>
                <w:b/>
                <w:bCs/>
                <w:sz w:val="24"/>
                <w:szCs w:val="24"/>
              </w:rPr>
            </w:pPr>
            <w:r w:rsidRPr="003F4269">
              <w:rPr>
                <w:rFonts w:ascii="Arial" w:hAnsi="Arial" w:cs="Arial"/>
                <w:b/>
                <w:bCs/>
                <w:sz w:val="24"/>
                <w:szCs w:val="24"/>
              </w:rPr>
              <w:t>Very Poor</w:t>
            </w:r>
          </w:p>
        </w:tc>
        <w:tc>
          <w:tcPr>
            <w:tcW w:w="1799" w:type="dxa"/>
            <w:gridSpan w:val="2"/>
          </w:tcPr>
          <w:p w14:paraId="7CBA0670" w14:textId="77777777" w:rsidR="008146DF" w:rsidRDefault="008146DF" w:rsidP="00E31452">
            <w:pPr>
              <w:jc w:val="center"/>
              <w:textAlignment w:val="baseline"/>
              <w:outlineLvl w:val="2"/>
              <w:rPr>
                <w:rFonts w:ascii="Arial" w:hAnsi="Arial" w:cs="Arial"/>
                <w:sz w:val="24"/>
                <w:szCs w:val="24"/>
              </w:rPr>
            </w:pPr>
            <w:r w:rsidRPr="002F4DAE">
              <w:rPr>
                <w:rFonts w:ascii="Arial" w:hAnsi="Arial" w:cs="Arial"/>
                <w:b/>
                <w:sz w:val="28"/>
              </w:rPr>
              <w:t>≤</w:t>
            </w:r>
            <w:r>
              <w:rPr>
                <w:rFonts w:ascii="Arial" w:hAnsi="Arial" w:cs="Arial"/>
                <w:sz w:val="24"/>
                <w:szCs w:val="24"/>
              </w:rPr>
              <w:t xml:space="preserve"> 24</w:t>
            </w:r>
          </w:p>
        </w:tc>
        <w:tc>
          <w:tcPr>
            <w:tcW w:w="1799" w:type="dxa"/>
          </w:tcPr>
          <w:p w14:paraId="079601D5" w14:textId="77777777" w:rsidR="008146DF" w:rsidRPr="00CA6FC3" w:rsidRDefault="008146DF" w:rsidP="00E31452">
            <w:pPr>
              <w:jc w:val="center"/>
              <w:textAlignment w:val="baseline"/>
              <w:outlineLvl w:val="2"/>
              <w:rPr>
                <w:rFonts w:ascii="Arial" w:hAnsi="Arial" w:cs="Arial"/>
                <w:sz w:val="24"/>
                <w:szCs w:val="24"/>
              </w:rPr>
            </w:pPr>
            <w:r w:rsidRPr="002F4DAE">
              <w:rPr>
                <w:rFonts w:ascii="Arial" w:hAnsi="Arial" w:cs="Arial"/>
                <w:b/>
                <w:sz w:val="28"/>
              </w:rPr>
              <w:t>≤</w:t>
            </w:r>
            <w:r>
              <w:rPr>
                <w:rFonts w:ascii="Arial" w:hAnsi="Arial" w:cs="Arial"/>
                <w:sz w:val="24"/>
                <w:szCs w:val="24"/>
              </w:rPr>
              <w:t xml:space="preserve"> 21</w:t>
            </w:r>
          </w:p>
        </w:tc>
        <w:tc>
          <w:tcPr>
            <w:tcW w:w="1799" w:type="dxa"/>
          </w:tcPr>
          <w:p w14:paraId="20D107B2" w14:textId="77777777" w:rsidR="008146DF" w:rsidRPr="00CA6FC3" w:rsidRDefault="008146DF" w:rsidP="00E31452">
            <w:pPr>
              <w:jc w:val="center"/>
              <w:textAlignment w:val="baseline"/>
              <w:outlineLvl w:val="2"/>
              <w:rPr>
                <w:rFonts w:ascii="Arial" w:hAnsi="Arial" w:cs="Arial"/>
                <w:sz w:val="24"/>
                <w:szCs w:val="24"/>
              </w:rPr>
            </w:pPr>
            <w:r w:rsidRPr="002F4DAE">
              <w:rPr>
                <w:rFonts w:ascii="Arial" w:hAnsi="Arial" w:cs="Arial"/>
                <w:b/>
                <w:sz w:val="28"/>
              </w:rPr>
              <w:t>≤</w:t>
            </w:r>
            <w:r>
              <w:rPr>
                <w:rFonts w:ascii="Arial" w:hAnsi="Arial" w:cs="Arial"/>
                <w:sz w:val="24"/>
                <w:szCs w:val="24"/>
              </w:rPr>
              <w:t xml:space="preserve"> 16</w:t>
            </w:r>
          </w:p>
        </w:tc>
        <w:tc>
          <w:tcPr>
            <w:tcW w:w="1799" w:type="dxa"/>
          </w:tcPr>
          <w:p w14:paraId="0E20FDCD" w14:textId="77777777" w:rsidR="008146DF" w:rsidRPr="00CA6FC3" w:rsidRDefault="008146DF" w:rsidP="00E31452">
            <w:pPr>
              <w:jc w:val="center"/>
              <w:textAlignment w:val="baseline"/>
              <w:outlineLvl w:val="2"/>
              <w:rPr>
                <w:rFonts w:ascii="Arial" w:hAnsi="Arial" w:cs="Arial"/>
                <w:sz w:val="24"/>
                <w:szCs w:val="24"/>
              </w:rPr>
            </w:pPr>
            <w:r w:rsidRPr="002F4DAE">
              <w:rPr>
                <w:rFonts w:ascii="Arial" w:hAnsi="Arial" w:cs="Arial"/>
                <w:b/>
                <w:sz w:val="28"/>
              </w:rPr>
              <w:t>≤</w:t>
            </w:r>
            <w:r>
              <w:rPr>
                <w:rFonts w:ascii="Arial" w:hAnsi="Arial" w:cs="Arial"/>
                <w:sz w:val="24"/>
                <w:szCs w:val="24"/>
              </w:rPr>
              <w:t xml:space="preserve"> 12</w:t>
            </w:r>
          </w:p>
        </w:tc>
        <w:tc>
          <w:tcPr>
            <w:tcW w:w="1800" w:type="dxa"/>
          </w:tcPr>
          <w:p w14:paraId="22B5558D" w14:textId="77777777" w:rsidR="008146DF" w:rsidRPr="00CA6FC3" w:rsidRDefault="008146DF" w:rsidP="00E31452">
            <w:pPr>
              <w:jc w:val="center"/>
              <w:textAlignment w:val="baseline"/>
              <w:outlineLvl w:val="2"/>
              <w:rPr>
                <w:rFonts w:ascii="Arial" w:hAnsi="Arial" w:cs="Arial"/>
                <w:sz w:val="24"/>
                <w:szCs w:val="24"/>
              </w:rPr>
            </w:pPr>
            <w:r w:rsidRPr="002F4DAE">
              <w:rPr>
                <w:rFonts w:ascii="Arial" w:hAnsi="Arial" w:cs="Arial"/>
                <w:b/>
                <w:sz w:val="28"/>
              </w:rPr>
              <w:t>≤</w:t>
            </w:r>
            <w:r>
              <w:rPr>
                <w:rFonts w:ascii="Arial" w:hAnsi="Arial" w:cs="Arial"/>
                <w:sz w:val="24"/>
                <w:szCs w:val="24"/>
              </w:rPr>
              <w:t xml:space="preserve"> 8</w:t>
            </w:r>
          </w:p>
        </w:tc>
      </w:tr>
      <w:tr w:rsidR="008146DF" w:rsidRPr="00CA6FC3" w14:paraId="30C13DF8" w14:textId="77777777" w:rsidTr="00E31452">
        <w:tc>
          <w:tcPr>
            <w:tcW w:w="10795" w:type="dxa"/>
            <w:gridSpan w:val="7"/>
          </w:tcPr>
          <w:p w14:paraId="086BF5CC" w14:textId="77777777" w:rsidR="008146DF" w:rsidRPr="00CA6FC3" w:rsidRDefault="008146DF" w:rsidP="00E31452">
            <w:pPr>
              <w:jc w:val="center"/>
              <w:textAlignment w:val="baseline"/>
              <w:outlineLvl w:val="2"/>
              <w:rPr>
                <w:rFonts w:ascii="Arial" w:hAnsi="Arial" w:cs="Arial"/>
                <w:b/>
                <w:sz w:val="24"/>
                <w:szCs w:val="24"/>
              </w:rPr>
            </w:pPr>
            <w:r w:rsidRPr="00CA6FC3">
              <w:rPr>
                <w:rFonts w:ascii="Arial" w:hAnsi="Arial" w:cs="Arial"/>
                <w:b/>
                <w:sz w:val="24"/>
                <w:szCs w:val="24"/>
              </w:rPr>
              <w:t>One Minute Squat Test</w:t>
            </w:r>
            <w:r>
              <w:rPr>
                <w:rFonts w:ascii="Arial" w:hAnsi="Arial" w:cs="Arial"/>
                <w:b/>
                <w:sz w:val="24"/>
                <w:szCs w:val="24"/>
              </w:rPr>
              <w:t xml:space="preserve"> - Verbal</w:t>
            </w:r>
            <w:r w:rsidRPr="00CA6FC3">
              <w:rPr>
                <w:rFonts w:ascii="Arial" w:hAnsi="Arial" w:cs="Arial"/>
                <w:b/>
                <w:sz w:val="24"/>
                <w:szCs w:val="24"/>
              </w:rPr>
              <w:t xml:space="preserve"> Rating </w:t>
            </w:r>
            <w:r>
              <w:rPr>
                <w:rFonts w:ascii="Arial" w:hAnsi="Arial" w:cs="Arial"/>
                <w:b/>
                <w:sz w:val="24"/>
                <w:szCs w:val="24"/>
              </w:rPr>
              <w:t>Fem</w:t>
            </w:r>
            <w:r w:rsidRPr="00CA6FC3">
              <w:rPr>
                <w:rFonts w:ascii="Arial" w:hAnsi="Arial" w:cs="Arial"/>
                <w:b/>
                <w:sz w:val="24"/>
                <w:szCs w:val="24"/>
              </w:rPr>
              <w:t>ales</w:t>
            </w:r>
          </w:p>
        </w:tc>
      </w:tr>
      <w:tr w:rsidR="008146DF" w:rsidRPr="00CA6FC3" w14:paraId="102482A8" w14:textId="77777777" w:rsidTr="00E31452">
        <w:tc>
          <w:tcPr>
            <w:tcW w:w="1799" w:type="dxa"/>
          </w:tcPr>
          <w:p w14:paraId="0073290A" w14:textId="77777777" w:rsidR="008146DF" w:rsidRPr="0049643E" w:rsidRDefault="008146DF" w:rsidP="00E31452">
            <w:pPr>
              <w:jc w:val="right"/>
              <w:textAlignment w:val="baseline"/>
              <w:outlineLvl w:val="2"/>
              <w:rPr>
                <w:rFonts w:ascii="Arial" w:hAnsi="Arial" w:cs="Arial"/>
                <w:color w:val="7F8D8C"/>
                <w:sz w:val="24"/>
                <w:szCs w:val="24"/>
              </w:rPr>
            </w:pPr>
            <w:r w:rsidRPr="0049643E">
              <w:rPr>
                <w:rFonts w:ascii="Arial" w:hAnsi="Arial" w:cs="Arial"/>
                <w:sz w:val="24"/>
                <w:szCs w:val="24"/>
              </w:rPr>
              <w:t>Age</w:t>
            </w:r>
          </w:p>
        </w:tc>
        <w:tc>
          <w:tcPr>
            <w:tcW w:w="1799" w:type="dxa"/>
            <w:gridSpan w:val="2"/>
          </w:tcPr>
          <w:p w14:paraId="5CFA2538" w14:textId="77777777" w:rsidR="008146DF" w:rsidRPr="003F4269" w:rsidRDefault="008146DF" w:rsidP="00E31452">
            <w:pPr>
              <w:jc w:val="center"/>
              <w:textAlignment w:val="baseline"/>
              <w:outlineLvl w:val="2"/>
              <w:rPr>
                <w:rFonts w:ascii="Arial" w:hAnsi="Arial" w:cs="Arial"/>
                <w:b/>
                <w:bCs/>
                <w:sz w:val="24"/>
                <w:szCs w:val="33"/>
              </w:rPr>
            </w:pPr>
            <w:r w:rsidRPr="003F4269">
              <w:rPr>
                <w:rFonts w:ascii="Arial" w:hAnsi="Arial" w:cs="Arial"/>
                <w:b/>
                <w:bCs/>
                <w:sz w:val="24"/>
                <w:szCs w:val="33"/>
              </w:rPr>
              <w:t>17-25</w:t>
            </w:r>
          </w:p>
        </w:tc>
        <w:tc>
          <w:tcPr>
            <w:tcW w:w="1799" w:type="dxa"/>
          </w:tcPr>
          <w:p w14:paraId="0372C538" w14:textId="77777777" w:rsidR="008146DF" w:rsidRPr="003F4269" w:rsidRDefault="008146DF" w:rsidP="00E31452">
            <w:pPr>
              <w:jc w:val="center"/>
              <w:textAlignment w:val="baseline"/>
              <w:outlineLvl w:val="2"/>
              <w:rPr>
                <w:rFonts w:ascii="Arial" w:hAnsi="Arial" w:cs="Arial"/>
                <w:b/>
                <w:bCs/>
                <w:sz w:val="24"/>
                <w:szCs w:val="33"/>
              </w:rPr>
            </w:pPr>
            <w:r w:rsidRPr="003F4269">
              <w:rPr>
                <w:rFonts w:ascii="Arial" w:hAnsi="Arial" w:cs="Arial"/>
                <w:b/>
                <w:bCs/>
                <w:sz w:val="24"/>
                <w:szCs w:val="33"/>
              </w:rPr>
              <w:t>26-35</w:t>
            </w:r>
          </w:p>
        </w:tc>
        <w:tc>
          <w:tcPr>
            <w:tcW w:w="1799" w:type="dxa"/>
          </w:tcPr>
          <w:p w14:paraId="65049530" w14:textId="77777777" w:rsidR="008146DF" w:rsidRPr="003F4269" w:rsidRDefault="008146DF" w:rsidP="00E31452">
            <w:pPr>
              <w:jc w:val="center"/>
              <w:textAlignment w:val="baseline"/>
              <w:outlineLvl w:val="2"/>
              <w:rPr>
                <w:rFonts w:ascii="Arial" w:hAnsi="Arial" w:cs="Arial"/>
                <w:b/>
                <w:bCs/>
                <w:sz w:val="24"/>
                <w:szCs w:val="33"/>
              </w:rPr>
            </w:pPr>
            <w:r w:rsidRPr="003F4269">
              <w:rPr>
                <w:rFonts w:ascii="Arial" w:hAnsi="Arial" w:cs="Arial"/>
                <w:b/>
                <w:bCs/>
                <w:sz w:val="24"/>
                <w:szCs w:val="33"/>
              </w:rPr>
              <w:t>36-45</w:t>
            </w:r>
          </w:p>
        </w:tc>
        <w:tc>
          <w:tcPr>
            <w:tcW w:w="1799" w:type="dxa"/>
          </w:tcPr>
          <w:p w14:paraId="7BDC33D7" w14:textId="77777777" w:rsidR="008146DF" w:rsidRPr="003F4269" w:rsidRDefault="008146DF" w:rsidP="00E31452">
            <w:pPr>
              <w:jc w:val="center"/>
              <w:textAlignment w:val="baseline"/>
              <w:outlineLvl w:val="2"/>
              <w:rPr>
                <w:rFonts w:ascii="Arial" w:hAnsi="Arial" w:cs="Arial"/>
                <w:b/>
                <w:bCs/>
                <w:sz w:val="24"/>
                <w:szCs w:val="33"/>
              </w:rPr>
            </w:pPr>
            <w:r w:rsidRPr="003F4269">
              <w:rPr>
                <w:rFonts w:ascii="Arial" w:hAnsi="Arial" w:cs="Arial"/>
                <w:b/>
                <w:bCs/>
                <w:sz w:val="24"/>
                <w:szCs w:val="33"/>
              </w:rPr>
              <w:t>46-55</w:t>
            </w:r>
          </w:p>
        </w:tc>
        <w:tc>
          <w:tcPr>
            <w:tcW w:w="1800" w:type="dxa"/>
          </w:tcPr>
          <w:p w14:paraId="49BDC467" w14:textId="77777777" w:rsidR="008146DF" w:rsidRPr="003F4269" w:rsidRDefault="008146DF" w:rsidP="00E31452">
            <w:pPr>
              <w:jc w:val="center"/>
              <w:textAlignment w:val="baseline"/>
              <w:outlineLvl w:val="2"/>
              <w:rPr>
                <w:rFonts w:ascii="Arial" w:hAnsi="Arial" w:cs="Arial"/>
                <w:b/>
                <w:bCs/>
                <w:sz w:val="24"/>
                <w:szCs w:val="33"/>
              </w:rPr>
            </w:pPr>
            <w:r w:rsidRPr="003F4269">
              <w:rPr>
                <w:rFonts w:ascii="Arial" w:hAnsi="Arial" w:cs="Arial"/>
                <w:b/>
                <w:bCs/>
                <w:sz w:val="24"/>
                <w:szCs w:val="33"/>
              </w:rPr>
              <w:t>56-65</w:t>
            </w:r>
          </w:p>
        </w:tc>
      </w:tr>
      <w:tr w:rsidR="008146DF" w:rsidRPr="00CA6FC3" w14:paraId="2D44DE2D" w14:textId="77777777" w:rsidTr="00E31452">
        <w:tc>
          <w:tcPr>
            <w:tcW w:w="1799" w:type="dxa"/>
          </w:tcPr>
          <w:p w14:paraId="63B51556" w14:textId="77777777" w:rsidR="008146DF" w:rsidRPr="003F4269" w:rsidRDefault="008146DF" w:rsidP="00E31452">
            <w:pPr>
              <w:textAlignment w:val="baseline"/>
              <w:outlineLvl w:val="2"/>
              <w:rPr>
                <w:rFonts w:ascii="Arial" w:hAnsi="Arial" w:cs="Arial"/>
                <w:b/>
                <w:bCs/>
                <w:sz w:val="24"/>
                <w:szCs w:val="24"/>
              </w:rPr>
            </w:pPr>
            <w:r w:rsidRPr="003F4269">
              <w:rPr>
                <w:rFonts w:ascii="Arial" w:hAnsi="Arial" w:cs="Arial"/>
                <w:b/>
                <w:bCs/>
                <w:sz w:val="24"/>
                <w:szCs w:val="24"/>
              </w:rPr>
              <w:t>Excellent</w:t>
            </w:r>
          </w:p>
        </w:tc>
        <w:tc>
          <w:tcPr>
            <w:tcW w:w="1799" w:type="dxa"/>
            <w:gridSpan w:val="2"/>
          </w:tcPr>
          <w:p w14:paraId="350067D3" w14:textId="77777777" w:rsidR="008146DF" w:rsidRPr="00CA6FC3" w:rsidRDefault="008146DF" w:rsidP="00E31452">
            <w:pPr>
              <w:jc w:val="center"/>
              <w:textAlignment w:val="baseline"/>
              <w:outlineLvl w:val="2"/>
              <w:rPr>
                <w:rFonts w:ascii="Arial" w:hAnsi="Arial" w:cs="Arial"/>
                <w:sz w:val="24"/>
                <w:szCs w:val="24"/>
              </w:rPr>
            </w:pPr>
            <w:r w:rsidRPr="00ED1BBF">
              <w:rPr>
                <w:rFonts w:ascii="Arial Narrow" w:hAnsi="Arial Narrow" w:cs="Arial"/>
                <w:b/>
                <w:sz w:val="24"/>
                <w:szCs w:val="24"/>
              </w:rPr>
              <w:t>≥</w:t>
            </w:r>
            <w:r>
              <w:rPr>
                <w:rFonts w:ascii="Arial" w:hAnsi="Arial" w:cs="Arial"/>
                <w:sz w:val="24"/>
                <w:szCs w:val="24"/>
              </w:rPr>
              <w:t xml:space="preserve"> 44</w:t>
            </w:r>
          </w:p>
        </w:tc>
        <w:tc>
          <w:tcPr>
            <w:tcW w:w="1799" w:type="dxa"/>
          </w:tcPr>
          <w:p w14:paraId="6B9BCC7C" w14:textId="77777777" w:rsidR="008146DF" w:rsidRPr="00CA6FC3" w:rsidRDefault="008146DF" w:rsidP="00E31452">
            <w:pPr>
              <w:jc w:val="center"/>
              <w:textAlignment w:val="baseline"/>
              <w:outlineLvl w:val="2"/>
              <w:rPr>
                <w:rFonts w:ascii="Arial" w:hAnsi="Arial" w:cs="Arial"/>
                <w:sz w:val="24"/>
                <w:szCs w:val="24"/>
              </w:rPr>
            </w:pPr>
            <w:r w:rsidRPr="00ED1BBF">
              <w:rPr>
                <w:rFonts w:ascii="Arial Narrow" w:hAnsi="Arial Narrow" w:cs="Arial"/>
                <w:b/>
                <w:sz w:val="24"/>
                <w:szCs w:val="24"/>
              </w:rPr>
              <w:t>≥</w:t>
            </w:r>
            <w:r>
              <w:rPr>
                <w:rFonts w:ascii="Arial" w:hAnsi="Arial" w:cs="Arial"/>
                <w:sz w:val="24"/>
                <w:szCs w:val="24"/>
              </w:rPr>
              <w:t xml:space="preserve"> 40</w:t>
            </w:r>
          </w:p>
        </w:tc>
        <w:tc>
          <w:tcPr>
            <w:tcW w:w="1799" w:type="dxa"/>
          </w:tcPr>
          <w:p w14:paraId="5300B226" w14:textId="77777777" w:rsidR="008146DF" w:rsidRPr="00CA6FC3" w:rsidRDefault="008146DF" w:rsidP="00E31452">
            <w:pPr>
              <w:jc w:val="center"/>
              <w:textAlignment w:val="baseline"/>
              <w:outlineLvl w:val="2"/>
              <w:rPr>
                <w:rFonts w:ascii="Arial" w:hAnsi="Arial" w:cs="Arial"/>
                <w:sz w:val="24"/>
                <w:szCs w:val="24"/>
              </w:rPr>
            </w:pPr>
            <w:r w:rsidRPr="00ED1BBF">
              <w:rPr>
                <w:rFonts w:ascii="Arial Narrow" w:hAnsi="Arial Narrow" w:cs="Arial"/>
                <w:b/>
                <w:sz w:val="24"/>
                <w:szCs w:val="24"/>
              </w:rPr>
              <w:t>≥</w:t>
            </w:r>
            <w:r>
              <w:rPr>
                <w:rFonts w:ascii="Arial" w:hAnsi="Arial" w:cs="Arial"/>
                <w:sz w:val="24"/>
                <w:szCs w:val="24"/>
              </w:rPr>
              <w:t xml:space="preserve"> 34</w:t>
            </w:r>
          </w:p>
        </w:tc>
        <w:tc>
          <w:tcPr>
            <w:tcW w:w="1799" w:type="dxa"/>
          </w:tcPr>
          <w:p w14:paraId="5CBF3472" w14:textId="77777777" w:rsidR="008146DF" w:rsidRPr="00CA6FC3" w:rsidRDefault="008146DF" w:rsidP="00E31452">
            <w:pPr>
              <w:jc w:val="center"/>
              <w:textAlignment w:val="baseline"/>
              <w:outlineLvl w:val="2"/>
              <w:rPr>
                <w:rFonts w:ascii="Arial" w:hAnsi="Arial" w:cs="Arial"/>
                <w:sz w:val="24"/>
                <w:szCs w:val="24"/>
              </w:rPr>
            </w:pPr>
            <w:r w:rsidRPr="00ED1BBF">
              <w:rPr>
                <w:rFonts w:ascii="Arial Narrow" w:hAnsi="Arial Narrow" w:cs="Arial"/>
                <w:b/>
                <w:sz w:val="24"/>
                <w:szCs w:val="24"/>
              </w:rPr>
              <w:t>≥</w:t>
            </w:r>
            <w:r>
              <w:rPr>
                <w:rFonts w:ascii="Arial" w:hAnsi="Arial" w:cs="Arial"/>
                <w:sz w:val="24"/>
                <w:szCs w:val="24"/>
              </w:rPr>
              <w:t xml:space="preserve"> 28</w:t>
            </w:r>
          </w:p>
        </w:tc>
        <w:tc>
          <w:tcPr>
            <w:tcW w:w="1800" w:type="dxa"/>
          </w:tcPr>
          <w:p w14:paraId="2E4BCEAF" w14:textId="77777777" w:rsidR="008146DF" w:rsidRPr="00CA6FC3" w:rsidRDefault="008146DF" w:rsidP="00E31452">
            <w:pPr>
              <w:jc w:val="center"/>
              <w:textAlignment w:val="baseline"/>
              <w:outlineLvl w:val="2"/>
              <w:rPr>
                <w:rFonts w:ascii="Arial" w:hAnsi="Arial" w:cs="Arial"/>
                <w:sz w:val="24"/>
                <w:szCs w:val="24"/>
              </w:rPr>
            </w:pPr>
            <w:r w:rsidRPr="00ED1BBF">
              <w:rPr>
                <w:rFonts w:ascii="Arial Narrow" w:hAnsi="Arial Narrow" w:cs="Arial"/>
                <w:b/>
                <w:sz w:val="24"/>
                <w:szCs w:val="24"/>
              </w:rPr>
              <w:t>≥</w:t>
            </w:r>
            <w:r>
              <w:rPr>
                <w:rFonts w:ascii="Arial" w:hAnsi="Arial" w:cs="Arial"/>
                <w:sz w:val="24"/>
                <w:szCs w:val="24"/>
              </w:rPr>
              <w:t xml:space="preserve"> 25</w:t>
            </w:r>
          </w:p>
        </w:tc>
      </w:tr>
      <w:tr w:rsidR="008146DF" w:rsidRPr="00CA6FC3" w14:paraId="76B62086" w14:textId="77777777" w:rsidTr="00E31452">
        <w:tc>
          <w:tcPr>
            <w:tcW w:w="1799" w:type="dxa"/>
          </w:tcPr>
          <w:p w14:paraId="460C2C94" w14:textId="77777777" w:rsidR="008146DF" w:rsidRPr="003F4269" w:rsidRDefault="008146DF" w:rsidP="00E31452">
            <w:pPr>
              <w:textAlignment w:val="baseline"/>
              <w:outlineLvl w:val="2"/>
              <w:rPr>
                <w:rFonts w:ascii="Arial" w:hAnsi="Arial" w:cs="Arial"/>
                <w:b/>
                <w:bCs/>
                <w:sz w:val="24"/>
                <w:szCs w:val="24"/>
              </w:rPr>
            </w:pPr>
            <w:r w:rsidRPr="003F4269">
              <w:rPr>
                <w:rFonts w:ascii="Arial" w:hAnsi="Arial" w:cs="Arial"/>
                <w:b/>
                <w:bCs/>
                <w:sz w:val="24"/>
                <w:szCs w:val="24"/>
              </w:rPr>
              <w:t>Good</w:t>
            </w:r>
          </w:p>
        </w:tc>
        <w:tc>
          <w:tcPr>
            <w:tcW w:w="1799" w:type="dxa"/>
            <w:gridSpan w:val="2"/>
          </w:tcPr>
          <w:p w14:paraId="5C170780"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37-43</w:t>
            </w:r>
          </w:p>
        </w:tc>
        <w:tc>
          <w:tcPr>
            <w:tcW w:w="1799" w:type="dxa"/>
          </w:tcPr>
          <w:p w14:paraId="7A879C41"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33-39</w:t>
            </w:r>
          </w:p>
        </w:tc>
        <w:tc>
          <w:tcPr>
            <w:tcW w:w="1799" w:type="dxa"/>
          </w:tcPr>
          <w:p w14:paraId="3F8252E3"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27-33</w:t>
            </w:r>
          </w:p>
        </w:tc>
        <w:tc>
          <w:tcPr>
            <w:tcW w:w="1799" w:type="dxa"/>
          </w:tcPr>
          <w:p w14:paraId="05B2B040"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22-27</w:t>
            </w:r>
          </w:p>
        </w:tc>
        <w:tc>
          <w:tcPr>
            <w:tcW w:w="1800" w:type="dxa"/>
          </w:tcPr>
          <w:p w14:paraId="33203C4D"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18-24</w:t>
            </w:r>
          </w:p>
        </w:tc>
      </w:tr>
      <w:tr w:rsidR="008146DF" w:rsidRPr="00CA6FC3" w14:paraId="47F202F8" w14:textId="77777777" w:rsidTr="00E31452">
        <w:tc>
          <w:tcPr>
            <w:tcW w:w="1799" w:type="dxa"/>
          </w:tcPr>
          <w:p w14:paraId="440AAA9E" w14:textId="77777777" w:rsidR="008146DF" w:rsidRPr="003F4269" w:rsidRDefault="008146DF" w:rsidP="00E31452">
            <w:pPr>
              <w:textAlignment w:val="baseline"/>
              <w:outlineLvl w:val="2"/>
              <w:rPr>
                <w:rFonts w:ascii="Arial" w:hAnsi="Arial" w:cs="Arial"/>
                <w:b/>
                <w:bCs/>
                <w:sz w:val="24"/>
                <w:szCs w:val="24"/>
              </w:rPr>
            </w:pPr>
            <w:r w:rsidRPr="003F4269">
              <w:rPr>
                <w:rFonts w:ascii="Arial" w:hAnsi="Arial" w:cs="Arial"/>
                <w:b/>
                <w:bCs/>
                <w:sz w:val="24"/>
                <w:szCs w:val="24"/>
              </w:rPr>
              <w:t>Above Avg.</w:t>
            </w:r>
          </w:p>
        </w:tc>
        <w:tc>
          <w:tcPr>
            <w:tcW w:w="1799" w:type="dxa"/>
            <w:gridSpan w:val="2"/>
          </w:tcPr>
          <w:p w14:paraId="684045A4"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33-36</w:t>
            </w:r>
          </w:p>
        </w:tc>
        <w:tc>
          <w:tcPr>
            <w:tcW w:w="1799" w:type="dxa"/>
          </w:tcPr>
          <w:p w14:paraId="04BC810B"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29-32</w:t>
            </w:r>
          </w:p>
        </w:tc>
        <w:tc>
          <w:tcPr>
            <w:tcW w:w="1799" w:type="dxa"/>
          </w:tcPr>
          <w:p w14:paraId="4EAF3C04"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23-26</w:t>
            </w:r>
          </w:p>
        </w:tc>
        <w:tc>
          <w:tcPr>
            <w:tcW w:w="1799" w:type="dxa"/>
          </w:tcPr>
          <w:p w14:paraId="339E480F"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18-21</w:t>
            </w:r>
          </w:p>
        </w:tc>
        <w:tc>
          <w:tcPr>
            <w:tcW w:w="1800" w:type="dxa"/>
          </w:tcPr>
          <w:p w14:paraId="5A3F42C9"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13-17</w:t>
            </w:r>
          </w:p>
        </w:tc>
      </w:tr>
      <w:tr w:rsidR="008146DF" w:rsidRPr="00CA6FC3" w14:paraId="1EE537EC" w14:textId="77777777" w:rsidTr="00E31452">
        <w:tc>
          <w:tcPr>
            <w:tcW w:w="1799" w:type="dxa"/>
          </w:tcPr>
          <w:p w14:paraId="2A68B7CA" w14:textId="77777777" w:rsidR="008146DF" w:rsidRPr="003F4269" w:rsidRDefault="008146DF" w:rsidP="00E31452">
            <w:pPr>
              <w:textAlignment w:val="baseline"/>
              <w:outlineLvl w:val="2"/>
              <w:rPr>
                <w:rFonts w:ascii="Arial" w:hAnsi="Arial" w:cs="Arial"/>
                <w:b/>
                <w:bCs/>
                <w:sz w:val="24"/>
                <w:szCs w:val="24"/>
              </w:rPr>
            </w:pPr>
            <w:r w:rsidRPr="003F4269">
              <w:rPr>
                <w:rFonts w:ascii="Arial" w:hAnsi="Arial" w:cs="Arial"/>
                <w:b/>
                <w:bCs/>
                <w:sz w:val="24"/>
                <w:szCs w:val="24"/>
              </w:rPr>
              <w:t>Average</w:t>
            </w:r>
          </w:p>
        </w:tc>
        <w:tc>
          <w:tcPr>
            <w:tcW w:w="1799" w:type="dxa"/>
            <w:gridSpan w:val="2"/>
          </w:tcPr>
          <w:p w14:paraId="0E5F961B"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29-32</w:t>
            </w:r>
          </w:p>
        </w:tc>
        <w:tc>
          <w:tcPr>
            <w:tcW w:w="1799" w:type="dxa"/>
          </w:tcPr>
          <w:p w14:paraId="040E357F"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25-28</w:t>
            </w:r>
          </w:p>
        </w:tc>
        <w:tc>
          <w:tcPr>
            <w:tcW w:w="1799" w:type="dxa"/>
          </w:tcPr>
          <w:p w14:paraId="3026F8A4"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19-22</w:t>
            </w:r>
          </w:p>
        </w:tc>
        <w:tc>
          <w:tcPr>
            <w:tcW w:w="1799" w:type="dxa"/>
          </w:tcPr>
          <w:p w14:paraId="621D8B8F"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14-17</w:t>
            </w:r>
          </w:p>
        </w:tc>
        <w:tc>
          <w:tcPr>
            <w:tcW w:w="1800" w:type="dxa"/>
          </w:tcPr>
          <w:p w14:paraId="227FE0F1"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10-12</w:t>
            </w:r>
          </w:p>
        </w:tc>
      </w:tr>
      <w:tr w:rsidR="008146DF" w:rsidRPr="00CA6FC3" w14:paraId="2746EACC" w14:textId="77777777" w:rsidTr="00E31452">
        <w:tc>
          <w:tcPr>
            <w:tcW w:w="1799" w:type="dxa"/>
          </w:tcPr>
          <w:p w14:paraId="5A9F1F51" w14:textId="77777777" w:rsidR="008146DF" w:rsidRPr="003F4269" w:rsidRDefault="008146DF" w:rsidP="00E31452">
            <w:pPr>
              <w:textAlignment w:val="baseline"/>
              <w:outlineLvl w:val="2"/>
              <w:rPr>
                <w:rFonts w:ascii="Arial" w:hAnsi="Arial" w:cs="Arial"/>
                <w:b/>
                <w:bCs/>
                <w:sz w:val="24"/>
                <w:szCs w:val="24"/>
              </w:rPr>
            </w:pPr>
            <w:r w:rsidRPr="003F4269">
              <w:rPr>
                <w:rFonts w:ascii="Arial" w:hAnsi="Arial" w:cs="Arial"/>
                <w:b/>
                <w:bCs/>
                <w:sz w:val="24"/>
                <w:szCs w:val="24"/>
              </w:rPr>
              <w:t>Below Avg.</w:t>
            </w:r>
          </w:p>
        </w:tc>
        <w:tc>
          <w:tcPr>
            <w:tcW w:w="1799" w:type="dxa"/>
            <w:gridSpan w:val="2"/>
          </w:tcPr>
          <w:p w14:paraId="25814450"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25-28</w:t>
            </w:r>
          </w:p>
        </w:tc>
        <w:tc>
          <w:tcPr>
            <w:tcW w:w="1799" w:type="dxa"/>
          </w:tcPr>
          <w:p w14:paraId="6B267B64"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21-24</w:t>
            </w:r>
          </w:p>
        </w:tc>
        <w:tc>
          <w:tcPr>
            <w:tcW w:w="1799" w:type="dxa"/>
          </w:tcPr>
          <w:p w14:paraId="3E588C5C"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15-18</w:t>
            </w:r>
          </w:p>
        </w:tc>
        <w:tc>
          <w:tcPr>
            <w:tcW w:w="1799" w:type="dxa"/>
          </w:tcPr>
          <w:p w14:paraId="660D87F3"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10-13</w:t>
            </w:r>
          </w:p>
        </w:tc>
        <w:tc>
          <w:tcPr>
            <w:tcW w:w="1800" w:type="dxa"/>
          </w:tcPr>
          <w:p w14:paraId="30257003"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7-9</w:t>
            </w:r>
          </w:p>
        </w:tc>
      </w:tr>
      <w:tr w:rsidR="008146DF" w:rsidRPr="00CA6FC3" w14:paraId="1AFEE78A" w14:textId="77777777" w:rsidTr="00E31452">
        <w:tc>
          <w:tcPr>
            <w:tcW w:w="1799" w:type="dxa"/>
          </w:tcPr>
          <w:p w14:paraId="66AA676D" w14:textId="77777777" w:rsidR="008146DF" w:rsidRPr="003F4269" w:rsidRDefault="008146DF" w:rsidP="00E31452">
            <w:pPr>
              <w:textAlignment w:val="baseline"/>
              <w:outlineLvl w:val="2"/>
              <w:rPr>
                <w:rFonts w:ascii="Arial" w:hAnsi="Arial" w:cs="Arial"/>
                <w:b/>
                <w:bCs/>
                <w:sz w:val="24"/>
                <w:szCs w:val="24"/>
              </w:rPr>
            </w:pPr>
            <w:r w:rsidRPr="003F4269">
              <w:rPr>
                <w:rFonts w:ascii="Arial" w:hAnsi="Arial" w:cs="Arial"/>
                <w:b/>
                <w:bCs/>
                <w:sz w:val="24"/>
                <w:szCs w:val="24"/>
              </w:rPr>
              <w:t>Poor</w:t>
            </w:r>
          </w:p>
        </w:tc>
        <w:tc>
          <w:tcPr>
            <w:tcW w:w="1799" w:type="dxa"/>
            <w:gridSpan w:val="2"/>
          </w:tcPr>
          <w:p w14:paraId="324EC034"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18-24</w:t>
            </w:r>
          </w:p>
        </w:tc>
        <w:tc>
          <w:tcPr>
            <w:tcW w:w="1799" w:type="dxa"/>
          </w:tcPr>
          <w:p w14:paraId="12304B2F"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13-20</w:t>
            </w:r>
          </w:p>
        </w:tc>
        <w:tc>
          <w:tcPr>
            <w:tcW w:w="1799" w:type="dxa"/>
          </w:tcPr>
          <w:p w14:paraId="61C0F7B4"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7-14</w:t>
            </w:r>
          </w:p>
        </w:tc>
        <w:tc>
          <w:tcPr>
            <w:tcW w:w="1799" w:type="dxa"/>
          </w:tcPr>
          <w:p w14:paraId="42EBA5FB"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5-9</w:t>
            </w:r>
          </w:p>
        </w:tc>
        <w:tc>
          <w:tcPr>
            <w:tcW w:w="1800" w:type="dxa"/>
          </w:tcPr>
          <w:p w14:paraId="654B761B" w14:textId="77777777" w:rsidR="008146DF" w:rsidRPr="00CA6FC3" w:rsidRDefault="008146DF" w:rsidP="00E31452">
            <w:pPr>
              <w:jc w:val="center"/>
              <w:textAlignment w:val="baseline"/>
              <w:outlineLvl w:val="2"/>
              <w:rPr>
                <w:rFonts w:ascii="Arial" w:hAnsi="Arial" w:cs="Arial"/>
                <w:sz w:val="24"/>
                <w:szCs w:val="24"/>
              </w:rPr>
            </w:pPr>
            <w:r>
              <w:rPr>
                <w:rFonts w:ascii="Arial" w:hAnsi="Arial" w:cs="Arial"/>
                <w:sz w:val="24"/>
                <w:szCs w:val="24"/>
              </w:rPr>
              <w:t>3-6</w:t>
            </w:r>
          </w:p>
        </w:tc>
      </w:tr>
      <w:tr w:rsidR="008146DF" w:rsidRPr="00CA6FC3" w14:paraId="0A8B0231" w14:textId="77777777" w:rsidTr="00E31452">
        <w:tc>
          <w:tcPr>
            <w:tcW w:w="1799" w:type="dxa"/>
          </w:tcPr>
          <w:p w14:paraId="40056B08" w14:textId="77777777" w:rsidR="008146DF" w:rsidRPr="003F4269" w:rsidRDefault="008146DF" w:rsidP="00E31452">
            <w:pPr>
              <w:textAlignment w:val="baseline"/>
              <w:outlineLvl w:val="2"/>
              <w:rPr>
                <w:rFonts w:ascii="Arial" w:hAnsi="Arial" w:cs="Arial"/>
                <w:b/>
                <w:bCs/>
                <w:sz w:val="24"/>
                <w:szCs w:val="24"/>
              </w:rPr>
            </w:pPr>
            <w:r w:rsidRPr="003F4269">
              <w:rPr>
                <w:rFonts w:ascii="Arial" w:hAnsi="Arial" w:cs="Arial"/>
                <w:b/>
                <w:bCs/>
                <w:sz w:val="24"/>
                <w:szCs w:val="24"/>
              </w:rPr>
              <w:t>Very Poor</w:t>
            </w:r>
          </w:p>
        </w:tc>
        <w:tc>
          <w:tcPr>
            <w:tcW w:w="1799" w:type="dxa"/>
            <w:gridSpan w:val="2"/>
          </w:tcPr>
          <w:p w14:paraId="2AE7D9D7" w14:textId="77777777" w:rsidR="008146DF" w:rsidRDefault="008146DF" w:rsidP="00E31452">
            <w:pPr>
              <w:jc w:val="center"/>
              <w:textAlignment w:val="baseline"/>
              <w:outlineLvl w:val="2"/>
              <w:rPr>
                <w:rFonts w:ascii="Arial" w:hAnsi="Arial" w:cs="Arial"/>
                <w:sz w:val="24"/>
                <w:szCs w:val="24"/>
              </w:rPr>
            </w:pPr>
            <w:r w:rsidRPr="002F4DAE">
              <w:rPr>
                <w:rFonts w:ascii="Arial" w:hAnsi="Arial" w:cs="Arial"/>
                <w:b/>
                <w:sz w:val="28"/>
              </w:rPr>
              <w:t>≤</w:t>
            </w:r>
            <w:r>
              <w:rPr>
                <w:rFonts w:ascii="Arial" w:hAnsi="Arial" w:cs="Arial"/>
                <w:sz w:val="24"/>
                <w:szCs w:val="24"/>
              </w:rPr>
              <w:t xml:space="preserve"> 17</w:t>
            </w:r>
          </w:p>
        </w:tc>
        <w:tc>
          <w:tcPr>
            <w:tcW w:w="1799" w:type="dxa"/>
          </w:tcPr>
          <w:p w14:paraId="1B9CCEF8" w14:textId="77777777" w:rsidR="008146DF" w:rsidRPr="00CA6FC3" w:rsidRDefault="008146DF" w:rsidP="00E31452">
            <w:pPr>
              <w:jc w:val="center"/>
              <w:textAlignment w:val="baseline"/>
              <w:outlineLvl w:val="2"/>
              <w:rPr>
                <w:rFonts w:ascii="Arial" w:hAnsi="Arial" w:cs="Arial"/>
                <w:sz w:val="24"/>
                <w:szCs w:val="24"/>
              </w:rPr>
            </w:pPr>
            <w:r w:rsidRPr="002F4DAE">
              <w:rPr>
                <w:rFonts w:ascii="Arial" w:hAnsi="Arial" w:cs="Arial"/>
                <w:b/>
                <w:sz w:val="28"/>
              </w:rPr>
              <w:t>≤</w:t>
            </w:r>
            <w:r>
              <w:rPr>
                <w:rFonts w:ascii="Arial" w:hAnsi="Arial" w:cs="Arial"/>
                <w:sz w:val="24"/>
                <w:szCs w:val="24"/>
              </w:rPr>
              <w:t>12</w:t>
            </w:r>
          </w:p>
        </w:tc>
        <w:tc>
          <w:tcPr>
            <w:tcW w:w="1799" w:type="dxa"/>
          </w:tcPr>
          <w:p w14:paraId="69BCCCF8" w14:textId="77777777" w:rsidR="008146DF" w:rsidRPr="00CA6FC3" w:rsidRDefault="008146DF" w:rsidP="00E31452">
            <w:pPr>
              <w:jc w:val="center"/>
              <w:textAlignment w:val="baseline"/>
              <w:outlineLvl w:val="2"/>
              <w:rPr>
                <w:rFonts w:ascii="Arial" w:hAnsi="Arial" w:cs="Arial"/>
                <w:sz w:val="24"/>
                <w:szCs w:val="24"/>
              </w:rPr>
            </w:pPr>
            <w:r w:rsidRPr="002F4DAE">
              <w:rPr>
                <w:rFonts w:ascii="Arial" w:hAnsi="Arial" w:cs="Arial"/>
                <w:b/>
                <w:sz w:val="28"/>
              </w:rPr>
              <w:t>≤</w:t>
            </w:r>
            <w:r>
              <w:rPr>
                <w:rFonts w:ascii="Arial" w:hAnsi="Arial" w:cs="Arial"/>
                <w:sz w:val="24"/>
                <w:szCs w:val="24"/>
              </w:rPr>
              <w:t xml:space="preserve">6 </w:t>
            </w:r>
          </w:p>
        </w:tc>
        <w:tc>
          <w:tcPr>
            <w:tcW w:w="1799" w:type="dxa"/>
          </w:tcPr>
          <w:p w14:paraId="0B102DDF" w14:textId="77777777" w:rsidR="008146DF" w:rsidRPr="00CA6FC3" w:rsidRDefault="008146DF" w:rsidP="00E31452">
            <w:pPr>
              <w:jc w:val="center"/>
              <w:textAlignment w:val="baseline"/>
              <w:outlineLvl w:val="2"/>
              <w:rPr>
                <w:rFonts w:ascii="Arial" w:hAnsi="Arial" w:cs="Arial"/>
                <w:sz w:val="24"/>
                <w:szCs w:val="24"/>
              </w:rPr>
            </w:pPr>
            <w:r w:rsidRPr="002F4DAE">
              <w:rPr>
                <w:rFonts w:ascii="Arial" w:hAnsi="Arial" w:cs="Arial"/>
                <w:b/>
                <w:sz w:val="28"/>
              </w:rPr>
              <w:t>≤</w:t>
            </w:r>
            <w:r>
              <w:rPr>
                <w:rFonts w:ascii="Arial" w:hAnsi="Arial" w:cs="Arial"/>
                <w:sz w:val="24"/>
                <w:szCs w:val="24"/>
              </w:rPr>
              <w:t xml:space="preserve"> 4</w:t>
            </w:r>
          </w:p>
        </w:tc>
        <w:tc>
          <w:tcPr>
            <w:tcW w:w="1800" w:type="dxa"/>
          </w:tcPr>
          <w:p w14:paraId="06BC8D72" w14:textId="77777777" w:rsidR="008146DF" w:rsidRPr="00CA6FC3" w:rsidRDefault="008146DF" w:rsidP="00E31452">
            <w:pPr>
              <w:jc w:val="center"/>
              <w:textAlignment w:val="baseline"/>
              <w:outlineLvl w:val="2"/>
              <w:rPr>
                <w:rFonts w:ascii="Arial" w:hAnsi="Arial" w:cs="Arial"/>
                <w:sz w:val="24"/>
                <w:szCs w:val="24"/>
              </w:rPr>
            </w:pPr>
            <w:r w:rsidRPr="002F4DAE">
              <w:rPr>
                <w:rFonts w:ascii="Arial" w:hAnsi="Arial" w:cs="Arial"/>
                <w:b/>
                <w:sz w:val="28"/>
              </w:rPr>
              <w:t>≤</w:t>
            </w:r>
            <w:r>
              <w:rPr>
                <w:rFonts w:ascii="Arial" w:hAnsi="Arial" w:cs="Arial"/>
                <w:sz w:val="24"/>
                <w:szCs w:val="24"/>
              </w:rPr>
              <w:t xml:space="preserve"> 2</w:t>
            </w:r>
          </w:p>
        </w:tc>
      </w:tr>
    </w:tbl>
    <w:p w14:paraId="11DFD8FC" w14:textId="77777777" w:rsidR="008146DF" w:rsidRDefault="00386ED6" w:rsidP="008146DF">
      <w:pPr>
        <w:jc w:val="center"/>
      </w:pPr>
      <w:hyperlink r:id="rId458" w:history="1">
        <w:r w:rsidR="008146DF">
          <w:rPr>
            <w:rStyle w:val="Hyperlink"/>
          </w:rPr>
          <w:t>The 1-Minute Squat Challenge » Stephanie Hnatiuk Performance Nutrition</w:t>
        </w:r>
      </w:hyperlink>
    </w:p>
    <w:p w14:paraId="53940474" w14:textId="77777777" w:rsidR="008146DF" w:rsidRDefault="008146DF" w:rsidP="008146DF"/>
    <w:p w14:paraId="707BA5DD" w14:textId="77777777" w:rsidR="008146DF" w:rsidRDefault="008146DF" w:rsidP="008146DF"/>
    <w:tbl>
      <w:tblPr>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4"/>
        <w:gridCol w:w="1470"/>
        <w:gridCol w:w="735"/>
        <w:gridCol w:w="2204"/>
        <w:gridCol w:w="735"/>
        <w:gridCol w:w="1470"/>
        <w:gridCol w:w="2205"/>
      </w:tblGrid>
      <w:tr w:rsidR="008146DF" w:rsidRPr="0015503D" w14:paraId="040130CA" w14:textId="77777777" w:rsidTr="00E31452">
        <w:tc>
          <w:tcPr>
            <w:tcW w:w="11023" w:type="dxa"/>
            <w:gridSpan w:val="7"/>
          </w:tcPr>
          <w:p w14:paraId="5296F350" w14:textId="77777777" w:rsidR="008146DF" w:rsidRPr="0015503D" w:rsidRDefault="008146DF" w:rsidP="00E31452">
            <w:pPr>
              <w:jc w:val="center"/>
              <w:rPr>
                <w:rFonts w:ascii="Tahoma" w:hAnsi="Tahoma" w:cs="Tahoma"/>
                <w:b/>
                <w:sz w:val="24"/>
                <w:szCs w:val="24"/>
              </w:rPr>
            </w:pPr>
            <w:r w:rsidRPr="0015503D">
              <w:rPr>
                <w:rFonts w:ascii="Arial" w:hAnsi="Arial" w:cs="Arial"/>
                <w:b/>
                <w:sz w:val="24"/>
                <w:szCs w:val="24"/>
              </w:rPr>
              <w:t>1 minute – Side Hops Test</w:t>
            </w:r>
          </w:p>
        </w:tc>
      </w:tr>
      <w:tr w:rsidR="008146DF" w:rsidRPr="0015503D" w14:paraId="2D71CEB2" w14:textId="77777777" w:rsidTr="00E31452">
        <w:tc>
          <w:tcPr>
            <w:tcW w:w="11023" w:type="dxa"/>
            <w:gridSpan w:val="7"/>
          </w:tcPr>
          <w:p w14:paraId="3CB95800" w14:textId="77777777" w:rsidR="008146DF" w:rsidRPr="0015503D" w:rsidRDefault="008146DF" w:rsidP="00E31452">
            <w:pPr>
              <w:jc w:val="center"/>
              <w:rPr>
                <w:rFonts w:ascii="Tahoma" w:hAnsi="Tahoma" w:cs="Tahoma"/>
                <w:b/>
                <w:sz w:val="24"/>
                <w:szCs w:val="24"/>
              </w:rPr>
            </w:pPr>
            <w:r w:rsidRPr="0015503D">
              <w:rPr>
                <w:rFonts w:ascii="Arial" w:hAnsi="Arial" w:cs="Arial"/>
                <w:sz w:val="24"/>
                <w:szCs w:val="24"/>
              </w:rPr>
              <w:t>This test is designed to measure muscle agility, coordination and endurance.</w:t>
            </w:r>
          </w:p>
        </w:tc>
      </w:tr>
      <w:tr w:rsidR="008146DF" w:rsidRPr="0015503D" w14:paraId="3DAAE1BB" w14:textId="77777777" w:rsidTr="00E31452">
        <w:tc>
          <w:tcPr>
            <w:tcW w:w="11023" w:type="dxa"/>
            <w:gridSpan w:val="7"/>
          </w:tcPr>
          <w:p w14:paraId="02133C37" w14:textId="77777777" w:rsidR="008146DF" w:rsidRPr="0015503D" w:rsidRDefault="008146DF" w:rsidP="00E31452">
            <w:pPr>
              <w:jc w:val="center"/>
              <w:rPr>
                <w:rFonts w:ascii="Arial" w:hAnsi="Arial" w:cs="Arial"/>
                <w:sz w:val="24"/>
                <w:szCs w:val="24"/>
              </w:rPr>
            </w:pPr>
            <w:r w:rsidRPr="0015503D">
              <w:rPr>
                <w:rFonts w:ascii="Tahoma" w:hAnsi="Tahoma" w:cs="Tahoma"/>
                <w:b/>
                <w:sz w:val="24"/>
                <w:szCs w:val="24"/>
              </w:rPr>
              <w:t xml:space="preserve">How to: </w:t>
            </w:r>
            <w:r w:rsidRPr="0015503D">
              <w:rPr>
                <w:rFonts w:ascii="Arial" w:hAnsi="Arial" w:cs="Arial"/>
                <w:sz w:val="24"/>
                <w:szCs w:val="24"/>
              </w:rPr>
              <w:t xml:space="preserve">Start on a line (center) </w:t>
            </w:r>
          </w:p>
          <w:p w14:paraId="36F9AA47" w14:textId="77777777" w:rsidR="008146DF" w:rsidRPr="0015503D" w:rsidRDefault="008146DF" w:rsidP="00E31452">
            <w:pPr>
              <w:jc w:val="center"/>
              <w:rPr>
                <w:rFonts w:ascii="Tahoma" w:hAnsi="Tahoma" w:cs="Tahoma"/>
                <w:b/>
                <w:sz w:val="24"/>
                <w:szCs w:val="24"/>
              </w:rPr>
            </w:pPr>
            <w:r w:rsidRPr="0015503D">
              <w:rPr>
                <w:rFonts w:ascii="Tahoma" w:hAnsi="Tahoma" w:cs="Tahoma"/>
                <w:b/>
                <w:sz w:val="24"/>
                <w:szCs w:val="24"/>
              </w:rPr>
              <w:t xml:space="preserve">Hop right – center – left – center = 1 cycle </w:t>
            </w:r>
          </w:p>
          <w:p w14:paraId="2306244A" w14:textId="77777777" w:rsidR="008146DF" w:rsidRPr="0015503D" w:rsidRDefault="008146DF" w:rsidP="00E31452">
            <w:pPr>
              <w:jc w:val="center"/>
              <w:rPr>
                <w:rFonts w:ascii="Arial Narrow" w:hAnsi="Arial Narrow"/>
                <w:sz w:val="24"/>
                <w:szCs w:val="24"/>
              </w:rPr>
            </w:pPr>
            <w:r w:rsidRPr="0015503D">
              <w:rPr>
                <w:rFonts w:ascii="Arial" w:hAnsi="Arial" w:cs="Arial"/>
                <w:b/>
                <w:sz w:val="24"/>
                <w:szCs w:val="24"/>
              </w:rPr>
              <w:t>Have your partner count how many cycles you can do in one minute.</w:t>
            </w:r>
          </w:p>
        </w:tc>
      </w:tr>
      <w:tr w:rsidR="008146DF" w:rsidRPr="0015503D" w14:paraId="6CE5B012" w14:textId="77777777" w:rsidTr="00E31452">
        <w:tc>
          <w:tcPr>
            <w:tcW w:w="2204" w:type="dxa"/>
          </w:tcPr>
          <w:p w14:paraId="5FA29B46" w14:textId="77777777" w:rsidR="008146DF" w:rsidRPr="0015503D" w:rsidRDefault="008146DF" w:rsidP="00E31452">
            <w:pPr>
              <w:tabs>
                <w:tab w:val="center" w:pos="1728"/>
                <w:tab w:val="right" w:pos="3456"/>
              </w:tabs>
              <w:rPr>
                <w:rFonts w:ascii="Tahoma" w:hAnsi="Tahoma" w:cs="Tahoma"/>
                <w:b/>
                <w:sz w:val="24"/>
                <w:szCs w:val="24"/>
              </w:rPr>
            </w:pPr>
            <w:r>
              <w:rPr>
                <w:rFonts w:ascii="Tahoma" w:hAnsi="Tahoma" w:cs="Tahoma"/>
                <w:b/>
                <w:noProof/>
                <w:sz w:val="24"/>
                <w:szCs w:val="24"/>
              </w:rPr>
              <w:drawing>
                <wp:inline distT="0" distB="0" distL="0" distR="0" wp14:anchorId="42040E66" wp14:editId="30A939B8">
                  <wp:extent cx="1071173" cy="1431438"/>
                  <wp:effectExtent l="0" t="0" r="0" b="0"/>
                  <wp:docPr id="442" name="Picture 24" descr="C:\Users\lamberts\AppData\Local\Microsoft\Windows\Temporary Internet Files\Content.IE5\R7PE5SQI\86615646-F717-418A-8B5C-7AF8ABBA8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lamberts\AppData\Local\Microsoft\Windows\Temporary Internet Files\Content.IE5\R7PE5SQI\86615646-F717-418A-8B5C-7AF8ABBA8524.jpeg"/>
                          <pic:cNvPicPr>
                            <a:picLocks noChangeAspect="1" noChangeArrowheads="1"/>
                          </pic:cNvPicPr>
                        </pic:nvPicPr>
                        <pic:blipFill>
                          <a:blip r:embed="rId459" cstate="print">
                            <a:extLst>
                              <a:ext uri="{28A0092B-C50C-407E-A947-70E740481C1C}">
                                <a14:useLocalDpi xmlns:a14="http://schemas.microsoft.com/office/drawing/2010/main" val="0"/>
                              </a:ext>
                            </a:extLst>
                          </a:blip>
                          <a:srcRect/>
                          <a:stretch>
                            <a:fillRect/>
                          </a:stretch>
                        </pic:blipFill>
                        <pic:spPr bwMode="auto">
                          <a:xfrm>
                            <a:off x="0" y="0"/>
                            <a:ext cx="1096754" cy="1465623"/>
                          </a:xfrm>
                          <a:prstGeom prst="rect">
                            <a:avLst/>
                          </a:prstGeom>
                          <a:noFill/>
                          <a:ln>
                            <a:noFill/>
                          </a:ln>
                        </pic:spPr>
                      </pic:pic>
                    </a:graphicData>
                  </a:graphic>
                </wp:inline>
              </w:drawing>
            </w:r>
            <w:r>
              <w:rPr>
                <w:rFonts w:ascii="Tahoma" w:hAnsi="Tahoma" w:cs="Tahoma"/>
                <w:b/>
                <w:noProof/>
                <w:sz w:val="24"/>
                <w:szCs w:val="24"/>
              </w:rPr>
              <w:tab/>
            </w:r>
          </w:p>
        </w:tc>
        <w:tc>
          <w:tcPr>
            <w:tcW w:w="2205" w:type="dxa"/>
            <w:gridSpan w:val="2"/>
          </w:tcPr>
          <w:p w14:paraId="7C2BAC2F" w14:textId="77777777" w:rsidR="008146DF" w:rsidRPr="0015503D" w:rsidRDefault="008146DF" w:rsidP="00E31452">
            <w:pPr>
              <w:jc w:val="center"/>
              <w:rPr>
                <w:rFonts w:ascii="Tahoma" w:hAnsi="Tahoma" w:cs="Tahoma"/>
                <w:b/>
                <w:sz w:val="24"/>
                <w:szCs w:val="24"/>
              </w:rPr>
            </w:pPr>
            <w:r>
              <w:rPr>
                <w:rFonts w:ascii="Tahoma" w:hAnsi="Tahoma" w:cs="Tahoma"/>
                <w:b/>
                <w:noProof/>
                <w:sz w:val="24"/>
                <w:szCs w:val="24"/>
              </w:rPr>
              <w:drawing>
                <wp:inline distT="0" distB="0" distL="0" distR="0" wp14:anchorId="67181970" wp14:editId="2294D679">
                  <wp:extent cx="1053502" cy="1408430"/>
                  <wp:effectExtent l="0" t="0" r="0" b="1270"/>
                  <wp:docPr id="443" name="Picture 25" descr="C:\Users\lamberts\AppData\Local\Microsoft\Windows\Temporary Internet Files\Content.IE5\9PK5DI10\10FA7B21-FFFD-451A-9571-71EB30D6EE4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lamberts\AppData\Local\Microsoft\Windows\Temporary Internet Files\Content.IE5\9PK5DI10\10FA7B21-FFFD-451A-9571-71EB30D6EE4A.jpeg"/>
                          <pic:cNvPicPr>
                            <a:picLocks noChangeAspect="1" noChangeArrowheads="1"/>
                          </pic:cNvPicPr>
                        </pic:nvPicPr>
                        <pic:blipFill>
                          <a:blip r:embed="rId460" cstate="print">
                            <a:extLst>
                              <a:ext uri="{28A0092B-C50C-407E-A947-70E740481C1C}">
                                <a14:useLocalDpi xmlns:a14="http://schemas.microsoft.com/office/drawing/2010/main" val="0"/>
                              </a:ext>
                            </a:extLst>
                          </a:blip>
                          <a:srcRect/>
                          <a:stretch>
                            <a:fillRect/>
                          </a:stretch>
                        </pic:blipFill>
                        <pic:spPr bwMode="auto">
                          <a:xfrm>
                            <a:off x="0" y="0"/>
                            <a:ext cx="1058344" cy="1414904"/>
                          </a:xfrm>
                          <a:prstGeom prst="rect">
                            <a:avLst/>
                          </a:prstGeom>
                          <a:noFill/>
                          <a:ln>
                            <a:noFill/>
                          </a:ln>
                        </pic:spPr>
                      </pic:pic>
                    </a:graphicData>
                  </a:graphic>
                </wp:inline>
              </w:drawing>
            </w:r>
          </w:p>
        </w:tc>
        <w:tc>
          <w:tcPr>
            <w:tcW w:w="2204" w:type="dxa"/>
          </w:tcPr>
          <w:p w14:paraId="32798C86" w14:textId="77777777" w:rsidR="008146DF" w:rsidRPr="0015503D" w:rsidRDefault="008146DF" w:rsidP="00E31452">
            <w:pPr>
              <w:jc w:val="center"/>
              <w:rPr>
                <w:rFonts w:ascii="Tahoma" w:hAnsi="Tahoma" w:cs="Tahoma"/>
                <w:b/>
                <w:sz w:val="24"/>
                <w:szCs w:val="24"/>
              </w:rPr>
            </w:pPr>
            <w:r>
              <w:rPr>
                <w:rFonts w:ascii="Tahoma" w:hAnsi="Tahoma" w:cs="Tahoma"/>
                <w:b/>
                <w:noProof/>
                <w:sz w:val="24"/>
                <w:szCs w:val="24"/>
              </w:rPr>
              <w:drawing>
                <wp:inline distT="0" distB="0" distL="0" distR="0" wp14:anchorId="42F4B24E" wp14:editId="406925B7">
                  <wp:extent cx="1042662" cy="1393338"/>
                  <wp:effectExtent l="0" t="0" r="5715" b="0"/>
                  <wp:docPr id="445" name="Picture 24" descr="C:\Users\lamberts\AppData\Local\Microsoft\Windows\Temporary Internet Files\Content.IE5\R7PE5SQI\86615646-F717-418A-8B5C-7AF8ABBA8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lamberts\AppData\Local\Microsoft\Windows\Temporary Internet Files\Content.IE5\R7PE5SQI\86615646-F717-418A-8B5C-7AF8ABBA8524.jpeg"/>
                          <pic:cNvPicPr>
                            <a:picLocks noChangeAspect="1" noChangeArrowheads="1"/>
                          </pic:cNvPicPr>
                        </pic:nvPicPr>
                        <pic:blipFill>
                          <a:blip r:embed="rId461" cstate="print">
                            <a:extLst>
                              <a:ext uri="{28A0092B-C50C-407E-A947-70E740481C1C}">
                                <a14:useLocalDpi xmlns:a14="http://schemas.microsoft.com/office/drawing/2010/main" val="0"/>
                              </a:ext>
                            </a:extLst>
                          </a:blip>
                          <a:srcRect/>
                          <a:stretch>
                            <a:fillRect/>
                          </a:stretch>
                        </pic:blipFill>
                        <pic:spPr bwMode="auto">
                          <a:xfrm>
                            <a:off x="0" y="0"/>
                            <a:ext cx="1065173" cy="1423419"/>
                          </a:xfrm>
                          <a:prstGeom prst="rect">
                            <a:avLst/>
                          </a:prstGeom>
                          <a:noFill/>
                          <a:ln>
                            <a:noFill/>
                          </a:ln>
                        </pic:spPr>
                      </pic:pic>
                    </a:graphicData>
                  </a:graphic>
                </wp:inline>
              </w:drawing>
            </w:r>
          </w:p>
        </w:tc>
        <w:tc>
          <w:tcPr>
            <w:tcW w:w="2205" w:type="dxa"/>
            <w:gridSpan w:val="2"/>
          </w:tcPr>
          <w:p w14:paraId="7C10B77C" w14:textId="77777777" w:rsidR="008146DF" w:rsidRPr="0015503D" w:rsidRDefault="008146DF" w:rsidP="00E31452">
            <w:pPr>
              <w:jc w:val="center"/>
              <w:rPr>
                <w:rFonts w:ascii="Tahoma" w:hAnsi="Tahoma" w:cs="Tahoma"/>
                <w:b/>
                <w:sz w:val="24"/>
                <w:szCs w:val="24"/>
              </w:rPr>
            </w:pPr>
            <w:r>
              <w:rPr>
                <w:rFonts w:ascii="Tahoma" w:hAnsi="Tahoma" w:cs="Tahoma"/>
                <w:b/>
                <w:noProof/>
                <w:sz w:val="24"/>
                <w:szCs w:val="24"/>
              </w:rPr>
              <w:drawing>
                <wp:inline distT="0" distB="0" distL="0" distR="0" wp14:anchorId="1CD8ACFB" wp14:editId="3F70E84F">
                  <wp:extent cx="1031206" cy="1374775"/>
                  <wp:effectExtent l="0" t="0" r="0" b="0"/>
                  <wp:docPr id="444" name="Picture 26" descr="C:\Users\lamberts\AppData\Local\Microsoft\Windows\Temporary Internet Files\Content.IE5\J05SRW5T\9F130125-C5AF-4DB6-8763-86FF2AD3CC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lamberts\AppData\Local\Microsoft\Windows\Temporary Internet Files\Content.IE5\J05SRW5T\9F130125-C5AF-4DB6-8763-86FF2AD3CC16.jpeg"/>
                          <pic:cNvPicPr>
                            <a:picLocks noChangeAspect="1" noChangeArrowheads="1"/>
                          </pic:cNvPicPr>
                        </pic:nvPicPr>
                        <pic:blipFill>
                          <a:blip r:embed="rId462" cstate="print">
                            <a:extLst>
                              <a:ext uri="{28A0092B-C50C-407E-A947-70E740481C1C}">
                                <a14:useLocalDpi xmlns:a14="http://schemas.microsoft.com/office/drawing/2010/main" val="0"/>
                              </a:ext>
                            </a:extLst>
                          </a:blip>
                          <a:srcRect/>
                          <a:stretch>
                            <a:fillRect/>
                          </a:stretch>
                        </pic:blipFill>
                        <pic:spPr bwMode="auto">
                          <a:xfrm>
                            <a:off x="0" y="0"/>
                            <a:ext cx="1043196" cy="1390760"/>
                          </a:xfrm>
                          <a:prstGeom prst="rect">
                            <a:avLst/>
                          </a:prstGeom>
                          <a:noFill/>
                          <a:ln>
                            <a:noFill/>
                          </a:ln>
                        </pic:spPr>
                      </pic:pic>
                    </a:graphicData>
                  </a:graphic>
                </wp:inline>
              </w:drawing>
            </w:r>
          </w:p>
        </w:tc>
        <w:tc>
          <w:tcPr>
            <w:tcW w:w="2205" w:type="dxa"/>
          </w:tcPr>
          <w:p w14:paraId="285C02D7" w14:textId="77777777" w:rsidR="008146DF" w:rsidRPr="0015503D" w:rsidRDefault="008146DF" w:rsidP="00E31452">
            <w:pPr>
              <w:jc w:val="center"/>
              <w:rPr>
                <w:rFonts w:ascii="Tahoma" w:hAnsi="Tahoma" w:cs="Tahoma"/>
                <w:b/>
                <w:sz w:val="24"/>
                <w:szCs w:val="24"/>
              </w:rPr>
            </w:pPr>
            <w:r>
              <w:rPr>
                <w:rFonts w:ascii="Tahoma" w:hAnsi="Tahoma" w:cs="Tahoma"/>
                <w:b/>
                <w:noProof/>
                <w:sz w:val="24"/>
                <w:szCs w:val="24"/>
              </w:rPr>
              <w:drawing>
                <wp:inline distT="0" distB="0" distL="0" distR="0" wp14:anchorId="698CF158" wp14:editId="5F13A438">
                  <wp:extent cx="1070610" cy="1430685"/>
                  <wp:effectExtent l="0" t="0" r="0" b="0"/>
                  <wp:docPr id="446" name="Picture 24" descr="C:\Users\lamberts\AppData\Local\Microsoft\Windows\Temporary Internet Files\Content.IE5\R7PE5SQI\86615646-F717-418A-8B5C-7AF8ABBA85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lamberts\AppData\Local\Microsoft\Windows\Temporary Internet Files\Content.IE5\R7PE5SQI\86615646-F717-418A-8B5C-7AF8ABBA8524.jpeg"/>
                          <pic:cNvPicPr>
                            <a:picLocks noChangeAspect="1" noChangeArrowheads="1"/>
                          </pic:cNvPicPr>
                        </pic:nvPicPr>
                        <pic:blipFill>
                          <a:blip r:embed="rId459" cstate="print">
                            <a:extLst>
                              <a:ext uri="{28A0092B-C50C-407E-A947-70E740481C1C}">
                                <a14:useLocalDpi xmlns:a14="http://schemas.microsoft.com/office/drawing/2010/main" val="0"/>
                              </a:ext>
                            </a:extLst>
                          </a:blip>
                          <a:srcRect/>
                          <a:stretch>
                            <a:fillRect/>
                          </a:stretch>
                        </pic:blipFill>
                        <pic:spPr bwMode="auto">
                          <a:xfrm>
                            <a:off x="0" y="0"/>
                            <a:ext cx="1097406" cy="1466494"/>
                          </a:xfrm>
                          <a:prstGeom prst="rect">
                            <a:avLst/>
                          </a:prstGeom>
                          <a:noFill/>
                          <a:ln>
                            <a:noFill/>
                          </a:ln>
                        </pic:spPr>
                      </pic:pic>
                    </a:graphicData>
                  </a:graphic>
                </wp:inline>
              </w:drawing>
            </w:r>
          </w:p>
        </w:tc>
      </w:tr>
      <w:tr w:rsidR="008146DF" w:rsidRPr="0015503D" w14:paraId="230F78B5" w14:textId="77777777" w:rsidTr="00E31452">
        <w:tc>
          <w:tcPr>
            <w:tcW w:w="11023" w:type="dxa"/>
            <w:gridSpan w:val="7"/>
          </w:tcPr>
          <w:p w14:paraId="42A084B2" w14:textId="77777777" w:rsidR="008146DF" w:rsidRPr="0015503D" w:rsidRDefault="008146DF" w:rsidP="00E31452">
            <w:pPr>
              <w:jc w:val="center"/>
              <w:rPr>
                <w:rFonts w:ascii="Tahoma" w:hAnsi="Tahoma" w:cs="Tahoma"/>
                <w:b/>
                <w:sz w:val="24"/>
                <w:szCs w:val="24"/>
              </w:rPr>
            </w:pPr>
            <w:r w:rsidRPr="0015503D">
              <w:rPr>
                <w:rFonts w:ascii="Tahoma" w:hAnsi="Tahoma" w:cs="Tahoma"/>
                <w:b/>
                <w:sz w:val="24"/>
                <w:szCs w:val="24"/>
              </w:rPr>
              <w:t>VANIER NORMS FOR SIDE HOPS</w:t>
            </w:r>
          </w:p>
        </w:tc>
      </w:tr>
      <w:tr w:rsidR="008146DF" w:rsidRPr="0015503D" w14:paraId="03CD082A" w14:textId="77777777" w:rsidTr="00E31452">
        <w:tc>
          <w:tcPr>
            <w:tcW w:w="3674" w:type="dxa"/>
            <w:gridSpan w:val="2"/>
          </w:tcPr>
          <w:p w14:paraId="23967BA4" w14:textId="77777777" w:rsidR="008146DF" w:rsidRPr="00424FCD" w:rsidRDefault="008146DF" w:rsidP="00E31452">
            <w:pPr>
              <w:jc w:val="center"/>
              <w:rPr>
                <w:rFonts w:ascii="Arial" w:hAnsi="Arial" w:cs="Arial"/>
                <w:sz w:val="28"/>
                <w:szCs w:val="24"/>
              </w:rPr>
            </w:pPr>
            <w:r w:rsidRPr="00424FCD">
              <w:rPr>
                <w:rFonts w:ascii="Arial" w:hAnsi="Arial" w:cs="Arial"/>
                <w:sz w:val="28"/>
                <w:szCs w:val="24"/>
              </w:rPr>
              <w:t>Males</w:t>
            </w:r>
          </w:p>
        </w:tc>
        <w:tc>
          <w:tcPr>
            <w:tcW w:w="3674" w:type="dxa"/>
            <w:gridSpan w:val="3"/>
          </w:tcPr>
          <w:p w14:paraId="5F120BC8" w14:textId="77777777" w:rsidR="008146DF" w:rsidRPr="00424FCD" w:rsidRDefault="008146DF" w:rsidP="00E31452">
            <w:pPr>
              <w:jc w:val="center"/>
              <w:rPr>
                <w:rFonts w:ascii="Arial" w:hAnsi="Arial" w:cs="Arial"/>
                <w:sz w:val="28"/>
                <w:szCs w:val="24"/>
              </w:rPr>
            </w:pPr>
            <w:r w:rsidRPr="00424FCD">
              <w:rPr>
                <w:rFonts w:ascii="Arial" w:hAnsi="Arial" w:cs="Arial"/>
                <w:sz w:val="28"/>
                <w:szCs w:val="24"/>
              </w:rPr>
              <w:t>Verbal Rating</w:t>
            </w:r>
          </w:p>
        </w:tc>
        <w:tc>
          <w:tcPr>
            <w:tcW w:w="3675" w:type="dxa"/>
            <w:gridSpan w:val="2"/>
          </w:tcPr>
          <w:p w14:paraId="525AE341" w14:textId="77777777" w:rsidR="008146DF" w:rsidRPr="00424FCD" w:rsidRDefault="008146DF" w:rsidP="00E31452">
            <w:pPr>
              <w:jc w:val="center"/>
              <w:rPr>
                <w:rFonts w:ascii="Arial" w:hAnsi="Arial" w:cs="Arial"/>
                <w:sz w:val="28"/>
                <w:szCs w:val="24"/>
              </w:rPr>
            </w:pPr>
            <w:r w:rsidRPr="00424FCD">
              <w:rPr>
                <w:rFonts w:ascii="Arial" w:hAnsi="Arial" w:cs="Arial"/>
                <w:sz w:val="28"/>
                <w:szCs w:val="24"/>
              </w:rPr>
              <w:t>Females</w:t>
            </w:r>
          </w:p>
        </w:tc>
      </w:tr>
      <w:tr w:rsidR="008146DF" w:rsidRPr="0015503D" w14:paraId="7749FC46" w14:textId="77777777" w:rsidTr="00E31452">
        <w:tc>
          <w:tcPr>
            <w:tcW w:w="3674" w:type="dxa"/>
            <w:gridSpan w:val="2"/>
          </w:tcPr>
          <w:p w14:paraId="6BBED4AC" w14:textId="77777777" w:rsidR="008146DF" w:rsidRPr="00424FCD" w:rsidRDefault="008146DF" w:rsidP="00E31452">
            <w:pPr>
              <w:jc w:val="center"/>
              <w:rPr>
                <w:rFonts w:ascii="Arial" w:hAnsi="Arial" w:cs="Arial"/>
                <w:sz w:val="28"/>
                <w:szCs w:val="24"/>
              </w:rPr>
            </w:pPr>
            <w:r w:rsidRPr="00424FCD">
              <w:rPr>
                <w:rFonts w:ascii="Arial" w:hAnsi="Arial" w:cs="Arial"/>
                <w:sz w:val="28"/>
                <w:szCs w:val="24"/>
              </w:rPr>
              <w:t>≥ 50</w:t>
            </w:r>
          </w:p>
        </w:tc>
        <w:tc>
          <w:tcPr>
            <w:tcW w:w="3674" w:type="dxa"/>
            <w:gridSpan w:val="3"/>
          </w:tcPr>
          <w:p w14:paraId="12F1CB24" w14:textId="77777777" w:rsidR="008146DF" w:rsidRPr="00424FCD" w:rsidRDefault="008146DF" w:rsidP="00E31452">
            <w:pPr>
              <w:jc w:val="center"/>
              <w:rPr>
                <w:rFonts w:ascii="Arial" w:hAnsi="Arial" w:cs="Arial"/>
                <w:sz w:val="28"/>
                <w:szCs w:val="24"/>
              </w:rPr>
            </w:pPr>
            <w:r w:rsidRPr="00424FCD">
              <w:rPr>
                <w:rFonts w:ascii="Arial" w:hAnsi="Arial" w:cs="Arial"/>
                <w:sz w:val="28"/>
                <w:szCs w:val="24"/>
              </w:rPr>
              <w:t>Excellent</w:t>
            </w:r>
          </w:p>
        </w:tc>
        <w:tc>
          <w:tcPr>
            <w:tcW w:w="3675" w:type="dxa"/>
            <w:gridSpan w:val="2"/>
          </w:tcPr>
          <w:p w14:paraId="610AD2E8" w14:textId="77777777" w:rsidR="008146DF" w:rsidRPr="00424FCD" w:rsidRDefault="008146DF" w:rsidP="00E31452">
            <w:pPr>
              <w:jc w:val="center"/>
              <w:rPr>
                <w:rFonts w:ascii="Arial" w:hAnsi="Arial" w:cs="Arial"/>
                <w:sz w:val="28"/>
                <w:szCs w:val="24"/>
              </w:rPr>
            </w:pPr>
            <w:r w:rsidRPr="00424FCD">
              <w:rPr>
                <w:rFonts w:ascii="Arial" w:hAnsi="Arial" w:cs="Arial"/>
                <w:sz w:val="28"/>
                <w:szCs w:val="24"/>
              </w:rPr>
              <w:t>≥ 46</w:t>
            </w:r>
          </w:p>
        </w:tc>
      </w:tr>
      <w:tr w:rsidR="008146DF" w:rsidRPr="0015503D" w14:paraId="20BAE108" w14:textId="77777777" w:rsidTr="00E31452">
        <w:tc>
          <w:tcPr>
            <w:tcW w:w="3674" w:type="dxa"/>
            <w:gridSpan w:val="2"/>
          </w:tcPr>
          <w:p w14:paraId="6C5FFC24" w14:textId="77777777" w:rsidR="008146DF" w:rsidRPr="00424FCD" w:rsidRDefault="008146DF" w:rsidP="00E31452">
            <w:pPr>
              <w:jc w:val="center"/>
              <w:rPr>
                <w:rFonts w:ascii="Arial" w:hAnsi="Arial" w:cs="Arial"/>
                <w:sz w:val="28"/>
                <w:szCs w:val="24"/>
              </w:rPr>
            </w:pPr>
            <w:r w:rsidRPr="00424FCD">
              <w:rPr>
                <w:rFonts w:ascii="Arial" w:hAnsi="Arial" w:cs="Arial"/>
                <w:sz w:val="28"/>
                <w:szCs w:val="24"/>
              </w:rPr>
              <w:t>46-49</w:t>
            </w:r>
          </w:p>
        </w:tc>
        <w:tc>
          <w:tcPr>
            <w:tcW w:w="3674" w:type="dxa"/>
            <w:gridSpan w:val="3"/>
          </w:tcPr>
          <w:p w14:paraId="3958F4E1" w14:textId="77777777" w:rsidR="008146DF" w:rsidRPr="00424FCD" w:rsidRDefault="008146DF" w:rsidP="00E31452">
            <w:pPr>
              <w:jc w:val="center"/>
              <w:rPr>
                <w:rFonts w:ascii="Arial" w:hAnsi="Arial" w:cs="Arial"/>
                <w:sz w:val="28"/>
                <w:szCs w:val="24"/>
              </w:rPr>
            </w:pPr>
            <w:r w:rsidRPr="00424FCD">
              <w:rPr>
                <w:rFonts w:ascii="Arial" w:hAnsi="Arial" w:cs="Arial"/>
                <w:sz w:val="28"/>
                <w:szCs w:val="24"/>
              </w:rPr>
              <w:t>Above Average</w:t>
            </w:r>
          </w:p>
        </w:tc>
        <w:tc>
          <w:tcPr>
            <w:tcW w:w="3675" w:type="dxa"/>
            <w:gridSpan w:val="2"/>
          </w:tcPr>
          <w:p w14:paraId="24B722B3" w14:textId="77777777" w:rsidR="008146DF" w:rsidRPr="00424FCD" w:rsidRDefault="008146DF" w:rsidP="00E31452">
            <w:pPr>
              <w:jc w:val="center"/>
              <w:rPr>
                <w:rFonts w:ascii="Arial" w:hAnsi="Arial" w:cs="Arial"/>
                <w:sz w:val="28"/>
                <w:szCs w:val="24"/>
              </w:rPr>
            </w:pPr>
            <w:r w:rsidRPr="00424FCD">
              <w:rPr>
                <w:rFonts w:ascii="Arial" w:hAnsi="Arial" w:cs="Arial"/>
                <w:sz w:val="28"/>
                <w:szCs w:val="24"/>
              </w:rPr>
              <w:t>42-45</w:t>
            </w:r>
          </w:p>
        </w:tc>
      </w:tr>
      <w:tr w:rsidR="008146DF" w:rsidRPr="0015503D" w14:paraId="203F6299" w14:textId="77777777" w:rsidTr="00E31452">
        <w:tc>
          <w:tcPr>
            <w:tcW w:w="3674" w:type="dxa"/>
            <w:gridSpan w:val="2"/>
          </w:tcPr>
          <w:p w14:paraId="3C57A5A1" w14:textId="77777777" w:rsidR="008146DF" w:rsidRPr="00424FCD" w:rsidRDefault="008146DF" w:rsidP="00E31452">
            <w:pPr>
              <w:jc w:val="center"/>
              <w:rPr>
                <w:rFonts w:ascii="Arial" w:hAnsi="Arial" w:cs="Arial"/>
                <w:sz w:val="28"/>
                <w:szCs w:val="24"/>
              </w:rPr>
            </w:pPr>
            <w:r w:rsidRPr="00424FCD">
              <w:rPr>
                <w:rFonts w:ascii="Arial" w:hAnsi="Arial" w:cs="Arial"/>
                <w:sz w:val="28"/>
                <w:szCs w:val="24"/>
              </w:rPr>
              <w:t>42-45</w:t>
            </w:r>
          </w:p>
        </w:tc>
        <w:tc>
          <w:tcPr>
            <w:tcW w:w="3674" w:type="dxa"/>
            <w:gridSpan w:val="3"/>
          </w:tcPr>
          <w:p w14:paraId="0979F466" w14:textId="77777777" w:rsidR="008146DF" w:rsidRPr="00424FCD" w:rsidRDefault="008146DF" w:rsidP="00E31452">
            <w:pPr>
              <w:jc w:val="center"/>
              <w:rPr>
                <w:rFonts w:ascii="Arial" w:hAnsi="Arial" w:cs="Arial"/>
                <w:sz w:val="28"/>
                <w:szCs w:val="24"/>
              </w:rPr>
            </w:pPr>
            <w:r w:rsidRPr="00424FCD">
              <w:rPr>
                <w:rFonts w:ascii="Arial" w:hAnsi="Arial" w:cs="Arial"/>
                <w:sz w:val="28"/>
                <w:szCs w:val="24"/>
              </w:rPr>
              <w:t>Average</w:t>
            </w:r>
          </w:p>
        </w:tc>
        <w:tc>
          <w:tcPr>
            <w:tcW w:w="3675" w:type="dxa"/>
            <w:gridSpan w:val="2"/>
          </w:tcPr>
          <w:p w14:paraId="26A1978A" w14:textId="77777777" w:rsidR="008146DF" w:rsidRPr="00424FCD" w:rsidRDefault="008146DF" w:rsidP="00E31452">
            <w:pPr>
              <w:jc w:val="center"/>
              <w:rPr>
                <w:rFonts w:ascii="Arial" w:hAnsi="Arial" w:cs="Arial"/>
                <w:sz w:val="28"/>
                <w:szCs w:val="24"/>
              </w:rPr>
            </w:pPr>
            <w:r w:rsidRPr="00424FCD">
              <w:rPr>
                <w:rFonts w:ascii="Arial" w:hAnsi="Arial" w:cs="Arial"/>
                <w:sz w:val="28"/>
                <w:szCs w:val="24"/>
              </w:rPr>
              <w:t>38-41</w:t>
            </w:r>
          </w:p>
        </w:tc>
      </w:tr>
      <w:tr w:rsidR="008146DF" w:rsidRPr="0015503D" w14:paraId="07621625" w14:textId="77777777" w:rsidTr="00E31452">
        <w:tc>
          <w:tcPr>
            <w:tcW w:w="3674" w:type="dxa"/>
            <w:gridSpan w:val="2"/>
          </w:tcPr>
          <w:p w14:paraId="3AB65CC7" w14:textId="77777777" w:rsidR="008146DF" w:rsidRPr="00424FCD" w:rsidRDefault="008146DF" w:rsidP="00E31452">
            <w:pPr>
              <w:jc w:val="center"/>
              <w:rPr>
                <w:rFonts w:ascii="Arial" w:hAnsi="Arial" w:cs="Arial"/>
                <w:sz w:val="28"/>
                <w:szCs w:val="24"/>
              </w:rPr>
            </w:pPr>
            <w:r w:rsidRPr="00424FCD">
              <w:rPr>
                <w:rFonts w:ascii="Arial" w:hAnsi="Arial" w:cs="Arial"/>
                <w:sz w:val="28"/>
                <w:szCs w:val="24"/>
              </w:rPr>
              <w:t>38-41</w:t>
            </w:r>
          </w:p>
        </w:tc>
        <w:tc>
          <w:tcPr>
            <w:tcW w:w="3674" w:type="dxa"/>
            <w:gridSpan w:val="3"/>
          </w:tcPr>
          <w:p w14:paraId="011205EE" w14:textId="77777777" w:rsidR="008146DF" w:rsidRPr="00424FCD" w:rsidRDefault="008146DF" w:rsidP="00E31452">
            <w:pPr>
              <w:jc w:val="center"/>
              <w:rPr>
                <w:rFonts w:ascii="Arial" w:hAnsi="Arial" w:cs="Arial"/>
                <w:sz w:val="28"/>
                <w:szCs w:val="24"/>
              </w:rPr>
            </w:pPr>
            <w:r w:rsidRPr="00424FCD">
              <w:rPr>
                <w:rFonts w:ascii="Arial" w:hAnsi="Arial" w:cs="Arial"/>
                <w:sz w:val="28"/>
                <w:szCs w:val="24"/>
              </w:rPr>
              <w:t>Below Average</w:t>
            </w:r>
          </w:p>
        </w:tc>
        <w:tc>
          <w:tcPr>
            <w:tcW w:w="3675" w:type="dxa"/>
            <w:gridSpan w:val="2"/>
          </w:tcPr>
          <w:p w14:paraId="2B7A2173" w14:textId="77777777" w:rsidR="008146DF" w:rsidRPr="00424FCD" w:rsidRDefault="008146DF" w:rsidP="00E31452">
            <w:pPr>
              <w:jc w:val="center"/>
              <w:rPr>
                <w:rFonts w:ascii="Arial" w:hAnsi="Arial" w:cs="Arial"/>
                <w:sz w:val="28"/>
                <w:szCs w:val="24"/>
              </w:rPr>
            </w:pPr>
            <w:r w:rsidRPr="00424FCD">
              <w:rPr>
                <w:rFonts w:ascii="Arial" w:hAnsi="Arial" w:cs="Arial"/>
                <w:sz w:val="28"/>
                <w:szCs w:val="24"/>
              </w:rPr>
              <w:t>34-37</w:t>
            </w:r>
          </w:p>
        </w:tc>
      </w:tr>
      <w:tr w:rsidR="008146DF" w:rsidRPr="0015503D" w14:paraId="016B453A" w14:textId="77777777" w:rsidTr="00E31452">
        <w:tc>
          <w:tcPr>
            <w:tcW w:w="3674" w:type="dxa"/>
            <w:gridSpan w:val="2"/>
          </w:tcPr>
          <w:p w14:paraId="58F82E7E" w14:textId="77777777" w:rsidR="008146DF" w:rsidRPr="00424FCD" w:rsidRDefault="008146DF" w:rsidP="00E31452">
            <w:pPr>
              <w:jc w:val="center"/>
              <w:rPr>
                <w:rFonts w:ascii="Arial" w:hAnsi="Arial" w:cs="Arial"/>
                <w:sz w:val="28"/>
                <w:szCs w:val="24"/>
              </w:rPr>
            </w:pPr>
            <w:r w:rsidRPr="00424FCD">
              <w:rPr>
                <w:rFonts w:ascii="Arial" w:hAnsi="Arial" w:cs="Arial"/>
                <w:sz w:val="28"/>
                <w:szCs w:val="24"/>
              </w:rPr>
              <w:t>≤ 37</w:t>
            </w:r>
          </w:p>
        </w:tc>
        <w:tc>
          <w:tcPr>
            <w:tcW w:w="3674" w:type="dxa"/>
            <w:gridSpan w:val="3"/>
          </w:tcPr>
          <w:p w14:paraId="441C7DF0" w14:textId="77777777" w:rsidR="008146DF" w:rsidRPr="00424FCD" w:rsidRDefault="008146DF" w:rsidP="00E31452">
            <w:pPr>
              <w:jc w:val="center"/>
              <w:rPr>
                <w:rFonts w:ascii="Arial" w:hAnsi="Arial" w:cs="Arial"/>
                <w:sz w:val="28"/>
                <w:szCs w:val="24"/>
              </w:rPr>
            </w:pPr>
            <w:r w:rsidRPr="00424FCD">
              <w:rPr>
                <w:rFonts w:ascii="Arial" w:hAnsi="Arial" w:cs="Arial"/>
                <w:sz w:val="28"/>
                <w:szCs w:val="24"/>
              </w:rPr>
              <w:t>Poor</w:t>
            </w:r>
          </w:p>
        </w:tc>
        <w:tc>
          <w:tcPr>
            <w:tcW w:w="3675" w:type="dxa"/>
            <w:gridSpan w:val="2"/>
          </w:tcPr>
          <w:p w14:paraId="14184066" w14:textId="77777777" w:rsidR="008146DF" w:rsidRPr="00424FCD" w:rsidRDefault="008146DF" w:rsidP="00E31452">
            <w:pPr>
              <w:jc w:val="center"/>
              <w:rPr>
                <w:rFonts w:ascii="Arial" w:hAnsi="Arial" w:cs="Arial"/>
                <w:sz w:val="28"/>
                <w:szCs w:val="24"/>
              </w:rPr>
            </w:pPr>
            <w:r w:rsidRPr="00424FCD">
              <w:rPr>
                <w:rFonts w:ascii="Arial" w:hAnsi="Arial" w:cs="Arial"/>
                <w:sz w:val="28"/>
                <w:szCs w:val="24"/>
              </w:rPr>
              <w:t>≤ 33</w:t>
            </w:r>
          </w:p>
        </w:tc>
      </w:tr>
    </w:tbl>
    <w:p w14:paraId="0B4B7014" w14:textId="77777777" w:rsidR="008146DF" w:rsidRDefault="008146DF" w:rsidP="008146DF">
      <w:pPr>
        <w:rPr>
          <w:rFonts w:ascii="Tahoma" w:hAnsi="Tahoma"/>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1477"/>
        <w:gridCol w:w="1477"/>
        <w:gridCol w:w="1477"/>
        <w:gridCol w:w="1477"/>
        <w:gridCol w:w="1477"/>
        <w:gridCol w:w="1477"/>
      </w:tblGrid>
      <w:tr w:rsidR="008146DF" w:rsidRPr="00BA606D" w14:paraId="673C0D47" w14:textId="77777777" w:rsidTr="00E31452">
        <w:trPr>
          <w:trHeight w:val="318"/>
        </w:trPr>
        <w:tc>
          <w:tcPr>
            <w:tcW w:w="10790" w:type="dxa"/>
            <w:gridSpan w:val="7"/>
            <w:shd w:val="clear" w:color="auto" w:fill="auto"/>
          </w:tcPr>
          <w:p w14:paraId="681776F9" w14:textId="77777777" w:rsidR="008146DF" w:rsidRPr="00BA606D" w:rsidRDefault="008146DF" w:rsidP="00E31452">
            <w:pPr>
              <w:pStyle w:val="Heading3"/>
              <w:rPr>
                <w:rFonts w:ascii="Arial" w:hAnsi="Arial" w:cs="Arial"/>
                <w:b/>
                <w:sz w:val="32"/>
                <w:szCs w:val="24"/>
              </w:rPr>
            </w:pPr>
            <w:r w:rsidRPr="00BA606D">
              <w:rPr>
                <w:rFonts w:ascii="Arial" w:hAnsi="Arial" w:cs="Arial"/>
                <w:b/>
                <w:sz w:val="32"/>
                <w:szCs w:val="24"/>
              </w:rPr>
              <w:t xml:space="preserve">Push-Ups </w:t>
            </w:r>
          </w:p>
        </w:tc>
      </w:tr>
      <w:tr w:rsidR="008146DF" w:rsidRPr="00BA606D" w14:paraId="0BA865A0" w14:textId="77777777" w:rsidTr="00E31452">
        <w:trPr>
          <w:trHeight w:val="564"/>
        </w:trPr>
        <w:tc>
          <w:tcPr>
            <w:tcW w:w="10790" w:type="dxa"/>
            <w:gridSpan w:val="7"/>
            <w:shd w:val="clear" w:color="auto" w:fill="auto"/>
          </w:tcPr>
          <w:p w14:paraId="05D644A6" w14:textId="77777777" w:rsidR="008146DF" w:rsidRPr="00BB77EB" w:rsidRDefault="008146DF" w:rsidP="00E31452">
            <w:pPr>
              <w:pStyle w:val="Heading3"/>
              <w:rPr>
                <w:rFonts w:ascii="Arial" w:hAnsi="Arial" w:cs="Arial"/>
                <w:b/>
                <w:sz w:val="28"/>
                <w:szCs w:val="24"/>
              </w:rPr>
            </w:pPr>
            <w:r w:rsidRPr="00BB77EB">
              <w:rPr>
                <w:rFonts w:ascii="Arial" w:hAnsi="Arial" w:cs="Arial"/>
                <w:b/>
                <w:sz w:val="28"/>
                <w:szCs w:val="24"/>
              </w:rPr>
              <w:t>Verbal Rating for Males</w:t>
            </w:r>
          </w:p>
          <w:p w14:paraId="08143E58" w14:textId="77777777" w:rsidR="008146DF" w:rsidRPr="00BA606D" w:rsidRDefault="008146DF" w:rsidP="00E31452">
            <w:pPr>
              <w:jc w:val="center"/>
              <w:rPr>
                <w:sz w:val="24"/>
                <w:szCs w:val="24"/>
              </w:rPr>
            </w:pPr>
            <w:r w:rsidRPr="00BA606D">
              <w:rPr>
                <w:rFonts w:ascii="Arial" w:hAnsi="Arial" w:cs="Arial"/>
                <w:b/>
                <w:sz w:val="24"/>
                <w:szCs w:val="24"/>
              </w:rPr>
              <w:t>Full Push-Ups - Chest must touch the yoga block</w:t>
            </w:r>
            <w:r w:rsidRPr="00BA606D">
              <w:rPr>
                <w:sz w:val="24"/>
                <w:szCs w:val="24"/>
              </w:rPr>
              <w:t xml:space="preserve"> </w:t>
            </w:r>
          </w:p>
        </w:tc>
      </w:tr>
      <w:tr w:rsidR="008146DF" w:rsidRPr="00BA606D" w14:paraId="40EF68F5" w14:textId="77777777" w:rsidTr="00E31452">
        <w:tc>
          <w:tcPr>
            <w:tcW w:w="10790" w:type="dxa"/>
            <w:gridSpan w:val="7"/>
            <w:shd w:val="clear" w:color="auto" w:fill="auto"/>
          </w:tcPr>
          <w:p w14:paraId="564F72AE" w14:textId="77777777" w:rsidR="008146DF" w:rsidRPr="00BA606D" w:rsidRDefault="008146DF" w:rsidP="00E31452">
            <w:pPr>
              <w:jc w:val="center"/>
              <w:rPr>
                <w:rFonts w:ascii="Arial" w:hAnsi="Arial" w:cs="Arial"/>
                <w:b/>
                <w:bCs/>
                <w:sz w:val="24"/>
                <w:szCs w:val="24"/>
              </w:rPr>
            </w:pPr>
            <w:r>
              <w:rPr>
                <w:noProof/>
                <w:sz w:val="24"/>
                <w:szCs w:val="24"/>
              </w:rPr>
              <w:drawing>
                <wp:inline distT="0" distB="0" distL="0" distR="0" wp14:anchorId="0F8FDDBA" wp14:editId="1D39D2D5">
                  <wp:extent cx="2170430" cy="1633855"/>
                  <wp:effectExtent l="0" t="0" r="0" b="0"/>
                  <wp:docPr id="311" name="Picture 37" descr="C:\Users\Shawna\AppData\Local\Temp\AC5BD201-9AE1-4FE6-BD9F-CFE4C623A9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Shawna\AppData\Local\Temp\AC5BD201-9AE1-4FE6-BD9F-CFE4C623A912.jpeg"/>
                          <pic:cNvPicPr>
                            <a:picLocks noChangeAspect="1" noChangeArrowheads="1"/>
                          </pic:cNvPicPr>
                        </pic:nvPicPr>
                        <pic:blipFill>
                          <a:blip r:embed="rId463" cstate="print">
                            <a:extLst>
                              <a:ext uri="{28A0092B-C50C-407E-A947-70E740481C1C}">
                                <a14:useLocalDpi xmlns:a14="http://schemas.microsoft.com/office/drawing/2010/main" val="0"/>
                              </a:ext>
                            </a:extLst>
                          </a:blip>
                          <a:srcRect/>
                          <a:stretch>
                            <a:fillRect/>
                          </a:stretch>
                        </pic:blipFill>
                        <pic:spPr bwMode="auto">
                          <a:xfrm>
                            <a:off x="0" y="0"/>
                            <a:ext cx="2170430" cy="1633855"/>
                          </a:xfrm>
                          <a:prstGeom prst="rect">
                            <a:avLst/>
                          </a:prstGeom>
                          <a:noFill/>
                          <a:ln>
                            <a:noFill/>
                          </a:ln>
                        </pic:spPr>
                      </pic:pic>
                    </a:graphicData>
                  </a:graphic>
                </wp:inline>
              </w:drawing>
            </w:r>
            <w:r w:rsidRPr="00BA606D">
              <w:rPr>
                <w:rFonts w:ascii="Arial" w:hAnsi="Arial" w:cs="Arial"/>
                <w:b/>
                <w:bCs/>
                <w:sz w:val="24"/>
                <w:szCs w:val="24"/>
              </w:rPr>
              <w:t xml:space="preserve">          </w:t>
            </w:r>
            <w:r>
              <w:rPr>
                <w:noProof/>
                <w:sz w:val="24"/>
                <w:szCs w:val="24"/>
              </w:rPr>
              <w:drawing>
                <wp:inline distT="0" distB="0" distL="0" distR="0" wp14:anchorId="4E59F9F0" wp14:editId="6CD64DBE">
                  <wp:extent cx="2145665" cy="1609090"/>
                  <wp:effectExtent l="0" t="0" r="0" b="0"/>
                  <wp:docPr id="312" name="Picture 13" descr="C:\Users\Shawna\AppData\Local\Temp\04D55930-5A64-46CB-B5EA-E56938CAC08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hawna\AppData\Local\Temp\04D55930-5A64-46CB-B5EA-E56938CAC08F.jpeg"/>
                          <pic:cNvPicPr>
                            <a:picLocks noChangeAspect="1" noChangeArrowheads="1"/>
                          </pic:cNvPicPr>
                        </pic:nvPicPr>
                        <pic:blipFill>
                          <a:blip r:embed="rId464" cstate="print">
                            <a:extLst>
                              <a:ext uri="{28A0092B-C50C-407E-A947-70E740481C1C}">
                                <a14:useLocalDpi xmlns:a14="http://schemas.microsoft.com/office/drawing/2010/main" val="0"/>
                              </a:ext>
                            </a:extLst>
                          </a:blip>
                          <a:srcRect/>
                          <a:stretch>
                            <a:fillRect/>
                          </a:stretch>
                        </pic:blipFill>
                        <pic:spPr bwMode="auto">
                          <a:xfrm>
                            <a:off x="0" y="0"/>
                            <a:ext cx="2145665" cy="1609090"/>
                          </a:xfrm>
                          <a:prstGeom prst="rect">
                            <a:avLst/>
                          </a:prstGeom>
                          <a:noFill/>
                          <a:ln>
                            <a:noFill/>
                          </a:ln>
                        </pic:spPr>
                      </pic:pic>
                    </a:graphicData>
                  </a:graphic>
                </wp:inline>
              </w:drawing>
            </w:r>
            <w:r w:rsidRPr="00BA606D">
              <w:rPr>
                <w:rFonts w:ascii="Arial" w:hAnsi="Arial" w:cs="Arial"/>
                <w:b/>
                <w:bCs/>
                <w:sz w:val="24"/>
                <w:szCs w:val="24"/>
              </w:rPr>
              <w:t xml:space="preserve">        </w:t>
            </w:r>
          </w:p>
        </w:tc>
      </w:tr>
      <w:tr w:rsidR="008146DF" w:rsidRPr="00BA606D" w14:paraId="4B43055B" w14:textId="77777777" w:rsidTr="00E31452">
        <w:tc>
          <w:tcPr>
            <w:tcW w:w="1928" w:type="dxa"/>
            <w:shd w:val="clear" w:color="auto" w:fill="auto"/>
          </w:tcPr>
          <w:p w14:paraId="3B9A607C" w14:textId="77777777" w:rsidR="008146DF" w:rsidRPr="00BA606D" w:rsidRDefault="008146DF" w:rsidP="00E31452">
            <w:pPr>
              <w:pStyle w:val="Heading3"/>
              <w:jc w:val="right"/>
              <w:rPr>
                <w:rFonts w:ascii="Arial" w:hAnsi="Arial" w:cs="Arial"/>
                <w:szCs w:val="24"/>
                <w:u w:val="single"/>
              </w:rPr>
            </w:pPr>
            <w:r w:rsidRPr="00BA606D">
              <w:rPr>
                <w:rFonts w:ascii="Arial" w:hAnsi="Arial" w:cs="Arial"/>
                <w:szCs w:val="24"/>
              </w:rPr>
              <w:t>Age</w:t>
            </w:r>
          </w:p>
        </w:tc>
        <w:tc>
          <w:tcPr>
            <w:tcW w:w="1477" w:type="dxa"/>
            <w:shd w:val="clear" w:color="auto" w:fill="auto"/>
            <w:vAlign w:val="center"/>
          </w:tcPr>
          <w:p w14:paraId="2C745AF3" w14:textId="77777777" w:rsidR="008146DF" w:rsidRPr="00BA606D" w:rsidRDefault="008146DF" w:rsidP="00E31452">
            <w:pPr>
              <w:jc w:val="center"/>
              <w:rPr>
                <w:rFonts w:ascii="Arial" w:hAnsi="Arial" w:cs="Arial"/>
                <w:b/>
                <w:bCs/>
                <w:sz w:val="24"/>
                <w:szCs w:val="24"/>
              </w:rPr>
            </w:pPr>
            <w:r w:rsidRPr="00BA606D">
              <w:rPr>
                <w:rFonts w:ascii="Arial" w:hAnsi="Arial" w:cs="Arial"/>
                <w:b/>
                <w:bCs/>
                <w:sz w:val="24"/>
                <w:szCs w:val="24"/>
              </w:rPr>
              <w:t>17-19</w:t>
            </w:r>
          </w:p>
        </w:tc>
        <w:tc>
          <w:tcPr>
            <w:tcW w:w="1477" w:type="dxa"/>
            <w:shd w:val="clear" w:color="auto" w:fill="auto"/>
            <w:vAlign w:val="center"/>
          </w:tcPr>
          <w:p w14:paraId="06D1F752" w14:textId="77777777" w:rsidR="008146DF" w:rsidRPr="00BA606D" w:rsidRDefault="008146DF" w:rsidP="00E31452">
            <w:pPr>
              <w:jc w:val="center"/>
              <w:rPr>
                <w:rFonts w:ascii="Arial" w:hAnsi="Arial" w:cs="Arial"/>
                <w:b/>
                <w:bCs/>
                <w:sz w:val="24"/>
                <w:szCs w:val="24"/>
              </w:rPr>
            </w:pPr>
            <w:r w:rsidRPr="00BA606D">
              <w:rPr>
                <w:rFonts w:ascii="Arial" w:hAnsi="Arial" w:cs="Arial"/>
                <w:b/>
                <w:bCs/>
                <w:sz w:val="24"/>
                <w:szCs w:val="24"/>
              </w:rPr>
              <w:t>20-29</w:t>
            </w:r>
          </w:p>
        </w:tc>
        <w:tc>
          <w:tcPr>
            <w:tcW w:w="1477" w:type="dxa"/>
            <w:shd w:val="clear" w:color="auto" w:fill="auto"/>
            <w:vAlign w:val="center"/>
          </w:tcPr>
          <w:p w14:paraId="4009AC80" w14:textId="77777777" w:rsidR="008146DF" w:rsidRPr="00BA606D" w:rsidRDefault="008146DF" w:rsidP="00E31452">
            <w:pPr>
              <w:jc w:val="center"/>
              <w:rPr>
                <w:rFonts w:ascii="Arial" w:hAnsi="Arial" w:cs="Arial"/>
                <w:b/>
                <w:bCs/>
                <w:sz w:val="24"/>
                <w:szCs w:val="24"/>
              </w:rPr>
            </w:pPr>
            <w:r w:rsidRPr="00BA606D">
              <w:rPr>
                <w:rFonts w:ascii="Arial" w:hAnsi="Arial" w:cs="Arial"/>
                <w:b/>
                <w:bCs/>
                <w:sz w:val="24"/>
                <w:szCs w:val="24"/>
              </w:rPr>
              <w:t>30-39</w:t>
            </w:r>
          </w:p>
        </w:tc>
        <w:tc>
          <w:tcPr>
            <w:tcW w:w="1477" w:type="dxa"/>
            <w:shd w:val="clear" w:color="auto" w:fill="auto"/>
            <w:vAlign w:val="center"/>
          </w:tcPr>
          <w:p w14:paraId="4E2B8EAE" w14:textId="77777777" w:rsidR="008146DF" w:rsidRPr="00BA606D" w:rsidRDefault="008146DF" w:rsidP="00E31452">
            <w:pPr>
              <w:jc w:val="center"/>
              <w:rPr>
                <w:rFonts w:ascii="Arial" w:hAnsi="Arial" w:cs="Arial"/>
                <w:b/>
                <w:bCs/>
                <w:sz w:val="24"/>
                <w:szCs w:val="24"/>
              </w:rPr>
            </w:pPr>
            <w:r w:rsidRPr="00BA606D">
              <w:rPr>
                <w:rFonts w:ascii="Arial" w:hAnsi="Arial" w:cs="Arial"/>
                <w:b/>
                <w:bCs/>
                <w:sz w:val="24"/>
                <w:szCs w:val="24"/>
              </w:rPr>
              <w:t>40-49</w:t>
            </w:r>
          </w:p>
        </w:tc>
        <w:tc>
          <w:tcPr>
            <w:tcW w:w="1477" w:type="dxa"/>
            <w:shd w:val="clear" w:color="auto" w:fill="auto"/>
            <w:vAlign w:val="center"/>
          </w:tcPr>
          <w:p w14:paraId="780D7D6D" w14:textId="77777777" w:rsidR="008146DF" w:rsidRPr="00BA606D" w:rsidRDefault="008146DF" w:rsidP="00E31452">
            <w:pPr>
              <w:jc w:val="center"/>
              <w:rPr>
                <w:rFonts w:ascii="Arial" w:hAnsi="Arial" w:cs="Arial"/>
                <w:b/>
                <w:bCs/>
                <w:sz w:val="24"/>
                <w:szCs w:val="24"/>
              </w:rPr>
            </w:pPr>
            <w:r w:rsidRPr="00BA606D">
              <w:rPr>
                <w:rFonts w:ascii="Arial" w:hAnsi="Arial" w:cs="Arial"/>
                <w:b/>
                <w:bCs/>
                <w:sz w:val="24"/>
                <w:szCs w:val="24"/>
              </w:rPr>
              <w:t>50-59</w:t>
            </w:r>
          </w:p>
        </w:tc>
        <w:tc>
          <w:tcPr>
            <w:tcW w:w="1477" w:type="dxa"/>
            <w:shd w:val="clear" w:color="auto" w:fill="auto"/>
            <w:vAlign w:val="center"/>
          </w:tcPr>
          <w:p w14:paraId="3891C518" w14:textId="77777777" w:rsidR="008146DF" w:rsidRPr="00BA606D" w:rsidRDefault="008146DF" w:rsidP="00E31452">
            <w:pPr>
              <w:jc w:val="center"/>
              <w:rPr>
                <w:rFonts w:ascii="Arial" w:hAnsi="Arial" w:cs="Arial"/>
                <w:b/>
                <w:bCs/>
                <w:sz w:val="24"/>
                <w:szCs w:val="24"/>
              </w:rPr>
            </w:pPr>
            <w:r w:rsidRPr="00BA606D">
              <w:rPr>
                <w:rFonts w:ascii="Arial" w:hAnsi="Arial" w:cs="Arial"/>
                <w:b/>
                <w:bCs/>
                <w:sz w:val="24"/>
                <w:szCs w:val="24"/>
              </w:rPr>
              <w:t>60-65</w:t>
            </w:r>
          </w:p>
        </w:tc>
      </w:tr>
      <w:tr w:rsidR="008146DF" w:rsidRPr="00BA606D" w14:paraId="249D3482" w14:textId="77777777" w:rsidTr="00E31452">
        <w:trPr>
          <w:trHeight w:val="366"/>
        </w:trPr>
        <w:tc>
          <w:tcPr>
            <w:tcW w:w="1928" w:type="dxa"/>
            <w:shd w:val="clear" w:color="auto" w:fill="auto"/>
            <w:vAlign w:val="center"/>
          </w:tcPr>
          <w:p w14:paraId="65315384" w14:textId="77777777" w:rsidR="008146DF" w:rsidRPr="00BA606D" w:rsidRDefault="008146DF" w:rsidP="00E31452">
            <w:pPr>
              <w:jc w:val="center"/>
              <w:rPr>
                <w:rFonts w:ascii="Arial" w:hAnsi="Arial" w:cs="Arial"/>
                <w:sz w:val="24"/>
                <w:szCs w:val="24"/>
              </w:rPr>
            </w:pPr>
            <w:r w:rsidRPr="00BA606D">
              <w:rPr>
                <w:rStyle w:val="Strong"/>
                <w:rFonts w:ascii="Arial" w:hAnsi="Arial" w:cs="Arial"/>
                <w:sz w:val="24"/>
                <w:szCs w:val="24"/>
              </w:rPr>
              <w:t>Excellent</w:t>
            </w:r>
          </w:p>
        </w:tc>
        <w:tc>
          <w:tcPr>
            <w:tcW w:w="1477" w:type="dxa"/>
            <w:shd w:val="clear" w:color="auto" w:fill="auto"/>
            <w:vAlign w:val="center"/>
          </w:tcPr>
          <w:p w14:paraId="305DD887" w14:textId="77777777" w:rsidR="008146DF" w:rsidRPr="00BA606D" w:rsidRDefault="008146DF" w:rsidP="00E31452">
            <w:pPr>
              <w:jc w:val="center"/>
              <w:rPr>
                <w:rFonts w:ascii="Arial" w:hAnsi="Arial" w:cs="Arial"/>
                <w:sz w:val="24"/>
                <w:szCs w:val="24"/>
              </w:rPr>
            </w:pPr>
            <w:r w:rsidRPr="00ED1BBF">
              <w:rPr>
                <w:rFonts w:ascii="Arial Narrow" w:hAnsi="Arial Narrow" w:cs="Arial"/>
                <w:b/>
                <w:sz w:val="24"/>
                <w:szCs w:val="24"/>
              </w:rPr>
              <w:t>≥</w:t>
            </w:r>
            <w:r w:rsidRPr="00BA606D">
              <w:rPr>
                <w:rFonts w:ascii="Arial" w:hAnsi="Arial" w:cs="Arial"/>
                <w:sz w:val="24"/>
                <w:szCs w:val="24"/>
              </w:rPr>
              <w:t xml:space="preserve"> 5</w:t>
            </w:r>
            <w:r>
              <w:rPr>
                <w:rFonts w:ascii="Arial" w:hAnsi="Arial" w:cs="Arial"/>
                <w:sz w:val="24"/>
                <w:szCs w:val="24"/>
              </w:rPr>
              <w:t>7</w:t>
            </w:r>
          </w:p>
        </w:tc>
        <w:tc>
          <w:tcPr>
            <w:tcW w:w="1477" w:type="dxa"/>
            <w:shd w:val="clear" w:color="auto" w:fill="auto"/>
            <w:vAlign w:val="center"/>
          </w:tcPr>
          <w:p w14:paraId="1B488A43" w14:textId="77777777" w:rsidR="008146DF" w:rsidRPr="00BA606D" w:rsidRDefault="008146DF" w:rsidP="00E31452">
            <w:pPr>
              <w:jc w:val="center"/>
              <w:rPr>
                <w:rFonts w:ascii="Arial" w:hAnsi="Arial" w:cs="Arial"/>
                <w:sz w:val="24"/>
                <w:szCs w:val="24"/>
              </w:rPr>
            </w:pPr>
            <w:r w:rsidRPr="00ED1BBF">
              <w:rPr>
                <w:rFonts w:ascii="Arial Narrow" w:hAnsi="Arial Narrow" w:cs="Arial"/>
                <w:b/>
                <w:sz w:val="24"/>
                <w:szCs w:val="24"/>
              </w:rPr>
              <w:t>≥</w:t>
            </w:r>
            <w:r w:rsidRPr="00BA606D">
              <w:rPr>
                <w:rFonts w:ascii="Arial" w:hAnsi="Arial" w:cs="Arial"/>
                <w:sz w:val="24"/>
                <w:szCs w:val="24"/>
              </w:rPr>
              <w:t xml:space="preserve"> 4</w:t>
            </w:r>
            <w:r>
              <w:rPr>
                <w:rFonts w:ascii="Arial" w:hAnsi="Arial" w:cs="Arial"/>
                <w:sz w:val="24"/>
                <w:szCs w:val="24"/>
              </w:rPr>
              <w:t>8</w:t>
            </w:r>
          </w:p>
        </w:tc>
        <w:tc>
          <w:tcPr>
            <w:tcW w:w="1477" w:type="dxa"/>
            <w:shd w:val="clear" w:color="auto" w:fill="auto"/>
            <w:vAlign w:val="center"/>
          </w:tcPr>
          <w:p w14:paraId="48ECF04D" w14:textId="77777777" w:rsidR="008146DF" w:rsidRPr="00BA606D" w:rsidRDefault="008146DF" w:rsidP="00E31452">
            <w:pPr>
              <w:jc w:val="center"/>
              <w:rPr>
                <w:rFonts w:ascii="Arial" w:hAnsi="Arial" w:cs="Arial"/>
                <w:sz w:val="24"/>
                <w:szCs w:val="24"/>
              </w:rPr>
            </w:pPr>
            <w:r w:rsidRPr="00ED1BBF">
              <w:rPr>
                <w:rFonts w:ascii="Arial Narrow" w:hAnsi="Arial Narrow" w:cs="Arial"/>
                <w:b/>
                <w:sz w:val="24"/>
                <w:szCs w:val="24"/>
              </w:rPr>
              <w:t>≥</w:t>
            </w:r>
            <w:r w:rsidRPr="00BA606D">
              <w:rPr>
                <w:rFonts w:ascii="Arial" w:hAnsi="Arial" w:cs="Arial"/>
                <w:sz w:val="24"/>
                <w:szCs w:val="24"/>
              </w:rPr>
              <w:t xml:space="preserve"> 4</w:t>
            </w:r>
            <w:r>
              <w:rPr>
                <w:rFonts w:ascii="Arial" w:hAnsi="Arial" w:cs="Arial"/>
                <w:sz w:val="24"/>
                <w:szCs w:val="24"/>
              </w:rPr>
              <w:t>2</w:t>
            </w:r>
          </w:p>
        </w:tc>
        <w:tc>
          <w:tcPr>
            <w:tcW w:w="1477" w:type="dxa"/>
            <w:shd w:val="clear" w:color="auto" w:fill="auto"/>
            <w:vAlign w:val="center"/>
          </w:tcPr>
          <w:p w14:paraId="44CB8A25" w14:textId="77777777" w:rsidR="008146DF" w:rsidRPr="00BA606D" w:rsidRDefault="008146DF" w:rsidP="00E31452">
            <w:pPr>
              <w:jc w:val="center"/>
              <w:rPr>
                <w:rFonts w:ascii="Arial" w:hAnsi="Arial" w:cs="Arial"/>
                <w:sz w:val="24"/>
                <w:szCs w:val="24"/>
              </w:rPr>
            </w:pPr>
            <w:r w:rsidRPr="00ED1BBF">
              <w:rPr>
                <w:rFonts w:ascii="Arial Narrow" w:hAnsi="Arial Narrow" w:cs="Arial"/>
                <w:b/>
                <w:sz w:val="24"/>
                <w:szCs w:val="24"/>
              </w:rPr>
              <w:t>≥</w:t>
            </w:r>
            <w:r w:rsidRPr="00BA606D">
              <w:rPr>
                <w:rFonts w:ascii="Arial" w:hAnsi="Arial" w:cs="Arial"/>
                <w:sz w:val="24"/>
                <w:szCs w:val="24"/>
              </w:rPr>
              <w:t xml:space="preserve"> 3</w:t>
            </w:r>
            <w:r>
              <w:rPr>
                <w:rFonts w:ascii="Arial" w:hAnsi="Arial" w:cs="Arial"/>
                <w:sz w:val="24"/>
                <w:szCs w:val="24"/>
              </w:rPr>
              <w:t>5</w:t>
            </w:r>
          </w:p>
        </w:tc>
        <w:tc>
          <w:tcPr>
            <w:tcW w:w="1477" w:type="dxa"/>
            <w:shd w:val="clear" w:color="auto" w:fill="auto"/>
            <w:vAlign w:val="center"/>
          </w:tcPr>
          <w:p w14:paraId="4F7F94EB" w14:textId="77777777" w:rsidR="008146DF" w:rsidRPr="00BA606D" w:rsidRDefault="008146DF" w:rsidP="00E31452">
            <w:pPr>
              <w:jc w:val="center"/>
              <w:rPr>
                <w:rFonts w:ascii="Arial" w:hAnsi="Arial" w:cs="Arial"/>
                <w:sz w:val="24"/>
                <w:szCs w:val="24"/>
              </w:rPr>
            </w:pPr>
            <w:r w:rsidRPr="00ED1BBF">
              <w:rPr>
                <w:rFonts w:ascii="Arial Narrow" w:hAnsi="Arial Narrow" w:cs="Arial"/>
                <w:b/>
                <w:sz w:val="24"/>
                <w:szCs w:val="24"/>
              </w:rPr>
              <w:t>≥</w:t>
            </w:r>
            <w:r w:rsidRPr="00BA606D">
              <w:rPr>
                <w:rFonts w:ascii="Arial" w:hAnsi="Arial" w:cs="Arial"/>
                <w:sz w:val="24"/>
                <w:szCs w:val="24"/>
              </w:rPr>
              <w:t xml:space="preserve"> 3</w:t>
            </w:r>
            <w:r>
              <w:rPr>
                <w:rFonts w:ascii="Arial" w:hAnsi="Arial" w:cs="Arial"/>
                <w:sz w:val="24"/>
                <w:szCs w:val="24"/>
              </w:rPr>
              <w:t>2</w:t>
            </w:r>
          </w:p>
        </w:tc>
        <w:tc>
          <w:tcPr>
            <w:tcW w:w="1477" w:type="dxa"/>
            <w:shd w:val="clear" w:color="auto" w:fill="auto"/>
            <w:vAlign w:val="center"/>
          </w:tcPr>
          <w:p w14:paraId="6C80CF4A" w14:textId="77777777" w:rsidR="008146DF" w:rsidRPr="00BA606D" w:rsidRDefault="008146DF" w:rsidP="00E31452">
            <w:pPr>
              <w:jc w:val="center"/>
              <w:rPr>
                <w:rFonts w:ascii="Arial" w:hAnsi="Arial" w:cs="Arial"/>
                <w:sz w:val="24"/>
                <w:szCs w:val="24"/>
              </w:rPr>
            </w:pPr>
            <w:r w:rsidRPr="00ED1BBF">
              <w:rPr>
                <w:rFonts w:ascii="Arial Narrow" w:hAnsi="Arial Narrow" w:cs="Arial"/>
                <w:b/>
                <w:sz w:val="24"/>
                <w:szCs w:val="24"/>
              </w:rPr>
              <w:t>≥</w:t>
            </w:r>
            <w:r w:rsidRPr="00BA606D">
              <w:rPr>
                <w:rFonts w:ascii="Arial" w:hAnsi="Arial" w:cs="Arial"/>
                <w:sz w:val="24"/>
                <w:szCs w:val="24"/>
              </w:rPr>
              <w:t xml:space="preserve"> 3</w:t>
            </w:r>
            <w:r>
              <w:rPr>
                <w:rFonts w:ascii="Arial" w:hAnsi="Arial" w:cs="Arial"/>
                <w:sz w:val="24"/>
                <w:szCs w:val="24"/>
              </w:rPr>
              <w:t>1</w:t>
            </w:r>
          </w:p>
        </w:tc>
      </w:tr>
      <w:tr w:rsidR="008146DF" w:rsidRPr="00BA606D" w14:paraId="79AC1368" w14:textId="77777777" w:rsidTr="00E31452">
        <w:tc>
          <w:tcPr>
            <w:tcW w:w="1928" w:type="dxa"/>
            <w:shd w:val="clear" w:color="auto" w:fill="auto"/>
            <w:vAlign w:val="center"/>
          </w:tcPr>
          <w:p w14:paraId="3DF424FC" w14:textId="77777777" w:rsidR="008146DF" w:rsidRPr="00BA606D" w:rsidRDefault="008146DF" w:rsidP="00E31452">
            <w:pPr>
              <w:jc w:val="center"/>
              <w:rPr>
                <w:rFonts w:ascii="Arial" w:hAnsi="Arial" w:cs="Arial"/>
                <w:b/>
                <w:sz w:val="24"/>
                <w:szCs w:val="24"/>
              </w:rPr>
            </w:pPr>
            <w:r w:rsidRPr="00BA606D">
              <w:rPr>
                <w:rStyle w:val="Strong"/>
                <w:rFonts w:ascii="Arial" w:hAnsi="Arial" w:cs="Arial"/>
                <w:sz w:val="24"/>
                <w:szCs w:val="24"/>
              </w:rPr>
              <w:t>Good</w:t>
            </w:r>
          </w:p>
        </w:tc>
        <w:tc>
          <w:tcPr>
            <w:tcW w:w="1477" w:type="dxa"/>
            <w:shd w:val="clear" w:color="auto" w:fill="auto"/>
            <w:vAlign w:val="center"/>
          </w:tcPr>
          <w:p w14:paraId="5A3BB581"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47-56</w:t>
            </w:r>
          </w:p>
        </w:tc>
        <w:tc>
          <w:tcPr>
            <w:tcW w:w="1477" w:type="dxa"/>
            <w:shd w:val="clear" w:color="auto" w:fill="auto"/>
            <w:vAlign w:val="center"/>
          </w:tcPr>
          <w:p w14:paraId="3FAF0D86" w14:textId="05411989" w:rsidR="008146DF" w:rsidRPr="00BA606D" w:rsidRDefault="0076325D" w:rsidP="00E31452">
            <w:pPr>
              <w:jc w:val="center"/>
              <w:rPr>
                <w:rFonts w:ascii="Arial" w:hAnsi="Arial" w:cs="Arial"/>
                <w:sz w:val="24"/>
                <w:szCs w:val="24"/>
              </w:rPr>
            </w:pPr>
            <w:r>
              <w:rPr>
                <w:rFonts w:ascii="Arial" w:hAnsi="Arial" w:cs="Arial"/>
                <w:sz w:val="24"/>
                <w:szCs w:val="24"/>
              </w:rPr>
              <w:t>40</w:t>
            </w:r>
            <w:r w:rsidR="008146DF" w:rsidRPr="00BA606D">
              <w:rPr>
                <w:rFonts w:ascii="Arial" w:hAnsi="Arial" w:cs="Arial"/>
                <w:sz w:val="24"/>
                <w:szCs w:val="24"/>
              </w:rPr>
              <w:t>-47</w:t>
            </w:r>
          </w:p>
        </w:tc>
        <w:tc>
          <w:tcPr>
            <w:tcW w:w="1477" w:type="dxa"/>
            <w:shd w:val="clear" w:color="auto" w:fill="auto"/>
            <w:vAlign w:val="center"/>
          </w:tcPr>
          <w:p w14:paraId="39A6AA97"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34-41</w:t>
            </w:r>
          </w:p>
        </w:tc>
        <w:tc>
          <w:tcPr>
            <w:tcW w:w="1477" w:type="dxa"/>
            <w:shd w:val="clear" w:color="auto" w:fill="auto"/>
            <w:vAlign w:val="center"/>
          </w:tcPr>
          <w:p w14:paraId="49EB45B0"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28-34</w:t>
            </w:r>
          </w:p>
        </w:tc>
        <w:tc>
          <w:tcPr>
            <w:tcW w:w="1477" w:type="dxa"/>
            <w:shd w:val="clear" w:color="auto" w:fill="auto"/>
            <w:vAlign w:val="center"/>
          </w:tcPr>
          <w:p w14:paraId="61DD3AD1"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25-31</w:t>
            </w:r>
          </w:p>
        </w:tc>
        <w:tc>
          <w:tcPr>
            <w:tcW w:w="1477" w:type="dxa"/>
            <w:shd w:val="clear" w:color="auto" w:fill="auto"/>
            <w:vAlign w:val="center"/>
          </w:tcPr>
          <w:p w14:paraId="7F264182"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24-30</w:t>
            </w:r>
          </w:p>
        </w:tc>
      </w:tr>
      <w:tr w:rsidR="008146DF" w:rsidRPr="00BA606D" w14:paraId="7CB6EFB1" w14:textId="77777777" w:rsidTr="00E31452">
        <w:tc>
          <w:tcPr>
            <w:tcW w:w="1928" w:type="dxa"/>
            <w:shd w:val="clear" w:color="auto" w:fill="auto"/>
            <w:vAlign w:val="center"/>
          </w:tcPr>
          <w:p w14:paraId="59716E4C" w14:textId="77777777" w:rsidR="008146DF" w:rsidRPr="00BA606D" w:rsidRDefault="008146DF" w:rsidP="00E31452">
            <w:pPr>
              <w:jc w:val="center"/>
              <w:rPr>
                <w:rFonts w:ascii="Arial" w:hAnsi="Arial" w:cs="Arial"/>
                <w:b/>
                <w:sz w:val="24"/>
                <w:szCs w:val="24"/>
              </w:rPr>
            </w:pPr>
            <w:r w:rsidRPr="00BA606D">
              <w:rPr>
                <w:rStyle w:val="Strong"/>
                <w:rFonts w:ascii="Arial" w:hAnsi="Arial" w:cs="Arial"/>
                <w:sz w:val="24"/>
                <w:szCs w:val="24"/>
              </w:rPr>
              <w:t>Above average</w:t>
            </w:r>
          </w:p>
        </w:tc>
        <w:tc>
          <w:tcPr>
            <w:tcW w:w="1477" w:type="dxa"/>
            <w:shd w:val="clear" w:color="auto" w:fill="auto"/>
            <w:vAlign w:val="center"/>
          </w:tcPr>
          <w:p w14:paraId="6FA13AA4"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35-46</w:t>
            </w:r>
          </w:p>
        </w:tc>
        <w:tc>
          <w:tcPr>
            <w:tcW w:w="1477" w:type="dxa"/>
            <w:shd w:val="clear" w:color="auto" w:fill="auto"/>
            <w:vAlign w:val="center"/>
          </w:tcPr>
          <w:p w14:paraId="17538809"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30-39</w:t>
            </w:r>
          </w:p>
        </w:tc>
        <w:tc>
          <w:tcPr>
            <w:tcW w:w="1477" w:type="dxa"/>
            <w:shd w:val="clear" w:color="auto" w:fill="auto"/>
            <w:vAlign w:val="center"/>
          </w:tcPr>
          <w:p w14:paraId="7A968ED1"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25-33</w:t>
            </w:r>
          </w:p>
        </w:tc>
        <w:tc>
          <w:tcPr>
            <w:tcW w:w="1477" w:type="dxa"/>
            <w:shd w:val="clear" w:color="auto" w:fill="auto"/>
            <w:vAlign w:val="center"/>
          </w:tcPr>
          <w:p w14:paraId="7CF1E80D"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21-28</w:t>
            </w:r>
          </w:p>
        </w:tc>
        <w:tc>
          <w:tcPr>
            <w:tcW w:w="1477" w:type="dxa"/>
            <w:shd w:val="clear" w:color="auto" w:fill="auto"/>
            <w:vAlign w:val="center"/>
          </w:tcPr>
          <w:p w14:paraId="67602BF0"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18-24</w:t>
            </w:r>
          </w:p>
        </w:tc>
        <w:tc>
          <w:tcPr>
            <w:tcW w:w="1477" w:type="dxa"/>
            <w:shd w:val="clear" w:color="auto" w:fill="auto"/>
            <w:vAlign w:val="center"/>
          </w:tcPr>
          <w:p w14:paraId="6F8281B5"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17-23</w:t>
            </w:r>
          </w:p>
        </w:tc>
      </w:tr>
      <w:tr w:rsidR="008146DF" w:rsidRPr="00BA606D" w14:paraId="1B274297" w14:textId="77777777" w:rsidTr="00E31452">
        <w:tc>
          <w:tcPr>
            <w:tcW w:w="1928" w:type="dxa"/>
            <w:shd w:val="clear" w:color="auto" w:fill="auto"/>
            <w:vAlign w:val="center"/>
          </w:tcPr>
          <w:p w14:paraId="11164BB8" w14:textId="77777777" w:rsidR="008146DF" w:rsidRPr="00BA606D" w:rsidRDefault="008146DF" w:rsidP="00E31452">
            <w:pPr>
              <w:jc w:val="center"/>
              <w:rPr>
                <w:rFonts w:ascii="Arial" w:hAnsi="Arial" w:cs="Arial"/>
                <w:sz w:val="24"/>
                <w:szCs w:val="24"/>
              </w:rPr>
            </w:pPr>
            <w:r w:rsidRPr="00BA606D">
              <w:rPr>
                <w:rStyle w:val="Strong"/>
                <w:rFonts w:ascii="Arial" w:hAnsi="Arial" w:cs="Arial"/>
                <w:sz w:val="24"/>
                <w:szCs w:val="24"/>
              </w:rPr>
              <w:t>Average</w:t>
            </w:r>
          </w:p>
        </w:tc>
        <w:tc>
          <w:tcPr>
            <w:tcW w:w="1477" w:type="dxa"/>
            <w:shd w:val="clear" w:color="auto" w:fill="auto"/>
            <w:vAlign w:val="center"/>
          </w:tcPr>
          <w:p w14:paraId="1F639369"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19-34</w:t>
            </w:r>
          </w:p>
        </w:tc>
        <w:tc>
          <w:tcPr>
            <w:tcW w:w="1477" w:type="dxa"/>
            <w:shd w:val="clear" w:color="auto" w:fill="auto"/>
            <w:vAlign w:val="center"/>
          </w:tcPr>
          <w:p w14:paraId="4A1AD426"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17-29</w:t>
            </w:r>
          </w:p>
        </w:tc>
        <w:tc>
          <w:tcPr>
            <w:tcW w:w="1477" w:type="dxa"/>
            <w:shd w:val="clear" w:color="auto" w:fill="auto"/>
            <w:vAlign w:val="center"/>
          </w:tcPr>
          <w:p w14:paraId="024987B5"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13-24</w:t>
            </w:r>
          </w:p>
        </w:tc>
        <w:tc>
          <w:tcPr>
            <w:tcW w:w="1477" w:type="dxa"/>
            <w:shd w:val="clear" w:color="auto" w:fill="auto"/>
            <w:vAlign w:val="center"/>
          </w:tcPr>
          <w:p w14:paraId="59E7CC52"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11-20</w:t>
            </w:r>
          </w:p>
        </w:tc>
        <w:tc>
          <w:tcPr>
            <w:tcW w:w="1477" w:type="dxa"/>
            <w:shd w:val="clear" w:color="auto" w:fill="auto"/>
            <w:vAlign w:val="center"/>
          </w:tcPr>
          <w:p w14:paraId="2C964E05"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9-17</w:t>
            </w:r>
          </w:p>
        </w:tc>
        <w:tc>
          <w:tcPr>
            <w:tcW w:w="1477" w:type="dxa"/>
            <w:shd w:val="clear" w:color="auto" w:fill="auto"/>
            <w:vAlign w:val="center"/>
          </w:tcPr>
          <w:p w14:paraId="1D3BD356"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6-16</w:t>
            </w:r>
          </w:p>
        </w:tc>
      </w:tr>
      <w:tr w:rsidR="008146DF" w:rsidRPr="00BA606D" w14:paraId="0A5A2E01" w14:textId="77777777" w:rsidTr="00E31452">
        <w:tc>
          <w:tcPr>
            <w:tcW w:w="1928" w:type="dxa"/>
            <w:shd w:val="clear" w:color="auto" w:fill="auto"/>
            <w:vAlign w:val="center"/>
          </w:tcPr>
          <w:p w14:paraId="4C32651C" w14:textId="77777777" w:rsidR="008146DF" w:rsidRPr="00BA606D" w:rsidRDefault="008146DF" w:rsidP="00E31452">
            <w:pPr>
              <w:jc w:val="center"/>
              <w:rPr>
                <w:rFonts w:ascii="Arial" w:hAnsi="Arial" w:cs="Arial"/>
                <w:sz w:val="24"/>
                <w:szCs w:val="24"/>
              </w:rPr>
            </w:pPr>
            <w:r w:rsidRPr="00BA606D">
              <w:rPr>
                <w:rStyle w:val="Strong"/>
                <w:rFonts w:ascii="Arial" w:hAnsi="Arial" w:cs="Arial"/>
                <w:sz w:val="24"/>
                <w:szCs w:val="24"/>
              </w:rPr>
              <w:t>Below average</w:t>
            </w:r>
          </w:p>
        </w:tc>
        <w:tc>
          <w:tcPr>
            <w:tcW w:w="1477" w:type="dxa"/>
            <w:shd w:val="clear" w:color="auto" w:fill="auto"/>
            <w:vAlign w:val="center"/>
          </w:tcPr>
          <w:p w14:paraId="445DBD3C"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11-18</w:t>
            </w:r>
          </w:p>
        </w:tc>
        <w:tc>
          <w:tcPr>
            <w:tcW w:w="1477" w:type="dxa"/>
            <w:shd w:val="clear" w:color="auto" w:fill="auto"/>
            <w:vAlign w:val="center"/>
          </w:tcPr>
          <w:p w14:paraId="5B318D5F"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10-16</w:t>
            </w:r>
          </w:p>
        </w:tc>
        <w:tc>
          <w:tcPr>
            <w:tcW w:w="1477" w:type="dxa"/>
            <w:shd w:val="clear" w:color="auto" w:fill="auto"/>
            <w:vAlign w:val="center"/>
          </w:tcPr>
          <w:p w14:paraId="170968E7"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8-12</w:t>
            </w:r>
          </w:p>
        </w:tc>
        <w:tc>
          <w:tcPr>
            <w:tcW w:w="1477" w:type="dxa"/>
            <w:shd w:val="clear" w:color="auto" w:fill="auto"/>
            <w:vAlign w:val="center"/>
          </w:tcPr>
          <w:p w14:paraId="5F0A3544"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6-10</w:t>
            </w:r>
          </w:p>
        </w:tc>
        <w:tc>
          <w:tcPr>
            <w:tcW w:w="1477" w:type="dxa"/>
            <w:shd w:val="clear" w:color="auto" w:fill="auto"/>
            <w:vAlign w:val="center"/>
          </w:tcPr>
          <w:p w14:paraId="25AA5942"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5-8</w:t>
            </w:r>
          </w:p>
        </w:tc>
        <w:tc>
          <w:tcPr>
            <w:tcW w:w="1477" w:type="dxa"/>
            <w:shd w:val="clear" w:color="auto" w:fill="auto"/>
            <w:vAlign w:val="center"/>
          </w:tcPr>
          <w:p w14:paraId="132EED81"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3-5</w:t>
            </w:r>
          </w:p>
        </w:tc>
      </w:tr>
      <w:tr w:rsidR="008146DF" w:rsidRPr="00BA606D" w14:paraId="326DD7F9" w14:textId="77777777" w:rsidTr="00E31452">
        <w:tc>
          <w:tcPr>
            <w:tcW w:w="1928" w:type="dxa"/>
            <w:shd w:val="clear" w:color="auto" w:fill="auto"/>
            <w:vAlign w:val="center"/>
          </w:tcPr>
          <w:p w14:paraId="40A3A26C" w14:textId="77777777" w:rsidR="008146DF" w:rsidRPr="00BA606D" w:rsidRDefault="008146DF" w:rsidP="00E31452">
            <w:pPr>
              <w:jc w:val="center"/>
              <w:rPr>
                <w:rFonts w:ascii="Arial" w:hAnsi="Arial" w:cs="Arial"/>
                <w:sz w:val="24"/>
                <w:szCs w:val="24"/>
              </w:rPr>
            </w:pPr>
            <w:r w:rsidRPr="00BA606D">
              <w:rPr>
                <w:rStyle w:val="Strong"/>
                <w:rFonts w:ascii="Arial" w:hAnsi="Arial" w:cs="Arial"/>
                <w:sz w:val="24"/>
                <w:szCs w:val="24"/>
              </w:rPr>
              <w:t>Poor</w:t>
            </w:r>
          </w:p>
        </w:tc>
        <w:tc>
          <w:tcPr>
            <w:tcW w:w="1477" w:type="dxa"/>
            <w:shd w:val="clear" w:color="auto" w:fill="auto"/>
            <w:vAlign w:val="center"/>
          </w:tcPr>
          <w:p w14:paraId="609ADCB4"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4-10</w:t>
            </w:r>
          </w:p>
        </w:tc>
        <w:tc>
          <w:tcPr>
            <w:tcW w:w="1477" w:type="dxa"/>
            <w:shd w:val="clear" w:color="auto" w:fill="auto"/>
            <w:vAlign w:val="center"/>
          </w:tcPr>
          <w:p w14:paraId="3011CC91"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4-9</w:t>
            </w:r>
          </w:p>
        </w:tc>
        <w:tc>
          <w:tcPr>
            <w:tcW w:w="1477" w:type="dxa"/>
            <w:shd w:val="clear" w:color="auto" w:fill="auto"/>
            <w:vAlign w:val="center"/>
          </w:tcPr>
          <w:p w14:paraId="35E1B516"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2-7</w:t>
            </w:r>
          </w:p>
        </w:tc>
        <w:tc>
          <w:tcPr>
            <w:tcW w:w="1477" w:type="dxa"/>
            <w:shd w:val="clear" w:color="auto" w:fill="auto"/>
            <w:vAlign w:val="center"/>
          </w:tcPr>
          <w:p w14:paraId="2EECE1BD"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1-5</w:t>
            </w:r>
          </w:p>
        </w:tc>
        <w:tc>
          <w:tcPr>
            <w:tcW w:w="1477" w:type="dxa"/>
            <w:shd w:val="clear" w:color="auto" w:fill="auto"/>
            <w:vAlign w:val="center"/>
          </w:tcPr>
          <w:p w14:paraId="509CD3D8"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1-4</w:t>
            </w:r>
          </w:p>
        </w:tc>
        <w:tc>
          <w:tcPr>
            <w:tcW w:w="1477" w:type="dxa"/>
            <w:shd w:val="clear" w:color="auto" w:fill="auto"/>
            <w:vAlign w:val="center"/>
          </w:tcPr>
          <w:p w14:paraId="2B77EA8C"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1-2</w:t>
            </w:r>
          </w:p>
        </w:tc>
      </w:tr>
      <w:tr w:rsidR="008146DF" w:rsidRPr="00BA606D" w14:paraId="41AC1590" w14:textId="77777777" w:rsidTr="00E31452">
        <w:tc>
          <w:tcPr>
            <w:tcW w:w="1928" w:type="dxa"/>
            <w:shd w:val="clear" w:color="auto" w:fill="auto"/>
            <w:vAlign w:val="center"/>
          </w:tcPr>
          <w:p w14:paraId="3B034080" w14:textId="77777777" w:rsidR="008146DF" w:rsidRPr="00BA606D" w:rsidRDefault="008146DF" w:rsidP="00E31452">
            <w:pPr>
              <w:jc w:val="center"/>
              <w:rPr>
                <w:rFonts w:ascii="Arial" w:hAnsi="Arial" w:cs="Arial"/>
                <w:sz w:val="24"/>
                <w:szCs w:val="24"/>
              </w:rPr>
            </w:pPr>
            <w:r w:rsidRPr="00BA606D">
              <w:rPr>
                <w:rStyle w:val="Strong"/>
                <w:rFonts w:ascii="Arial" w:hAnsi="Arial" w:cs="Arial"/>
                <w:sz w:val="24"/>
                <w:szCs w:val="24"/>
              </w:rPr>
              <w:t>Very Poor</w:t>
            </w:r>
          </w:p>
        </w:tc>
        <w:tc>
          <w:tcPr>
            <w:tcW w:w="1477" w:type="dxa"/>
            <w:shd w:val="clear" w:color="auto" w:fill="auto"/>
            <w:vAlign w:val="center"/>
          </w:tcPr>
          <w:p w14:paraId="06CE4E90" w14:textId="77777777" w:rsidR="008146DF" w:rsidRPr="00BA606D" w:rsidRDefault="008146DF" w:rsidP="00E31452">
            <w:pPr>
              <w:jc w:val="center"/>
              <w:rPr>
                <w:rFonts w:ascii="Arial" w:hAnsi="Arial" w:cs="Arial"/>
                <w:sz w:val="24"/>
                <w:szCs w:val="24"/>
              </w:rPr>
            </w:pPr>
            <w:r w:rsidRPr="00424FCD">
              <w:rPr>
                <w:rFonts w:ascii="Arial" w:hAnsi="Arial" w:cs="Arial"/>
                <w:sz w:val="28"/>
                <w:szCs w:val="24"/>
              </w:rPr>
              <w:t>≤</w:t>
            </w:r>
            <w:r w:rsidRPr="00BA606D">
              <w:rPr>
                <w:rFonts w:ascii="Arial" w:hAnsi="Arial" w:cs="Arial"/>
                <w:sz w:val="24"/>
                <w:szCs w:val="24"/>
              </w:rPr>
              <w:t xml:space="preserve"> </w:t>
            </w:r>
            <w:r>
              <w:rPr>
                <w:rFonts w:ascii="Arial" w:hAnsi="Arial" w:cs="Arial"/>
                <w:sz w:val="24"/>
                <w:szCs w:val="24"/>
              </w:rPr>
              <w:t>3</w:t>
            </w:r>
          </w:p>
        </w:tc>
        <w:tc>
          <w:tcPr>
            <w:tcW w:w="1477" w:type="dxa"/>
            <w:shd w:val="clear" w:color="auto" w:fill="auto"/>
            <w:vAlign w:val="center"/>
          </w:tcPr>
          <w:p w14:paraId="33A8988B" w14:textId="77777777" w:rsidR="008146DF" w:rsidRPr="00BA606D" w:rsidRDefault="008146DF" w:rsidP="00E31452">
            <w:pPr>
              <w:jc w:val="center"/>
              <w:rPr>
                <w:rFonts w:ascii="Arial" w:hAnsi="Arial" w:cs="Arial"/>
                <w:sz w:val="24"/>
                <w:szCs w:val="24"/>
              </w:rPr>
            </w:pPr>
            <w:r w:rsidRPr="00424FCD">
              <w:rPr>
                <w:rFonts w:ascii="Arial" w:hAnsi="Arial" w:cs="Arial"/>
                <w:sz w:val="28"/>
                <w:szCs w:val="24"/>
              </w:rPr>
              <w:t>≤</w:t>
            </w:r>
            <w:r w:rsidRPr="00BA606D">
              <w:rPr>
                <w:rFonts w:ascii="Arial" w:hAnsi="Arial" w:cs="Arial"/>
                <w:sz w:val="24"/>
                <w:szCs w:val="24"/>
              </w:rPr>
              <w:t xml:space="preserve"> </w:t>
            </w:r>
            <w:r>
              <w:rPr>
                <w:rFonts w:ascii="Arial" w:hAnsi="Arial" w:cs="Arial"/>
                <w:sz w:val="24"/>
                <w:szCs w:val="24"/>
              </w:rPr>
              <w:t>3</w:t>
            </w:r>
          </w:p>
        </w:tc>
        <w:tc>
          <w:tcPr>
            <w:tcW w:w="1477" w:type="dxa"/>
            <w:shd w:val="clear" w:color="auto" w:fill="auto"/>
            <w:vAlign w:val="center"/>
          </w:tcPr>
          <w:p w14:paraId="65F0E91B" w14:textId="77777777" w:rsidR="008146DF" w:rsidRPr="00BA606D" w:rsidRDefault="008146DF" w:rsidP="00E31452">
            <w:pPr>
              <w:jc w:val="center"/>
              <w:rPr>
                <w:rFonts w:ascii="Arial" w:hAnsi="Arial" w:cs="Arial"/>
                <w:sz w:val="24"/>
                <w:szCs w:val="24"/>
              </w:rPr>
            </w:pPr>
            <w:r w:rsidRPr="00424FCD">
              <w:rPr>
                <w:rFonts w:ascii="Arial" w:hAnsi="Arial" w:cs="Arial"/>
                <w:sz w:val="28"/>
                <w:szCs w:val="24"/>
              </w:rPr>
              <w:t>≤</w:t>
            </w:r>
            <w:r w:rsidRPr="00BA606D">
              <w:rPr>
                <w:rFonts w:ascii="Arial" w:hAnsi="Arial" w:cs="Arial"/>
                <w:sz w:val="24"/>
                <w:szCs w:val="24"/>
              </w:rPr>
              <w:t xml:space="preserve"> </w:t>
            </w:r>
            <w:r>
              <w:rPr>
                <w:rFonts w:ascii="Arial" w:hAnsi="Arial" w:cs="Arial"/>
                <w:sz w:val="24"/>
                <w:szCs w:val="24"/>
              </w:rPr>
              <w:t>1</w:t>
            </w:r>
          </w:p>
        </w:tc>
        <w:tc>
          <w:tcPr>
            <w:tcW w:w="1477" w:type="dxa"/>
            <w:shd w:val="clear" w:color="auto" w:fill="auto"/>
            <w:vAlign w:val="center"/>
          </w:tcPr>
          <w:p w14:paraId="662B9E21"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0</w:t>
            </w:r>
          </w:p>
        </w:tc>
        <w:tc>
          <w:tcPr>
            <w:tcW w:w="1477" w:type="dxa"/>
            <w:shd w:val="clear" w:color="auto" w:fill="auto"/>
            <w:vAlign w:val="center"/>
          </w:tcPr>
          <w:p w14:paraId="325E325A"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0</w:t>
            </w:r>
          </w:p>
        </w:tc>
        <w:tc>
          <w:tcPr>
            <w:tcW w:w="1477" w:type="dxa"/>
            <w:shd w:val="clear" w:color="auto" w:fill="auto"/>
            <w:vAlign w:val="center"/>
          </w:tcPr>
          <w:p w14:paraId="62BE82C8"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0</w:t>
            </w:r>
          </w:p>
        </w:tc>
      </w:tr>
    </w:tbl>
    <w:p w14:paraId="01C4062A" w14:textId="4ACDC135" w:rsidR="008146DF" w:rsidRDefault="00386ED6" w:rsidP="00E0442E">
      <w:pPr>
        <w:jc w:val="center"/>
      </w:pPr>
      <w:hyperlink r:id="rId465" w:history="1">
        <w:r w:rsidR="00E0442E">
          <w:rPr>
            <w:rStyle w:val="Hyperlink"/>
          </w:rPr>
          <w:t>Push-Up Test / Press Up Test</w:t>
        </w:r>
      </w:hyperlink>
    </w:p>
    <w:p w14:paraId="5279F844" w14:textId="77777777" w:rsidR="00E0442E" w:rsidRDefault="00E0442E" w:rsidP="00E0442E">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1477"/>
        <w:gridCol w:w="1477"/>
        <w:gridCol w:w="1477"/>
        <w:gridCol w:w="1477"/>
        <w:gridCol w:w="1477"/>
        <w:gridCol w:w="1477"/>
      </w:tblGrid>
      <w:tr w:rsidR="00212F31" w:rsidRPr="00BA606D" w14:paraId="73B43B20" w14:textId="77777777" w:rsidTr="00212F31">
        <w:trPr>
          <w:trHeight w:val="318"/>
        </w:trPr>
        <w:tc>
          <w:tcPr>
            <w:tcW w:w="10790" w:type="dxa"/>
            <w:gridSpan w:val="7"/>
            <w:shd w:val="clear" w:color="auto" w:fill="auto"/>
          </w:tcPr>
          <w:p w14:paraId="60FA0C3C" w14:textId="77777777" w:rsidR="00212F31" w:rsidRPr="00BA606D" w:rsidRDefault="00212F31" w:rsidP="00212F31">
            <w:pPr>
              <w:pStyle w:val="Heading3"/>
              <w:rPr>
                <w:rFonts w:ascii="Arial" w:hAnsi="Arial" w:cs="Arial"/>
                <w:b/>
                <w:sz w:val="32"/>
                <w:szCs w:val="24"/>
              </w:rPr>
            </w:pPr>
            <w:r w:rsidRPr="00BA606D">
              <w:rPr>
                <w:rFonts w:ascii="Arial" w:hAnsi="Arial" w:cs="Arial"/>
                <w:b/>
                <w:sz w:val="32"/>
                <w:szCs w:val="24"/>
              </w:rPr>
              <w:t xml:space="preserve">Push-Ups </w:t>
            </w:r>
          </w:p>
        </w:tc>
      </w:tr>
      <w:tr w:rsidR="00212F31" w:rsidRPr="00BA606D" w14:paraId="5E37A9CD" w14:textId="77777777" w:rsidTr="00212F31">
        <w:trPr>
          <w:trHeight w:val="564"/>
        </w:trPr>
        <w:tc>
          <w:tcPr>
            <w:tcW w:w="10790" w:type="dxa"/>
            <w:gridSpan w:val="7"/>
            <w:shd w:val="clear" w:color="auto" w:fill="auto"/>
          </w:tcPr>
          <w:p w14:paraId="644D38F4" w14:textId="5DCC6097" w:rsidR="00212F31" w:rsidRPr="00BB77EB" w:rsidRDefault="00212F31" w:rsidP="00212F31">
            <w:pPr>
              <w:pStyle w:val="Heading3"/>
              <w:rPr>
                <w:rFonts w:ascii="Arial" w:hAnsi="Arial" w:cs="Arial"/>
                <w:b/>
                <w:sz w:val="28"/>
                <w:szCs w:val="24"/>
              </w:rPr>
            </w:pPr>
            <w:r w:rsidRPr="00BB77EB">
              <w:rPr>
                <w:rFonts w:ascii="Arial" w:hAnsi="Arial" w:cs="Arial"/>
                <w:b/>
                <w:sz w:val="28"/>
                <w:szCs w:val="24"/>
              </w:rPr>
              <w:t xml:space="preserve">Verbal Rating for </w:t>
            </w:r>
            <w:r>
              <w:rPr>
                <w:rFonts w:ascii="Arial" w:hAnsi="Arial" w:cs="Arial"/>
                <w:b/>
                <w:sz w:val="28"/>
                <w:szCs w:val="24"/>
              </w:rPr>
              <w:t>Fe</w:t>
            </w:r>
            <w:r w:rsidRPr="00BB77EB">
              <w:rPr>
                <w:rFonts w:ascii="Arial" w:hAnsi="Arial" w:cs="Arial"/>
                <w:b/>
                <w:sz w:val="28"/>
                <w:szCs w:val="24"/>
              </w:rPr>
              <w:t>Males</w:t>
            </w:r>
          </w:p>
          <w:p w14:paraId="018ECC13" w14:textId="77777777" w:rsidR="00212F31" w:rsidRPr="00BA606D" w:rsidRDefault="00212F31" w:rsidP="00212F31">
            <w:pPr>
              <w:jc w:val="center"/>
              <w:rPr>
                <w:sz w:val="24"/>
                <w:szCs w:val="24"/>
              </w:rPr>
            </w:pPr>
            <w:r w:rsidRPr="00BA606D">
              <w:rPr>
                <w:rFonts w:ascii="Arial" w:hAnsi="Arial" w:cs="Arial"/>
                <w:b/>
                <w:sz w:val="24"/>
                <w:szCs w:val="24"/>
              </w:rPr>
              <w:t>Full Push-Ups - Chest must touch the yoga block</w:t>
            </w:r>
            <w:r w:rsidRPr="00BA606D">
              <w:rPr>
                <w:sz w:val="24"/>
                <w:szCs w:val="24"/>
              </w:rPr>
              <w:t xml:space="preserve"> </w:t>
            </w:r>
          </w:p>
        </w:tc>
      </w:tr>
      <w:tr w:rsidR="00212F31" w:rsidRPr="00BA606D" w14:paraId="1B70456C" w14:textId="77777777" w:rsidTr="00212F31">
        <w:tc>
          <w:tcPr>
            <w:tcW w:w="10790" w:type="dxa"/>
            <w:gridSpan w:val="7"/>
            <w:shd w:val="clear" w:color="auto" w:fill="auto"/>
          </w:tcPr>
          <w:p w14:paraId="187A0075" w14:textId="4123BBBF" w:rsidR="00212F31" w:rsidRPr="00BA606D" w:rsidRDefault="00212F31" w:rsidP="00212F31">
            <w:pPr>
              <w:jc w:val="center"/>
              <w:rPr>
                <w:rFonts w:ascii="Arial" w:hAnsi="Arial" w:cs="Arial"/>
                <w:b/>
                <w:bCs/>
                <w:sz w:val="24"/>
                <w:szCs w:val="24"/>
              </w:rPr>
            </w:pPr>
            <w:r w:rsidRPr="00BA606D">
              <w:rPr>
                <w:rFonts w:ascii="Arial" w:hAnsi="Arial" w:cs="Arial"/>
                <w:b/>
                <w:bCs/>
                <w:sz w:val="24"/>
                <w:szCs w:val="24"/>
              </w:rPr>
              <w:t xml:space="preserve">      </w:t>
            </w:r>
            <w:r w:rsidR="00CF4BB3">
              <w:rPr>
                <w:noProof/>
              </w:rPr>
              <w:drawing>
                <wp:inline distT="0" distB="0" distL="0" distR="0" wp14:anchorId="12E66BE5" wp14:editId="2CC5F667">
                  <wp:extent cx="2475230" cy="1852930"/>
                  <wp:effectExtent l="0" t="0" r="0" b="0"/>
                  <wp:docPr id="289" name="Picture 10" descr="C:\Users\Shawna\AppData\Local\Temp\8B79DDE0-828A-4570-936D-05336382A5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hawna\AppData\Local\Temp\8B79DDE0-828A-4570-936D-05336382A521.jpeg"/>
                          <pic:cNvPicPr>
                            <a:picLocks noChangeAspect="1" noChangeArrowheads="1"/>
                          </pic:cNvPicPr>
                        </pic:nvPicPr>
                        <pic:blipFill>
                          <a:blip r:embed="rId466" cstate="print">
                            <a:extLst>
                              <a:ext uri="{28A0092B-C50C-407E-A947-70E740481C1C}">
                                <a14:useLocalDpi xmlns:a14="http://schemas.microsoft.com/office/drawing/2010/main" val="0"/>
                              </a:ext>
                            </a:extLst>
                          </a:blip>
                          <a:srcRect/>
                          <a:stretch>
                            <a:fillRect/>
                          </a:stretch>
                        </pic:blipFill>
                        <pic:spPr bwMode="auto">
                          <a:xfrm>
                            <a:off x="0" y="0"/>
                            <a:ext cx="2475230" cy="1852930"/>
                          </a:xfrm>
                          <a:prstGeom prst="rect">
                            <a:avLst/>
                          </a:prstGeom>
                          <a:noFill/>
                          <a:ln>
                            <a:noFill/>
                          </a:ln>
                        </pic:spPr>
                      </pic:pic>
                    </a:graphicData>
                  </a:graphic>
                </wp:inline>
              </w:drawing>
            </w:r>
            <w:r w:rsidRPr="00BA606D">
              <w:rPr>
                <w:rFonts w:ascii="Arial" w:hAnsi="Arial" w:cs="Arial"/>
                <w:b/>
                <w:bCs/>
                <w:sz w:val="24"/>
                <w:szCs w:val="24"/>
              </w:rPr>
              <w:t xml:space="preserve">            </w:t>
            </w:r>
          </w:p>
        </w:tc>
      </w:tr>
      <w:tr w:rsidR="00212F31" w:rsidRPr="00BA606D" w14:paraId="1F385FCF" w14:textId="77777777" w:rsidTr="00212F31">
        <w:tc>
          <w:tcPr>
            <w:tcW w:w="1928" w:type="dxa"/>
            <w:shd w:val="clear" w:color="auto" w:fill="auto"/>
          </w:tcPr>
          <w:p w14:paraId="3D240D90" w14:textId="77777777" w:rsidR="00212F31" w:rsidRPr="00BA606D" w:rsidRDefault="00212F31" w:rsidP="00212F31">
            <w:pPr>
              <w:pStyle w:val="Heading3"/>
              <w:jc w:val="right"/>
              <w:rPr>
                <w:rFonts w:ascii="Arial" w:hAnsi="Arial" w:cs="Arial"/>
                <w:szCs w:val="24"/>
                <w:u w:val="single"/>
              </w:rPr>
            </w:pPr>
            <w:r w:rsidRPr="00BA606D">
              <w:rPr>
                <w:rFonts w:ascii="Arial" w:hAnsi="Arial" w:cs="Arial"/>
                <w:szCs w:val="24"/>
              </w:rPr>
              <w:t>Age</w:t>
            </w:r>
          </w:p>
        </w:tc>
        <w:tc>
          <w:tcPr>
            <w:tcW w:w="1477" w:type="dxa"/>
            <w:shd w:val="clear" w:color="auto" w:fill="auto"/>
            <w:vAlign w:val="center"/>
          </w:tcPr>
          <w:p w14:paraId="2B29122C" w14:textId="77777777" w:rsidR="00212F31" w:rsidRPr="00BA606D" w:rsidRDefault="00212F31" w:rsidP="00212F31">
            <w:pPr>
              <w:jc w:val="center"/>
              <w:rPr>
                <w:rFonts w:ascii="Arial" w:hAnsi="Arial" w:cs="Arial"/>
                <w:b/>
                <w:bCs/>
                <w:sz w:val="24"/>
                <w:szCs w:val="24"/>
              </w:rPr>
            </w:pPr>
            <w:r w:rsidRPr="00BA606D">
              <w:rPr>
                <w:rFonts w:ascii="Arial" w:hAnsi="Arial" w:cs="Arial"/>
                <w:b/>
                <w:bCs/>
                <w:sz w:val="24"/>
                <w:szCs w:val="24"/>
              </w:rPr>
              <w:t>17-19</w:t>
            </w:r>
          </w:p>
        </w:tc>
        <w:tc>
          <w:tcPr>
            <w:tcW w:w="1477" w:type="dxa"/>
            <w:shd w:val="clear" w:color="auto" w:fill="auto"/>
            <w:vAlign w:val="center"/>
          </w:tcPr>
          <w:p w14:paraId="61AAF90D" w14:textId="77777777" w:rsidR="00212F31" w:rsidRPr="00BA606D" w:rsidRDefault="00212F31" w:rsidP="00212F31">
            <w:pPr>
              <w:jc w:val="center"/>
              <w:rPr>
                <w:rFonts w:ascii="Arial" w:hAnsi="Arial" w:cs="Arial"/>
                <w:b/>
                <w:bCs/>
                <w:sz w:val="24"/>
                <w:szCs w:val="24"/>
              </w:rPr>
            </w:pPr>
            <w:r w:rsidRPr="00BA606D">
              <w:rPr>
                <w:rFonts w:ascii="Arial" w:hAnsi="Arial" w:cs="Arial"/>
                <w:b/>
                <w:bCs/>
                <w:sz w:val="24"/>
                <w:szCs w:val="24"/>
              </w:rPr>
              <w:t>20-29</w:t>
            </w:r>
          </w:p>
        </w:tc>
        <w:tc>
          <w:tcPr>
            <w:tcW w:w="1477" w:type="dxa"/>
            <w:shd w:val="clear" w:color="auto" w:fill="auto"/>
            <w:vAlign w:val="center"/>
          </w:tcPr>
          <w:p w14:paraId="7721441B" w14:textId="77777777" w:rsidR="00212F31" w:rsidRPr="00BA606D" w:rsidRDefault="00212F31" w:rsidP="00212F31">
            <w:pPr>
              <w:jc w:val="center"/>
              <w:rPr>
                <w:rFonts w:ascii="Arial" w:hAnsi="Arial" w:cs="Arial"/>
                <w:b/>
                <w:bCs/>
                <w:sz w:val="24"/>
                <w:szCs w:val="24"/>
              </w:rPr>
            </w:pPr>
            <w:r w:rsidRPr="00BA606D">
              <w:rPr>
                <w:rFonts w:ascii="Arial" w:hAnsi="Arial" w:cs="Arial"/>
                <w:b/>
                <w:bCs/>
                <w:sz w:val="24"/>
                <w:szCs w:val="24"/>
              </w:rPr>
              <w:t>30-39</w:t>
            </w:r>
          </w:p>
        </w:tc>
        <w:tc>
          <w:tcPr>
            <w:tcW w:w="1477" w:type="dxa"/>
            <w:shd w:val="clear" w:color="auto" w:fill="auto"/>
            <w:vAlign w:val="center"/>
          </w:tcPr>
          <w:p w14:paraId="523EBE96" w14:textId="77777777" w:rsidR="00212F31" w:rsidRPr="00BA606D" w:rsidRDefault="00212F31" w:rsidP="00212F31">
            <w:pPr>
              <w:jc w:val="center"/>
              <w:rPr>
                <w:rFonts w:ascii="Arial" w:hAnsi="Arial" w:cs="Arial"/>
                <w:b/>
                <w:bCs/>
                <w:sz w:val="24"/>
                <w:szCs w:val="24"/>
              </w:rPr>
            </w:pPr>
            <w:r w:rsidRPr="00BA606D">
              <w:rPr>
                <w:rFonts w:ascii="Arial" w:hAnsi="Arial" w:cs="Arial"/>
                <w:b/>
                <w:bCs/>
                <w:sz w:val="24"/>
                <w:szCs w:val="24"/>
              </w:rPr>
              <w:t>40-49</w:t>
            </w:r>
          </w:p>
        </w:tc>
        <w:tc>
          <w:tcPr>
            <w:tcW w:w="1477" w:type="dxa"/>
            <w:shd w:val="clear" w:color="auto" w:fill="auto"/>
            <w:vAlign w:val="center"/>
          </w:tcPr>
          <w:p w14:paraId="4C226738" w14:textId="77777777" w:rsidR="00212F31" w:rsidRPr="00BA606D" w:rsidRDefault="00212F31" w:rsidP="00212F31">
            <w:pPr>
              <w:jc w:val="center"/>
              <w:rPr>
                <w:rFonts w:ascii="Arial" w:hAnsi="Arial" w:cs="Arial"/>
                <w:b/>
                <w:bCs/>
                <w:sz w:val="24"/>
                <w:szCs w:val="24"/>
              </w:rPr>
            </w:pPr>
            <w:r w:rsidRPr="00BA606D">
              <w:rPr>
                <w:rFonts w:ascii="Arial" w:hAnsi="Arial" w:cs="Arial"/>
                <w:b/>
                <w:bCs/>
                <w:sz w:val="24"/>
                <w:szCs w:val="24"/>
              </w:rPr>
              <w:t>50-59</w:t>
            </w:r>
          </w:p>
        </w:tc>
        <w:tc>
          <w:tcPr>
            <w:tcW w:w="1477" w:type="dxa"/>
            <w:shd w:val="clear" w:color="auto" w:fill="auto"/>
            <w:vAlign w:val="center"/>
          </w:tcPr>
          <w:p w14:paraId="5EDEAA4E" w14:textId="77777777" w:rsidR="00212F31" w:rsidRPr="00BA606D" w:rsidRDefault="00212F31" w:rsidP="00212F31">
            <w:pPr>
              <w:jc w:val="center"/>
              <w:rPr>
                <w:rFonts w:ascii="Arial" w:hAnsi="Arial" w:cs="Arial"/>
                <w:b/>
                <w:bCs/>
                <w:sz w:val="24"/>
                <w:szCs w:val="24"/>
              </w:rPr>
            </w:pPr>
            <w:r w:rsidRPr="00BA606D">
              <w:rPr>
                <w:rFonts w:ascii="Arial" w:hAnsi="Arial" w:cs="Arial"/>
                <w:b/>
                <w:bCs/>
                <w:sz w:val="24"/>
                <w:szCs w:val="24"/>
              </w:rPr>
              <w:t>60-65</w:t>
            </w:r>
          </w:p>
        </w:tc>
      </w:tr>
      <w:tr w:rsidR="00212F31" w:rsidRPr="00BA606D" w14:paraId="7BB2827E" w14:textId="77777777" w:rsidTr="00212F31">
        <w:trPr>
          <w:trHeight w:val="366"/>
        </w:trPr>
        <w:tc>
          <w:tcPr>
            <w:tcW w:w="1928" w:type="dxa"/>
            <w:shd w:val="clear" w:color="auto" w:fill="auto"/>
            <w:vAlign w:val="center"/>
          </w:tcPr>
          <w:p w14:paraId="50C04A23" w14:textId="77777777" w:rsidR="00212F31" w:rsidRPr="00BA606D" w:rsidRDefault="00212F31" w:rsidP="00212F31">
            <w:pPr>
              <w:jc w:val="center"/>
              <w:rPr>
                <w:rFonts w:ascii="Arial" w:hAnsi="Arial" w:cs="Arial"/>
                <w:sz w:val="24"/>
                <w:szCs w:val="24"/>
              </w:rPr>
            </w:pPr>
            <w:r w:rsidRPr="00BA606D">
              <w:rPr>
                <w:rStyle w:val="Strong"/>
                <w:rFonts w:ascii="Arial" w:hAnsi="Arial" w:cs="Arial"/>
                <w:sz w:val="24"/>
                <w:szCs w:val="24"/>
              </w:rPr>
              <w:t>Excellent</w:t>
            </w:r>
          </w:p>
        </w:tc>
        <w:tc>
          <w:tcPr>
            <w:tcW w:w="1477" w:type="dxa"/>
            <w:shd w:val="clear" w:color="auto" w:fill="auto"/>
            <w:vAlign w:val="center"/>
          </w:tcPr>
          <w:p w14:paraId="7BE8F48E" w14:textId="650A0550" w:rsidR="00212F31" w:rsidRPr="00BA606D" w:rsidRDefault="00212F31" w:rsidP="00212F31">
            <w:pPr>
              <w:jc w:val="center"/>
              <w:rPr>
                <w:rFonts w:ascii="Arial" w:hAnsi="Arial" w:cs="Arial"/>
                <w:sz w:val="24"/>
                <w:szCs w:val="24"/>
              </w:rPr>
            </w:pPr>
            <w:r w:rsidRPr="00ED1BBF">
              <w:rPr>
                <w:rFonts w:ascii="Arial Narrow" w:hAnsi="Arial Narrow" w:cs="Arial"/>
                <w:b/>
                <w:sz w:val="24"/>
                <w:szCs w:val="24"/>
              </w:rPr>
              <w:t>≥</w:t>
            </w:r>
            <w:r w:rsidRPr="00BA606D">
              <w:rPr>
                <w:rFonts w:ascii="Arial" w:hAnsi="Arial" w:cs="Arial"/>
                <w:sz w:val="24"/>
                <w:szCs w:val="24"/>
              </w:rPr>
              <w:t xml:space="preserve"> </w:t>
            </w:r>
            <w:r w:rsidR="00E0442E">
              <w:rPr>
                <w:rFonts w:ascii="Arial" w:hAnsi="Arial" w:cs="Arial"/>
                <w:sz w:val="24"/>
                <w:szCs w:val="24"/>
              </w:rPr>
              <w:t>30</w:t>
            </w:r>
          </w:p>
        </w:tc>
        <w:tc>
          <w:tcPr>
            <w:tcW w:w="1477" w:type="dxa"/>
            <w:shd w:val="clear" w:color="auto" w:fill="auto"/>
            <w:vAlign w:val="center"/>
          </w:tcPr>
          <w:p w14:paraId="32FAF59B" w14:textId="7C7777C3" w:rsidR="00212F31" w:rsidRPr="00BA606D" w:rsidRDefault="00212F31" w:rsidP="00212F31">
            <w:pPr>
              <w:jc w:val="center"/>
              <w:rPr>
                <w:rFonts w:ascii="Arial" w:hAnsi="Arial" w:cs="Arial"/>
                <w:sz w:val="24"/>
                <w:szCs w:val="24"/>
              </w:rPr>
            </w:pPr>
            <w:r w:rsidRPr="00ED1BBF">
              <w:rPr>
                <w:rFonts w:ascii="Arial Narrow" w:hAnsi="Arial Narrow" w:cs="Arial"/>
                <w:b/>
                <w:sz w:val="24"/>
                <w:szCs w:val="24"/>
              </w:rPr>
              <w:t>≥</w:t>
            </w:r>
            <w:r w:rsidRPr="00BA606D">
              <w:rPr>
                <w:rFonts w:ascii="Arial" w:hAnsi="Arial" w:cs="Arial"/>
                <w:sz w:val="24"/>
                <w:szCs w:val="24"/>
              </w:rPr>
              <w:t xml:space="preserve"> </w:t>
            </w:r>
            <w:r w:rsidR="00E0442E">
              <w:rPr>
                <w:rFonts w:ascii="Arial" w:hAnsi="Arial" w:cs="Arial"/>
                <w:sz w:val="24"/>
                <w:szCs w:val="24"/>
              </w:rPr>
              <w:t>32</w:t>
            </w:r>
          </w:p>
        </w:tc>
        <w:tc>
          <w:tcPr>
            <w:tcW w:w="1477" w:type="dxa"/>
            <w:shd w:val="clear" w:color="auto" w:fill="auto"/>
            <w:vAlign w:val="center"/>
          </w:tcPr>
          <w:p w14:paraId="60AD0543" w14:textId="62246817" w:rsidR="00212F31" w:rsidRPr="00BA606D" w:rsidRDefault="00212F31" w:rsidP="00212F31">
            <w:pPr>
              <w:jc w:val="center"/>
              <w:rPr>
                <w:rFonts w:ascii="Arial" w:hAnsi="Arial" w:cs="Arial"/>
                <w:sz w:val="24"/>
                <w:szCs w:val="24"/>
              </w:rPr>
            </w:pPr>
            <w:r w:rsidRPr="00ED1BBF">
              <w:rPr>
                <w:rFonts w:ascii="Arial Narrow" w:hAnsi="Arial Narrow" w:cs="Arial"/>
                <w:b/>
                <w:sz w:val="24"/>
                <w:szCs w:val="24"/>
              </w:rPr>
              <w:t>≥</w:t>
            </w:r>
            <w:r w:rsidRPr="00BA606D">
              <w:rPr>
                <w:rFonts w:ascii="Arial" w:hAnsi="Arial" w:cs="Arial"/>
                <w:sz w:val="24"/>
                <w:szCs w:val="24"/>
              </w:rPr>
              <w:t xml:space="preserve"> </w:t>
            </w:r>
            <w:r w:rsidR="00E0442E">
              <w:rPr>
                <w:rFonts w:ascii="Arial" w:hAnsi="Arial" w:cs="Arial"/>
                <w:sz w:val="24"/>
                <w:szCs w:val="24"/>
              </w:rPr>
              <w:t>28</w:t>
            </w:r>
          </w:p>
        </w:tc>
        <w:tc>
          <w:tcPr>
            <w:tcW w:w="1477" w:type="dxa"/>
            <w:shd w:val="clear" w:color="auto" w:fill="auto"/>
            <w:vAlign w:val="center"/>
          </w:tcPr>
          <w:p w14:paraId="68AFBFE4" w14:textId="2F987D13" w:rsidR="00212F31" w:rsidRPr="00BA606D" w:rsidRDefault="00212F31" w:rsidP="00212F31">
            <w:pPr>
              <w:jc w:val="center"/>
              <w:rPr>
                <w:rFonts w:ascii="Arial" w:hAnsi="Arial" w:cs="Arial"/>
                <w:sz w:val="24"/>
                <w:szCs w:val="24"/>
              </w:rPr>
            </w:pPr>
            <w:r w:rsidRPr="00ED1BBF">
              <w:rPr>
                <w:rFonts w:ascii="Arial Narrow" w:hAnsi="Arial Narrow" w:cs="Arial"/>
                <w:b/>
                <w:sz w:val="24"/>
                <w:szCs w:val="24"/>
              </w:rPr>
              <w:t>≥</w:t>
            </w:r>
            <w:r w:rsidRPr="00BA606D">
              <w:rPr>
                <w:rFonts w:ascii="Arial" w:hAnsi="Arial" w:cs="Arial"/>
                <w:sz w:val="24"/>
                <w:szCs w:val="24"/>
              </w:rPr>
              <w:t xml:space="preserve"> </w:t>
            </w:r>
            <w:r w:rsidR="00E0442E">
              <w:rPr>
                <w:rFonts w:ascii="Arial" w:hAnsi="Arial" w:cs="Arial"/>
                <w:sz w:val="24"/>
                <w:szCs w:val="24"/>
              </w:rPr>
              <w:t>20</w:t>
            </w:r>
          </w:p>
        </w:tc>
        <w:tc>
          <w:tcPr>
            <w:tcW w:w="1477" w:type="dxa"/>
            <w:shd w:val="clear" w:color="auto" w:fill="auto"/>
            <w:vAlign w:val="center"/>
          </w:tcPr>
          <w:p w14:paraId="396184E4" w14:textId="23FD6C9B" w:rsidR="00212F31" w:rsidRPr="00BA606D" w:rsidRDefault="00212F31" w:rsidP="00212F31">
            <w:pPr>
              <w:jc w:val="center"/>
              <w:rPr>
                <w:rFonts w:ascii="Arial" w:hAnsi="Arial" w:cs="Arial"/>
                <w:sz w:val="24"/>
                <w:szCs w:val="24"/>
              </w:rPr>
            </w:pPr>
            <w:r w:rsidRPr="00ED1BBF">
              <w:rPr>
                <w:rFonts w:ascii="Arial Narrow" w:hAnsi="Arial Narrow" w:cs="Arial"/>
                <w:b/>
                <w:sz w:val="24"/>
                <w:szCs w:val="24"/>
              </w:rPr>
              <w:t>≥</w:t>
            </w:r>
            <w:r w:rsidRPr="00BA606D">
              <w:rPr>
                <w:rFonts w:ascii="Arial" w:hAnsi="Arial" w:cs="Arial"/>
                <w:sz w:val="24"/>
                <w:szCs w:val="24"/>
              </w:rPr>
              <w:t xml:space="preserve"> </w:t>
            </w:r>
            <w:r w:rsidR="00E0442E">
              <w:rPr>
                <w:rFonts w:ascii="Arial" w:hAnsi="Arial" w:cs="Arial"/>
                <w:sz w:val="24"/>
                <w:szCs w:val="24"/>
              </w:rPr>
              <w:t>16</w:t>
            </w:r>
          </w:p>
        </w:tc>
        <w:tc>
          <w:tcPr>
            <w:tcW w:w="1477" w:type="dxa"/>
            <w:shd w:val="clear" w:color="auto" w:fill="auto"/>
            <w:vAlign w:val="center"/>
          </w:tcPr>
          <w:p w14:paraId="6D33EA5A" w14:textId="203B4559" w:rsidR="00212F31" w:rsidRPr="00BA606D" w:rsidRDefault="00212F31" w:rsidP="00212F31">
            <w:pPr>
              <w:jc w:val="center"/>
              <w:rPr>
                <w:rFonts w:ascii="Arial" w:hAnsi="Arial" w:cs="Arial"/>
                <w:sz w:val="24"/>
                <w:szCs w:val="24"/>
              </w:rPr>
            </w:pPr>
            <w:r w:rsidRPr="00ED1BBF">
              <w:rPr>
                <w:rFonts w:ascii="Arial Narrow" w:hAnsi="Arial Narrow" w:cs="Arial"/>
                <w:b/>
                <w:sz w:val="24"/>
                <w:szCs w:val="24"/>
              </w:rPr>
              <w:t>≥</w:t>
            </w:r>
            <w:r w:rsidRPr="00BA606D">
              <w:rPr>
                <w:rFonts w:ascii="Arial" w:hAnsi="Arial" w:cs="Arial"/>
                <w:sz w:val="24"/>
                <w:szCs w:val="24"/>
              </w:rPr>
              <w:t xml:space="preserve"> </w:t>
            </w:r>
            <w:r w:rsidR="00E0442E">
              <w:rPr>
                <w:rFonts w:ascii="Arial" w:hAnsi="Arial" w:cs="Arial"/>
                <w:sz w:val="24"/>
                <w:szCs w:val="24"/>
              </w:rPr>
              <w:t>12</w:t>
            </w:r>
          </w:p>
        </w:tc>
      </w:tr>
      <w:tr w:rsidR="00212F31" w:rsidRPr="00BA606D" w14:paraId="23E42673" w14:textId="77777777" w:rsidTr="00212F31">
        <w:tc>
          <w:tcPr>
            <w:tcW w:w="1928" w:type="dxa"/>
            <w:shd w:val="clear" w:color="auto" w:fill="auto"/>
            <w:vAlign w:val="center"/>
          </w:tcPr>
          <w:p w14:paraId="0A450919" w14:textId="77777777" w:rsidR="00212F31" w:rsidRPr="00BA606D" w:rsidRDefault="00212F31" w:rsidP="00212F31">
            <w:pPr>
              <w:jc w:val="center"/>
              <w:rPr>
                <w:rFonts w:ascii="Arial" w:hAnsi="Arial" w:cs="Arial"/>
                <w:b/>
                <w:sz w:val="24"/>
                <w:szCs w:val="24"/>
              </w:rPr>
            </w:pPr>
            <w:r w:rsidRPr="00BA606D">
              <w:rPr>
                <w:rStyle w:val="Strong"/>
                <w:rFonts w:ascii="Arial" w:hAnsi="Arial" w:cs="Arial"/>
                <w:sz w:val="24"/>
                <w:szCs w:val="24"/>
              </w:rPr>
              <w:t>Good</w:t>
            </w:r>
          </w:p>
        </w:tc>
        <w:tc>
          <w:tcPr>
            <w:tcW w:w="1477" w:type="dxa"/>
            <w:shd w:val="clear" w:color="auto" w:fill="auto"/>
            <w:vAlign w:val="center"/>
          </w:tcPr>
          <w:p w14:paraId="157AB829" w14:textId="4490EC0A" w:rsidR="00212F31" w:rsidRPr="00BA606D" w:rsidRDefault="00E0442E" w:rsidP="00212F31">
            <w:pPr>
              <w:jc w:val="center"/>
              <w:rPr>
                <w:rFonts w:ascii="Arial" w:hAnsi="Arial" w:cs="Arial"/>
                <w:sz w:val="24"/>
                <w:szCs w:val="24"/>
              </w:rPr>
            </w:pPr>
            <w:r>
              <w:rPr>
                <w:rFonts w:ascii="Arial" w:hAnsi="Arial" w:cs="Arial"/>
                <w:sz w:val="24"/>
                <w:szCs w:val="24"/>
              </w:rPr>
              <w:t>22-29</w:t>
            </w:r>
          </w:p>
        </w:tc>
        <w:tc>
          <w:tcPr>
            <w:tcW w:w="1477" w:type="dxa"/>
            <w:shd w:val="clear" w:color="auto" w:fill="auto"/>
            <w:vAlign w:val="center"/>
          </w:tcPr>
          <w:p w14:paraId="1FF7B997" w14:textId="163A5219" w:rsidR="00212F31" w:rsidRPr="00BA606D" w:rsidRDefault="00E0442E" w:rsidP="00212F31">
            <w:pPr>
              <w:jc w:val="center"/>
              <w:rPr>
                <w:rFonts w:ascii="Arial" w:hAnsi="Arial" w:cs="Arial"/>
                <w:sz w:val="24"/>
                <w:szCs w:val="24"/>
              </w:rPr>
            </w:pPr>
            <w:r>
              <w:rPr>
                <w:rFonts w:ascii="Arial" w:hAnsi="Arial" w:cs="Arial"/>
                <w:sz w:val="24"/>
                <w:szCs w:val="24"/>
              </w:rPr>
              <w:t>24-31</w:t>
            </w:r>
          </w:p>
        </w:tc>
        <w:tc>
          <w:tcPr>
            <w:tcW w:w="1477" w:type="dxa"/>
            <w:shd w:val="clear" w:color="auto" w:fill="auto"/>
            <w:vAlign w:val="center"/>
          </w:tcPr>
          <w:p w14:paraId="7D978E46" w14:textId="54FC0566" w:rsidR="00212F31" w:rsidRPr="00BA606D" w:rsidRDefault="00E0442E" w:rsidP="00212F31">
            <w:pPr>
              <w:jc w:val="center"/>
              <w:rPr>
                <w:rFonts w:ascii="Arial" w:hAnsi="Arial" w:cs="Arial"/>
                <w:sz w:val="24"/>
                <w:szCs w:val="24"/>
              </w:rPr>
            </w:pPr>
            <w:r>
              <w:rPr>
                <w:rFonts w:ascii="Arial" w:hAnsi="Arial" w:cs="Arial"/>
                <w:sz w:val="24"/>
                <w:szCs w:val="24"/>
              </w:rPr>
              <w:t>21-17</w:t>
            </w:r>
          </w:p>
        </w:tc>
        <w:tc>
          <w:tcPr>
            <w:tcW w:w="1477" w:type="dxa"/>
            <w:shd w:val="clear" w:color="auto" w:fill="auto"/>
            <w:vAlign w:val="center"/>
          </w:tcPr>
          <w:p w14:paraId="3A3A0B04" w14:textId="03382110" w:rsidR="00212F31" w:rsidRPr="00BA606D" w:rsidRDefault="00E0442E" w:rsidP="00212F31">
            <w:pPr>
              <w:jc w:val="center"/>
              <w:rPr>
                <w:rFonts w:ascii="Arial" w:hAnsi="Arial" w:cs="Arial"/>
                <w:sz w:val="24"/>
                <w:szCs w:val="24"/>
              </w:rPr>
            </w:pPr>
            <w:r>
              <w:rPr>
                <w:rFonts w:ascii="Arial" w:hAnsi="Arial" w:cs="Arial"/>
                <w:sz w:val="24"/>
                <w:szCs w:val="24"/>
              </w:rPr>
              <w:t>15-19</w:t>
            </w:r>
          </w:p>
        </w:tc>
        <w:tc>
          <w:tcPr>
            <w:tcW w:w="1477" w:type="dxa"/>
            <w:shd w:val="clear" w:color="auto" w:fill="auto"/>
            <w:vAlign w:val="center"/>
          </w:tcPr>
          <w:p w14:paraId="5FC56E65" w14:textId="4E525999" w:rsidR="00212F31" w:rsidRPr="00BA606D" w:rsidRDefault="00E0442E" w:rsidP="00212F31">
            <w:pPr>
              <w:jc w:val="center"/>
              <w:rPr>
                <w:rFonts w:ascii="Arial" w:hAnsi="Arial" w:cs="Arial"/>
                <w:sz w:val="24"/>
                <w:szCs w:val="24"/>
              </w:rPr>
            </w:pPr>
            <w:r>
              <w:rPr>
                <w:rFonts w:ascii="Arial" w:hAnsi="Arial" w:cs="Arial"/>
                <w:sz w:val="24"/>
                <w:szCs w:val="24"/>
              </w:rPr>
              <w:t>13-15</w:t>
            </w:r>
          </w:p>
        </w:tc>
        <w:tc>
          <w:tcPr>
            <w:tcW w:w="1477" w:type="dxa"/>
            <w:shd w:val="clear" w:color="auto" w:fill="auto"/>
            <w:vAlign w:val="center"/>
          </w:tcPr>
          <w:p w14:paraId="3428FFA5" w14:textId="6ED64132" w:rsidR="00212F31" w:rsidRPr="00BA606D" w:rsidRDefault="00E0442E" w:rsidP="00212F31">
            <w:pPr>
              <w:jc w:val="center"/>
              <w:rPr>
                <w:rFonts w:ascii="Arial" w:hAnsi="Arial" w:cs="Arial"/>
                <w:sz w:val="24"/>
                <w:szCs w:val="24"/>
              </w:rPr>
            </w:pPr>
            <w:r>
              <w:rPr>
                <w:rFonts w:ascii="Arial" w:hAnsi="Arial" w:cs="Arial"/>
                <w:sz w:val="24"/>
                <w:szCs w:val="24"/>
              </w:rPr>
              <w:t>10-11</w:t>
            </w:r>
          </w:p>
        </w:tc>
      </w:tr>
      <w:tr w:rsidR="00212F31" w:rsidRPr="00BA606D" w14:paraId="06188E90" w14:textId="77777777" w:rsidTr="00212F31">
        <w:tc>
          <w:tcPr>
            <w:tcW w:w="1928" w:type="dxa"/>
            <w:shd w:val="clear" w:color="auto" w:fill="auto"/>
            <w:vAlign w:val="center"/>
          </w:tcPr>
          <w:p w14:paraId="02A3C486" w14:textId="77777777" w:rsidR="00212F31" w:rsidRPr="00BA606D" w:rsidRDefault="00212F31" w:rsidP="00212F31">
            <w:pPr>
              <w:jc w:val="center"/>
              <w:rPr>
                <w:rFonts w:ascii="Arial" w:hAnsi="Arial" w:cs="Arial"/>
                <w:b/>
                <w:sz w:val="24"/>
                <w:szCs w:val="24"/>
              </w:rPr>
            </w:pPr>
            <w:r w:rsidRPr="00BA606D">
              <w:rPr>
                <w:rStyle w:val="Strong"/>
                <w:rFonts w:ascii="Arial" w:hAnsi="Arial" w:cs="Arial"/>
                <w:sz w:val="24"/>
                <w:szCs w:val="24"/>
              </w:rPr>
              <w:t>Above average</w:t>
            </w:r>
          </w:p>
        </w:tc>
        <w:tc>
          <w:tcPr>
            <w:tcW w:w="1477" w:type="dxa"/>
            <w:shd w:val="clear" w:color="auto" w:fill="auto"/>
            <w:vAlign w:val="center"/>
          </w:tcPr>
          <w:p w14:paraId="5FB70BBD" w14:textId="3EFC86D6" w:rsidR="00212F31" w:rsidRPr="00BA606D" w:rsidRDefault="00E0442E" w:rsidP="00212F31">
            <w:pPr>
              <w:jc w:val="center"/>
              <w:rPr>
                <w:rFonts w:ascii="Arial" w:hAnsi="Arial" w:cs="Arial"/>
                <w:sz w:val="24"/>
                <w:szCs w:val="24"/>
              </w:rPr>
            </w:pPr>
            <w:r>
              <w:rPr>
                <w:rFonts w:ascii="Arial" w:hAnsi="Arial" w:cs="Arial"/>
                <w:sz w:val="24"/>
                <w:szCs w:val="24"/>
              </w:rPr>
              <w:t>11-21</w:t>
            </w:r>
          </w:p>
        </w:tc>
        <w:tc>
          <w:tcPr>
            <w:tcW w:w="1477" w:type="dxa"/>
            <w:shd w:val="clear" w:color="auto" w:fill="auto"/>
            <w:vAlign w:val="center"/>
          </w:tcPr>
          <w:p w14:paraId="0C4A414F" w14:textId="6DD0CEEF" w:rsidR="00212F31" w:rsidRPr="00BA606D" w:rsidRDefault="00E0442E" w:rsidP="00212F31">
            <w:pPr>
              <w:jc w:val="center"/>
              <w:rPr>
                <w:rFonts w:ascii="Arial" w:hAnsi="Arial" w:cs="Arial"/>
                <w:sz w:val="24"/>
                <w:szCs w:val="24"/>
              </w:rPr>
            </w:pPr>
            <w:r>
              <w:rPr>
                <w:rFonts w:ascii="Arial" w:hAnsi="Arial" w:cs="Arial"/>
                <w:sz w:val="24"/>
                <w:szCs w:val="24"/>
              </w:rPr>
              <w:t>14-23</w:t>
            </w:r>
          </w:p>
        </w:tc>
        <w:tc>
          <w:tcPr>
            <w:tcW w:w="1477" w:type="dxa"/>
            <w:shd w:val="clear" w:color="auto" w:fill="auto"/>
            <w:vAlign w:val="center"/>
          </w:tcPr>
          <w:p w14:paraId="17B8308B" w14:textId="2FAA6FB9" w:rsidR="00212F31" w:rsidRPr="00BA606D" w:rsidRDefault="00E0442E" w:rsidP="00212F31">
            <w:pPr>
              <w:jc w:val="center"/>
              <w:rPr>
                <w:rFonts w:ascii="Arial" w:hAnsi="Arial" w:cs="Arial"/>
                <w:sz w:val="24"/>
                <w:szCs w:val="24"/>
              </w:rPr>
            </w:pPr>
            <w:r>
              <w:rPr>
                <w:rFonts w:ascii="Arial" w:hAnsi="Arial" w:cs="Arial"/>
                <w:sz w:val="24"/>
                <w:szCs w:val="24"/>
              </w:rPr>
              <w:t>13-20</w:t>
            </w:r>
          </w:p>
        </w:tc>
        <w:tc>
          <w:tcPr>
            <w:tcW w:w="1477" w:type="dxa"/>
            <w:shd w:val="clear" w:color="auto" w:fill="auto"/>
            <w:vAlign w:val="center"/>
          </w:tcPr>
          <w:p w14:paraId="102B0ADB" w14:textId="466FB8DE" w:rsidR="00212F31" w:rsidRPr="00BA606D" w:rsidRDefault="00E0442E" w:rsidP="00212F31">
            <w:pPr>
              <w:jc w:val="center"/>
              <w:rPr>
                <w:rFonts w:ascii="Arial" w:hAnsi="Arial" w:cs="Arial"/>
                <w:sz w:val="24"/>
                <w:szCs w:val="24"/>
              </w:rPr>
            </w:pPr>
            <w:r>
              <w:rPr>
                <w:rFonts w:ascii="Arial" w:hAnsi="Arial" w:cs="Arial"/>
                <w:sz w:val="24"/>
                <w:szCs w:val="24"/>
              </w:rPr>
              <w:t>10-14</w:t>
            </w:r>
          </w:p>
        </w:tc>
        <w:tc>
          <w:tcPr>
            <w:tcW w:w="1477" w:type="dxa"/>
            <w:shd w:val="clear" w:color="auto" w:fill="auto"/>
            <w:vAlign w:val="center"/>
          </w:tcPr>
          <w:p w14:paraId="5E4C3C8A" w14:textId="340B830C" w:rsidR="00212F31" w:rsidRPr="00BA606D" w:rsidRDefault="00E0442E" w:rsidP="00212F31">
            <w:pPr>
              <w:jc w:val="center"/>
              <w:rPr>
                <w:rFonts w:ascii="Arial" w:hAnsi="Arial" w:cs="Arial"/>
                <w:sz w:val="24"/>
                <w:szCs w:val="24"/>
              </w:rPr>
            </w:pPr>
            <w:r>
              <w:rPr>
                <w:rFonts w:ascii="Arial" w:hAnsi="Arial" w:cs="Arial"/>
                <w:sz w:val="24"/>
                <w:szCs w:val="24"/>
              </w:rPr>
              <w:t>9-12</w:t>
            </w:r>
          </w:p>
        </w:tc>
        <w:tc>
          <w:tcPr>
            <w:tcW w:w="1477" w:type="dxa"/>
            <w:shd w:val="clear" w:color="auto" w:fill="auto"/>
            <w:vAlign w:val="center"/>
          </w:tcPr>
          <w:p w14:paraId="2DBB50D4" w14:textId="26CBA4C1" w:rsidR="00212F31" w:rsidRPr="00BA606D" w:rsidRDefault="00E0442E" w:rsidP="00212F31">
            <w:pPr>
              <w:jc w:val="center"/>
              <w:rPr>
                <w:rFonts w:ascii="Arial" w:hAnsi="Arial" w:cs="Arial"/>
                <w:sz w:val="24"/>
                <w:szCs w:val="24"/>
              </w:rPr>
            </w:pPr>
            <w:r>
              <w:rPr>
                <w:rFonts w:ascii="Arial" w:hAnsi="Arial" w:cs="Arial"/>
                <w:sz w:val="24"/>
                <w:szCs w:val="24"/>
              </w:rPr>
              <w:t>6-9</w:t>
            </w:r>
          </w:p>
        </w:tc>
      </w:tr>
      <w:tr w:rsidR="00212F31" w:rsidRPr="00BA606D" w14:paraId="7942FE78" w14:textId="77777777" w:rsidTr="00212F31">
        <w:tc>
          <w:tcPr>
            <w:tcW w:w="1928" w:type="dxa"/>
            <w:shd w:val="clear" w:color="auto" w:fill="auto"/>
            <w:vAlign w:val="center"/>
          </w:tcPr>
          <w:p w14:paraId="7721F0F8" w14:textId="77777777" w:rsidR="00212F31" w:rsidRPr="00BA606D" w:rsidRDefault="00212F31" w:rsidP="00212F31">
            <w:pPr>
              <w:jc w:val="center"/>
              <w:rPr>
                <w:rFonts w:ascii="Arial" w:hAnsi="Arial" w:cs="Arial"/>
                <w:sz w:val="24"/>
                <w:szCs w:val="24"/>
              </w:rPr>
            </w:pPr>
            <w:r w:rsidRPr="00BA606D">
              <w:rPr>
                <w:rStyle w:val="Strong"/>
                <w:rFonts w:ascii="Arial" w:hAnsi="Arial" w:cs="Arial"/>
                <w:sz w:val="24"/>
                <w:szCs w:val="24"/>
              </w:rPr>
              <w:t>Average</w:t>
            </w:r>
          </w:p>
        </w:tc>
        <w:tc>
          <w:tcPr>
            <w:tcW w:w="1477" w:type="dxa"/>
            <w:shd w:val="clear" w:color="auto" w:fill="auto"/>
            <w:vAlign w:val="center"/>
          </w:tcPr>
          <w:p w14:paraId="6C263EF2" w14:textId="540D3EA7" w:rsidR="00212F31" w:rsidRPr="00BA606D" w:rsidRDefault="00E0442E" w:rsidP="00212F31">
            <w:pPr>
              <w:jc w:val="center"/>
              <w:rPr>
                <w:rFonts w:ascii="Arial" w:hAnsi="Arial" w:cs="Arial"/>
                <w:sz w:val="24"/>
                <w:szCs w:val="24"/>
              </w:rPr>
            </w:pPr>
            <w:r>
              <w:rPr>
                <w:rFonts w:ascii="Arial" w:hAnsi="Arial" w:cs="Arial"/>
                <w:sz w:val="24"/>
                <w:szCs w:val="24"/>
              </w:rPr>
              <w:t>7-10</w:t>
            </w:r>
          </w:p>
        </w:tc>
        <w:tc>
          <w:tcPr>
            <w:tcW w:w="1477" w:type="dxa"/>
            <w:shd w:val="clear" w:color="auto" w:fill="auto"/>
            <w:vAlign w:val="center"/>
          </w:tcPr>
          <w:p w14:paraId="1249B6A3" w14:textId="29364557" w:rsidR="00212F31" w:rsidRPr="00BA606D" w:rsidRDefault="00E0442E" w:rsidP="00212F31">
            <w:pPr>
              <w:jc w:val="center"/>
              <w:rPr>
                <w:rFonts w:ascii="Arial" w:hAnsi="Arial" w:cs="Arial"/>
                <w:sz w:val="24"/>
                <w:szCs w:val="24"/>
              </w:rPr>
            </w:pPr>
            <w:r>
              <w:rPr>
                <w:rFonts w:ascii="Arial" w:hAnsi="Arial" w:cs="Arial"/>
                <w:sz w:val="24"/>
                <w:szCs w:val="24"/>
              </w:rPr>
              <w:t>9-13</w:t>
            </w:r>
          </w:p>
        </w:tc>
        <w:tc>
          <w:tcPr>
            <w:tcW w:w="1477" w:type="dxa"/>
            <w:shd w:val="clear" w:color="auto" w:fill="auto"/>
            <w:vAlign w:val="center"/>
          </w:tcPr>
          <w:p w14:paraId="30F05445" w14:textId="3B8AFA36" w:rsidR="00212F31" w:rsidRPr="00BA606D" w:rsidRDefault="00E0442E" w:rsidP="00212F31">
            <w:pPr>
              <w:jc w:val="center"/>
              <w:rPr>
                <w:rFonts w:ascii="Arial" w:hAnsi="Arial" w:cs="Arial"/>
                <w:sz w:val="24"/>
                <w:szCs w:val="24"/>
              </w:rPr>
            </w:pPr>
            <w:r>
              <w:rPr>
                <w:rFonts w:ascii="Arial" w:hAnsi="Arial" w:cs="Arial"/>
                <w:sz w:val="24"/>
                <w:szCs w:val="24"/>
              </w:rPr>
              <w:t>7-12</w:t>
            </w:r>
          </w:p>
        </w:tc>
        <w:tc>
          <w:tcPr>
            <w:tcW w:w="1477" w:type="dxa"/>
            <w:shd w:val="clear" w:color="auto" w:fill="auto"/>
            <w:vAlign w:val="center"/>
          </w:tcPr>
          <w:p w14:paraId="0EDDB8BB" w14:textId="6811D4D9" w:rsidR="00212F31" w:rsidRPr="00BA606D" w:rsidRDefault="00E0442E" w:rsidP="00212F31">
            <w:pPr>
              <w:jc w:val="center"/>
              <w:rPr>
                <w:rFonts w:ascii="Arial" w:hAnsi="Arial" w:cs="Arial"/>
                <w:sz w:val="24"/>
                <w:szCs w:val="24"/>
              </w:rPr>
            </w:pPr>
            <w:r>
              <w:rPr>
                <w:rFonts w:ascii="Arial" w:hAnsi="Arial" w:cs="Arial"/>
                <w:sz w:val="24"/>
                <w:szCs w:val="24"/>
              </w:rPr>
              <w:t>5-9</w:t>
            </w:r>
          </w:p>
        </w:tc>
        <w:tc>
          <w:tcPr>
            <w:tcW w:w="1477" w:type="dxa"/>
            <w:shd w:val="clear" w:color="auto" w:fill="auto"/>
            <w:vAlign w:val="center"/>
          </w:tcPr>
          <w:p w14:paraId="6B04935B" w14:textId="299A2029" w:rsidR="00212F31" w:rsidRPr="00BA606D" w:rsidRDefault="00E0442E" w:rsidP="00212F31">
            <w:pPr>
              <w:jc w:val="center"/>
              <w:rPr>
                <w:rFonts w:ascii="Arial" w:hAnsi="Arial" w:cs="Arial"/>
                <w:sz w:val="24"/>
                <w:szCs w:val="24"/>
              </w:rPr>
            </w:pPr>
            <w:r>
              <w:rPr>
                <w:rFonts w:ascii="Arial" w:hAnsi="Arial" w:cs="Arial"/>
                <w:sz w:val="24"/>
                <w:szCs w:val="24"/>
              </w:rPr>
              <w:t>4-8</w:t>
            </w:r>
          </w:p>
        </w:tc>
        <w:tc>
          <w:tcPr>
            <w:tcW w:w="1477" w:type="dxa"/>
            <w:shd w:val="clear" w:color="auto" w:fill="auto"/>
            <w:vAlign w:val="center"/>
          </w:tcPr>
          <w:p w14:paraId="2995F775" w14:textId="12C5E984" w:rsidR="00212F31" w:rsidRPr="00BA606D" w:rsidRDefault="00E0442E" w:rsidP="00212F31">
            <w:pPr>
              <w:jc w:val="center"/>
              <w:rPr>
                <w:rFonts w:ascii="Arial" w:hAnsi="Arial" w:cs="Arial"/>
                <w:sz w:val="24"/>
                <w:szCs w:val="24"/>
              </w:rPr>
            </w:pPr>
            <w:r>
              <w:rPr>
                <w:rFonts w:ascii="Arial" w:hAnsi="Arial" w:cs="Arial"/>
                <w:sz w:val="24"/>
                <w:szCs w:val="24"/>
              </w:rPr>
              <w:t>3-5</w:t>
            </w:r>
          </w:p>
        </w:tc>
      </w:tr>
      <w:tr w:rsidR="00212F31" w:rsidRPr="00BA606D" w14:paraId="6E42245E" w14:textId="77777777" w:rsidTr="00212F31">
        <w:tc>
          <w:tcPr>
            <w:tcW w:w="1928" w:type="dxa"/>
            <w:shd w:val="clear" w:color="auto" w:fill="auto"/>
            <w:vAlign w:val="center"/>
          </w:tcPr>
          <w:p w14:paraId="1A293FED" w14:textId="77777777" w:rsidR="00212F31" w:rsidRPr="00BA606D" w:rsidRDefault="00212F31" w:rsidP="00212F31">
            <w:pPr>
              <w:jc w:val="center"/>
              <w:rPr>
                <w:rFonts w:ascii="Arial" w:hAnsi="Arial" w:cs="Arial"/>
                <w:sz w:val="24"/>
                <w:szCs w:val="24"/>
              </w:rPr>
            </w:pPr>
            <w:r w:rsidRPr="00BA606D">
              <w:rPr>
                <w:rStyle w:val="Strong"/>
                <w:rFonts w:ascii="Arial" w:hAnsi="Arial" w:cs="Arial"/>
                <w:sz w:val="24"/>
                <w:szCs w:val="24"/>
              </w:rPr>
              <w:t>Below average</w:t>
            </w:r>
          </w:p>
        </w:tc>
        <w:tc>
          <w:tcPr>
            <w:tcW w:w="1477" w:type="dxa"/>
            <w:shd w:val="clear" w:color="auto" w:fill="auto"/>
            <w:vAlign w:val="center"/>
          </w:tcPr>
          <w:p w14:paraId="3B86242A" w14:textId="5385DB9B" w:rsidR="00212F31" w:rsidRPr="00BA606D" w:rsidRDefault="00E0442E" w:rsidP="00212F31">
            <w:pPr>
              <w:jc w:val="center"/>
              <w:rPr>
                <w:rFonts w:ascii="Arial" w:hAnsi="Arial" w:cs="Arial"/>
                <w:sz w:val="24"/>
                <w:szCs w:val="24"/>
              </w:rPr>
            </w:pPr>
            <w:r>
              <w:rPr>
                <w:rFonts w:ascii="Arial" w:hAnsi="Arial" w:cs="Arial"/>
                <w:sz w:val="24"/>
                <w:szCs w:val="24"/>
              </w:rPr>
              <w:t>4-6</w:t>
            </w:r>
          </w:p>
        </w:tc>
        <w:tc>
          <w:tcPr>
            <w:tcW w:w="1477" w:type="dxa"/>
            <w:shd w:val="clear" w:color="auto" w:fill="auto"/>
            <w:vAlign w:val="center"/>
          </w:tcPr>
          <w:p w14:paraId="24263A86" w14:textId="38E50FF1" w:rsidR="00212F31" w:rsidRPr="00BA606D" w:rsidRDefault="00E0442E" w:rsidP="00212F31">
            <w:pPr>
              <w:jc w:val="center"/>
              <w:rPr>
                <w:rFonts w:ascii="Arial" w:hAnsi="Arial" w:cs="Arial"/>
                <w:sz w:val="24"/>
                <w:szCs w:val="24"/>
              </w:rPr>
            </w:pPr>
            <w:r>
              <w:rPr>
                <w:rFonts w:ascii="Arial" w:hAnsi="Arial" w:cs="Arial"/>
                <w:sz w:val="24"/>
                <w:szCs w:val="24"/>
              </w:rPr>
              <w:t>5-8</w:t>
            </w:r>
          </w:p>
        </w:tc>
        <w:tc>
          <w:tcPr>
            <w:tcW w:w="1477" w:type="dxa"/>
            <w:shd w:val="clear" w:color="auto" w:fill="auto"/>
            <w:vAlign w:val="center"/>
          </w:tcPr>
          <w:p w14:paraId="699FE34B" w14:textId="0A2738E4" w:rsidR="00212F31" w:rsidRPr="00BA606D" w:rsidRDefault="00E0442E" w:rsidP="00212F31">
            <w:pPr>
              <w:jc w:val="center"/>
              <w:rPr>
                <w:rFonts w:ascii="Arial" w:hAnsi="Arial" w:cs="Arial"/>
                <w:sz w:val="24"/>
                <w:szCs w:val="24"/>
              </w:rPr>
            </w:pPr>
            <w:r>
              <w:rPr>
                <w:rFonts w:ascii="Arial" w:hAnsi="Arial" w:cs="Arial"/>
                <w:sz w:val="24"/>
                <w:szCs w:val="24"/>
              </w:rPr>
              <w:t>3-6</w:t>
            </w:r>
          </w:p>
        </w:tc>
        <w:tc>
          <w:tcPr>
            <w:tcW w:w="1477" w:type="dxa"/>
            <w:shd w:val="clear" w:color="auto" w:fill="auto"/>
            <w:vAlign w:val="center"/>
          </w:tcPr>
          <w:p w14:paraId="35DFB26D" w14:textId="1B35706D" w:rsidR="00212F31" w:rsidRPr="00BA606D" w:rsidRDefault="00E0442E" w:rsidP="00212F31">
            <w:pPr>
              <w:jc w:val="center"/>
              <w:rPr>
                <w:rFonts w:ascii="Arial" w:hAnsi="Arial" w:cs="Arial"/>
                <w:sz w:val="24"/>
                <w:szCs w:val="24"/>
              </w:rPr>
            </w:pPr>
            <w:r>
              <w:rPr>
                <w:rFonts w:ascii="Arial" w:hAnsi="Arial" w:cs="Arial"/>
                <w:sz w:val="24"/>
                <w:szCs w:val="24"/>
              </w:rPr>
              <w:t>2-4</w:t>
            </w:r>
          </w:p>
        </w:tc>
        <w:tc>
          <w:tcPr>
            <w:tcW w:w="1477" w:type="dxa"/>
            <w:shd w:val="clear" w:color="auto" w:fill="auto"/>
            <w:vAlign w:val="center"/>
          </w:tcPr>
          <w:p w14:paraId="61CCD4F0" w14:textId="643074F4" w:rsidR="00212F31" w:rsidRPr="00BA606D" w:rsidRDefault="00E0442E" w:rsidP="00212F31">
            <w:pPr>
              <w:jc w:val="center"/>
              <w:rPr>
                <w:rFonts w:ascii="Arial" w:hAnsi="Arial" w:cs="Arial"/>
                <w:sz w:val="24"/>
                <w:szCs w:val="24"/>
              </w:rPr>
            </w:pPr>
            <w:r>
              <w:rPr>
                <w:rFonts w:ascii="Arial" w:hAnsi="Arial" w:cs="Arial"/>
                <w:sz w:val="24"/>
                <w:szCs w:val="24"/>
              </w:rPr>
              <w:t>2-3</w:t>
            </w:r>
          </w:p>
        </w:tc>
        <w:tc>
          <w:tcPr>
            <w:tcW w:w="1477" w:type="dxa"/>
            <w:shd w:val="clear" w:color="auto" w:fill="auto"/>
            <w:vAlign w:val="center"/>
          </w:tcPr>
          <w:p w14:paraId="0A11F71F" w14:textId="4FF35A08" w:rsidR="00212F31" w:rsidRPr="00BA606D" w:rsidRDefault="00E0442E" w:rsidP="00212F31">
            <w:pPr>
              <w:jc w:val="center"/>
              <w:rPr>
                <w:rFonts w:ascii="Arial" w:hAnsi="Arial" w:cs="Arial"/>
                <w:sz w:val="24"/>
                <w:szCs w:val="24"/>
              </w:rPr>
            </w:pPr>
            <w:r>
              <w:rPr>
                <w:rFonts w:ascii="Arial" w:hAnsi="Arial" w:cs="Arial"/>
                <w:sz w:val="24"/>
                <w:szCs w:val="24"/>
              </w:rPr>
              <w:t>2</w:t>
            </w:r>
          </w:p>
        </w:tc>
      </w:tr>
      <w:tr w:rsidR="00212F31" w:rsidRPr="00BA606D" w14:paraId="2EEB3050" w14:textId="77777777" w:rsidTr="00212F31">
        <w:tc>
          <w:tcPr>
            <w:tcW w:w="1928" w:type="dxa"/>
            <w:shd w:val="clear" w:color="auto" w:fill="auto"/>
            <w:vAlign w:val="center"/>
          </w:tcPr>
          <w:p w14:paraId="7A7A2E9E" w14:textId="77777777" w:rsidR="00212F31" w:rsidRPr="00BA606D" w:rsidRDefault="00212F31" w:rsidP="00212F31">
            <w:pPr>
              <w:jc w:val="center"/>
              <w:rPr>
                <w:rFonts w:ascii="Arial" w:hAnsi="Arial" w:cs="Arial"/>
                <w:sz w:val="24"/>
                <w:szCs w:val="24"/>
              </w:rPr>
            </w:pPr>
            <w:r w:rsidRPr="00BA606D">
              <w:rPr>
                <w:rStyle w:val="Strong"/>
                <w:rFonts w:ascii="Arial" w:hAnsi="Arial" w:cs="Arial"/>
                <w:sz w:val="24"/>
                <w:szCs w:val="24"/>
              </w:rPr>
              <w:t>Poor</w:t>
            </w:r>
          </w:p>
        </w:tc>
        <w:tc>
          <w:tcPr>
            <w:tcW w:w="1477" w:type="dxa"/>
            <w:shd w:val="clear" w:color="auto" w:fill="auto"/>
            <w:vAlign w:val="center"/>
          </w:tcPr>
          <w:p w14:paraId="3C5B68FF" w14:textId="05E38F15" w:rsidR="00212F31" w:rsidRPr="00BA606D" w:rsidRDefault="00E0442E" w:rsidP="00212F31">
            <w:pPr>
              <w:jc w:val="center"/>
              <w:rPr>
                <w:rFonts w:ascii="Arial" w:hAnsi="Arial" w:cs="Arial"/>
                <w:sz w:val="24"/>
                <w:szCs w:val="24"/>
              </w:rPr>
            </w:pPr>
            <w:r>
              <w:rPr>
                <w:rFonts w:ascii="Arial" w:hAnsi="Arial" w:cs="Arial"/>
                <w:sz w:val="24"/>
                <w:szCs w:val="24"/>
              </w:rPr>
              <w:t>1-3</w:t>
            </w:r>
          </w:p>
        </w:tc>
        <w:tc>
          <w:tcPr>
            <w:tcW w:w="1477" w:type="dxa"/>
            <w:shd w:val="clear" w:color="auto" w:fill="auto"/>
            <w:vAlign w:val="center"/>
          </w:tcPr>
          <w:p w14:paraId="19D7D362" w14:textId="07AB140A" w:rsidR="00212F31" w:rsidRPr="00BA606D" w:rsidRDefault="00E0442E" w:rsidP="00212F31">
            <w:pPr>
              <w:jc w:val="center"/>
              <w:rPr>
                <w:rFonts w:ascii="Arial" w:hAnsi="Arial" w:cs="Arial"/>
                <w:sz w:val="24"/>
                <w:szCs w:val="24"/>
              </w:rPr>
            </w:pPr>
            <w:r>
              <w:rPr>
                <w:rFonts w:ascii="Arial" w:hAnsi="Arial" w:cs="Arial"/>
                <w:sz w:val="24"/>
                <w:szCs w:val="24"/>
              </w:rPr>
              <w:t>1-</w:t>
            </w:r>
            <w:r w:rsidR="00212F31" w:rsidRPr="00BA606D">
              <w:rPr>
                <w:rFonts w:ascii="Arial" w:hAnsi="Arial" w:cs="Arial"/>
                <w:sz w:val="24"/>
                <w:szCs w:val="24"/>
              </w:rPr>
              <w:t>4</w:t>
            </w:r>
          </w:p>
        </w:tc>
        <w:tc>
          <w:tcPr>
            <w:tcW w:w="1477" w:type="dxa"/>
            <w:shd w:val="clear" w:color="auto" w:fill="auto"/>
            <w:vAlign w:val="center"/>
          </w:tcPr>
          <w:p w14:paraId="07D51ACA" w14:textId="3168C382" w:rsidR="00212F31" w:rsidRPr="00BA606D" w:rsidRDefault="00E0442E" w:rsidP="00212F31">
            <w:pPr>
              <w:jc w:val="center"/>
              <w:rPr>
                <w:rFonts w:ascii="Arial" w:hAnsi="Arial" w:cs="Arial"/>
                <w:sz w:val="24"/>
                <w:szCs w:val="24"/>
              </w:rPr>
            </w:pPr>
            <w:r>
              <w:rPr>
                <w:rFonts w:ascii="Arial" w:hAnsi="Arial" w:cs="Arial"/>
                <w:sz w:val="24"/>
                <w:szCs w:val="24"/>
              </w:rPr>
              <w:t>1-2</w:t>
            </w:r>
          </w:p>
        </w:tc>
        <w:tc>
          <w:tcPr>
            <w:tcW w:w="1477" w:type="dxa"/>
            <w:shd w:val="clear" w:color="auto" w:fill="auto"/>
            <w:vAlign w:val="center"/>
          </w:tcPr>
          <w:p w14:paraId="1571761A" w14:textId="2549178F" w:rsidR="00212F31" w:rsidRPr="00BA606D" w:rsidRDefault="00212F31" w:rsidP="00212F31">
            <w:pPr>
              <w:jc w:val="center"/>
              <w:rPr>
                <w:rFonts w:ascii="Arial" w:hAnsi="Arial" w:cs="Arial"/>
                <w:sz w:val="24"/>
                <w:szCs w:val="24"/>
              </w:rPr>
            </w:pPr>
            <w:r w:rsidRPr="00BA606D">
              <w:rPr>
                <w:rFonts w:ascii="Arial" w:hAnsi="Arial" w:cs="Arial"/>
                <w:sz w:val="24"/>
                <w:szCs w:val="24"/>
              </w:rPr>
              <w:t>1</w:t>
            </w:r>
          </w:p>
        </w:tc>
        <w:tc>
          <w:tcPr>
            <w:tcW w:w="1477" w:type="dxa"/>
            <w:shd w:val="clear" w:color="auto" w:fill="auto"/>
            <w:vAlign w:val="center"/>
          </w:tcPr>
          <w:p w14:paraId="3CCC7832" w14:textId="6EAA1D8A" w:rsidR="00212F31" w:rsidRPr="00BA606D" w:rsidRDefault="00212F31" w:rsidP="00212F31">
            <w:pPr>
              <w:jc w:val="center"/>
              <w:rPr>
                <w:rFonts w:ascii="Arial" w:hAnsi="Arial" w:cs="Arial"/>
                <w:sz w:val="24"/>
                <w:szCs w:val="24"/>
              </w:rPr>
            </w:pPr>
            <w:r w:rsidRPr="00BA606D">
              <w:rPr>
                <w:rFonts w:ascii="Arial" w:hAnsi="Arial" w:cs="Arial"/>
                <w:sz w:val="24"/>
                <w:szCs w:val="24"/>
              </w:rPr>
              <w:t>1</w:t>
            </w:r>
          </w:p>
        </w:tc>
        <w:tc>
          <w:tcPr>
            <w:tcW w:w="1477" w:type="dxa"/>
            <w:shd w:val="clear" w:color="auto" w:fill="auto"/>
            <w:vAlign w:val="center"/>
          </w:tcPr>
          <w:p w14:paraId="0B2BEB36" w14:textId="1D38B869" w:rsidR="00212F31" w:rsidRPr="00BA606D" w:rsidRDefault="00212F31" w:rsidP="00212F31">
            <w:pPr>
              <w:jc w:val="center"/>
              <w:rPr>
                <w:rFonts w:ascii="Arial" w:hAnsi="Arial" w:cs="Arial"/>
                <w:sz w:val="24"/>
                <w:szCs w:val="24"/>
              </w:rPr>
            </w:pPr>
            <w:r w:rsidRPr="00BA606D">
              <w:rPr>
                <w:rFonts w:ascii="Arial" w:hAnsi="Arial" w:cs="Arial"/>
                <w:sz w:val="24"/>
                <w:szCs w:val="24"/>
              </w:rPr>
              <w:t>1</w:t>
            </w:r>
          </w:p>
        </w:tc>
      </w:tr>
      <w:tr w:rsidR="00212F31" w:rsidRPr="00BA606D" w14:paraId="528BD61B" w14:textId="77777777" w:rsidTr="00212F31">
        <w:tc>
          <w:tcPr>
            <w:tcW w:w="1928" w:type="dxa"/>
            <w:shd w:val="clear" w:color="auto" w:fill="auto"/>
            <w:vAlign w:val="center"/>
          </w:tcPr>
          <w:p w14:paraId="0FA941A9" w14:textId="77777777" w:rsidR="00212F31" w:rsidRPr="00BA606D" w:rsidRDefault="00212F31" w:rsidP="00212F31">
            <w:pPr>
              <w:jc w:val="center"/>
              <w:rPr>
                <w:rFonts w:ascii="Arial" w:hAnsi="Arial" w:cs="Arial"/>
                <w:sz w:val="24"/>
                <w:szCs w:val="24"/>
              </w:rPr>
            </w:pPr>
            <w:r w:rsidRPr="00BA606D">
              <w:rPr>
                <w:rStyle w:val="Strong"/>
                <w:rFonts w:ascii="Arial" w:hAnsi="Arial" w:cs="Arial"/>
                <w:sz w:val="24"/>
                <w:szCs w:val="24"/>
              </w:rPr>
              <w:t>Very Poor</w:t>
            </w:r>
          </w:p>
        </w:tc>
        <w:tc>
          <w:tcPr>
            <w:tcW w:w="1477" w:type="dxa"/>
            <w:shd w:val="clear" w:color="auto" w:fill="auto"/>
            <w:vAlign w:val="center"/>
          </w:tcPr>
          <w:p w14:paraId="6B48A6A4" w14:textId="78CE8C1B" w:rsidR="00212F31" w:rsidRPr="00BA606D" w:rsidRDefault="00E0442E" w:rsidP="00212F31">
            <w:pPr>
              <w:jc w:val="center"/>
              <w:rPr>
                <w:rFonts w:ascii="Arial" w:hAnsi="Arial" w:cs="Arial"/>
                <w:sz w:val="24"/>
                <w:szCs w:val="24"/>
              </w:rPr>
            </w:pPr>
            <w:r>
              <w:rPr>
                <w:rFonts w:ascii="Arial" w:hAnsi="Arial" w:cs="Arial"/>
                <w:sz w:val="24"/>
                <w:szCs w:val="24"/>
              </w:rPr>
              <w:t>0</w:t>
            </w:r>
          </w:p>
        </w:tc>
        <w:tc>
          <w:tcPr>
            <w:tcW w:w="1477" w:type="dxa"/>
            <w:shd w:val="clear" w:color="auto" w:fill="auto"/>
            <w:vAlign w:val="center"/>
          </w:tcPr>
          <w:p w14:paraId="5D2DCEE6" w14:textId="2DD3824E" w:rsidR="00212F31" w:rsidRPr="00BA606D" w:rsidRDefault="00E0442E" w:rsidP="00212F31">
            <w:pPr>
              <w:jc w:val="center"/>
              <w:rPr>
                <w:rFonts w:ascii="Arial" w:hAnsi="Arial" w:cs="Arial"/>
                <w:sz w:val="24"/>
                <w:szCs w:val="24"/>
              </w:rPr>
            </w:pPr>
            <w:r>
              <w:rPr>
                <w:rFonts w:ascii="Arial" w:hAnsi="Arial" w:cs="Arial"/>
                <w:sz w:val="28"/>
                <w:szCs w:val="24"/>
              </w:rPr>
              <w:t>0</w:t>
            </w:r>
          </w:p>
        </w:tc>
        <w:tc>
          <w:tcPr>
            <w:tcW w:w="1477" w:type="dxa"/>
            <w:shd w:val="clear" w:color="auto" w:fill="auto"/>
            <w:vAlign w:val="center"/>
          </w:tcPr>
          <w:p w14:paraId="416727FE" w14:textId="29A54C78" w:rsidR="00212F31" w:rsidRPr="00BA606D" w:rsidRDefault="00E0442E" w:rsidP="00212F31">
            <w:pPr>
              <w:jc w:val="center"/>
              <w:rPr>
                <w:rFonts w:ascii="Arial" w:hAnsi="Arial" w:cs="Arial"/>
                <w:sz w:val="24"/>
                <w:szCs w:val="24"/>
              </w:rPr>
            </w:pPr>
            <w:r>
              <w:rPr>
                <w:rFonts w:ascii="Arial" w:hAnsi="Arial" w:cs="Arial"/>
                <w:sz w:val="24"/>
                <w:szCs w:val="24"/>
              </w:rPr>
              <w:t>0</w:t>
            </w:r>
          </w:p>
        </w:tc>
        <w:tc>
          <w:tcPr>
            <w:tcW w:w="1477" w:type="dxa"/>
            <w:shd w:val="clear" w:color="auto" w:fill="auto"/>
            <w:vAlign w:val="center"/>
          </w:tcPr>
          <w:p w14:paraId="2D761E55" w14:textId="77777777" w:rsidR="00212F31" w:rsidRPr="00BA606D" w:rsidRDefault="00212F31" w:rsidP="00212F31">
            <w:pPr>
              <w:jc w:val="center"/>
              <w:rPr>
                <w:rFonts w:ascii="Arial" w:hAnsi="Arial" w:cs="Arial"/>
                <w:sz w:val="24"/>
                <w:szCs w:val="24"/>
              </w:rPr>
            </w:pPr>
            <w:r w:rsidRPr="00BA606D">
              <w:rPr>
                <w:rFonts w:ascii="Arial" w:hAnsi="Arial" w:cs="Arial"/>
                <w:sz w:val="24"/>
                <w:szCs w:val="24"/>
              </w:rPr>
              <w:t>0</w:t>
            </w:r>
          </w:p>
        </w:tc>
        <w:tc>
          <w:tcPr>
            <w:tcW w:w="1477" w:type="dxa"/>
            <w:shd w:val="clear" w:color="auto" w:fill="auto"/>
            <w:vAlign w:val="center"/>
          </w:tcPr>
          <w:p w14:paraId="27765B4D" w14:textId="77777777" w:rsidR="00212F31" w:rsidRPr="00BA606D" w:rsidRDefault="00212F31" w:rsidP="00212F31">
            <w:pPr>
              <w:jc w:val="center"/>
              <w:rPr>
                <w:rFonts w:ascii="Arial" w:hAnsi="Arial" w:cs="Arial"/>
                <w:sz w:val="24"/>
                <w:szCs w:val="24"/>
              </w:rPr>
            </w:pPr>
            <w:r w:rsidRPr="00BA606D">
              <w:rPr>
                <w:rFonts w:ascii="Arial" w:hAnsi="Arial" w:cs="Arial"/>
                <w:sz w:val="24"/>
                <w:szCs w:val="24"/>
              </w:rPr>
              <w:t>0</w:t>
            </w:r>
          </w:p>
        </w:tc>
        <w:tc>
          <w:tcPr>
            <w:tcW w:w="1477" w:type="dxa"/>
            <w:shd w:val="clear" w:color="auto" w:fill="auto"/>
            <w:vAlign w:val="center"/>
          </w:tcPr>
          <w:p w14:paraId="02996A33" w14:textId="77777777" w:rsidR="00212F31" w:rsidRPr="00BA606D" w:rsidRDefault="00212F31" w:rsidP="00212F31">
            <w:pPr>
              <w:jc w:val="center"/>
              <w:rPr>
                <w:rFonts w:ascii="Arial" w:hAnsi="Arial" w:cs="Arial"/>
                <w:sz w:val="24"/>
                <w:szCs w:val="24"/>
              </w:rPr>
            </w:pPr>
            <w:r w:rsidRPr="00BA606D">
              <w:rPr>
                <w:rFonts w:ascii="Arial" w:hAnsi="Arial" w:cs="Arial"/>
                <w:sz w:val="24"/>
                <w:szCs w:val="24"/>
              </w:rPr>
              <w:t>0</w:t>
            </w:r>
          </w:p>
        </w:tc>
      </w:tr>
    </w:tbl>
    <w:p w14:paraId="07EA83C5" w14:textId="77777777" w:rsidR="00E0442E" w:rsidRDefault="00386ED6" w:rsidP="00E0442E">
      <w:pPr>
        <w:jc w:val="center"/>
      </w:pPr>
      <w:hyperlink r:id="rId467" w:history="1">
        <w:r w:rsidR="00E0442E">
          <w:rPr>
            <w:rStyle w:val="Hyperlink"/>
          </w:rPr>
          <w:t>Push-Up Test / Press Up Test</w:t>
        </w:r>
      </w:hyperlink>
    </w:p>
    <w:p w14:paraId="582D2C5C" w14:textId="0E3FC918" w:rsidR="00212F31" w:rsidRDefault="00212F31" w:rsidP="00E0442E">
      <w:pPr>
        <w:spacing w:after="160" w:line="259" w:lineRule="auto"/>
      </w:pPr>
      <w:r>
        <w:br w:type="page"/>
      </w:r>
    </w:p>
    <w:p w14:paraId="7771D389" w14:textId="77777777" w:rsidR="008146DF" w:rsidRDefault="008146DF" w:rsidP="008146D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8"/>
        <w:gridCol w:w="1175"/>
        <w:gridCol w:w="1537"/>
        <w:gridCol w:w="1536"/>
        <w:gridCol w:w="1535"/>
        <w:gridCol w:w="1535"/>
        <w:gridCol w:w="1534"/>
      </w:tblGrid>
      <w:tr w:rsidR="008146DF" w:rsidRPr="00BA606D" w14:paraId="7BEAE28D" w14:textId="77777777" w:rsidTr="00E31452">
        <w:tc>
          <w:tcPr>
            <w:tcW w:w="11016" w:type="dxa"/>
            <w:gridSpan w:val="7"/>
            <w:shd w:val="clear" w:color="auto" w:fill="auto"/>
            <w:vAlign w:val="center"/>
          </w:tcPr>
          <w:p w14:paraId="580B9A9E" w14:textId="77777777" w:rsidR="008146DF" w:rsidRPr="00BA606D" w:rsidRDefault="008146DF" w:rsidP="00E31452">
            <w:pPr>
              <w:jc w:val="center"/>
              <w:rPr>
                <w:rFonts w:ascii="Arial" w:hAnsi="Arial" w:cs="Arial"/>
                <w:sz w:val="24"/>
                <w:szCs w:val="24"/>
              </w:rPr>
            </w:pPr>
            <w:r w:rsidRPr="00BA606D">
              <w:rPr>
                <w:rFonts w:ascii="Arial" w:hAnsi="Arial" w:cs="Arial"/>
                <w:b/>
                <w:sz w:val="24"/>
                <w:szCs w:val="24"/>
              </w:rPr>
              <w:t xml:space="preserve">Modified Push-Ups - Verbal Rating for </w:t>
            </w:r>
            <w:r>
              <w:rPr>
                <w:rFonts w:ascii="Arial" w:hAnsi="Arial" w:cs="Arial"/>
                <w:b/>
                <w:sz w:val="24"/>
                <w:szCs w:val="24"/>
              </w:rPr>
              <w:t>Females</w:t>
            </w:r>
          </w:p>
          <w:p w14:paraId="50377E08" w14:textId="77777777" w:rsidR="008146DF" w:rsidRPr="00BA606D" w:rsidRDefault="008146DF" w:rsidP="00E31452">
            <w:pPr>
              <w:jc w:val="center"/>
              <w:rPr>
                <w:rFonts w:ascii="Arial" w:hAnsi="Arial" w:cs="Arial"/>
                <w:sz w:val="24"/>
                <w:szCs w:val="24"/>
              </w:rPr>
            </w:pPr>
            <w:r w:rsidRPr="00BA606D">
              <w:rPr>
                <w:rFonts w:ascii="Arial" w:hAnsi="Arial" w:cs="Arial"/>
                <w:b/>
                <w:sz w:val="24"/>
                <w:szCs w:val="24"/>
              </w:rPr>
              <w:t>Modified Push-Ups (knees) - Chest must touch the yoga block</w:t>
            </w:r>
          </w:p>
        </w:tc>
      </w:tr>
      <w:tr w:rsidR="008146DF" w:rsidRPr="00BA606D" w14:paraId="5A554ED8" w14:textId="77777777" w:rsidTr="00E31452">
        <w:tc>
          <w:tcPr>
            <w:tcW w:w="11016" w:type="dxa"/>
            <w:gridSpan w:val="7"/>
            <w:shd w:val="clear" w:color="auto" w:fill="auto"/>
            <w:vAlign w:val="center"/>
          </w:tcPr>
          <w:p w14:paraId="7D023FC4" w14:textId="2F970CEF" w:rsidR="008146DF" w:rsidRPr="00BA606D" w:rsidRDefault="00336942" w:rsidP="00E31452">
            <w:pPr>
              <w:jc w:val="center"/>
              <w:rPr>
                <w:rFonts w:ascii="Arial" w:hAnsi="Arial" w:cs="Arial"/>
                <w:sz w:val="24"/>
                <w:szCs w:val="24"/>
              </w:rPr>
            </w:pPr>
            <w:r>
              <w:rPr>
                <w:noProof/>
              </w:rPr>
              <w:drawing>
                <wp:inline distT="0" distB="0" distL="0" distR="0" wp14:anchorId="50D7F547" wp14:editId="07E99770">
                  <wp:extent cx="2328968" cy="1310045"/>
                  <wp:effectExtent l="0" t="0" r="0" b="4445"/>
                  <wp:docPr id="290" name="Picture 290" descr="Modified Push-Up - The Muscle Up Club - Exercises for Kids &amp; You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ified Push-Up - The Muscle Up Club - Exercises for Kids &amp; Young ..."/>
                          <pic:cNvPicPr>
                            <a:picLocks noChangeAspect="1" noChangeArrowheads="1"/>
                          </pic:cNvPicPr>
                        </pic:nvPicPr>
                        <pic:blipFill>
                          <a:blip r:embed="rId468" cstate="print">
                            <a:extLst>
                              <a:ext uri="{28A0092B-C50C-407E-A947-70E740481C1C}">
                                <a14:useLocalDpi xmlns:a14="http://schemas.microsoft.com/office/drawing/2010/main" val="0"/>
                              </a:ext>
                            </a:extLst>
                          </a:blip>
                          <a:srcRect/>
                          <a:stretch>
                            <a:fillRect/>
                          </a:stretch>
                        </pic:blipFill>
                        <pic:spPr bwMode="auto">
                          <a:xfrm>
                            <a:off x="0" y="0"/>
                            <a:ext cx="2359215" cy="1327059"/>
                          </a:xfrm>
                          <a:prstGeom prst="rect">
                            <a:avLst/>
                          </a:prstGeom>
                          <a:noFill/>
                          <a:ln>
                            <a:noFill/>
                          </a:ln>
                        </pic:spPr>
                      </pic:pic>
                    </a:graphicData>
                  </a:graphic>
                </wp:inline>
              </w:drawing>
            </w:r>
            <w:r w:rsidR="008146DF" w:rsidRPr="00BA606D">
              <w:rPr>
                <w:rFonts w:ascii="Arial" w:hAnsi="Arial" w:cs="Arial"/>
                <w:sz w:val="24"/>
                <w:szCs w:val="24"/>
              </w:rPr>
              <w:t xml:space="preserve">     </w:t>
            </w:r>
            <w:r w:rsidR="008146DF" w:rsidRPr="00BA606D">
              <w:rPr>
                <w:rFonts w:ascii="Arial" w:hAnsi="Arial" w:cs="Arial"/>
              </w:rPr>
              <w:t xml:space="preserve">     </w:t>
            </w:r>
            <w:r w:rsidR="008146DF">
              <w:rPr>
                <w:noProof/>
              </w:rPr>
              <w:drawing>
                <wp:inline distT="0" distB="0" distL="0" distR="0" wp14:anchorId="3C8E3691" wp14:editId="36D03C2E">
                  <wp:extent cx="3810000" cy="1428750"/>
                  <wp:effectExtent l="0" t="0" r="0" b="0"/>
                  <wp:docPr id="309" name="Picture 309" descr="https://www.drtimspeciale.com/wp-content/uploads/2018/04/ModifiedPush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drtimspeciale.com/wp-content/uploads/2018/04/ModifiedPushUp.gif"/>
                          <pic:cNvPicPr>
                            <a:picLocks noChangeAspect="1" noChangeArrowheads="1"/>
                          </pic:cNvPicPr>
                        </pic:nvPicPr>
                        <pic:blipFill>
                          <a:blip r:embed="rId469">
                            <a:extLst>
                              <a:ext uri="{28A0092B-C50C-407E-A947-70E740481C1C}">
                                <a14:useLocalDpi xmlns:a14="http://schemas.microsoft.com/office/drawing/2010/main" val="0"/>
                              </a:ext>
                            </a:extLst>
                          </a:blip>
                          <a:srcRect/>
                          <a:stretch>
                            <a:fillRect/>
                          </a:stretch>
                        </pic:blipFill>
                        <pic:spPr bwMode="auto">
                          <a:xfrm>
                            <a:off x="0" y="0"/>
                            <a:ext cx="3810000" cy="1428750"/>
                          </a:xfrm>
                          <a:prstGeom prst="rect">
                            <a:avLst/>
                          </a:prstGeom>
                          <a:noFill/>
                          <a:ln>
                            <a:noFill/>
                          </a:ln>
                        </pic:spPr>
                      </pic:pic>
                    </a:graphicData>
                  </a:graphic>
                </wp:inline>
              </w:drawing>
            </w:r>
          </w:p>
        </w:tc>
      </w:tr>
      <w:tr w:rsidR="008146DF" w:rsidRPr="00BA606D" w14:paraId="7325F731" w14:textId="77777777" w:rsidTr="00E31452">
        <w:tc>
          <w:tcPr>
            <w:tcW w:w="1951" w:type="dxa"/>
            <w:shd w:val="clear" w:color="auto" w:fill="auto"/>
          </w:tcPr>
          <w:p w14:paraId="15BE8C10" w14:textId="77777777" w:rsidR="008146DF" w:rsidRPr="00BA606D" w:rsidRDefault="008146DF" w:rsidP="00E31452">
            <w:pPr>
              <w:pStyle w:val="Heading3"/>
              <w:jc w:val="right"/>
              <w:rPr>
                <w:rFonts w:ascii="Arial" w:hAnsi="Arial" w:cs="Arial"/>
                <w:szCs w:val="24"/>
                <w:u w:val="single"/>
              </w:rPr>
            </w:pPr>
            <w:r w:rsidRPr="00BA606D">
              <w:rPr>
                <w:rFonts w:ascii="Arial" w:hAnsi="Arial" w:cs="Arial"/>
                <w:szCs w:val="24"/>
              </w:rPr>
              <w:t>Age</w:t>
            </w:r>
          </w:p>
        </w:tc>
        <w:tc>
          <w:tcPr>
            <w:tcW w:w="1195" w:type="dxa"/>
            <w:shd w:val="clear" w:color="auto" w:fill="auto"/>
            <w:vAlign w:val="center"/>
          </w:tcPr>
          <w:p w14:paraId="4A100240" w14:textId="77777777" w:rsidR="008146DF" w:rsidRPr="00BA606D" w:rsidRDefault="008146DF" w:rsidP="00E31452">
            <w:pPr>
              <w:jc w:val="center"/>
              <w:rPr>
                <w:rFonts w:ascii="Arial" w:hAnsi="Arial" w:cs="Arial"/>
                <w:b/>
                <w:bCs/>
                <w:sz w:val="24"/>
                <w:szCs w:val="24"/>
              </w:rPr>
            </w:pPr>
            <w:r w:rsidRPr="00BA606D">
              <w:rPr>
                <w:rFonts w:ascii="Arial" w:hAnsi="Arial" w:cs="Arial"/>
                <w:b/>
                <w:bCs/>
                <w:sz w:val="24"/>
                <w:szCs w:val="24"/>
              </w:rPr>
              <w:t>17-19</w:t>
            </w:r>
          </w:p>
        </w:tc>
        <w:tc>
          <w:tcPr>
            <w:tcW w:w="1574" w:type="dxa"/>
            <w:shd w:val="clear" w:color="auto" w:fill="auto"/>
            <w:vAlign w:val="center"/>
          </w:tcPr>
          <w:p w14:paraId="6333332E" w14:textId="77777777" w:rsidR="008146DF" w:rsidRPr="00BA606D" w:rsidRDefault="008146DF" w:rsidP="00E31452">
            <w:pPr>
              <w:jc w:val="center"/>
              <w:rPr>
                <w:rFonts w:ascii="Arial" w:hAnsi="Arial" w:cs="Arial"/>
                <w:b/>
                <w:bCs/>
                <w:sz w:val="24"/>
                <w:szCs w:val="24"/>
              </w:rPr>
            </w:pPr>
            <w:r w:rsidRPr="00BA606D">
              <w:rPr>
                <w:rFonts w:ascii="Arial" w:hAnsi="Arial" w:cs="Arial"/>
                <w:b/>
                <w:bCs/>
                <w:sz w:val="24"/>
                <w:szCs w:val="24"/>
              </w:rPr>
              <w:t>20-29</w:t>
            </w:r>
          </w:p>
        </w:tc>
        <w:tc>
          <w:tcPr>
            <w:tcW w:w="1574" w:type="dxa"/>
            <w:shd w:val="clear" w:color="auto" w:fill="auto"/>
            <w:vAlign w:val="center"/>
          </w:tcPr>
          <w:p w14:paraId="3E3F5510" w14:textId="77777777" w:rsidR="008146DF" w:rsidRPr="00BA606D" w:rsidRDefault="008146DF" w:rsidP="00E31452">
            <w:pPr>
              <w:jc w:val="center"/>
              <w:rPr>
                <w:rFonts w:ascii="Arial" w:hAnsi="Arial" w:cs="Arial"/>
                <w:b/>
                <w:bCs/>
                <w:sz w:val="24"/>
                <w:szCs w:val="24"/>
              </w:rPr>
            </w:pPr>
            <w:r w:rsidRPr="00BA606D">
              <w:rPr>
                <w:rFonts w:ascii="Arial" w:hAnsi="Arial" w:cs="Arial"/>
                <w:b/>
                <w:bCs/>
                <w:sz w:val="24"/>
                <w:szCs w:val="24"/>
              </w:rPr>
              <w:t>30-39</w:t>
            </w:r>
          </w:p>
        </w:tc>
        <w:tc>
          <w:tcPr>
            <w:tcW w:w="1574" w:type="dxa"/>
            <w:shd w:val="clear" w:color="auto" w:fill="auto"/>
            <w:vAlign w:val="center"/>
          </w:tcPr>
          <w:p w14:paraId="1EAF0920" w14:textId="77777777" w:rsidR="008146DF" w:rsidRPr="00BA606D" w:rsidRDefault="008146DF" w:rsidP="00E31452">
            <w:pPr>
              <w:jc w:val="center"/>
              <w:rPr>
                <w:rFonts w:ascii="Arial" w:hAnsi="Arial" w:cs="Arial"/>
                <w:b/>
                <w:bCs/>
                <w:sz w:val="24"/>
                <w:szCs w:val="24"/>
              </w:rPr>
            </w:pPr>
            <w:r w:rsidRPr="00BA606D">
              <w:rPr>
                <w:rFonts w:ascii="Arial" w:hAnsi="Arial" w:cs="Arial"/>
                <w:b/>
                <w:bCs/>
                <w:sz w:val="24"/>
                <w:szCs w:val="24"/>
              </w:rPr>
              <w:t>40-49</w:t>
            </w:r>
          </w:p>
        </w:tc>
        <w:tc>
          <w:tcPr>
            <w:tcW w:w="1574" w:type="dxa"/>
            <w:shd w:val="clear" w:color="auto" w:fill="auto"/>
            <w:vAlign w:val="center"/>
          </w:tcPr>
          <w:p w14:paraId="3BFDE0F3" w14:textId="77777777" w:rsidR="008146DF" w:rsidRPr="00BA606D" w:rsidRDefault="008146DF" w:rsidP="00E31452">
            <w:pPr>
              <w:jc w:val="center"/>
              <w:rPr>
                <w:rFonts w:ascii="Arial" w:hAnsi="Arial" w:cs="Arial"/>
                <w:b/>
                <w:bCs/>
                <w:sz w:val="24"/>
                <w:szCs w:val="24"/>
              </w:rPr>
            </w:pPr>
            <w:r w:rsidRPr="00BA606D">
              <w:rPr>
                <w:rFonts w:ascii="Arial" w:hAnsi="Arial" w:cs="Arial"/>
                <w:b/>
                <w:bCs/>
                <w:sz w:val="24"/>
                <w:szCs w:val="24"/>
              </w:rPr>
              <w:t>50-59</w:t>
            </w:r>
          </w:p>
        </w:tc>
        <w:tc>
          <w:tcPr>
            <w:tcW w:w="1574" w:type="dxa"/>
            <w:shd w:val="clear" w:color="auto" w:fill="auto"/>
            <w:vAlign w:val="center"/>
          </w:tcPr>
          <w:p w14:paraId="15AB9954" w14:textId="77777777" w:rsidR="008146DF" w:rsidRPr="00BA606D" w:rsidRDefault="008146DF" w:rsidP="00E31452">
            <w:pPr>
              <w:jc w:val="center"/>
              <w:rPr>
                <w:rFonts w:ascii="Arial" w:hAnsi="Arial" w:cs="Arial"/>
                <w:b/>
                <w:bCs/>
                <w:sz w:val="24"/>
                <w:szCs w:val="24"/>
              </w:rPr>
            </w:pPr>
            <w:r w:rsidRPr="00BA606D">
              <w:rPr>
                <w:rFonts w:ascii="Arial" w:hAnsi="Arial" w:cs="Arial"/>
                <w:b/>
                <w:bCs/>
                <w:sz w:val="24"/>
                <w:szCs w:val="24"/>
              </w:rPr>
              <w:t>60-65</w:t>
            </w:r>
          </w:p>
        </w:tc>
      </w:tr>
      <w:tr w:rsidR="008146DF" w:rsidRPr="00BA606D" w14:paraId="4D9B0305" w14:textId="77777777" w:rsidTr="00E31452">
        <w:trPr>
          <w:trHeight w:val="330"/>
        </w:trPr>
        <w:tc>
          <w:tcPr>
            <w:tcW w:w="1951" w:type="dxa"/>
            <w:shd w:val="clear" w:color="auto" w:fill="auto"/>
            <w:vAlign w:val="center"/>
          </w:tcPr>
          <w:p w14:paraId="1288FE2D" w14:textId="77777777" w:rsidR="008146DF" w:rsidRPr="00BA606D" w:rsidRDefault="008146DF" w:rsidP="00E31452">
            <w:pPr>
              <w:jc w:val="center"/>
              <w:rPr>
                <w:rFonts w:ascii="Arial" w:hAnsi="Arial" w:cs="Arial"/>
                <w:sz w:val="24"/>
                <w:szCs w:val="24"/>
              </w:rPr>
            </w:pPr>
            <w:r w:rsidRPr="00BA606D">
              <w:rPr>
                <w:rStyle w:val="Strong"/>
                <w:rFonts w:ascii="Arial" w:hAnsi="Arial" w:cs="Arial"/>
                <w:sz w:val="24"/>
                <w:szCs w:val="24"/>
              </w:rPr>
              <w:t>Excellent</w:t>
            </w:r>
          </w:p>
        </w:tc>
        <w:tc>
          <w:tcPr>
            <w:tcW w:w="1195" w:type="dxa"/>
            <w:shd w:val="clear" w:color="auto" w:fill="auto"/>
            <w:vAlign w:val="center"/>
          </w:tcPr>
          <w:p w14:paraId="2C8BC310" w14:textId="77777777" w:rsidR="008146DF" w:rsidRPr="00BA606D" w:rsidRDefault="008146DF" w:rsidP="00E31452">
            <w:pPr>
              <w:jc w:val="center"/>
              <w:rPr>
                <w:rFonts w:ascii="Arial" w:hAnsi="Arial" w:cs="Arial"/>
                <w:sz w:val="24"/>
                <w:szCs w:val="24"/>
              </w:rPr>
            </w:pPr>
            <w:r w:rsidRPr="00ED1BBF">
              <w:rPr>
                <w:rFonts w:ascii="Arial Narrow" w:hAnsi="Arial Narrow" w:cs="Arial"/>
                <w:b/>
                <w:sz w:val="24"/>
                <w:szCs w:val="24"/>
              </w:rPr>
              <w:t>≥</w:t>
            </w:r>
            <w:r w:rsidRPr="00BA606D">
              <w:rPr>
                <w:rFonts w:ascii="Arial" w:hAnsi="Arial" w:cs="Arial"/>
                <w:sz w:val="24"/>
                <w:szCs w:val="24"/>
              </w:rPr>
              <w:t xml:space="preserve"> 3</w:t>
            </w:r>
            <w:r>
              <w:rPr>
                <w:rFonts w:ascii="Arial" w:hAnsi="Arial" w:cs="Arial"/>
                <w:sz w:val="24"/>
                <w:szCs w:val="24"/>
              </w:rPr>
              <w:t>6</w:t>
            </w:r>
          </w:p>
        </w:tc>
        <w:tc>
          <w:tcPr>
            <w:tcW w:w="1574" w:type="dxa"/>
            <w:shd w:val="clear" w:color="auto" w:fill="auto"/>
            <w:vAlign w:val="center"/>
          </w:tcPr>
          <w:p w14:paraId="08C717EE" w14:textId="77777777" w:rsidR="008146DF" w:rsidRPr="00BA606D" w:rsidRDefault="008146DF" w:rsidP="00E31452">
            <w:pPr>
              <w:jc w:val="center"/>
              <w:rPr>
                <w:rFonts w:ascii="Arial" w:hAnsi="Arial" w:cs="Arial"/>
                <w:sz w:val="24"/>
                <w:szCs w:val="24"/>
              </w:rPr>
            </w:pPr>
            <w:r w:rsidRPr="00ED1BBF">
              <w:rPr>
                <w:rFonts w:ascii="Arial Narrow" w:hAnsi="Arial Narrow" w:cs="Arial"/>
                <w:b/>
                <w:sz w:val="24"/>
                <w:szCs w:val="24"/>
              </w:rPr>
              <w:t>≥</w:t>
            </w:r>
            <w:r w:rsidRPr="00BA606D">
              <w:rPr>
                <w:rFonts w:ascii="Arial" w:hAnsi="Arial" w:cs="Arial"/>
                <w:sz w:val="24"/>
                <w:szCs w:val="24"/>
              </w:rPr>
              <w:t xml:space="preserve"> 3</w:t>
            </w:r>
            <w:r>
              <w:rPr>
                <w:rFonts w:ascii="Arial" w:hAnsi="Arial" w:cs="Arial"/>
                <w:sz w:val="24"/>
                <w:szCs w:val="24"/>
              </w:rPr>
              <w:t>7</w:t>
            </w:r>
          </w:p>
        </w:tc>
        <w:tc>
          <w:tcPr>
            <w:tcW w:w="1574" w:type="dxa"/>
            <w:shd w:val="clear" w:color="auto" w:fill="auto"/>
            <w:vAlign w:val="center"/>
          </w:tcPr>
          <w:p w14:paraId="58EDB424" w14:textId="77777777" w:rsidR="008146DF" w:rsidRPr="00BA606D" w:rsidRDefault="008146DF" w:rsidP="00E31452">
            <w:pPr>
              <w:jc w:val="center"/>
              <w:rPr>
                <w:rFonts w:ascii="Arial" w:hAnsi="Arial" w:cs="Arial"/>
                <w:sz w:val="24"/>
                <w:szCs w:val="24"/>
              </w:rPr>
            </w:pPr>
            <w:r w:rsidRPr="00ED1BBF">
              <w:rPr>
                <w:rFonts w:ascii="Arial Narrow" w:hAnsi="Arial Narrow" w:cs="Arial"/>
                <w:b/>
                <w:sz w:val="24"/>
                <w:szCs w:val="24"/>
              </w:rPr>
              <w:t>≥</w:t>
            </w:r>
            <w:r w:rsidRPr="00BA606D">
              <w:rPr>
                <w:rFonts w:ascii="Arial" w:hAnsi="Arial" w:cs="Arial"/>
                <w:sz w:val="24"/>
                <w:szCs w:val="24"/>
              </w:rPr>
              <w:t xml:space="preserve"> 3</w:t>
            </w:r>
            <w:r>
              <w:rPr>
                <w:rFonts w:ascii="Arial" w:hAnsi="Arial" w:cs="Arial"/>
                <w:sz w:val="24"/>
                <w:szCs w:val="24"/>
              </w:rPr>
              <w:t>8</w:t>
            </w:r>
          </w:p>
        </w:tc>
        <w:tc>
          <w:tcPr>
            <w:tcW w:w="1574" w:type="dxa"/>
            <w:shd w:val="clear" w:color="auto" w:fill="auto"/>
            <w:vAlign w:val="center"/>
          </w:tcPr>
          <w:p w14:paraId="3224A923" w14:textId="77777777" w:rsidR="008146DF" w:rsidRPr="00BA606D" w:rsidRDefault="008146DF" w:rsidP="00E31452">
            <w:pPr>
              <w:jc w:val="center"/>
              <w:rPr>
                <w:rFonts w:ascii="Arial" w:hAnsi="Arial" w:cs="Arial"/>
                <w:sz w:val="24"/>
                <w:szCs w:val="24"/>
              </w:rPr>
            </w:pPr>
            <w:r w:rsidRPr="00ED1BBF">
              <w:rPr>
                <w:rFonts w:ascii="Arial Narrow" w:hAnsi="Arial Narrow" w:cs="Arial"/>
                <w:b/>
                <w:sz w:val="24"/>
                <w:szCs w:val="24"/>
              </w:rPr>
              <w:t>≥</w:t>
            </w:r>
            <w:r w:rsidRPr="00BA606D">
              <w:rPr>
                <w:rFonts w:ascii="Arial" w:hAnsi="Arial" w:cs="Arial"/>
                <w:sz w:val="24"/>
                <w:szCs w:val="24"/>
              </w:rPr>
              <w:t xml:space="preserve"> 3</w:t>
            </w:r>
            <w:r>
              <w:rPr>
                <w:rFonts w:ascii="Arial" w:hAnsi="Arial" w:cs="Arial"/>
                <w:sz w:val="24"/>
                <w:szCs w:val="24"/>
              </w:rPr>
              <w:t>2</w:t>
            </w:r>
          </w:p>
        </w:tc>
        <w:tc>
          <w:tcPr>
            <w:tcW w:w="1574" w:type="dxa"/>
            <w:shd w:val="clear" w:color="auto" w:fill="auto"/>
            <w:vAlign w:val="center"/>
          </w:tcPr>
          <w:p w14:paraId="4379784F" w14:textId="77777777" w:rsidR="008146DF" w:rsidRPr="00BA606D" w:rsidRDefault="008146DF" w:rsidP="00E31452">
            <w:pPr>
              <w:jc w:val="center"/>
              <w:rPr>
                <w:rFonts w:ascii="Arial" w:hAnsi="Arial" w:cs="Arial"/>
                <w:sz w:val="24"/>
                <w:szCs w:val="24"/>
              </w:rPr>
            </w:pPr>
            <w:r w:rsidRPr="00ED1BBF">
              <w:rPr>
                <w:rFonts w:ascii="Arial Narrow" w:hAnsi="Arial Narrow" w:cs="Arial"/>
                <w:b/>
                <w:sz w:val="24"/>
                <w:szCs w:val="24"/>
              </w:rPr>
              <w:t>≥</w:t>
            </w:r>
            <w:r w:rsidRPr="00BA606D">
              <w:rPr>
                <w:rFonts w:ascii="Arial" w:hAnsi="Arial" w:cs="Arial"/>
                <w:sz w:val="24"/>
                <w:szCs w:val="24"/>
              </w:rPr>
              <w:t xml:space="preserve"> 2</w:t>
            </w:r>
            <w:r>
              <w:rPr>
                <w:rFonts w:ascii="Arial" w:hAnsi="Arial" w:cs="Arial"/>
                <w:sz w:val="24"/>
                <w:szCs w:val="24"/>
              </w:rPr>
              <w:t>6</w:t>
            </w:r>
          </w:p>
        </w:tc>
        <w:tc>
          <w:tcPr>
            <w:tcW w:w="1574" w:type="dxa"/>
            <w:shd w:val="clear" w:color="auto" w:fill="auto"/>
            <w:vAlign w:val="center"/>
          </w:tcPr>
          <w:p w14:paraId="26094B50" w14:textId="77777777" w:rsidR="008146DF" w:rsidRPr="00BA606D" w:rsidRDefault="008146DF" w:rsidP="00E31452">
            <w:pPr>
              <w:jc w:val="center"/>
              <w:rPr>
                <w:rFonts w:ascii="Arial" w:hAnsi="Arial" w:cs="Arial"/>
                <w:sz w:val="24"/>
                <w:szCs w:val="24"/>
              </w:rPr>
            </w:pPr>
            <w:r w:rsidRPr="00ED1BBF">
              <w:rPr>
                <w:rFonts w:ascii="Arial Narrow" w:hAnsi="Arial Narrow" w:cs="Arial"/>
                <w:b/>
                <w:sz w:val="24"/>
                <w:szCs w:val="24"/>
              </w:rPr>
              <w:t>≥</w:t>
            </w:r>
            <w:r w:rsidRPr="00BA606D">
              <w:rPr>
                <w:rFonts w:ascii="Arial" w:hAnsi="Arial" w:cs="Arial"/>
                <w:sz w:val="24"/>
                <w:szCs w:val="24"/>
              </w:rPr>
              <w:t xml:space="preserve"> 2</w:t>
            </w:r>
            <w:r>
              <w:rPr>
                <w:rFonts w:ascii="Arial" w:hAnsi="Arial" w:cs="Arial"/>
                <w:sz w:val="24"/>
                <w:szCs w:val="24"/>
              </w:rPr>
              <w:t>4</w:t>
            </w:r>
          </w:p>
        </w:tc>
      </w:tr>
      <w:tr w:rsidR="008146DF" w:rsidRPr="00BA606D" w14:paraId="31EB3DA6" w14:textId="77777777" w:rsidTr="00E31452">
        <w:tc>
          <w:tcPr>
            <w:tcW w:w="1951" w:type="dxa"/>
            <w:shd w:val="clear" w:color="auto" w:fill="auto"/>
            <w:vAlign w:val="center"/>
          </w:tcPr>
          <w:p w14:paraId="4ECFB12E" w14:textId="77777777" w:rsidR="008146DF" w:rsidRPr="00BA606D" w:rsidRDefault="008146DF" w:rsidP="00E31452">
            <w:pPr>
              <w:jc w:val="center"/>
              <w:rPr>
                <w:rFonts w:ascii="Arial" w:hAnsi="Arial" w:cs="Arial"/>
                <w:b/>
                <w:sz w:val="24"/>
                <w:szCs w:val="24"/>
              </w:rPr>
            </w:pPr>
            <w:r w:rsidRPr="00BA606D">
              <w:rPr>
                <w:rStyle w:val="Strong"/>
                <w:rFonts w:ascii="Arial" w:hAnsi="Arial" w:cs="Arial"/>
                <w:sz w:val="24"/>
                <w:szCs w:val="24"/>
              </w:rPr>
              <w:t>Good</w:t>
            </w:r>
          </w:p>
        </w:tc>
        <w:tc>
          <w:tcPr>
            <w:tcW w:w="1195" w:type="dxa"/>
            <w:shd w:val="clear" w:color="auto" w:fill="auto"/>
            <w:vAlign w:val="center"/>
          </w:tcPr>
          <w:p w14:paraId="10CD0DCD" w14:textId="4951958E" w:rsidR="008146DF" w:rsidRPr="00BA606D" w:rsidRDefault="008146DF" w:rsidP="00E31452">
            <w:pPr>
              <w:jc w:val="center"/>
              <w:rPr>
                <w:rFonts w:ascii="Arial" w:hAnsi="Arial" w:cs="Arial"/>
                <w:sz w:val="24"/>
                <w:szCs w:val="24"/>
              </w:rPr>
            </w:pPr>
            <w:r w:rsidRPr="00BA606D">
              <w:rPr>
                <w:rFonts w:ascii="Arial" w:hAnsi="Arial" w:cs="Arial"/>
                <w:sz w:val="24"/>
                <w:szCs w:val="24"/>
              </w:rPr>
              <w:t>2</w:t>
            </w:r>
            <w:r w:rsidR="0076325D">
              <w:rPr>
                <w:rFonts w:ascii="Arial" w:hAnsi="Arial" w:cs="Arial"/>
                <w:sz w:val="24"/>
                <w:szCs w:val="24"/>
              </w:rPr>
              <w:t>8</w:t>
            </w:r>
            <w:r w:rsidRPr="00BA606D">
              <w:rPr>
                <w:rFonts w:ascii="Arial" w:hAnsi="Arial" w:cs="Arial"/>
                <w:sz w:val="24"/>
                <w:szCs w:val="24"/>
              </w:rPr>
              <w:t>-35</w:t>
            </w:r>
          </w:p>
        </w:tc>
        <w:tc>
          <w:tcPr>
            <w:tcW w:w="1574" w:type="dxa"/>
            <w:shd w:val="clear" w:color="auto" w:fill="auto"/>
            <w:vAlign w:val="center"/>
          </w:tcPr>
          <w:p w14:paraId="25972E04"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30-36</w:t>
            </w:r>
          </w:p>
        </w:tc>
        <w:tc>
          <w:tcPr>
            <w:tcW w:w="1574" w:type="dxa"/>
            <w:shd w:val="clear" w:color="auto" w:fill="auto"/>
            <w:vAlign w:val="center"/>
          </w:tcPr>
          <w:p w14:paraId="33CD204D" w14:textId="3BBB8FB7" w:rsidR="008146DF" w:rsidRPr="00BA606D" w:rsidRDefault="008146DF" w:rsidP="00E31452">
            <w:pPr>
              <w:jc w:val="center"/>
              <w:rPr>
                <w:rFonts w:ascii="Arial" w:hAnsi="Arial" w:cs="Arial"/>
                <w:sz w:val="24"/>
                <w:szCs w:val="24"/>
              </w:rPr>
            </w:pPr>
            <w:r w:rsidRPr="00BA606D">
              <w:rPr>
                <w:rFonts w:ascii="Arial" w:hAnsi="Arial" w:cs="Arial"/>
                <w:sz w:val="24"/>
                <w:szCs w:val="24"/>
              </w:rPr>
              <w:t>3</w:t>
            </w:r>
            <w:r w:rsidR="0076325D">
              <w:rPr>
                <w:rFonts w:ascii="Arial" w:hAnsi="Arial" w:cs="Arial"/>
                <w:sz w:val="24"/>
                <w:szCs w:val="24"/>
              </w:rPr>
              <w:t>1</w:t>
            </w:r>
            <w:r w:rsidRPr="00BA606D">
              <w:rPr>
                <w:rFonts w:ascii="Arial" w:hAnsi="Arial" w:cs="Arial"/>
                <w:sz w:val="24"/>
                <w:szCs w:val="24"/>
              </w:rPr>
              <w:t>-37</w:t>
            </w:r>
          </w:p>
        </w:tc>
        <w:tc>
          <w:tcPr>
            <w:tcW w:w="1574" w:type="dxa"/>
            <w:shd w:val="clear" w:color="auto" w:fill="auto"/>
            <w:vAlign w:val="center"/>
          </w:tcPr>
          <w:p w14:paraId="5F5D036F"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25-31</w:t>
            </w:r>
          </w:p>
        </w:tc>
        <w:tc>
          <w:tcPr>
            <w:tcW w:w="1574" w:type="dxa"/>
            <w:shd w:val="clear" w:color="auto" w:fill="auto"/>
            <w:vAlign w:val="center"/>
          </w:tcPr>
          <w:p w14:paraId="0E59B4E2"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21-25</w:t>
            </w:r>
          </w:p>
        </w:tc>
        <w:tc>
          <w:tcPr>
            <w:tcW w:w="1574" w:type="dxa"/>
            <w:shd w:val="clear" w:color="auto" w:fill="auto"/>
            <w:vAlign w:val="center"/>
          </w:tcPr>
          <w:p w14:paraId="227D09BC"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19-23</w:t>
            </w:r>
          </w:p>
        </w:tc>
      </w:tr>
      <w:tr w:rsidR="008146DF" w:rsidRPr="00BA606D" w14:paraId="1546D9B3" w14:textId="77777777" w:rsidTr="00E31452">
        <w:tc>
          <w:tcPr>
            <w:tcW w:w="1951" w:type="dxa"/>
            <w:shd w:val="clear" w:color="auto" w:fill="auto"/>
            <w:vAlign w:val="center"/>
          </w:tcPr>
          <w:p w14:paraId="28A8E6AB" w14:textId="77777777" w:rsidR="008146DF" w:rsidRPr="00BA606D" w:rsidRDefault="008146DF" w:rsidP="00E31452">
            <w:pPr>
              <w:jc w:val="center"/>
              <w:rPr>
                <w:rFonts w:ascii="Arial" w:hAnsi="Arial" w:cs="Arial"/>
                <w:b/>
                <w:sz w:val="24"/>
                <w:szCs w:val="24"/>
              </w:rPr>
            </w:pPr>
            <w:r w:rsidRPr="00BA606D">
              <w:rPr>
                <w:rStyle w:val="Strong"/>
                <w:rFonts w:ascii="Arial" w:hAnsi="Arial" w:cs="Arial"/>
                <w:sz w:val="24"/>
                <w:szCs w:val="24"/>
              </w:rPr>
              <w:t>Above average</w:t>
            </w:r>
          </w:p>
        </w:tc>
        <w:tc>
          <w:tcPr>
            <w:tcW w:w="1195" w:type="dxa"/>
            <w:shd w:val="clear" w:color="auto" w:fill="auto"/>
            <w:vAlign w:val="center"/>
          </w:tcPr>
          <w:p w14:paraId="72A5EE08"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21-27</w:t>
            </w:r>
          </w:p>
        </w:tc>
        <w:tc>
          <w:tcPr>
            <w:tcW w:w="1574" w:type="dxa"/>
            <w:shd w:val="clear" w:color="auto" w:fill="auto"/>
            <w:vAlign w:val="center"/>
          </w:tcPr>
          <w:p w14:paraId="62A9A6C9"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23-29</w:t>
            </w:r>
          </w:p>
        </w:tc>
        <w:tc>
          <w:tcPr>
            <w:tcW w:w="1574" w:type="dxa"/>
            <w:shd w:val="clear" w:color="auto" w:fill="auto"/>
            <w:vAlign w:val="center"/>
          </w:tcPr>
          <w:p w14:paraId="21704CDB"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22-30</w:t>
            </w:r>
          </w:p>
        </w:tc>
        <w:tc>
          <w:tcPr>
            <w:tcW w:w="1574" w:type="dxa"/>
            <w:shd w:val="clear" w:color="auto" w:fill="auto"/>
            <w:vAlign w:val="center"/>
          </w:tcPr>
          <w:p w14:paraId="6C412D3F"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18-24</w:t>
            </w:r>
          </w:p>
        </w:tc>
        <w:tc>
          <w:tcPr>
            <w:tcW w:w="1574" w:type="dxa"/>
            <w:shd w:val="clear" w:color="auto" w:fill="auto"/>
            <w:vAlign w:val="center"/>
          </w:tcPr>
          <w:p w14:paraId="1B71B2DD"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15-20</w:t>
            </w:r>
          </w:p>
        </w:tc>
        <w:tc>
          <w:tcPr>
            <w:tcW w:w="1574" w:type="dxa"/>
            <w:shd w:val="clear" w:color="auto" w:fill="auto"/>
            <w:vAlign w:val="center"/>
          </w:tcPr>
          <w:p w14:paraId="73E78E31"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13-18</w:t>
            </w:r>
          </w:p>
        </w:tc>
      </w:tr>
      <w:tr w:rsidR="008146DF" w:rsidRPr="00BA606D" w14:paraId="3B7907D8" w14:textId="77777777" w:rsidTr="00E31452">
        <w:tc>
          <w:tcPr>
            <w:tcW w:w="1951" w:type="dxa"/>
            <w:shd w:val="clear" w:color="auto" w:fill="auto"/>
            <w:vAlign w:val="center"/>
          </w:tcPr>
          <w:p w14:paraId="5A1A7115" w14:textId="77777777" w:rsidR="008146DF" w:rsidRPr="00BA606D" w:rsidRDefault="008146DF" w:rsidP="00E31452">
            <w:pPr>
              <w:jc w:val="center"/>
              <w:rPr>
                <w:rFonts w:ascii="Arial" w:hAnsi="Arial" w:cs="Arial"/>
                <w:sz w:val="24"/>
                <w:szCs w:val="24"/>
              </w:rPr>
            </w:pPr>
            <w:r w:rsidRPr="00BA606D">
              <w:rPr>
                <w:rStyle w:val="Strong"/>
                <w:rFonts w:ascii="Arial" w:hAnsi="Arial" w:cs="Arial"/>
                <w:sz w:val="24"/>
                <w:szCs w:val="24"/>
              </w:rPr>
              <w:t>Average</w:t>
            </w:r>
          </w:p>
        </w:tc>
        <w:tc>
          <w:tcPr>
            <w:tcW w:w="1195" w:type="dxa"/>
            <w:shd w:val="clear" w:color="auto" w:fill="auto"/>
            <w:vAlign w:val="center"/>
          </w:tcPr>
          <w:p w14:paraId="4371104A"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11-20</w:t>
            </w:r>
          </w:p>
        </w:tc>
        <w:tc>
          <w:tcPr>
            <w:tcW w:w="1574" w:type="dxa"/>
            <w:shd w:val="clear" w:color="auto" w:fill="auto"/>
            <w:vAlign w:val="center"/>
          </w:tcPr>
          <w:p w14:paraId="638AC2AB"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12-22</w:t>
            </w:r>
          </w:p>
        </w:tc>
        <w:tc>
          <w:tcPr>
            <w:tcW w:w="1574" w:type="dxa"/>
            <w:shd w:val="clear" w:color="auto" w:fill="auto"/>
            <w:vAlign w:val="center"/>
          </w:tcPr>
          <w:p w14:paraId="5D5B0784"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10-21</w:t>
            </w:r>
          </w:p>
        </w:tc>
        <w:tc>
          <w:tcPr>
            <w:tcW w:w="1574" w:type="dxa"/>
            <w:shd w:val="clear" w:color="auto" w:fill="auto"/>
            <w:vAlign w:val="center"/>
          </w:tcPr>
          <w:p w14:paraId="083C344A"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8-17</w:t>
            </w:r>
          </w:p>
        </w:tc>
        <w:tc>
          <w:tcPr>
            <w:tcW w:w="1574" w:type="dxa"/>
            <w:shd w:val="clear" w:color="auto" w:fill="auto"/>
            <w:vAlign w:val="center"/>
          </w:tcPr>
          <w:p w14:paraId="08AEAC7D"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7-14</w:t>
            </w:r>
          </w:p>
        </w:tc>
        <w:tc>
          <w:tcPr>
            <w:tcW w:w="1574" w:type="dxa"/>
            <w:shd w:val="clear" w:color="auto" w:fill="auto"/>
            <w:vAlign w:val="center"/>
          </w:tcPr>
          <w:p w14:paraId="301BF454"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5-12</w:t>
            </w:r>
          </w:p>
        </w:tc>
      </w:tr>
      <w:tr w:rsidR="008146DF" w:rsidRPr="00BA606D" w14:paraId="3C5398FD" w14:textId="77777777" w:rsidTr="00E31452">
        <w:tc>
          <w:tcPr>
            <w:tcW w:w="1951" w:type="dxa"/>
            <w:shd w:val="clear" w:color="auto" w:fill="auto"/>
            <w:vAlign w:val="center"/>
          </w:tcPr>
          <w:p w14:paraId="2D2EAE54" w14:textId="77777777" w:rsidR="008146DF" w:rsidRPr="00BA606D" w:rsidRDefault="008146DF" w:rsidP="00E31452">
            <w:pPr>
              <w:jc w:val="center"/>
              <w:rPr>
                <w:rFonts w:ascii="Arial" w:hAnsi="Arial" w:cs="Arial"/>
                <w:sz w:val="24"/>
                <w:szCs w:val="24"/>
              </w:rPr>
            </w:pPr>
            <w:r w:rsidRPr="00BA606D">
              <w:rPr>
                <w:rStyle w:val="Strong"/>
                <w:rFonts w:ascii="Arial" w:hAnsi="Arial" w:cs="Arial"/>
                <w:sz w:val="24"/>
                <w:szCs w:val="24"/>
              </w:rPr>
              <w:t>Below average</w:t>
            </w:r>
          </w:p>
        </w:tc>
        <w:tc>
          <w:tcPr>
            <w:tcW w:w="1195" w:type="dxa"/>
            <w:shd w:val="clear" w:color="auto" w:fill="auto"/>
            <w:vAlign w:val="center"/>
          </w:tcPr>
          <w:p w14:paraId="72E2A394"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6-10</w:t>
            </w:r>
          </w:p>
        </w:tc>
        <w:tc>
          <w:tcPr>
            <w:tcW w:w="1574" w:type="dxa"/>
            <w:shd w:val="clear" w:color="auto" w:fill="auto"/>
            <w:vAlign w:val="center"/>
          </w:tcPr>
          <w:p w14:paraId="7BAA6783"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7-11</w:t>
            </w:r>
          </w:p>
        </w:tc>
        <w:tc>
          <w:tcPr>
            <w:tcW w:w="1574" w:type="dxa"/>
            <w:shd w:val="clear" w:color="auto" w:fill="auto"/>
            <w:vAlign w:val="center"/>
          </w:tcPr>
          <w:p w14:paraId="53520B71"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5-9</w:t>
            </w:r>
          </w:p>
        </w:tc>
        <w:tc>
          <w:tcPr>
            <w:tcW w:w="1574" w:type="dxa"/>
            <w:shd w:val="clear" w:color="auto" w:fill="auto"/>
            <w:vAlign w:val="center"/>
          </w:tcPr>
          <w:p w14:paraId="0D8DDBD3"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4-7</w:t>
            </w:r>
          </w:p>
        </w:tc>
        <w:tc>
          <w:tcPr>
            <w:tcW w:w="1574" w:type="dxa"/>
            <w:shd w:val="clear" w:color="auto" w:fill="auto"/>
            <w:vAlign w:val="center"/>
          </w:tcPr>
          <w:p w14:paraId="1636E51A"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3-6</w:t>
            </w:r>
          </w:p>
        </w:tc>
        <w:tc>
          <w:tcPr>
            <w:tcW w:w="1574" w:type="dxa"/>
            <w:shd w:val="clear" w:color="auto" w:fill="auto"/>
            <w:vAlign w:val="center"/>
          </w:tcPr>
          <w:p w14:paraId="52FFD9CE"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2-4</w:t>
            </w:r>
          </w:p>
        </w:tc>
      </w:tr>
      <w:tr w:rsidR="008146DF" w:rsidRPr="00BA606D" w14:paraId="711161B2" w14:textId="77777777" w:rsidTr="00E31452">
        <w:tc>
          <w:tcPr>
            <w:tcW w:w="1951" w:type="dxa"/>
            <w:shd w:val="clear" w:color="auto" w:fill="auto"/>
            <w:vAlign w:val="center"/>
          </w:tcPr>
          <w:p w14:paraId="6E2103FD" w14:textId="77777777" w:rsidR="008146DF" w:rsidRPr="00BA606D" w:rsidRDefault="008146DF" w:rsidP="00E31452">
            <w:pPr>
              <w:jc w:val="center"/>
              <w:rPr>
                <w:rFonts w:ascii="Arial" w:hAnsi="Arial" w:cs="Arial"/>
                <w:sz w:val="24"/>
                <w:szCs w:val="24"/>
              </w:rPr>
            </w:pPr>
            <w:r w:rsidRPr="00BA606D">
              <w:rPr>
                <w:rStyle w:val="Strong"/>
                <w:rFonts w:ascii="Arial" w:hAnsi="Arial" w:cs="Arial"/>
                <w:sz w:val="24"/>
                <w:szCs w:val="24"/>
              </w:rPr>
              <w:t>Poor</w:t>
            </w:r>
          </w:p>
        </w:tc>
        <w:tc>
          <w:tcPr>
            <w:tcW w:w="1195" w:type="dxa"/>
            <w:shd w:val="clear" w:color="auto" w:fill="auto"/>
            <w:vAlign w:val="center"/>
          </w:tcPr>
          <w:p w14:paraId="03A2F833"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2-5</w:t>
            </w:r>
          </w:p>
        </w:tc>
        <w:tc>
          <w:tcPr>
            <w:tcW w:w="1574" w:type="dxa"/>
            <w:shd w:val="clear" w:color="auto" w:fill="auto"/>
            <w:vAlign w:val="center"/>
          </w:tcPr>
          <w:p w14:paraId="1E187699"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2-6</w:t>
            </w:r>
          </w:p>
        </w:tc>
        <w:tc>
          <w:tcPr>
            <w:tcW w:w="1574" w:type="dxa"/>
            <w:shd w:val="clear" w:color="auto" w:fill="auto"/>
            <w:vAlign w:val="center"/>
          </w:tcPr>
          <w:p w14:paraId="2B8A9CA8"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1-4</w:t>
            </w:r>
          </w:p>
        </w:tc>
        <w:tc>
          <w:tcPr>
            <w:tcW w:w="1574" w:type="dxa"/>
            <w:shd w:val="clear" w:color="auto" w:fill="auto"/>
            <w:vAlign w:val="center"/>
          </w:tcPr>
          <w:p w14:paraId="7FA8A109"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1-3</w:t>
            </w:r>
          </w:p>
        </w:tc>
        <w:tc>
          <w:tcPr>
            <w:tcW w:w="1574" w:type="dxa"/>
            <w:shd w:val="clear" w:color="auto" w:fill="auto"/>
            <w:vAlign w:val="center"/>
          </w:tcPr>
          <w:p w14:paraId="0336C578"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1-2</w:t>
            </w:r>
          </w:p>
        </w:tc>
        <w:tc>
          <w:tcPr>
            <w:tcW w:w="1574" w:type="dxa"/>
            <w:shd w:val="clear" w:color="auto" w:fill="auto"/>
            <w:vAlign w:val="center"/>
          </w:tcPr>
          <w:p w14:paraId="67422EFC"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w:t>
            </w:r>
          </w:p>
        </w:tc>
      </w:tr>
      <w:tr w:rsidR="008146DF" w:rsidRPr="00BA606D" w14:paraId="53D29077" w14:textId="77777777" w:rsidTr="00E31452">
        <w:tc>
          <w:tcPr>
            <w:tcW w:w="1951" w:type="dxa"/>
            <w:shd w:val="clear" w:color="auto" w:fill="auto"/>
            <w:vAlign w:val="center"/>
          </w:tcPr>
          <w:p w14:paraId="42DDECF0" w14:textId="77777777" w:rsidR="008146DF" w:rsidRPr="00BA606D" w:rsidRDefault="008146DF" w:rsidP="00E31452">
            <w:pPr>
              <w:jc w:val="center"/>
              <w:rPr>
                <w:rFonts w:ascii="Arial" w:hAnsi="Arial" w:cs="Arial"/>
                <w:sz w:val="24"/>
                <w:szCs w:val="24"/>
              </w:rPr>
            </w:pPr>
            <w:r w:rsidRPr="00BA606D">
              <w:rPr>
                <w:rStyle w:val="Strong"/>
                <w:rFonts w:ascii="Arial" w:hAnsi="Arial" w:cs="Arial"/>
                <w:sz w:val="24"/>
                <w:szCs w:val="24"/>
              </w:rPr>
              <w:t>Very Poor</w:t>
            </w:r>
          </w:p>
        </w:tc>
        <w:tc>
          <w:tcPr>
            <w:tcW w:w="1195" w:type="dxa"/>
            <w:shd w:val="clear" w:color="auto" w:fill="auto"/>
            <w:vAlign w:val="center"/>
          </w:tcPr>
          <w:p w14:paraId="56D79604"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0-1</w:t>
            </w:r>
          </w:p>
        </w:tc>
        <w:tc>
          <w:tcPr>
            <w:tcW w:w="1574" w:type="dxa"/>
            <w:shd w:val="clear" w:color="auto" w:fill="auto"/>
            <w:vAlign w:val="center"/>
          </w:tcPr>
          <w:p w14:paraId="27A307B3"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0-1</w:t>
            </w:r>
          </w:p>
        </w:tc>
        <w:tc>
          <w:tcPr>
            <w:tcW w:w="1574" w:type="dxa"/>
            <w:shd w:val="clear" w:color="auto" w:fill="auto"/>
            <w:vAlign w:val="center"/>
          </w:tcPr>
          <w:p w14:paraId="346B1540"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0</w:t>
            </w:r>
          </w:p>
        </w:tc>
        <w:tc>
          <w:tcPr>
            <w:tcW w:w="1574" w:type="dxa"/>
            <w:shd w:val="clear" w:color="auto" w:fill="auto"/>
            <w:vAlign w:val="center"/>
          </w:tcPr>
          <w:p w14:paraId="0B1B0D13"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0</w:t>
            </w:r>
          </w:p>
        </w:tc>
        <w:tc>
          <w:tcPr>
            <w:tcW w:w="1574" w:type="dxa"/>
            <w:shd w:val="clear" w:color="auto" w:fill="auto"/>
            <w:vAlign w:val="center"/>
          </w:tcPr>
          <w:p w14:paraId="27D136B2"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0</w:t>
            </w:r>
          </w:p>
        </w:tc>
        <w:tc>
          <w:tcPr>
            <w:tcW w:w="1574" w:type="dxa"/>
            <w:shd w:val="clear" w:color="auto" w:fill="auto"/>
            <w:vAlign w:val="center"/>
          </w:tcPr>
          <w:p w14:paraId="202C0543"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0</w:t>
            </w:r>
          </w:p>
        </w:tc>
      </w:tr>
    </w:tbl>
    <w:p w14:paraId="4FFCF6C0" w14:textId="77777777" w:rsidR="008146DF" w:rsidRPr="0015503D" w:rsidRDefault="008146DF" w:rsidP="008146DF">
      <w:pPr>
        <w:pStyle w:val="NormalWeb"/>
        <w:jc w:val="center"/>
        <w:rPr>
          <w:b/>
          <w:i/>
          <w:sz w:val="24"/>
          <w:szCs w:val="24"/>
        </w:rPr>
      </w:pPr>
      <w:r w:rsidRPr="0015503D">
        <w:rPr>
          <w:rStyle w:val="Strong"/>
          <w:rFonts w:ascii="Arial" w:hAnsi="Arial" w:cs="Arial"/>
          <w:i/>
          <w:sz w:val="24"/>
          <w:szCs w:val="24"/>
        </w:rPr>
        <w:t xml:space="preserve">Source: </w:t>
      </w:r>
      <w:hyperlink r:id="rId470" w:tgtFrame="_blank" w:history="1">
        <w:r w:rsidRPr="0015503D">
          <w:rPr>
            <w:rStyle w:val="Hyperlink"/>
            <w:rFonts w:ascii="Arial" w:hAnsi="Arial" w:cs="Arial"/>
            <w:b/>
            <w:bCs/>
            <w:i/>
            <w:sz w:val="24"/>
            <w:szCs w:val="24"/>
          </w:rPr>
          <w:t>Y’s Way to Physical Fitness: The Complete Guide to Fitness Testing and Instruction (3rd Edition) by Lawrence Golding and Clayton Myers.</w:t>
        </w:r>
      </w:hyperlink>
      <w:r>
        <w:rPr>
          <w:b/>
          <w:i/>
          <w:noProof/>
          <w:sz w:val="24"/>
          <w:szCs w:val="24"/>
          <w:lang w:val="en-CA" w:eastAsia="en-CA"/>
        </w:rPr>
        <w:drawing>
          <wp:inline distT="0" distB="0" distL="0" distR="0" wp14:anchorId="6DA192F1" wp14:editId="6A8F0668">
            <wp:extent cx="12065" cy="12065"/>
            <wp:effectExtent l="0" t="0" r="0" b="0"/>
            <wp:docPr id="315" name="Picture 43" descr="http://ir-na.amazon-adsystem.com/e/ir?t=johsifdotcom-20&amp;l=as2&amp;o=1&amp;a=087322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ir-na.amazon-adsystem.com/e/ir?t=johsifdotcom-20&amp;l=as2&amp;o=1&amp;a=0873222148"/>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bwMode="auto">
                    <a:xfrm>
                      <a:off x="0" y="0"/>
                      <a:ext cx="12065" cy="12065"/>
                    </a:xfrm>
                    <a:prstGeom prst="rect">
                      <a:avLst/>
                    </a:prstGeom>
                    <a:noFill/>
                    <a:ln>
                      <a:noFill/>
                    </a:ln>
                  </pic:spPr>
                </pic:pic>
              </a:graphicData>
            </a:graphic>
          </wp:inline>
        </w:drawing>
      </w:r>
    </w:p>
    <w:p w14:paraId="43AF3225" w14:textId="77777777" w:rsidR="008146DF" w:rsidRPr="0015503D" w:rsidRDefault="008146DF" w:rsidP="008146DF">
      <w:pPr>
        <w:jc w:val="center"/>
        <w:rPr>
          <w:rFonts w:ascii="Arial" w:hAnsi="Arial" w:cs="Arial"/>
          <w:b/>
          <w:sz w:val="24"/>
          <w:szCs w:val="24"/>
        </w:rPr>
      </w:pPr>
      <w:r w:rsidRPr="0015503D">
        <w:rPr>
          <w:rFonts w:ascii="Arial" w:hAnsi="Arial" w:cs="Arial"/>
          <w:b/>
          <w:sz w:val="24"/>
          <w:szCs w:val="24"/>
        </w:rPr>
        <w:t xml:space="preserve">Males and Females </w:t>
      </w:r>
      <w:r>
        <w:rPr>
          <w:rFonts w:ascii="Arial" w:hAnsi="Arial" w:cs="Arial"/>
          <w:b/>
          <w:sz w:val="24"/>
          <w:szCs w:val="24"/>
        </w:rPr>
        <w:t xml:space="preserve">- </w:t>
      </w:r>
      <w:r w:rsidRPr="0015503D">
        <w:rPr>
          <w:rFonts w:ascii="Arial" w:hAnsi="Arial" w:cs="Arial"/>
          <w:b/>
          <w:sz w:val="24"/>
          <w:szCs w:val="24"/>
        </w:rPr>
        <w:t xml:space="preserve">If you have Verbal Ratings of Above Average or Higher </w:t>
      </w:r>
    </w:p>
    <w:p w14:paraId="33238072" w14:textId="77777777" w:rsidR="008146DF" w:rsidRPr="0015503D" w:rsidRDefault="008146DF" w:rsidP="008146DF">
      <w:pPr>
        <w:jc w:val="center"/>
        <w:rPr>
          <w:rFonts w:ascii="Arial" w:hAnsi="Arial" w:cs="Arial"/>
          <w:b/>
          <w:sz w:val="24"/>
          <w:szCs w:val="24"/>
        </w:rPr>
      </w:pPr>
      <w:r w:rsidRPr="0015503D">
        <w:rPr>
          <w:rFonts w:ascii="Arial" w:hAnsi="Arial" w:cs="Arial"/>
          <w:b/>
          <w:sz w:val="24"/>
          <w:szCs w:val="24"/>
        </w:rPr>
        <w:t xml:space="preserve">TRY </w:t>
      </w:r>
    </w:p>
    <w:p w14:paraId="7403686F" w14:textId="77777777" w:rsidR="008146DF" w:rsidRPr="0015503D" w:rsidRDefault="008146DF" w:rsidP="008146DF">
      <w:pPr>
        <w:jc w:val="center"/>
        <w:rPr>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9"/>
        <w:gridCol w:w="2696"/>
        <w:gridCol w:w="4115"/>
      </w:tblGrid>
      <w:tr w:rsidR="008146DF" w:rsidRPr="00BA606D" w14:paraId="09213FF0" w14:textId="77777777" w:rsidTr="00E31452">
        <w:tc>
          <w:tcPr>
            <w:tcW w:w="11016" w:type="dxa"/>
            <w:gridSpan w:val="3"/>
            <w:shd w:val="clear" w:color="auto" w:fill="auto"/>
          </w:tcPr>
          <w:p w14:paraId="41CA4E0E" w14:textId="77777777" w:rsidR="008146DF" w:rsidRPr="00BA606D" w:rsidRDefault="008146DF" w:rsidP="00E31452">
            <w:pPr>
              <w:jc w:val="center"/>
              <w:rPr>
                <w:rFonts w:ascii="Arial" w:hAnsi="Arial" w:cs="Arial"/>
                <w:b/>
                <w:sz w:val="24"/>
                <w:szCs w:val="24"/>
              </w:rPr>
            </w:pPr>
            <w:r w:rsidRPr="00BA606D">
              <w:rPr>
                <w:rFonts w:ascii="Arial" w:hAnsi="Arial" w:cs="Arial"/>
                <w:b/>
                <w:sz w:val="24"/>
                <w:szCs w:val="24"/>
              </w:rPr>
              <w:t>John Sifferman’s - Totally Unofficial Push-Up Test Standards</w:t>
            </w:r>
          </w:p>
        </w:tc>
      </w:tr>
      <w:tr w:rsidR="008146DF" w:rsidRPr="00BA606D" w14:paraId="04EE7457" w14:textId="77777777" w:rsidTr="00E31452">
        <w:tc>
          <w:tcPr>
            <w:tcW w:w="3794" w:type="dxa"/>
            <w:shd w:val="clear" w:color="auto" w:fill="auto"/>
          </w:tcPr>
          <w:p w14:paraId="5B9E8D4A" w14:textId="77777777" w:rsidR="008146DF" w:rsidRPr="00BA606D" w:rsidRDefault="008146DF" w:rsidP="00E31452">
            <w:pPr>
              <w:jc w:val="center"/>
              <w:rPr>
                <w:rFonts w:ascii="Arial" w:hAnsi="Arial" w:cs="Arial"/>
                <w:sz w:val="24"/>
                <w:szCs w:val="24"/>
              </w:rPr>
            </w:pPr>
            <w:r>
              <w:rPr>
                <w:noProof/>
                <w:sz w:val="24"/>
                <w:szCs w:val="24"/>
              </w:rPr>
              <w:drawing>
                <wp:inline distT="0" distB="0" distL="0" distR="0" wp14:anchorId="0BF5C27D" wp14:editId="6E32EECE">
                  <wp:extent cx="2389505" cy="1852930"/>
                  <wp:effectExtent l="0" t="0" r="0" b="0"/>
                  <wp:docPr id="316" name="Picture 40" descr="C:\Users\Shawna\AppData\Local\Temp\04D55930-5A64-46CB-B5EA-E56938CAC08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Shawna\AppData\Local\Temp\04D55930-5A64-46CB-B5EA-E56938CAC08F.jpeg"/>
                          <pic:cNvPicPr>
                            <a:picLocks noChangeAspect="1" noChangeArrowheads="1"/>
                          </pic:cNvPicPr>
                        </pic:nvPicPr>
                        <pic:blipFill>
                          <a:blip r:embed="rId472" cstate="print">
                            <a:extLst>
                              <a:ext uri="{28A0092B-C50C-407E-A947-70E740481C1C}">
                                <a14:useLocalDpi xmlns:a14="http://schemas.microsoft.com/office/drawing/2010/main" val="0"/>
                              </a:ext>
                            </a:extLst>
                          </a:blip>
                          <a:srcRect/>
                          <a:stretch>
                            <a:fillRect/>
                          </a:stretch>
                        </pic:blipFill>
                        <pic:spPr bwMode="auto">
                          <a:xfrm>
                            <a:off x="0" y="0"/>
                            <a:ext cx="2389505" cy="1852930"/>
                          </a:xfrm>
                          <a:prstGeom prst="rect">
                            <a:avLst/>
                          </a:prstGeom>
                          <a:noFill/>
                          <a:ln>
                            <a:noFill/>
                          </a:ln>
                        </pic:spPr>
                      </pic:pic>
                    </a:graphicData>
                  </a:graphic>
                </wp:inline>
              </w:drawing>
            </w:r>
          </w:p>
        </w:tc>
        <w:tc>
          <w:tcPr>
            <w:tcW w:w="3106" w:type="dxa"/>
            <w:shd w:val="clear" w:color="auto" w:fill="auto"/>
          </w:tcPr>
          <w:p w14:paraId="6C9F2513" w14:textId="77777777" w:rsidR="008146DF" w:rsidRPr="00BA606D" w:rsidRDefault="008146DF" w:rsidP="00E31452">
            <w:pPr>
              <w:jc w:val="center"/>
              <w:rPr>
                <w:rFonts w:ascii="Arial" w:hAnsi="Arial" w:cs="Arial"/>
                <w:sz w:val="24"/>
                <w:szCs w:val="24"/>
              </w:rPr>
            </w:pPr>
          </w:p>
          <w:p w14:paraId="305E37E6"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 xml:space="preserve">Keep Body Straight </w:t>
            </w:r>
          </w:p>
          <w:p w14:paraId="29933EE9"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 xml:space="preserve">Keep head aligned </w:t>
            </w:r>
          </w:p>
          <w:p w14:paraId="10E127A5"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Keep your belly up</w:t>
            </w:r>
          </w:p>
          <w:p w14:paraId="28BAA4DB"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Bend at your elbows</w:t>
            </w:r>
          </w:p>
          <w:p w14:paraId="1B533D14"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 xml:space="preserve">Complete full Range </w:t>
            </w:r>
          </w:p>
          <w:p w14:paraId="635AE1BC"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 xml:space="preserve">Breathe </w:t>
            </w:r>
          </w:p>
          <w:p w14:paraId="3092CF5A"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 xml:space="preserve">Don’t Give Up </w:t>
            </w:r>
          </w:p>
          <w:p w14:paraId="0B29724F"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You got This!</w:t>
            </w:r>
          </w:p>
        </w:tc>
        <w:tc>
          <w:tcPr>
            <w:tcW w:w="4116" w:type="dxa"/>
            <w:shd w:val="clear" w:color="auto" w:fill="auto"/>
          </w:tcPr>
          <w:p w14:paraId="50130688" w14:textId="77777777" w:rsidR="008146DF" w:rsidRPr="00BA606D" w:rsidRDefault="008146DF" w:rsidP="00E31452">
            <w:pPr>
              <w:jc w:val="center"/>
              <w:rPr>
                <w:rFonts w:ascii="Arial" w:hAnsi="Arial" w:cs="Arial"/>
                <w:sz w:val="24"/>
                <w:szCs w:val="24"/>
              </w:rPr>
            </w:pPr>
            <w:r>
              <w:rPr>
                <w:noProof/>
                <w:sz w:val="24"/>
                <w:szCs w:val="24"/>
              </w:rPr>
              <w:drawing>
                <wp:inline distT="0" distB="0" distL="0" distR="0" wp14:anchorId="330033EC" wp14:editId="29D4AB8B">
                  <wp:extent cx="2475230" cy="1852930"/>
                  <wp:effectExtent l="0" t="0" r="0" b="0"/>
                  <wp:docPr id="317" name="Picture 10" descr="C:\Users\Shawna\AppData\Local\Temp\8B79DDE0-828A-4570-936D-05336382A5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hawna\AppData\Local\Temp\8B79DDE0-828A-4570-936D-05336382A521.jpeg"/>
                          <pic:cNvPicPr>
                            <a:picLocks noChangeAspect="1" noChangeArrowheads="1"/>
                          </pic:cNvPicPr>
                        </pic:nvPicPr>
                        <pic:blipFill>
                          <a:blip r:embed="rId466" cstate="print">
                            <a:extLst>
                              <a:ext uri="{28A0092B-C50C-407E-A947-70E740481C1C}">
                                <a14:useLocalDpi xmlns:a14="http://schemas.microsoft.com/office/drawing/2010/main" val="0"/>
                              </a:ext>
                            </a:extLst>
                          </a:blip>
                          <a:srcRect/>
                          <a:stretch>
                            <a:fillRect/>
                          </a:stretch>
                        </pic:blipFill>
                        <pic:spPr bwMode="auto">
                          <a:xfrm>
                            <a:off x="0" y="0"/>
                            <a:ext cx="2475230" cy="1852930"/>
                          </a:xfrm>
                          <a:prstGeom prst="rect">
                            <a:avLst/>
                          </a:prstGeom>
                          <a:noFill/>
                          <a:ln>
                            <a:noFill/>
                          </a:ln>
                        </pic:spPr>
                      </pic:pic>
                    </a:graphicData>
                  </a:graphic>
                </wp:inline>
              </w:drawing>
            </w:r>
          </w:p>
        </w:tc>
      </w:tr>
      <w:tr w:rsidR="008146DF" w:rsidRPr="00BA606D" w14:paraId="17AD16BF" w14:textId="77777777" w:rsidTr="00E31452">
        <w:tc>
          <w:tcPr>
            <w:tcW w:w="3794" w:type="dxa"/>
            <w:shd w:val="clear" w:color="auto" w:fill="auto"/>
          </w:tcPr>
          <w:p w14:paraId="4AF1D46B" w14:textId="77777777" w:rsidR="008146DF" w:rsidRPr="00BA606D" w:rsidRDefault="008146DF" w:rsidP="00E31452">
            <w:pPr>
              <w:jc w:val="center"/>
              <w:rPr>
                <w:rFonts w:ascii="Arial" w:hAnsi="Arial" w:cs="Arial"/>
                <w:b/>
                <w:sz w:val="24"/>
                <w:szCs w:val="24"/>
              </w:rPr>
            </w:pPr>
            <w:r w:rsidRPr="00BA606D">
              <w:rPr>
                <w:rFonts w:ascii="Arial" w:hAnsi="Arial" w:cs="Arial"/>
                <w:b/>
                <w:sz w:val="24"/>
                <w:szCs w:val="24"/>
              </w:rPr>
              <w:t>Males</w:t>
            </w:r>
          </w:p>
        </w:tc>
        <w:tc>
          <w:tcPr>
            <w:tcW w:w="3106" w:type="dxa"/>
            <w:shd w:val="clear" w:color="auto" w:fill="auto"/>
          </w:tcPr>
          <w:p w14:paraId="3A6EEA28" w14:textId="77777777" w:rsidR="008146DF" w:rsidRPr="00BA606D" w:rsidRDefault="008146DF" w:rsidP="00E31452">
            <w:pPr>
              <w:jc w:val="center"/>
              <w:rPr>
                <w:rFonts w:ascii="Arial" w:hAnsi="Arial" w:cs="Arial"/>
                <w:b/>
                <w:sz w:val="24"/>
                <w:szCs w:val="24"/>
              </w:rPr>
            </w:pPr>
            <w:r w:rsidRPr="00BA606D">
              <w:rPr>
                <w:rFonts w:ascii="Arial" w:hAnsi="Arial" w:cs="Arial"/>
                <w:b/>
                <w:sz w:val="24"/>
                <w:szCs w:val="24"/>
              </w:rPr>
              <w:t>Verbal Rating</w:t>
            </w:r>
          </w:p>
        </w:tc>
        <w:tc>
          <w:tcPr>
            <w:tcW w:w="4116" w:type="dxa"/>
            <w:shd w:val="clear" w:color="auto" w:fill="auto"/>
          </w:tcPr>
          <w:p w14:paraId="4C19DFD7" w14:textId="77777777" w:rsidR="008146DF" w:rsidRPr="00BA606D" w:rsidRDefault="008146DF" w:rsidP="00E31452">
            <w:pPr>
              <w:jc w:val="center"/>
              <w:rPr>
                <w:rFonts w:ascii="Arial" w:hAnsi="Arial" w:cs="Arial"/>
                <w:b/>
                <w:sz w:val="24"/>
                <w:szCs w:val="24"/>
              </w:rPr>
            </w:pPr>
            <w:r w:rsidRPr="00BA606D">
              <w:rPr>
                <w:rFonts w:ascii="Arial" w:hAnsi="Arial" w:cs="Arial"/>
                <w:b/>
                <w:sz w:val="24"/>
                <w:szCs w:val="24"/>
              </w:rPr>
              <w:t>Females</w:t>
            </w:r>
          </w:p>
        </w:tc>
      </w:tr>
      <w:tr w:rsidR="008146DF" w:rsidRPr="00BA606D" w14:paraId="7E63F71F" w14:textId="77777777" w:rsidTr="00E31452">
        <w:tc>
          <w:tcPr>
            <w:tcW w:w="3794" w:type="dxa"/>
            <w:shd w:val="clear" w:color="auto" w:fill="auto"/>
          </w:tcPr>
          <w:p w14:paraId="664E567B"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 – 10</w:t>
            </w:r>
          </w:p>
        </w:tc>
        <w:tc>
          <w:tcPr>
            <w:tcW w:w="3106" w:type="dxa"/>
            <w:shd w:val="clear" w:color="auto" w:fill="auto"/>
          </w:tcPr>
          <w:p w14:paraId="66589641" w14:textId="77777777" w:rsidR="008146DF" w:rsidRPr="00BA606D" w:rsidRDefault="008146DF" w:rsidP="00E31452">
            <w:pPr>
              <w:jc w:val="center"/>
              <w:rPr>
                <w:rFonts w:ascii="Arial" w:hAnsi="Arial" w:cs="Arial"/>
                <w:b/>
                <w:sz w:val="24"/>
                <w:szCs w:val="24"/>
              </w:rPr>
            </w:pPr>
            <w:r w:rsidRPr="00BA606D">
              <w:rPr>
                <w:rFonts w:ascii="Arial" w:hAnsi="Arial" w:cs="Arial"/>
                <w:b/>
                <w:sz w:val="24"/>
                <w:szCs w:val="24"/>
              </w:rPr>
              <w:t>Newbie</w:t>
            </w:r>
          </w:p>
        </w:tc>
        <w:tc>
          <w:tcPr>
            <w:tcW w:w="4116" w:type="dxa"/>
            <w:shd w:val="clear" w:color="auto" w:fill="auto"/>
          </w:tcPr>
          <w:p w14:paraId="6F893931"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 – 7</w:t>
            </w:r>
          </w:p>
        </w:tc>
      </w:tr>
      <w:tr w:rsidR="008146DF" w:rsidRPr="00BA606D" w14:paraId="2BFB65DD" w14:textId="77777777" w:rsidTr="00E31452">
        <w:tc>
          <w:tcPr>
            <w:tcW w:w="3794" w:type="dxa"/>
            <w:shd w:val="clear" w:color="auto" w:fill="auto"/>
          </w:tcPr>
          <w:p w14:paraId="5C0C56DF"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11</w:t>
            </w:r>
            <w:r>
              <w:rPr>
                <w:rFonts w:ascii="Arial" w:hAnsi="Arial" w:cs="Arial"/>
                <w:sz w:val="24"/>
                <w:szCs w:val="24"/>
              </w:rPr>
              <w:t xml:space="preserve"> - </w:t>
            </w:r>
            <w:r w:rsidRPr="00BA606D">
              <w:rPr>
                <w:rFonts w:ascii="Arial" w:hAnsi="Arial" w:cs="Arial"/>
                <w:sz w:val="24"/>
                <w:szCs w:val="24"/>
              </w:rPr>
              <w:t>20</w:t>
            </w:r>
            <w:ins w:id="20" w:author="Marie Gribbon" w:date="2024-08-08T21:56:00Z">
              <w:r>
                <w:rPr>
                  <w:rFonts w:ascii="Arial" w:hAnsi="Arial" w:cs="Arial"/>
                  <w:sz w:val="24"/>
                  <w:szCs w:val="24"/>
                </w:rPr>
                <w:t xml:space="preserve"> </w:t>
              </w:r>
            </w:ins>
          </w:p>
        </w:tc>
        <w:tc>
          <w:tcPr>
            <w:tcW w:w="3106" w:type="dxa"/>
            <w:shd w:val="clear" w:color="auto" w:fill="auto"/>
          </w:tcPr>
          <w:p w14:paraId="606D9787" w14:textId="77777777" w:rsidR="008146DF" w:rsidRPr="00BA606D" w:rsidRDefault="008146DF" w:rsidP="00E31452">
            <w:pPr>
              <w:jc w:val="center"/>
              <w:rPr>
                <w:rFonts w:ascii="Arial" w:hAnsi="Arial" w:cs="Arial"/>
                <w:b/>
                <w:sz w:val="24"/>
                <w:szCs w:val="24"/>
              </w:rPr>
            </w:pPr>
            <w:r w:rsidRPr="00BA606D">
              <w:rPr>
                <w:rFonts w:ascii="Arial" w:hAnsi="Arial" w:cs="Arial"/>
                <w:b/>
                <w:sz w:val="24"/>
                <w:szCs w:val="24"/>
              </w:rPr>
              <w:t>Beginner</w:t>
            </w:r>
          </w:p>
        </w:tc>
        <w:tc>
          <w:tcPr>
            <w:tcW w:w="4116" w:type="dxa"/>
            <w:shd w:val="clear" w:color="auto" w:fill="auto"/>
          </w:tcPr>
          <w:p w14:paraId="675B132C"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8 – 13</w:t>
            </w:r>
          </w:p>
        </w:tc>
      </w:tr>
      <w:tr w:rsidR="008146DF" w:rsidRPr="00BA606D" w14:paraId="76771A29" w14:textId="77777777" w:rsidTr="00E31452">
        <w:tc>
          <w:tcPr>
            <w:tcW w:w="3794" w:type="dxa"/>
            <w:shd w:val="clear" w:color="auto" w:fill="auto"/>
          </w:tcPr>
          <w:p w14:paraId="667F91D2"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21</w:t>
            </w:r>
            <w:ins w:id="21" w:author="Marie Gribbon" w:date="2024-08-08T21:57:00Z">
              <w:r>
                <w:rPr>
                  <w:rFonts w:ascii="Arial" w:hAnsi="Arial" w:cs="Arial"/>
                  <w:sz w:val="24"/>
                  <w:szCs w:val="24"/>
                </w:rPr>
                <w:t xml:space="preserve"> </w:t>
              </w:r>
            </w:ins>
            <w:r>
              <w:rPr>
                <w:rFonts w:ascii="Arial" w:hAnsi="Arial" w:cs="Arial"/>
                <w:sz w:val="24"/>
                <w:szCs w:val="24"/>
              </w:rPr>
              <w:t>– 40</w:t>
            </w:r>
          </w:p>
        </w:tc>
        <w:tc>
          <w:tcPr>
            <w:tcW w:w="3106" w:type="dxa"/>
            <w:shd w:val="clear" w:color="auto" w:fill="auto"/>
          </w:tcPr>
          <w:p w14:paraId="470A0A84" w14:textId="77777777" w:rsidR="008146DF" w:rsidRPr="00BA606D" w:rsidRDefault="008146DF" w:rsidP="00E31452">
            <w:pPr>
              <w:jc w:val="center"/>
              <w:rPr>
                <w:rFonts w:ascii="Arial" w:hAnsi="Arial" w:cs="Arial"/>
                <w:b/>
                <w:sz w:val="24"/>
                <w:szCs w:val="24"/>
              </w:rPr>
            </w:pPr>
            <w:r w:rsidRPr="00BA606D">
              <w:rPr>
                <w:rFonts w:ascii="Arial" w:hAnsi="Arial" w:cs="Arial"/>
                <w:b/>
                <w:sz w:val="24"/>
                <w:szCs w:val="24"/>
              </w:rPr>
              <w:t>Intermediate</w:t>
            </w:r>
          </w:p>
        </w:tc>
        <w:tc>
          <w:tcPr>
            <w:tcW w:w="4116" w:type="dxa"/>
            <w:shd w:val="clear" w:color="auto" w:fill="auto"/>
          </w:tcPr>
          <w:p w14:paraId="67425300"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14 – 27</w:t>
            </w:r>
          </w:p>
        </w:tc>
      </w:tr>
      <w:tr w:rsidR="008146DF" w:rsidRPr="00BA606D" w14:paraId="278ED9F3" w14:textId="77777777" w:rsidTr="00E31452">
        <w:tc>
          <w:tcPr>
            <w:tcW w:w="3794" w:type="dxa"/>
            <w:shd w:val="clear" w:color="auto" w:fill="auto"/>
          </w:tcPr>
          <w:p w14:paraId="52339E10"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 xml:space="preserve">41 </w:t>
            </w:r>
            <w:r>
              <w:rPr>
                <w:rFonts w:ascii="Arial" w:hAnsi="Arial" w:cs="Arial"/>
                <w:sz w:val="24"/>
                <w:szCs w:val="24"/>
              </w:rPr>
              <w:t>–</w:t>
            </w:r>
            <w:r w:rsidRPr="00BA606D">
              <w:rPr>
                <w:rFonts w:ascii="Arial" w:hAnsi="Arial" w:cs="Arial"/>
                <w:sz w:val="24"/>
                <w:szCs w:val="24"/>
              </w:rPr>
              <w:t xml:space="preserve"> 60</w:t>
            </w:r>
          </w:p>
        </w:tc>
        <w:tc>
          <w:tcPr>
            <w:tcW w:w="3106" w:type="dxa"/>
            <w:shd w:val="clear" w:color="auto" w:fill="auto"/>
          </w:tcPr>
          <w:p w14:paraId="2143BFBB" w14:textId="77777777" w:rsidR="008146DF" w:rsidRPr="00BA606D" w:rsidRDefault="008146DF" w:rsidP="00E31452">
            <w:pPr>
              <w:jc w:val="center"/>
              <w:rPr>
                <w:rFonts w:ascii="Arial" w:hAnsi="Arial" w:cs="Arial"/>
                <w:b/>
                <w:sz w:val="24"/>
                <w:szCs w:val="24"/>
              </w:rPr>
            </w:pPr>
            <w:r w:rsidRPr="00BA606D">
              <w:rPr>
                <w:rFonts w:ascii="Arial" w:hAnsi="Arial" w:cs="Arial"/>
                <w:b/>
                <w:sz w:val="24"/>
                <w:szCs w:val="24"/>
              </w:rPr>
              <w:t>Advanced</w:t>
            </w:r>
          </w:p>
        </w:tc>
        <w:tc>
          <w:tcPr>
            <w:tcW w:w="4116" w:type="dxa"/>
            <w:shd w:val="clear" w:color="auto" w:fill="auto"/>
          </w:tcPr>
          <w:p w14:paraId="3F1F1C56"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 xml:space="preserve">28 – 40 </w:t>
            </w:r>
          </w:p>
        </w:tc>
      </w:tr>
      <w:tr w:rsidR="008146DF" w:rsidRPr="00BA606D" w14:paraId="55FE1B4E" w14:textId="77777777" w:rsidTr="00E31452">
        <w:tc>
          <w:tcPr>
            <w:tcW w:w="3794" w:type="dxa"/>
            <w:shd w:val="clear" w:color="auto" w:fill="auto"/>
          </w:tcPr>
          <w:p w14:paraId="2E4BF66D"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 xml:space="preserve">61 </w:t>
            </w:r>
            <w:r>
              <w:rPr>
                <w:rFonts w:ascii="Arial" w:hAnsi="Arial" w:cs="Arial"/>
                <w:sz w:val="24"/>
                <w:szCs w:val="24"/>
              </w:rPr>
              <w:t>–</w:t>
            </w:r>
            <w:r w:rsidRPr="00BA606D">
              <w:rPr>
                <w:rFonts w:ascii="Arial" w:hAnsi="Arial" w:cs="Arial"/>
                <w:sz w:val="24"/>
                <w:szCs w:val="24"/>
              </w:rPr>
              <w:t xml:space="preserve"> 90</w:t>
            </w:r>
          </w:p>
        </w:tc>
        <w:tc>
          <w:tcPr>
            <w:tcW w:w="3106" w:type="dxa"/>
            <w:shd w:val="clear" w:color="auto" w:fill="auto"/>
          </w:tcPr>
          <w:p w14:paraId="33398173" w14:textId="77777777" w:rsidR="008146DF" w:rsidRPr="00BA606D" w:rsidRDefault="008146DF" w:rsidP="00E31452">
            <w:pPr>
              <w:jc w:val="center"/>
              <w:rPr>
                <w:rFonts w:ascii="Arial" w:hAnsi="Arial" w:cs="Arial"/>
                <w:b/>
                <w:sz w:val="24"/>
                <w:szCs w:val="24"/>
              </w:rPr>
            </w:pPr>
            <w:r w:rsidRPr="00BA606D">
              <w:rPr>
                <w:rFonts w:ascii="Arial" w:hAnsi="Arial" w:cs="Arial"/>
                <w:b/>
                <w:sz w:val="24"/>
                <w:szCs w:val="24"/>
              </w:rPr>
              <w:t>Expert</w:t>
            </w:r>
          </w:p>
        </w:tc>
        <w:tc>
          <w:tcPr>
            <w:tcW w:w="4116" w:type="dxa"/>
            <w:shd w:val="clear" w:color="auto" w:fill="auto"/>
          </w:tcPr>
          <w:p w14:paraId="4027E80D"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41 – 60</w:t>
            </w:r>
          </w:p>
        </w:tc>
      </w:tr>
      <w:tr w:rsidR="008146DF" w:rsidRPr="00BA606D" w14:paraId="3D94BF78" w14:textId="77777777" w:rsidTr="00E31452">
        <w:tc>
          <w:tcPr>
            <w:tcW w:w="3794" w:type="dxa"/>
            <w:shd w:val="clear" w:color="auto" w:fill="auto"/>
          </w:tcPr>
          <w:p w14:paraId="106A5E59"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 xml:space="preserve">91 </w:t>
            </w:r>
            <w:r>
              <w:rPr>
                <w:rFonts w:ascii="Arial" w:hAnsi="Arial" w:cs="Arial"/>
                <w:sz w:val="24"/>
                <w:szCs w:val="24"/>
              </w:rPr>
              <w:t>–</w:t>
            </w:r>
            <w:r w:rsidRPr="00BA606D">
              <w:rPr>
                <w:rFonts w:ascii="Arial" w:hAnsi="Arial" w:cs="Arial"/>
                <w:sz w:val="24"/>
                <w:szCs w:val="24"/>
              </w:rPr>
              <w:t xml:space="preserve"> 120</w:t>
            </w:r>
          </w:p>
        </w:tc>
        <w:tc>
          <w:tcPr>
            <w:tcW w:w="3106" w:type="dxa"/>
            <w:shd w:val="clear" w:color="auto" w:fill="auto"/>
          </w:tcPr>
          <w:p w14:paraId="5BB23C18" w14:textId="77777777" w:rsidR="008146DF" w:rsidRPr="00BA606D" w:rsidRDefault="008146DF" w:rsidP="00E31452">
            <w:pPr>
              <w:jc w:val="center"/>
              <w:rPr>
                <w:rFonts w:ascii="Arial" w:hAnsi="Arial" w:cs="Arial"/>
                <w:b/>
                <w:sz w:val="24"/>
                <w:szCs w:val="24"/>
              </w:rPr>
            </w:pPr>
            <w:r w:rsidRPr="00BA606D">
              <w:rPr>
                <w:rFonts w:ascii="Arial" w:hAnsi="Arial" w:cs="Arial"/>
                <w:b/>
                <w:sz w:val="24"/>
                <w:szCs w:val="24"/>
              </w:rPr>
              <w:t>Master</w:t>
            </w:r>
          </w:p>
        </w:tc>
        <w:tc>
          <w:tcPr>
            <w:tcW w:w="4116" w:type="dxa"/>
            <w:shd w:val="clear" w:color="auto" w:fill="auto"/>
          </w:tcPr>
          <w:p w14:paraId="5FB854A9"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61 – 80</w:t>
            </w:r>
          </w:p>
        </w:tc>
      </w:tr>
      <w:tr w:rsidR="008146DF" w:rsidRPr="00BA606D" w14:paraId="0AE7FCCC" w14:textId="77777777" w:rsidTr="00E31452">
        <w:tc>
          <w:tcPr>
            <w:tcW w:w="3794" w:type="dxa"/>
            <w:shd w:val="clear" w:color="auto" w:fill="auto"/>
          </w:tcPr>
          <w:p w14:paraId="0E8243E6"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 xml:space="preserve">121 </w:t>
            </w:r>
            <w:r>
              <w:rPr>
                <w:rFonts w:ascii="Arial" w:hAnsi="Arial" w:cs="Arial"/>
                <w:sz w:val="24"/>
                <w:szCs w:val="24"/>
              </w:rPr>
              <w:t>–</w:t>
            </w:r>
            <w:r w:rsidRPr="00BA606D">
              <w:rPr>
                <w:rFonts w:ascii="Arial" w:hAnsi="Arial" w:cs="Arial"/>
                <w:sz w:val="24"/>
                <w:szCs w:val="24"/>
              </w:rPr>
              <w:t xml:space="preserve"> 140</w:t>
            </w:r>
          </w:p>
        </w:tc>
        <w:tc>
          <w:tcPr>
            <w:tcW w:w="3106" w:type="dxa"/>
            <w:shd w:val="clear" w:color="auto" w:fill="auto"/>
          </w:tcPr>
          <w:p w14:paraId="36739836" w14:textId="77777777" w:rsidR="008146DF" w:rsidRPr="00BA606D" w:rsidRDefault="008146DF" w:rsidP="00E31452">
            <w:pPr>
              <w:jc w:val="center"/>
              <w:rPr>
                <w:rFonts w:ascii="Arial" w:hAnsi="Arial" w:cs="Arial"/>
                <w:b/>
                <w:sz w:val="24"/>
                <w:szCs w:val="24"/>
              </w:rPr>
            </w:pPr>
            <w:r w:rsidRPr="00BA606D">
              <w:rPr>
                <w:rFonts w:ascii="Arial" w:hAnsi="Arial" w:cs="Arial"/>
                <w:b/>
                <w:sz w:val="24"/>
                <w:szCs w:val="24"/>
              </w:rPr>
              <w:t>Wicked Sick</w:t>
            </w:r>
          </w:p>
        </w:tc>
        <w:tc>
          <w:tcPr>
            <w:tcW w:w="4116" w:type="dxa"/>
            <w:shd w:val="clear" w:color="auto" w:fill="auto"/>
          </w:tcPr>
          <w:p w14:paraId="0BA3184D"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 xml:space="preserve">81 – 93 </w:t>
            </w:r>
          </w:p>
        </w:tc>
      </w:tr>
      <w:tr w:rsidR="008146DF" w:rsidRPr="00BA606D" w14:paraId="14E77437" w14:textId="77777777" w:rsidTr="00E31452">
        <w:tc>
          <w:tcPr>
            <w:tcW w:w="3794" w:type="dxa"/>
            <w:shd w:val="clear" w:color="auto" w:fill="auto"/>
          </w:tcPr>
          <w:p w14:paraId="00D9C1C8"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 xml:space="preserve">141 </w:t>
            </w:r>
            <w:r>
              <w:rPr>
                <w:rFonts w:ascii="Arial" w:hAnsi="Arial" w:cs="Arial"/>
                <w:sz w:val="24"/>
                <w:szCs w:val="24"/>
              </w:rPr>
              <w:t>–</w:t>
            </w:r>
            <w:r w:rsidRPr="00BA606D">
              <w:rPr>
                <w:rFonts w:ascii="Arial" w:hAnsi="Arial" w:cs="Arial"/>
                <w:sz w:val="24"/>
                <w:szCs w:val="24"/>
              </w:rPr>
              <w:t xml:space="preserve"> 160</w:t>
            </w:r>
          </w:p>
        </w:tc>
        <w:tc>
          <w:tcPr>
            <w:tcW w:w="3106" w:type="dxa"/>
            <w:shd w:val="clear" w:color="auto" w:fill="auto"/>
          </w:tcPr>
          <w:p w14:paraId="3CEBB474" w14:textId="77777777" w:rsidR="008146DF" w:rsidRPr="00BA606D" w:rsidRDefault="008146DF" w:rsidP="00E31452">
            <w:pPr>
              <w:jc w:val="center"/>
              <w:rPr>
                <w:rFonts w:ascii="Arial" w:hAnsi="Arial" w:cs="Arial"/>
                <w:b/>
                <w:sz w:val="24"/>
                <w:szCs w:val="24"/>
              </w:rPr>
            </w:pPr>
            <w:r w:rsidRPr="00BA606D">
              <w:rPr>
                <w:rFonts w:ascii="Arial" w:hAnsi="Arial" w:cs="Arial"/>
                <w:b/>
                <w:sz w:val="24"/>
                <w:szCs w:val="24"/>
              </w:rPr>
              <w:t>Super Human</w:t>
            </w:r>
          </w:p>
        </w:tc>
        <w:tc>
          <w:tcPr>
            <w:tcW w:w="4116" w:type="dxa"/>
            <w:shd w:val="clear" w:color="auto" w:fill="auto"/>
          </w:tcPr>
          <w:p w14:paraId="397692B8"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94 – 107</w:t>
            </w:r>
          </w:p>
        </w:tc>
      </w:tr>
      <w:tr w:rsidR="008146DF" w:rsidRPr="00BA606D" w14:paraId="0CB0D965" w14:textId="77777777" w:rsidTr="00E31452">
        <w:tc>
          <w:tcPr>
            <w:tcW w:w="3794" w:type="dxa"/>
            <w:shd w:val="clear" w:color="auto" w:fill="auto"/>
          </w:tcPr>
          <w:p w14:paraId="0E620D84"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 xml:space="preserve">161 </w:t>
            </w:r>
            <w:r>
              <w:rPr>
                <w:rFonts w:ascii="Arial" w:hAnsi="Arial" w:cs="Arial"/>
                <w:sz w:val="24"/>
                <w:szCs w:val="24"/>
              </w:rPr>
              <w:t>–</w:t>
            </w:r>
            <w:r w:rsidRPr="00BA606D">
              <w:rPr>
                <w:rFonts w:ascii="Arial" w:hAnsi="Arial" w:cs="Arial"/>
                <w:sz w:val="24"/>
                <w:szCs w:val="24"/>
              </w:rPr>
              <w:t xml:space="preserve"> 180</w:t>
            </w:r>
          </w:p>
        </w:tc>
        <w:tc>
          <w:tcPr>
            <w:tcW w:w="3106" w:type="dxa"/>
            <w:shd w:val="clear" w:color="auto" w:fill="auto"/>
          </w:tcPr>
          <w:p w14:paraId="62AD48E2" w14:textId="77777777" w:rsidR="008146DF" w:rsidRPr="00BA606D" w:rsidRDefault="008146DF" w:rsidP="00E31452">
            <w:pPr>
              <w:jc w:val="center"/>
              <w:rPr>
                <w:rFonts w:ascii="Arial" w:hAnsi="Arial" w:cs="Arial"/>
                <w:b/>
                <w:sz w:val="24"/>
                <w:szCs w:val="24"/>
              </w:rPr>
            </w:pPr>
            <w:r w:rsidRPr="00BA606D">
              <w:rPr>
                <w:rFonts w:ascii="Arial" w:hAnsi="Arial" w:cs="Arial"/>
                <w:b/>
                <w:sz w:val="24"/>
                <w:szCs w:val="24"/>
              </w:rPr>
              <w:t>Olympian</w:t>
            </w:r>
          </w:p>
        </w:tc>
        <w:tc>
          <w:tcPr>
            <w:tcW w:w="4116" w:type="dxa"/>
            <w:shd w:val="clear" w:color="auto" w:fill="auto"/>
          </w:tcPr>
          <w:p w14:paraId="2CD1EE54"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 xml:space="preserve">108 – 120 </w:t>
            </w:r>
          </w:p>
        </w:tc>
      </w:tr>
      <w:tr w:rsidR="008146DF" w:rsidRPr="00BA606D" w14:paraId="2F9D7128" w14:textId="77777777" w:rsidTr="00E31452">
        <w:tc>
          <w:tcPr>
            <w:tcW w:w="3794" w:type="dxa"/>
            <w:shd w:val="clear" w:color="auto" w:fill="auto"/>
          </w:tcPr>
          <w:p w14:paraId="7790B91A"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181 +</w:t>
            </w:r>
          </w:p>
        </w:tc>
        <w:tc>
          <w:tcPr>
            <w:tcW w:w="3106" w:type="dxa"/>
            <w:shd w:val="clear" w:color="auto" w:fill="auto"/>
          </w:tcPr>
          <w:p w14:paraId="061A0A3E" w14:textId="77777777" w:rsidR="008146DF" w:rsidRPr="00BA606D" w:rsidRDefault="008146DF" w:rsidP="00E31452">
            <w:pPr>
              <w:jc w:val="center"/>
              <w:rPr>
                <w:rFonts w:ascii="Arial" w:hAnsi="Arial" w:cs="Arial"/>
                <w:b/>
                <w:sz w:val="24"/>
                <w:szCs w:val="24"/>
              </w:rPr>
            </w:pPr>
            <w:r w:rsidRPr="00BA606D">
              <w:rPr>
                <w:rFonts w:ascii="Arial" w:hAnsi="Arial" w:cs="Arial"/>
                <w:b/>
                <w:sz w:val="24"/>
                <w:szCs w:val="24"/>
              </w:rPr>
              <w:t xml:space="preserve">Immortal </w:t>
            </w:r>
          </w:p>
        </w:tc>
        <w:tc>
          <w:tcPr>
            <w:tcW w:w="4116" w:type="dxa"/>
            <w:shd w:val="clear" w:color="auto" w:fill="auto"/>
          </w:tcPr>
          <w:p w14:paraId="3007A04D"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 xml:space="preserve">121 + </w:t>
            </w:r>
          </w:p>
        </w:tc>
      </w:tr>
    </w:tbl>
    <w:p w14:paraId="460AD470" w14:textId="77777777" w:rsidR="008146DF" w:rsidRPr="0015503D" w:rsidRDefault="008146DF" w:rsidP="008146DF">
      <w:pPr>
        <w:jc w:val="center"/>
        <w:rPr>
          <w:sz w:val="24"/>
          <w:szCs w:val="24"/>
        </w:rPr>
      </w:pPr>
      <w:r w:rsidRPr="0015503D">
        <w:rPr>
          <w:sz w:val="24"/>
          <w:szCs w:val="24"/>
        </w:rPr>
        <w:t>Source: http://physicalliving.com</w:t>
      </w:r>
    </w:p>
    <w:p w14:paraId="28849C6A" w14:textId="77777777" w:rsidR="008146DF" w:rsidRDefault="008146DF" w:rsidP="008146DF">
      <w:pPr>
        <w:pStyle w:val="NormalWeb"/>
        <w:spacing w:before="0" w:beforeAutospacing="0" w:after="0" w:afterAutospacing="0"/>
        <w:jc w:val="center"/>
        <w:rPr>
          <w:rStyle w:val="Strong"/>
          <w:rFonts w:ascii="Arial" w:hAnsi="Arial" w:cs="Arial"/>
          <w:sz w:val="24"/>
          <w:szCs w:val="24"/>
          <w:u w:val="single"/>
          <w:lang w:val="en"/>
        </w:rPr>
      </w:pPr>
    </w:p>
    <w:p w14:paraId="02714C2E" w14:textId="77777777" w:rsidR="008146DF" w:rsidRDefault="008146DF" w:rsidP="008146DF">
      <w:pPr>
        <w:pStyle w:val="NormalWeb"/>
        <w:spacing w:before="0" w:beforeAutospacing="0" w:after="0" w:afterAutospacing="0"/>
        <w:jc w:val="center"/>
        <w:rPr>
          <w:rFonts w:ascii="Arial" w:hAnsi="Arial" w:cs="Arial"/>
          <w:b/>
          <w:sz w:val="24"/>
          <w:szCs w:val="24"/>
          <w:u w:val="single"/>
        </w:rPr>
      </w:pPr>
      <w:r w:rsidRPr="0015503D">
        <w:rPr>
          <w:rStyle w:val="Strong"/>
          <w:rFonts w:ascii="Arial" w:hAnsi="Arial" w:cs="Arial"/>
          <w:sz w:val="24"/>
          <w:szCs w:val="24"/>
          <w:u w:val="single"/>
          <w:lang w:val="en"/>
        </w:rPr>
        <w:lastRenderedPageBreak/>
        <w:t>Push-Up</w:t>
      </w:r>
      <w:r w:rsidRPr="0015503D">
        <w:rPr>
          <w:rStyle w:val="Strong"/>
          <w:sz w:val="24"/>
          <w:szCs w:val="24"/>
          <w:u w:val="single"/>
          <w:lang w:val="en"/>
        </w:rPr>
        <w:t xml:space="preserve"> </w:t>
      </w:r>
      <w:r w:rsidRPr="0015503D">
        <w:rPr>
          <w:rFonts w:ascii="Arial" w:hAnsi="Arial" w:cs="Arial"/>
          <w:b/>
          <w:sz w:val="24"/>
          <w:szCs w:val="24"/>
          <w:u w:val="single"/>
        </w:rPr>
        <w:t>Result Considerations</w:t>
      </w:r>
    </w:p>
    <w:tbl>
      <w:tblPr>
        <w:tblW w:w="10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81"/>
      </w:tblGrid>
      <w:tr w:rsidR="008146DF" w:rsidRPr="00BB07AE" w14:paraId="512F181A" w14:textId="77777777" w:rsidTr="00BB77EB">
        <w:tc>
          <w:tcPr>
            <w:tcW w:w="10781" w:type="dxa"/>
          </w:tcPr>
          <w:p w14:paraId="4F8420A1" w14:textId="77777777" w:rsidR="008146DF" w:rsidRPr="00007466" w:rsidRDefault="008146DF" w:rsidP="00E31452">
            <w:pPr>
              <w:jc w:val="center"/>
              <w:rPr>
                <w:rFonts w:ascii="Arial Narrow" w:hAnsi="Arial Narrow"/>
              </w:rPr>
            </w:pPr>
            <w:r w:rsidRPr="00007466">
              <w:rPr>
                <w:rFonts w:ascii="Arial Narrow" w:hAnsi="Arial Narrow"/>
              </w:rPr>
              <w:t>PUSH-UP POSITIONS – from easy to hard</w:t>
            </w:r>
          </w:p>
          <w:p w14:paraId="1AE4A8DE" w14:textId="77777777" w:rsidR="008146DF" w:rsidRPr="00BB07AE" w:rsidRDefault="008146DF" w:rsidP="00E31452">
            <w:pPr>
              <w:jc w:val="center"/>
            </w:pPr>
            <w:r>
              <w:rPr>
                <w:noProof/>
              </w:rPr>
              <w:drawing>
                <wp:inline distT="0" distB="0" distL="0" distR="0" wp14:anchorId="5EC5BFEC" wp14:editId="6360A510">
                  <wp:extent cx="509905" cy="648070"/>
                  <wp:effectExtent l="0" t="0" r="4445" b="0"/>
                  <wp:docPr id="456" name="Picture 456" descr="pec_fre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pec_free-02"/>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514341" cy="653708"/>
                          </a:xfrm>
                          <a:prstGeom prst="rect">
                            <a:avLst/>
                          </a:prstGeom>
                          <a:noFill/>
                          <a:ln>
                            <a:noFill/>
                          </a:ln>
                        </pic:spPr>
                      </pic:pic>
                    </a:graphicData>
                  </a:graphic>
                </wp:inline>
              </w:drawing>
            </w:r>
            <w:r w:rsidRPr="00BB07AE">
              <w:t xml:space="preserve">  </w:t>
            </w:r>
            <w:r>
              <w:rPr>
                <w:noProof/>
              </w:rPr>
              <w:drawing>
                <wp:inline distT="0" distB="0" distL="0" distR="0" wp14:anchorId="0DA938F9" wp14:editId="2FFB59FC">
                  <wp:extent cx="955675" cy="571627"/>
                  <wp:effectExtent l="0" t="0" r="0" b="0"/>
                  <wp:docPr id="457" name="Picture 457" descr="pec_fre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pec_free-03"/>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962543" cy="575735"/>
                          </a:xfrm>
                          <a:prstGeom prst="rect">
                            <a:avLst/>
                          </a:prstGeom>
                          <a:noFill/>
                          <a:ln>
                            <a:noFill/>
                          </a:ln>
                        </pic:spPr>
                      </pic:pic>
                    </a:graphicData>
                  </a:graphic>
                </wp:inline>
              </w:drawing>
            </w:r>
            <w:r w:rsidRPr="00BB07AE">
              <w:t xml:space="preserve">  </w:t>
            </w:r>
            <w:r>
              <w:rPr>
                <w:noProof/>
              </w:rPr>
              <w:drawing>
                <wp:inline distT="0" distB="0" distL="0" distR="0" wp14:anchorId="58B7F4DB" wp14:editId="24396D5F">
                  <wp:extent cx="1149833" cy="574675"/>
                  <wp:effectExtent l="0" t="0" r="0" b="0"/>
                  <wp:docPr id="458" name="Picture 458" descr="pec_free-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pec_free-04"/>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1162820" cy="581166"/>
                          </a:xfrm>
                          <a:prstGeom prst="rect">
                            <a:avLst/>
                          </a:prstGeom>
                          <a:noFill/>
                          <a:ln>
                            <a:noFill/>
                          </a:ln>
                        </pic:spPr>
                      </pic:pic>
                    </a:graphicData>
                  </a:graphic>
                </wp:inline>
              </w:drawing>
            </w:r>
            <w:r w:rsidRPr="00BB07AE">
              <w:t xml:space="preserve"> </w:t>
            </w:r>
            <w:r>
              <w:rPr>
                <w:noProof/>
              </w:rPr>
              <w:drawing>
                <wp:inline distT="0" distB="0" distL="0" distR="0" wp14:anchorId="4A2599FF" wp14:editId="1F91A63A">
                  <wp:extent cx="753110" cy="534261"/>
                  <wp:effectExtent l="0" t="0" r="8890" b="0"/>
                  <wp:docPr id="459" name="Picture 459" descr="pec_fre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pec_free-05"/>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759868" cy="539055"/>
                          </a:xfrm>
                          <a:prstGeom prst="rect">
                            <a:avLst/>
                          </a:prstGeom>
                          <a:noFill/>
                          <a:ln>
                            <a:noFill/>
                          </a:ln>
                        </pic:spPr>
                      </pic:pic>
                    </a:graphicData>
                  </a:graphic>
                </wp:inline>
              </w:drawing>
            </w:r>
            <w:r w:rsidRPr="00BB07AE">
              <w:t xml:space="preserve">  </w:t>
            </w:r>
            <w:r>
              <w:rPr>
                <w:noProof/>
              </w:rPr>
              <w:drawing>
                <wp:inline distT="0" distB="0" distL="0" distR="0" wp14:anchorId="31A2C9B3" wp14:editId="4D20AE92">
                  <wp:extent cx="705609" cy="639254"/>
                  <wp:effectExtent l="0" t="0" r="0" b="8890"/>
                  <wp:docPr id="467" name="Picture 467" descr="639920-pushups-zwart-silhouet-gratis-vector.jpg (5519×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639920-pushups-zwart-silhouet-gratis-vector.jpg (5519×5000)"/>
                          <pic:cNvPicPr>
                            <a:picLocks noChangeAspect="1" noChangeArrowheads="1"/>
                          </pic:cNvPicPr>
                        </pic:nvPicPr>
                        <pic:blipFill>
                          <a:blip r:embed="rId473" cstate="print">
                            <a:extLst>
                              <a:ext uri="{28A0092B-C50C-407E-A947-70E740481C1C}">
                                <a14:useLocalDpi xmlns:a14="http://schemas.microsoft.com/office/drawing/2010/main" val="0"/>
                              </a:ext>
                            </a:extLst>
                          </a:blip>
                          <a:srcRect/>
                          <a:stretch>
                            <a:fillRect/>
                          </a:stretch>
                        </pic:blipFill>
                        <pic:spPr bwMode="auto">
                          <a:xfrm>
                            <a:off x="0" y="0"/>
                            <a:ext cx="707025" cy="640537"/>
                          </a:xfrm>
                          <a:prstGeom prst="rect">
                            <a:avLst/>
                          </a:prstGeom>
                          <a:noFill/>
                          <a:ln>
                            <a:noFill/>
                          </a:ln>
                        </pic:spPr>
                      </pic:pic>
                    </a:graphicData>
                  </a:graphic>
                </wp:inline>
              </w:drawing>
            </w:r>
            <w:r>
              <w:rPr>
                <w:noProof/>
              </w:rPr>
              <w:drawing>
                <wp:inline distT="0" distB="0" distL="0" distR="0" wp14:anchorId="79D5E902" wp14:editId="1E58E6FE">
                  <wp:extent cx="959485" cy="510570"/>
                  <wp:effectExtent l="0" t="0" r="0" b="3810"/>
                  <wp:docPr id="462" name="Picture 462" descr="pec_fre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ec_free-09"/>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973345" cy="517945"/>
                          </a:xfrm>
                          <a:prstGeom prst="rect">
                            <a:avLst/>
                          </a:prstGeom>
                          <a:noFill/>
                          <a:ln>
                            <a:noFill/>
                          </a:ln>
                        </pic:spPr>
                      </pic:pic>
                    </a:graphicData>
                  </a:graphic>
                </wp:inline>
              </w:drawing>
            </w:r>
          </w:p>
        </w:tc>
      </w:tr>
    </w:tbl>
    <w:p w14:paraId="16BC73EA" w14:textId="77777777" w:rsidR="008146DF" w:rsidRPr="0015503D" w:rsidRDefault="008146DF" w:rsidP="008146DF">
      <w:pPr>
        <w:rPr>
          <w:rFonts w:ascii="Arial" w:hAnsi="Arial" w:cs="Arial"/>
          <w:sz w:val="24"/>
          <w:szCs w:val="24"/>
        </w:rPr>
      </w:pPr>
    </w:p>
    <w:p w14:paraId="56B7A303" w14:textId="77777777" w:rsidR="008146DF" w:rsidRPr="0015503D" w:rsidRDefault="008146DF" w:rsidP="008146DF">
      <w:pPr>
        <w:pStyle w:val="ListParagraph"/>
        <w:numPr>
          <w:ilvl w:val="0"/>
          <w:numId w:val="68"/>
        </w:numPr>
        <w:contextualSpacing/>
        <w:rPr>
          <w:rFonts w:ascii="Arial" w:hAnsi="Arial" w:cs="Arial"/>
          <w:sz w:val="24"/>
          <w:szCs w:val="24"/>
        </w:rPr>
      </w:pPr>
      <w:r w:rsidRPr="0015503D">
        <w:rPr>
          <w:rFonts w:ascii="Arial" w:hAnsi="Arial" w:cs="Arial"/>
          <w:sz w:val="24"/>
          <w:szCs w:val="24"/>
        </w:rPr>
        <w:t xml:space="preserve">If you are below average or poor, you are demonstrating poor muscular strength in the chest and shoulders. </w:t>
      </w:r>
    </w:p>
    <w:p w14:paraId="5DF57D1C" w14:textId="77777777" w:rsidR="008146DF" w:rsidRPr="0015503D" w:rsidRDefault="008146DF" w:rsidP="008146DF">
      <w:pPr>
        <w:pStyle w:val="ListParagraph"/>
        <w:numPr>
          <w:ilvl w:val="0"/>
          <w:numId w:val="68"/>
        </w:numPr>
        <w:contextualSpacing/>
        <w:rPr>
          <w:rFonts w:ascii="Arial" w:hAnsi="Arial" w:cs="Arial"/>
          <w:sz w:val="24"/>
          <w:szCs w:val="24"/>
        </w:rPr>
      </w:pPr>
      <w:r w:rsidRPr="0015503D">
        <w:rPr>
          <w:rFonts w:ascii="Arial" w:hAnsi="Arial" w:cs="Arial"/>
          <w:sz w:val="24"/>
          <w:szCs w:val="24"/>
        </w:rPr>
        <w:t xml:space="preserve">The best way to improve your muscle endurance is to improve your strength in the chest, triceps and shoulder muscles. By doing as many push-ups as you can 2-3 days each week and you will start to see your strength and endurance increase. </w:t>
      </w:r>
    </w:p>
    <w:p w14:paraId="2DCD7EE7" w14:textId="77777777" w:rsidR="008146DF" w:rsidRPr="0015503D" w:rsidRDefault="008146DF" w:rsidP="008146DF">
      <w:pPr>
        <w:pStyle w:val="ListParagraph"/>
        <w:numPr>
          <w:ilvl w:val="0"/>
          <w:numId w:val="68"/>
        </w:numPr>
        <w:contextualSpacing/>
        <w:rPr>
          <w:rFonts w:ascii="Arial" w:hAnsi="Arial" w:cs="Arial"/>
          <w:sz w:val="24"/>
          <w:szCs w:val="24"/>
        </w:rPr>
      </w:pPr>
      <w:r w:rsidRPr="0015503D">
        <w:rPr>
          <w:rFonts w:ascii="Arial" w:hAnsi="Arial" w:cs="Arial"/>
          <w:sz w:val="24"/>
          <w:szCs w:val="24"/>
        </w:rPr>
        <w:t>If you are unable to do a proper Push-Up, do modified push-ups until you can perform up to 20-25 repetitions.</w:t>
      </w:r>
    </w:p>
    <w:p w14:paraId="3F8A34B1" w14:textId="77777777" w:rsidR="008146DF" w:rsidRPr="0015503D" w:rsidRDefault="008146DF" w:rsidP="008146DF">
      <w:pPr>
        <w:pStyle w:val="ListParagraph"/>
        <w:numPr>
          <w:ilvl w:val="0"/>
          <w:numId w:val="68"/>
        </w:numPr>
        <w:contextualSpacing/>
        <w:rPr>
          <w:rFonts w:ascii="Arial" w:hAnsi="Arial" w:cs="Arial"/>
          <w:sz w:val="24"/>
          <w:szCs w:val="24"/>
        </w:rPr>
      </w:pPr>
      <w:r w:rsidRPr="0015503D">
        <w:rPr>
          <w:rFonts w:ascii="Arial" w:hAnsi="Arial" w:cs="Arial"/>
          <w:sz w:val="24"/>
          <w:szCs w:val="24"/>
        </w:rPr>
        <w:t xml:space="preserve">Once you can complete 20-25 reps easily, start adding full Push-ups. </w:t>
      </w:r>
    </w:p>
    <w:p w14:paraId="34143CCC" w14:textId="77777777" w:rsidR="008146DF" w:rsidRPr="0015503D" w:rsidRDefault="008146DF" w:rsidP="008146DF">
      <w:pPr>
        <w:ind w:left="360"/>
        <w:rPr>
          <w:rFonts w:ascii="Arial" w:hAnsi="Arial" w:cs="Arial"/>
          <w:sz w:val="24"/>
          <w:szCs w:val="24"/>
        </w:rPr>
      </w:pPr>
    </w:p>
    <w:p w14:paraId="076D376D" w14:textId="77777777" w:rsidR="008146DF" w:rsidRPr="0015503D" w:rsidRDefault="008146DF" w:rsidP="008146DF">
      <w:pPr>
        <w:pStyle w:val="ListParagraph"/>
        <w:numPr>
          <w:ilvl w:val="0"/>
          <w:numId w:val="68"/>
        </w:numPr>
        <w:contextualSpacing/>
        <w:rPr>
          <w:rFonts w:ascii="Arial" w:hAnsi="Arial" w:cs="Arial"/>
          <w:sz w:val="24"/>
          <w:szCs w:val="24"/>
        </w:rPr>
      </w:pPr>
      <w:r w:rsidRPr="0015503D">
        <w:rPr>
          <w:rFonts w:ascii="Arial" w:hAnsi="Arial" w:cs="Arial"/>
          <w:sz w:val="24"/>
          <w:szCs w:val="24"/>
        </w:rPr>
        <w:t xml:space="preserve">If you are unable to do a proper Modified Push-Up you can elevate your upper body on a bench or step and it will be easier. Once you can manage that, progress to the regular modified push-up and eventually you will be doing full push-ups. </w:t>
      </w:r>
    </w:p>
    <w:p w14:paraId="03F417DC" w14:textId="77777777" w:rsidR="008146DF" w:rsidRPr="0015503D" w:rsidRDefault="008146DF" w:rsidP="008146DF">
      <w:pPr>
        <w:ind w:left="360"/>
        <w:rPr>
          <w:rFonts w:ascii="Arial" w:hAnsi="Arial" w:cs="Arial"/>
          <w:sz w:val="24"/>
          <w:szCs w:val="24"/>
        </w:rPr>
      </w:pPr>
    </w:p>
    <w:p w14:paraId="4643FC6F" w14:textId="77777777" w:rsidR="008146DF" w:rsidRDefault="008146DF" w:rsidP="008146DF">
      <w:pPr>
        <w:pStyle w:val="ListParagraph"/>
        <w:numPr>
          <w:ilvl w:val="0"/>
          <w:numId w:val="68"/>
        </w:numPr>
        <w:contextualSpacing/>
        <w:rPr>
          <w:rFonts w:ascii="Arial" w:hAnsi="Arial" w:cs="Arial"/>
          <w:sz w:val="24"/>
          <w:szCs w:val="24"/>
        </w:rPr>
      </w:pPr>
      <w:r w:rsidRPr="0015503D">
        <w:rPr>
          <w:rFonts w:ascii="Arial" w:hAnsi="Arial" w:cs="Arial"/>
          <w:sz w:val="24"/>
          <w:szCs w:val="24"/>
        </w:rPr>
        <w:t xml:space="preserve">Females who score above average or higher on the Modified Push-Ups test should be using full push-ups in their workouts. </w:t>
      </w:r>
    </w:p>
    <w:p w14:paraId="3937F9ED" w14:textId="77777777" w:rsidR="008146DF" w:rsidRDefault="008146DF" w:rsidP="008146DF">
      <w:pPr>
        <w:contextualSpacing/>
        <w:rPr>
          <w:rFonts w:ascii="Arial" w:hAnsi="Arial" w:cs="Arial"/>
          <w:sz w:val="24"/>
          <w:szCs w:val="24"/>
        </w:rPr>
      </w:pPr>
    </w:p>
    <w:p w14:paraId="337BDD81" w14:textId="77777777" w:rsidR="008146DF" w:rsidRDefault="008146DF" w:rsidP="008146DF">
      <w:pPr>
        <w:contextualSpacing/>
        <w:rPr>
          <w:rFonts w:ascii="Arial" w:hAnsi="Arial" w:cs="Arial"/>
          <w:sz w:val="24"/>
          <w:szCs w:val="24"/>
        </w:rPr>
      </w:pPr>
    </w:p>
    <w:p w14:paraId="31ED60A0" w14:textId="77777777" w:rsidR="008146DF" w:rsidRPr="00FD003A" w:rsidRDefault="008146DF" w:rsidP="008146DF">
      <w:pPr>
        <w:spacing w:after="160" w:line="259" w:lineRule="auto"/>
        <w:rPr>
          <w:rFonts w:ascii="Tahoma" w:hAnsi="Tahoma" w:cs="Tahoma"/>
          <w:b/>
          <w:sz w:val="24"/>
          <w:szCs w:val="24"/>
        </w:rPr>
      </w:pPr>
      <w:r>
        <w:rPr>
          <w:rFonts w:ascii="Arial Rounded MT Bold" w:hAnsi="Arial Rounded MT Bold"/>
          <w:sz w:val="24"/>
          <w:szCs w:val="24"/>
        </w:rPr>
        <w:br w:type="page"/>
      </w:r>
      <w:r>
        <w:rPr>
          <w:rFonts w:ascii="Tahoma" w:hAnsi="Tahoma" w:cs="Tahoma"/>
          <w:b/>
          <w:sz w:val="32"/>
          <w:szCs w:val="24"/>
        </w:rPr>
        <w:lastRenderedPageBreak/>
        <w:t>Cardiovascular Endurance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1"/>
        <w:gridCol w:w="5399"/>
      </w:tblGrid>
      <w:tr w:rsidR="008146DF" w:rsidRPr="00BA606D" w14:paraId="76E0B3BC" w14:textId="77777777" w:rsidTr="00E31452">
        <w:tc>
          <w:tcPr>
            <w:tcW w:w="10790" w:type="dxa"/>
            <w:gridSpan w:val="2"/>
            <w:shd w:val="clear" w:color="auto" w:fill="auto"/>
          </w:tcPr>
          <w:p w14:paraId="7AA0ADE4" w14:textId="77777777" w:rsidR="008146DF" w:rsidRDefault="008146DF" w:rsidP="00E31452">
            <w:pPr>
              <w:spacing w:line="259" w:lineRule="auto"/>
              <w:jc w:val="center"/>
              <w:rPr>
                <w:rFonts w:ascii="Arial" w:hAnsi="Arial" w:cs="Arial"/>
                <w:b/>
                <w:sz w:val="24"/>
                <w:szCs w:val="24"/>
              </w:rPr>
            </w:pPr>
            <w:r w:rsidRPr="00BA606D">
              <w:rPr>
                <w:rFonts w:ascii="Arial" w:hAnsi="Arial" w:cs="Arial"/>
                <w:b/>
                <w:sz w:val="24"/>
                <w:szCs w:val="24"/>
              </w:rPr>
              <w:t>Cooper 12 Minute</w:t>
            </w:r>
            <w:r>
              <w:rPr>
                <w:rFonts w:ascii="Arial" w:hAnsi="Arial" w:cs="Arial"/>
                <w:b/>
                <w:sz w:val="24"/>
                <w:szCs w:val="24"/>
              </w:rPr>
              <w:t xml:space="preserve"> Cardiovascular Test Options</w:t>
            </w:r>
          </w:p>
          <w:p w14:paraId="013C06E2" w14:textId="77777777" w:rsidR="008146DF" w:rsidRPr="00BA606D" w:rsidRDefault="008146DF" w:rsidP="00E31452">
            <w:pPr>
              <w:spacing w:line="259" w:lineRule="auto"/>
              <w:jc w:val="center"/>
              <w:rPr>
                <w:rFonts w:ascii="Arial Rounded MT Bold" w:hAnsi="Arial Rounded MT Bold"/>
                <w:sz w:val="24"/>
                <w:szCs w:val="24"/>
              </w:rPr>
            </w:pPr>
            <w:r w:rsidRPr="00BA606D">
              <w:rPr>
                <w:rFonts w:ascii="Arial" w:hAnsi="Arial" w:cs="Arial"/>
                <w:b/>
                <w:sz w:val="24"/>
                <w:szCs w:val="24"/>
              </w:rPr>
              <w:t xml:space="preserve"> Run</w:t>
            </w:r>
            <w:r>
              <w:rPr>
                <w:rFonts w:ascii="Arial" w:hAnsi="Arial" w:cs="Arial"/>
                <w:b/>
                <w:sz w:val="24"/>
                <w:szCs w:val="24"/>
              </w:rPr>
              <w:t xml:space="preserve"> – Bike – Swim </w:t>
            </w:r>
          </w:p>
        </w:tc>
      </w:tr>
      <w:tr w:rsidR="008146DF" w:rsidRPr="00BA606D" w14:paraId="5DB1ECE4" w14:textId="77777777" w:rsidTr="00E31452">
        <w:tc>
          <w:tcPr>
            <w:tcW w:w="10790" w:type="dxa"/>
            <w:gridSpan w:val="2"/>
            <w:shd w:val="clear" w:color="auto" w:fill="auto"/>
          </w:tcPr>
          <w:p w14:paraId="255C36E0" w14:textId="77777777" w:rsidR="008146DF" w:rsidRPr="00BA606D" w:rsidRDefault="008146DF" w:rsidP="00E31452">
            <w:pPr>
              <w:spacing w:line="259" w:lineRule="auto"/>
              <w:jc w:val="center"/>
              <w:rPr>
                <w:rFonts w:ascii="Arial Rounded MT Bold" w:hAnsi="Arial Rounded MT Bold"/>
                <w:sz w:val="24"/>
                <w:szCs w:val="24"/>
              </w:rPr>
            </w:pPr>
            <w:r w:rsidRPr="00BA606D">
              <w:rPr>
                <w:rFonts w:ascii="Arial" w:hAnsi="Arial" w:cs="Arial"/>
                <w:sz w:val="24"/>
                <w:szCs w:val="24"/>
              </w:rPr>
              <w:t>Th</w:t>
            </w:r>
            <w:r>
              <w:rPr>
                <w:rFonts w:ascii="Arial" w:hAnsi="Arial" w:cs="Arial"/>
                <w:sz w:val="24"/>
                <w:szCs w:val="24"/>
              </w:rPr>
              <w:t xml:space="preserve">e following 12-minute Cooper </w:t>
            </w:r>
            <w:r w:rsidRPr="00BA606D">
              <w:rPr>
                <w:rFonts w:ascii="Arial" w:hAnsi="Arial" w:cs="Arial"/>
                <w:sz w:val="24"/>
                <w:szCs w:val="24"/>
              </w:rPr>
              <w:t>test</w:t>
            </w:r>
            <w:r>
              <w:rPr>
                <w:rFonts w:ascii="Arial" w:hAnsi="Arial" w:cs="Arial"/>
                <w:sz w:val="24"/>
                <w:szCs w:val="24"/>
              </w:rPr>
              <w:t>s</w:t>
            </w:r>
            <w:r w:rsidRPr="00BA606D">
              <w:rPr>
                <w:rFonts w:ascii="Arial" w:hAnsi="Arial" w:cs="Arial"/>
                <w:sz w:val="24"/>
                <w:szCs w:val="24"/>
              </w:rPr>
              <w:t xml:space="preserve"> </w:t>
            </w:r>
            <w:r>
              <w:rPr>
                <w:rFonts w:ascii="Arial" w:hAnsi="Arial" w:cs="Arial"/>
                <w:sz w:val="24"/>
                <w:szCs w:val="24"/>
              </w:rPr>
              <w:t xml:space="preserve">(Run, Bike or Swim) </w:t>
            </w:r>
            <w:r w:rsidRPr="00BA606D">
              <w:rPr>
                <w:rFonts w:ascii="Arial" w:hAnsi="Arial" w:cs="Arial"/>
                <w:sz w:val="24"/>
                <w:szCs w:val="24"/>
              </w:rPr>
              <w:t xml:space="preserve">measure your </w:t>
            </w:r>
            <w:r>
              <w:rPr>
                <w:rFonts w:ascii="Arial" w:hAnsi="Arial" w:cs="Arial"/>
                <w:sz w:val="24"/>
                <w:szCs w:val="24"/>
              </w:rPr>
              <w:t xml:space="preserve">present </w:t>
            </w:r>
            <w:r w:rsidRPr="00BA606D">
              <w:rPr>
                <w:rFonts w:ascii="Arial" w:hAnsi="Arial" w:cs="Arial"/>
                <w:sz w:val="24"/>
                <w:szCs w:val="24"/>
              </w:rPr>
              <w:t>cardiovascular endurance level. Your cardiovascular fitness level is one of the most important components of fitness and health.</w:t>
            </w:r>
          </w:p>
        </w:tc>
      </w:tr>
      <w:tr w:rsidR="008146DF" w:rsidRPr="00BA606D" w14:paraId="767C0962" w14:textId="77777777" w:rsidTr="00E31452">
        <w:tc>
          <w:tcPr>
            <w:tcW w:w="10790" w:type="dxa"/>
            <w:gridSpan w:val="2"/>
            <w:shd w:val="clear" w:color="auto" w:fill="auto"/>
          </w:tcPr>
          <w:p w14:paraId="0DD9C58A" w14:textId="77777777" w:rsidR="008146DF" w:rsidRPr="00BA606D" w:rsidRDefault="008146DF" w:rsidP="00E31452">
            <w:pPr>
              <w:spacing w:line="259" w:lineRule="auto"/>
              <w:jc w:val="center"/>
              <w:rPr>
                <w:rFonts w:ascii="Arial Rounded MT Bold" w:hAnsi="Arial Rounded MT Bold"/>
                <w:sz w:val="24"/>
                <w:szCs w:val="24"/>
              </w:rPr>
            </w:pPr>
            <w:r w:rsidRPr="00BA606D">
              <w:rPr>
                <w:rFonts w:ascii="Arial Rounded MT Bold" w:hAnsi="Arial Rounded MT Bold"/>
                <w:sz w:val="24"/>
                <w:szCs w:val="24"/>
              </w:rPr>
              <w:t>Benefits of Good Cardiovascular Endurance</w:t>
            </w:r>
          </w:p>
        </w:tc>
      </w:tr>
      <w:tr w:rsidR="008146DF" w:rsidRPr="00BA606D" w14:paraId="69869537" w14:textId="77777777" w:rsidTr="00E31452">
        <w:tc>
          <w:tcPr>
            <w:tcW w:w="5391" w:type="dxa"/>
            <w:shd w:val="clear" w:color="auto" w:fill="auto"/>
          </w:tcPr>
          <w:p w14:paraId="0F80F508" w14:textId="77777777" w:rsidR="008146DF" w:rsidRPr="00BA606D" w:rsidRDefault="008146DF" w:rsidP="00E31452">
            <w:pPr>
              <w:spacing w:line="259" w:lineRule="auto"/>
              <w:rPr>
                <w:rFonts w:ascii="Arial" w:hAnsi="Arial" w:cs="Arial"/>
                <w:sz w:val="24"/>
                <w:szCs w:val="24"/>
              </w:rPr>
            </w:pPr>
            <w:r w:rsidRPr="00BA606D">
              <w:rPr>
                <w:rFonts w:ascii="Arial" w:hAnsi="Arial" w:cs="Arial"/>
                <w:sz w:val="24"/>
                <w:szCs w:val="24"/>
              </w:rPr>
              <w:t>↓ risk of Heart attacks and strokes</w:t>
            </w:r>
          </w:p>
          <w:p w14:paraId="6144F445" w14:textId="77777777" w:rsidR="008146DF" w:rsidRPr="00BA606D" w:rsidRDefault="008146DF" w:rsidP="00E31452">
            <w:pPr>
              <w:spacing w:line="259" w:lineRule="auto"/>
              <w:rPr>
                <w:rFonts w:ascii="Arial" w:hAnsi="Arial" w:cs="Arial"/>
                <w:sz w:val="24"/>
                <w:szCs w:val="24"/>
              </w:rPr>
            </w:pPr>
            <w:r w:rsidRPr="00BA606D">
              <w:rPr>
                <w:rFonts w:ascii="Arial" w:hAnsi="Arial" w:cs="Arial"/>
                <w:sz w:val="24"/>
                <w:szCs w:val="24"/>
              </w:rPr>
              <w:t>↓ risk of having high blood pressure</w:t>
            </w:r>
          </w:p>
          <w:p w14:paraId="2D5BD608" w14:textId="77777777" w:rsidR="008146DF" w:rsidRPr="00BA606D" w:rsidRDefault="008146DF" w:rsidP="00E31452">
            <w:pPr>
              <w:spacing w:line="259" w:lineRule="auto"/>
              <w:rPr>
                <w:rFonts w:ascii="Arial" w:hAnsi="Arial" w:cs="Arial"/>
                <w:sz w:val="24"/>
                <w:szCs w:val="24"/>
              </w:rPr>
            </w:pPr>
            <w:r w:rsidRPr="00BA606D">
              <w:rPr>
                <w:rFonts w:ascii="Arial" w:hAnsi="Arial" w:cs="Arial"/>
                <w:sz w:val="24"/>
                <w:szCs w:val="24"/>
              </w:rPr>
              <w:t xml:space="preserve">↓ risk of having type 2 diabetes </w:t>
            </w:r>
          </w:p>
          <w:p w14:paraId="372EB804" w14:textId="77777777" w:rsidR="008146DF" w:rsidRPr="00BA606D" w:rsidRDefault="008146DF" w:rsidP="00E31452">
            <w:pPr>
              <w:spacing w:line="259" w:lineRule="auto"/>
              <w:rPr>
                <w:rFonts w:ascii="Arial" w:hAnsi="Arial" w:cs="Arial"/>
                <w:sz w:val="24"/>
                <w:szCs w:val="24"/>
              </w:rPr>
            </w:pPr>
            <w:r w:rsidRPr="00BA606D">
              <w:rPr>
                <w:rFonts w:ascii="Arial" w:hAnsi="Arial" w:cs="Arial"/>
                <w:sz w:val="24"/>
                <w:szCs w:val="24"/>
              </w:rPr>
              <w:t xml:space="preserve">↓ risk of anxiety and depression </w:t>
            </w:r>
          </w:p>
        </w:tc>
        <w:tc>
          <w:tcPr>
            <w:tcW w:w="5399" w:type="dxa"/>
            <w:shd w:val="clear" w:color="auto" w:fill="auto"/>
          </w:tcPr>
          <w:p w14:paraId="16563365" w14:textId="77777777" w:rsidR="008146DF" w:rsidRPr="00BA606D" w:rsidRDefault="008146DF" w:rsidP="00E31452">
            <w:pPr>
              <w:spacing w:line="259" w:lineRule="auto"/>
              <w:rPr>
                <w:rFonts w:ascii="Arial" w:hAnsi="Arial" w:cs="Arial"/>
                <w:sz w:val="24"/>
                <w:szCs w:val="24"/>
              </w:rPr>
            </w:pPr>
            <w:r w:rsidRPr="00BA606D">
              <w:rPr>
                <w:rFonts w:ascii="Arial" w:hAnsi="Arial" w:cs="Arial"/>
                <w:sz w:val="24"/>
                <w:szCs w:val="24"/>
              </w:rPr>
              <w:t>↓ risk of obesity and related illnesses</w:t>
            </w:r>
          </w:p>
          <w:p w14:paraId="03FE572D" w14:textId="77777777" w:rsidR="008146DF" w:rsidRPr="00BA606D" w:rsidRDefault="008146DF" w:rsidP="00E31452">
            <w:pPr>
              <w:spacing w:line="259" w:lineRule="auto"/>
              <w:rPr>
                <w:rFonts w:ascii="Arial" w:hAnsi="Arial" w:cs="Arial"/>
                <w:sz w:val="24"/>
                <w:szCs w:val="24"/>
              </w:rPr>
            </w:pPr>
            <w:r w:rsidRPr="00BA606D">
              <w:rPr>
                <w:rFonts w:ascii="Arial" w:hAnsi="Arial" w:cs="Arial"/>
                <w:sz w:val="24"/>
                <w:szCs w:val="24"/>
              </w:rPr>
              <w:t>↑ lifespan</w:t>
            </w:r>
          </w:p>
          <w:p w14:paraId="4F6316A3" w14:textId="77777777" w:rsidR="008146DF" w:rsidRPr="00BA606D" w:rsidRDefault="008146DF" w:rsidP="00E31452">
            <w:pPr>
              <w:spacing w:line="259" w:lineRule="auto"/>
              <w:rPr>
                <w:rFonts w:ascii="Arial" w:hAnsi="Arial" w:cs="Arial"/>
                <w:sz w:val="24"/>
                <w:szCs w:val="24"/>
              </w:rPr>
            </w:pPr>
            <w:r w:rsidRPr="00BA606D">
              <w:rPr>
                <w:rFonts w:ascii="Arial" w:hAnsi="Arial" w:cs="Arial"/>
                <w:sz w:val="24"/>
                <w:szCs w:val="24"/>
              </w:rPr>
              <w:t xml:space="preserve">↑ energy levels </w:t>
            </w:r>
          </w:p>
          <w:p w14:paraId="27685B62" w14:textId="77777777" w:rsidR="008146DF" w:rsidRPr="00BA606D" w:rsidRDefault="008146DF" w:rsidP="00E31452">
            <w:pPr>
              <w:spacing w:line="259" w:lineRule="auto"/>
              <w:rPr>
                <w:rFonts w:ascii="Arial" w:hAnsi="Arial" w:cs="Arial"/>
                <w:sz w:val="24"/>
                <w:szCs w:val="24"/>
              </w:rPr>
            </w:pPr>
            <w:r w:rsidRPr="00BA606D">
              <w:rPr>
                <w:rFonts w:ascii="Arial" w:hAnsi="Arial" w:cs="Arial"/>
                <w:sz w:val="24"/>
                <w:szCs w:val="24"/>
              </w:rPr>
              <w:t xml:space="preserve">↑ concentration and focus </w:t>
            </w:r>
          </w:p>
        </w:tc>
      </w:tr>
      <w:tr w:rsidR="008146DF" w:rsidRPr="00BA606D" w14:paraId="302DCCE7" w14:textId="77777777" w:rsidTr="00E31452">
        <w:tc>
          <w:tcPr>
            <w:tcW w:w="10790" w:type="dxa"/>
            <w:gridSpan w:val="2"/>
            <w:shd w:val="clear" w:color="auto" w:fill="auto"/>
          </w:tcPr>
          <w:p w14:paraId="6B175E48" w14:textId="77777777" w:rsidR="008146DF" w:rsidRPr="00BA606D" w:rsidRDefault="008146DF" w:rsidP="00E31452">
            <w:pPr>
              <w:spacing w:line="259" w:lineRule="auto"/>
              <w:jc w:val="center"/>
              <w:rPr>
                <w:rFonts w:ascii="Arial" w:hAnsi="Arial" w:cs="Arial"/>
                <w:b/>
                <w:sz w:val="24"/>
                <w:szCs w:val="24"/>
              </w:rPr>
            </w:pPr>
            <w:r w:rsidRPr="00BA606D">
              <w:rPr>
                <w:rFonts w:ascii="Arial" w:hAnsi="Arial" w:cs="Arial"/>
                <w:b/>
                <w:sz w:val="24"/>
                <w:szCs w:val="24"/>
              </w:rPr>
              <w:t xml:space="preserve">So, what are you waiting for? </w:t>
            </w:r>
          </w:p>
          <w:p w14:paraId="7A88E14B" w14:textId="77777777" w:rsidR="008146DF" w:rsidRPr="00BA606D" w:rsidRDefault="008146DF" w:rsidP="00E31452">
            <w:pPr>
              <w:spacing w:line="259" w:lineRule="auto"/>
              <w:jc w:val="center"/>
              <w:rPr>
                <w:rFonts w:ascii="Arial" w:hAnsi="Arial" w:cs="Arial"/>
                <w:sz w:val="24"/>
                <w:szCs w:val="24"/>
              </w:rPr>
            </w:pPr>
            <w:r w:rsidRPr="00BA606D">
              <w:rPr>
                <w:rFonts w:ascii="Arial" w:hAnsi="Arial" w:cs="Arial"/>
                <w:sz w:val="24"/>
                <w:szCs w:val="24"/>
              </w:rPr>
              <w:t xml:space="preserve">Start walking, jogging, biking swimming, dancing, playing  </w:t>
            </w:r>
          </w:p>
          <w:p w14:paraId="7038053C" w14:textId="77777777" w:rsidR="008146DF" w:rsidRPr="00BA606D" w:rsidRDefault="008146DF" w:rsidP="00E31452">
            <w:pPr>
              <w:spacing w:line="259" w:lineRule="auto"/>
              <w:jc w:val="center"/>
              <w:rPr>
                <w:rFonts w:ascii="Arial" w:hAnsi="Arial" w:cs="Arial"/>
                <w:sz w:val="24"/>
                <w:szCs w:val="24"/>
              </w:rPr>
            </w:pPr>
            <w:r w:rsidRPr="00BA606D">
              <w:rPr>
                <w:rFonts w:ascii="Arial" w:hAnsi="Arial" w:cs="Arial"/>
                <w:sz w:val="24"/>
                <w:szCs w:val="24"/>
              </w:rPr>
              <w:t>15-30 minutes / 3-5 days a week is all you need!</w:t>
            </w:r>
          </w:p>
        </w:tc>
      </w:tr>
      <w:tr w:rsidR="008146DF" w:rsidRPr="00BA606D" w14:paraId="0DB80F92" w14:textId="77777777" w:rsidTr="00E31452">
        <w:tc>
          <w:tcPr>
            <w:tcW w:w="10790" w:type="dxa"/>
            <w:gridSpan w:val="2"/>
            <w:shd w:val="clear" w:color="auto" w:fill="auto"/>
          </w:tcPr>
          <w:p w14:paraId="681A885E" w14:textId="77777777" w:rsidR="008146DF" w:rsidRPr="00BA606D" w:rsidRDefault="008146DF" w:rsidP="00E31452">
            <w:pPr>
              <w:ind w:left="249"/>
              <w:rPr>
                <w:rFonts w:ascii="Arial" w:hAnsi="Arial" w:cs="Arial"/>
                <w:sz w:val="24"/>
                <w:szCs w:val="24"/>
              </w:rPr>
            </w:pPr>
            <w:r w:rsidRPr="00BA606D">
              <w:rPr>
                <w:rFonts w:ascii="Arial" w:hAnsi="Arial" w:cs="Arial"/>
                <w:sz w:val="24"/>
                <w:szCs w:val="24"/>
              </w:rPr>
              <w:t>The goal of the</w:t>
            </w:r>
            <w:r>
              <w:rPr>
                <w:rFonts w:ascii="Arial" w:hAnsi="Arial" w:cs="Arial"/>
                <w:sz w:val="24"/>
                <w:szCs w:val="24"/>
              </w:rPr>
              <w:t>se</w:t>
            </w:r>
            <w:r w:rsidRPr="00BA606D">
              <w:rPr>
                <w:rFonts w:ascii="Arial" w:hAnsi="Arial" w:cs="Arial"/>
                <w:sz w:val="24"/>
                <w:szCs w:val="24"/>
              </w:rPr>
              <w:t xml:space="preserve"> test</w:t>
            </w:r>
            <w:r>
              <w:rPr>
                <w:rFonts w:ascii="Arial" w:hAnsi="Arial" w:cs="Arial"/>
                <w:sz w:val="24"/>
                <w:szCs w:val="24"/>
              </w:rPr>
              <w:t>s</w:t>
            </w:r>
            <w:r w:rsidRPr="00BA606D">
              <w:rPr>
                <w:rFonts w:ascii="Arial" w:hAnsi="Arial" w:cs="Arial"/>
                <w:sz w:val="24"/>
                <w:szCs w:val="24"/>
              </w:rPr>
              <w:t xml:space="preserve"> is to cover as much distance as you can in a 12 </w:t>
            </w:r>
            <w:r>
              <w:rPr>
                <w:rFonts w:ascii="Arial" w:hAnsi="Arial" w:cs="Arial"/>
                <w:sz w:val="24"/>
                <w:szCs w:val="24"/>
              </w:rPr>
              <w:t xml:space="preserve">- </w:t>
            </w:r>
            <w:r w:rsidRPr="00BA606D">
              <w:rPr>
                <w:rFonts w:ascii="Arial" w:hAnsi="Arial" w:cs="Arial"/>
                <w:sz w:val="24"/>
                <w:szCs w:val="24"/>
              </w:rPr>
              <w:t>minute period.</w:t>
            </w:r>
          </w:p>
          <w:p w14:paraId="5CEE5ECE" w14:textId="77777777" w:rsidR="008146DF" w:rsidRDefault="008146DF" w:rsidP="00E31452">
            <w:pPr>
              <w:ind w:left="249"/>
              <w:rPr>
                <w:rFonts w:ascii="Arial" w:hAnsi="Arial" w:cs="Arial"/>
                <w:sz w:val="24"/>
                <w:szCs w:val="24"/>
              </w:rPr>
            </w:pPr>
            <w:r w:rsidRPr="00BA606D">
              <w:rPr>
                <w:rFonts w:ascii="Arial" w:hAnsi="Arial" w:cs="Arial"/>
                <w:sz w:val="24"/>
                <w:szCs w:val="24"/>
              </w:rPr>
              <w:t xml:space="preserve">Before you begin the test, it is recommended to warm-up your muscles and increase your heart rate. This will prevent muscle soreness and cramping and will also help you to improve your performance in the test. </w:t>
            </w:r>
          </w:p>
          <w:p w14:paraId="3FB7EAD0" w14:textId="77777777" w:rsidR="008146DF" w:rsidRPr="00BA606D" w:rsidRDefault="008146DF" w:rsidP="00E31452">
            <w:pPr>
              <w:ind w:left="249"/>
              <w:rPr>
                <w:rFonts w:ascii="Arial" w:hAnsi="Arial" w:cs="Arial"/>
                <w:sz w:val="24"/>
                <w:szCs w:val="24"/>
              </w:rPr>
            </w:pPr>
            <w:r>
              <w:rPr>
                <w:rFonts w:ascii="Arial" w:hAnsi="Arial" w:cs="Arial"/>
                <w:sz w:val="24"/>
                <w:szCs w:val="24"/>
              </w:rPr>
              <w:t xml:space="preserve">To warm-up, complete 3-5 minutes of light cardiovascular activity (walk, jog, row, bike, swim …) and then </w:t>
            </w:r>
            <w:r w:rsidRPr="00BA606D">
              <w:rPr>
                <w:rFonts w:ascii="Arial" w:hAnsi="Arial" w:cs="Arial"/>
                <w:sz w:val="24"/>
                <w:szCs w:val="24"/>
              </w:rPr>
              <w:t xml:space="preserve">do some </w:t>
            </w:r>
            <w:r>
              <w:rPr>
                <w:rFonts w:ascii="Arial" w:hAnsi="Arial" w:cs="Arial"/>
                <w:sz w:val="24"/>
                <w:szCs w:val="24"/>
              </w:rPr>
              <w:t>dynamic stret</w:t>
            </w:r>
            <w:r w:rsidRPr="00BA606D">
              <w:rPr>
                <w:rFonts w:ascii="Arial" w:hAnsi="Arial" w:cs="Arial"/>
                <w:sz w:val="24"/>
                <w:szCs w:val="24"/>
              </w:rPr>
              <w:t>ching before starting the test.</w:t>
            </w:r>
          </w:p>
        </w:tc>
      </w:tr>
    </w:tbl>
    <w:p w14:paraId="693A1DFE" w14:textId="31602ECC" w:rsidR="008146DF" w:rsidRDefault="008146DF" w:rsidP="008146DF">
      <w:pPr>
        <w:rPr>
          <w:rFonts w:ascii="Tahoma" w:hAnsi="Tahoma" w:cs="Tahoma"/>
          <w:b/>
          <w:sz w:val="24"/>
        </w:rPr>
      </w:pPr>
    </w:p>
    <w:p w14:paraId="2EB11967" w14:textId="7BE3C5E3" w:rsidR="000D7DEF" w:rsidRDefault="000D7DEF" w:rsidP="008146DF">
      <w:pPr>
        <w:rPr>
          <w:rFonts w:ascii="Tahoma" w:hAnsi="Tahoma" w:cs="Tahoma"/>
          <w:b/>
          <w:sz w:val="24"/>
        </w:rPr>
      </w:pPr>
      <w:r>
        <w:rPr>
          <w:rFonts w:ascii="Tahoma" w:hAnsi="Tahoma" w:cs="Tahoma"/>
          <w:b/>
          <w:sz w:val="24"/>
        </w:rPr>
        <w:t>Cardiovascular Intensity Measurements:</w:t>
      </w:r>
    </w:p>
    <w:p w14:paraId="51F005ED" w14:textId="12750798" w:rsidR="000D7DEF" w:rsidRDefault="000D7DEF" w:rsidP="008146DF">
      <w:pPr>
        <w:rPr>
          <w:rFonts w:ascii="Tahoma" w:hAnsi="Tahoma" w:cs="Tahoma"/>
          <w:b/>
          <w:sz w:val="24"/>
        </w:rPr>
      </w:pPr>
      <w:r>
        <w:rPr>
          <w:rFonts w:ascii="Tahoma" w:hAnsi="Tahoma" w:cs="Tahoma"/>
          <w:b/>
          <w:sz w:val="24"/>
        </w:rPr>
        <w:t>You will be asked to measure your Heart Rate and RPE after your cardiovascular tests.</w:t>
      </w:r>
    </w:p>
    <w:tbl>
      <w:tblPr>
        <w:tblStyle w:val="TableGrid"/>
        <w:tblW w:w="0" w:type="auto"/>
        <w:tblLook w:val="04A0" w:firstRow="1" w:lastRow="0" w:firstColumn="1" w:lastColumn="0" w:noHBand="0" w:noVBand="1"/>
      </w:tblPr>
      <w:tblGrid>
        <w:gridCol w:w="1165"/>
        <w:gridCol w:w="9625"/>
      </w:tblGrid>
      <w:tr w:rsidR="000D7DEF" w14:paraId="235CBF38" w14:textId="77777777" w:rsidTr="000D7DEF">
        <w:tc>
          <w:tcPr>
            <w:tcW w:w="1165" w:type="dxa"/>
            <w:vMerge w:val="restart"/>
          </w:tcPr>
          <w:p w14:paraId="29C47434" w14:textId="77777777" w:rsidR="000D7DEF" w:rsidRPr="000D7DEF" w:rsidRDefault="000D7DEF" w:rsidP="000D7DEF">
            <w:pPr>
              <w:widowControl w:val="0"/>
              <w:rPr>
                <w:rFonts w:ascii="Arial Narrow" w:hAnsi="Arial Narrow"/>
                <w:sz w:val="24"/>
              </w:rPr>
            </w:pPr>
            <w:r w:rsidRPr="000D7DEF">
              <w:rPr>
                <w:rFonts w:ascii="Arial Narrow" w:hAnsi="Arial Narrow"/>
                <w:sz w:val="24"/>
              </w:rPr>
              <w:t>Step 1:</w:t>
            </w:r>
          </w:p>
        </w:tc>
        <w:tc>
          <w:tcPr>
            <w:tcW w:w="9625" w:type="dxa"/>
          </w:tcPr>
          <w:p w14:paraId="70AABCE3" w14:textId="77777777" w:rsidR="000D7DEF" w:rsidRPr="000D7DEF" w:rsidRDefault="000D7DEF" w:rsidP="000D7DEF">
            <w:pPr>
              <w:widowControl w:val="0"/>
              <w:rPr>
                <w:rFonts w:ascii="Arial Narrow" w:hAnsi="Arial Narrow"/>
                <w:sz w:val="24"/>
              </w:rPr>
            </w:pPr>
            <w:r w:rsidRPr="000D7DEF">
              <w:rPr>
                <w:rFonts w:ascii="Arial Narrow" w:hAnsi="Arial Narrow"/>
                <w:sz w:val="24"/>
              </w:rPr>
              <w:t xml:space="preserve">a) Record you </w:t>
            </w:r>
            <w:r w:rsidRPr="000D7DEF">
              <w:rPr>
                <w:rFonts w:ascii="Arial Narrow" w:hAnsi="Arial Narrow"/>
                <w:b/>
                <w:sz w:val="24"/>
              </w:rPr>
              <w:t>Post Heart Rate</w:t>
            </w:r>
            <w:r w:rsidRPr="000D7DEF">
              <w:rPr>
                <w:rFonts w:ascii="Arial Narrow" w:hAnsi="Arial Narrow"/>
                <w:sz w:val="24"/>
              </w:rPr>
              <w:t xml:space="preserve"> </w:t>
            </w:r>
          </w:p>
          <w:p w14:paraId="3D2DDBF9" w14:textId="437EA886" w:rsidR="000D7DEF" w:rsidRPr="000D7DEF" w:rsidRDefault="000D7DEF" w:rsidP="000D7DEF">
            <w:pPr>
              <w:widowControl w:val="0"/>
              <w:rPr>
                <w:rFonts w:ascii="Arial Narrow" w:hAnsi="Arial Narrow"/>
                <w:sz w:val="24"/>
              </w:rPr>
            </w:pPr>
            <w:r w:rsidRPr="000D7DEF">
              <w:rPr>
                <w:rFonts w:ascii="Arial Narrow" w:hAnsi="Arial Narrow"/>
                <w:sz w:val="24"/>
              </w:rPr>
              <w:t xml:space="preserve">Take Your Heart Rate immediately after you finish the test </w:t>
            </w:r>
            <w:r>
              <w:rPr>
                <w:rFonts w:ascii="Arial Narrow" w:hAnsi="Arial Narrow"/>
                <w:sz w:val="24"/>
              </w:rPr>
              <w:t xml:space="preserve">- </w:t>
            </w:r>
            <w:r w:rsidRPr="000D7DEF">
              <w:rPr>
                <w:rFonts w:ascii="Arial Narrow" w:hAnsi="Arial Narrow"/>
                <w:sz w:val="24"/>
              </w:rPr>
              <w:t xml:space="preserve">(10 seconds x 6) = </w:t>
            </w:r>
            <w:r w:rsidRPr="000D7DEF">
              <w:rPr>
                <w:rFonts w:ascii="Arial Narrow" w:hAnsi="Arial Narrow"/>
                <w:b/>
                <w:sz w:val="24"/>
              </w:rPr>
              <w:t>Post HR</w:t>
            </w:r>
            <w:r w:rsidRPr="000D7DEF">
              <w:rPr>
                <w:rFonts w:ascii="Arial Narrow" w:hAnsi="Arial Narrow"/>
                <w:sz w:val="24"/>
              </w:rPr>
              <w:t xml:space="preserve"> bts/min.</w:t>
            </w:r>
          </w:p>
        </w:tc>
      </w:tr>
      <w:tr w:rsidR="000D7DEF" w14:paraId="48B79FE5" w14:textId="77777777" w:rsidTr="000D7DEF">
        <w:tc>
          <w:tcPr>
            <w:tcW w:w="1165" w:type="dxa"/>
            <w:vMerge/>
          </w:tcPr>
          <w:p w14:paraId="38208011" w14:textId="77777777" w:rsidR="000D7DEF" w:rsidRPr="000D7DEF" w:rsidRDefault="000D7DEF" w:rsidP="000D7DEF">
            <w:pPr>
              <w:widowControl w:val="0"/>
              <w:rPr>
                <w:rFonts w:ascii="Arial Narrow" w:hAnsi="Arial Narrow"/>
                <w:sz w:val="24"/>
              </w:rPr>
            </w:pPr>
          </w:p>
        </w:tc>
        <w:tc>
          <w:tcPr>
            <w:tcW w:w="9625" w:type="dxa"/>
          </w:tcPr>
          <w:p w14:paraId="51DDD2E8" w14:textId="77777777" w:rsidR="000D7DEF" w:rsidRPr="000D7DEF" w:rsidRDefault="000D7DEF" w:rsidP="000D7DEF">
            <w:pPr>
              <w:widowControl w:val="0"/>
              <w:rPr>
                <w:rFonts w:ascii="Arial Narrow" w:hAnsi="Arial Narrow"/>
                <w:sz w:val="24"/>
              </w:rPr>
            </w:pPr>
            <w:r w:rsidRPr="000D7DEF">
              <w:rPr>
                <w:rFonts w:ascii="Arial Narrow" w:hAnsi="Arial Narrow"/>
                <w:sz w:val="24"/>
              </w:rPr>
              <w:t xml:space="preserve">b) Record your </w:t>
            </w:r>
            <w:r w:rsidRPr="000D7DEF">
              <w:rPr>
                <w:rFonts w:ascii="Arial Narrow" w:hAnsi="Arial Narrow"/>
                <w:b/>
                <w:sz w:val="24"/>
              </w:rPr>
              <w:t>RPE</w:t>
            </w:r>
            <w:r w:rsidRPr="000D7DEF">
              <w:rPr>
                <w:rFonts w:ascii="Arial Narrow" w:hAnsi="Arial Narrow"/>
                <w:sz w:val="24"/>
              </w:rPr>
              <w:t xml:space="preserve"> using the Scale Below</w:t>
            </w:r>
          </w:p>
          <w:p w14:paraId="45F0FA1A" w14:textId="6D13E6A2" w:rsidR="000D7DEF" w:rsidRPr="000D7DEF" w:rsidRDefault="000D7DEF" w:rsidP="000D7DEF">
            <w:pPr>
              <w:widowControl w:val="0"/>
              <w:rPr>
                <w:rFonts w:ascii="Arial Narrow" w:hAnsi="Arial Narrow"/>
                <w:sz w:val="24"/>
              </w:rPr>
            </w:pPr>
            <w:r w:rsidRPr="000D7DEF">
              <w:rPr>
                <w:rFonts w:ascii="Arial Narrow" w:hAnsi="Arial Narrow"/>
                <w:sz w:val="24"/>
              </w:rPr>
              <w:t>Simply ask yourself how you felt during and at the end of the activity</w:t>
            </w:r>
            <w:r>
              <w:rPr>
                <w:rFonts w:ascii="Arial Narrow" w:hAnsi="Arial Narrow"/>
                <w:sz w:val="24"/>
              </w:rPr>
              <w:t>.</w:t>
            </w:r>
          </w:p>
        </w:tc>
      </w:tr>
      <w:tr w:rsidR="000D7DEF" w14:paraId="0BCA5741" w14:textId="77777777" w:rsidTr="000D7DEF">
        <w:tc>
          <w:tcPr>
            <w:tcW w:w="1165" w:type="dxa"/>
          </w:tcPr>
          <w:p w14:paraId="477DF5F9" w14:textId="77777777" w:rsidR="000D7DEF" w:rsidRPr="000D7DEF" w:rsidRDefault="000D7DEF" w:rsidP="000D7DEF">
            <w:pPr>
              <w:widowControl w:val="0"/>
              <w:rPr>
                <w:rFonts w:ascii="Arial Narrow" w:hAnsi="Arial Narrow"/>
                <w:sz w:val="24"/>
              </w:rPr>
            </w:pPr>
            <w:r w:rsidRPr="000D7DEF">
              <w:rPr>
                <w:rFonts w:ascii="Arial Narrow" w:hAnsi="Arial Narrow"/>
                <w:sz w:val="24"/>
              </w:rPr>
              <w:t xml:space="preserve">Step 2 </w:t>
            </w:r>
          </w:p>
        </w:tc>
        <w:tc>
          <w:tcPr>
            <w:tcW w:w="9625" w:type="dxa"/>
          </w:tcPr>
          <w:p w14:paraId="46522CDF" w14:textId="77777777" w:rsidR="000D7DEF" w:rsidRPr="000D7DEF" w:rsidRDefault="000D7DEF" w:rsidP="000D7DEF">
            <w:pPr>
              <w:widowControl w:val="0"/>
              <w:rPr>
                <w:rFonts w:ascii="Arial Narrow" w:hAnsi="Arial Narrow"/>
                <w:sz w:val="24"/>
              </w:rPr>
            </w:pPr>
            <w:r w:rsidRPr="000D7DEF">
              <w:rPr>
                <w:rFonts w:ascii="Arial Narrow" w:hAnsi="Arial Narrow"/>
                <w:sz w:val="24"/>
              </w:rPr>
              <w:t xml:space="preserve">Record your </w:t>
            </w:r>
            <w:r w:rsidRPr="000D7DEF">
              <w:rPr>
                <w:rFonts w:ascii="Arial Narrow" w:hAnsi="Arial Narrow"/>
                <w:b/>
                <w:sz w:val="24"/>
              </w:rPr>
              <w:t>3 Minute Recovery Heart Rate</w:t>
            </w:r>
            <w:r w:rsidRPr="000D7DEF">
              <w:rPr>
                <w:rFonts w:ascii="Arial Narrow" w:hAnsi="Arial Narrow"/>
                <w:sz w:val="24"/>
              </w:rPr>
              <w:t>.</w:t>
            </w:r>
          </w:p>
          <w:p w14:paraId="57C02D90" w14:textId="77777777" w:rsidR="00386ED6" w:rsidRDefault="000D7DEF" w:rsidP="000D7DEF">
            <w:pPr>
              <w:widowControl w:val="0"/>
              <w:rPr>
                <w:rFonts w:ascii="Arial Narrow" w:hAnsi="Arial Narrow"/>
                <w:sz w:val="24"/>
              </w:rPr>
            </w:pPr>
            <w:r w:rsidRPr="000D7DEF">
              <w:rPr>
                <w:rFonts w:ascii="Arial Narrow" w:hAnsi="Arial Narrow"/>
                <w:sz w:val="24"/>
              </w:rPr>
              <w:t xml:space="preserve">3 minutes after you finish the Cardiovascular test retake your Heart Rate (10 seconds x 6) = </w:t>
            </w:r>
          </w:p>
          <w:p w14:paraId="59903190" w14:textId="2E002CB7" w:rsidR="000D7DEF" w:rsidRPr="000D7DEF" w:rsidRDefault="000D7DEF" w:rsidP="000D7DEF">
            <w:pPr>
              <w:widowControl w:val="0"/>
              <w:rPr>
                <w:rFonts w:ascii="Arial Narrow" w:hAnsi="Arial Narrow"/>
                <w:sz w:val="24"/>
              </w:rPr>
            </w:pPr>
            <w:r w:rsidRPr="000D7DEF">
              <w:rPr>
                <w:rFonts w:ascii="Arial Narrow" w:hAnsi="Arial Narrow"/>
                <w:b/>
                <w:sz w:val="24"/>
              </w:rPr>
              <w:t>3 Minute Recovery HR</w:t>
            </w:r>
            <w:r w:rsidRPr="000D7DEF">
              <w:rPr>
                <w:rFonts w:ascii="Arial Narrow" w:hAnsi="Arial Narrow"/>
                <w:sz w:val="24"/>
              </w:rPr>
              <w:t xml:space="preserve"> bts/min</w:t>
            </w:r>
          </w:p>
        </w:tc>
      </w:tr>
    </w:tbl>
    <w:p w14:paraId="6C820857" w14:textId="77777777" w:rsidR="000D7DEF" w:rsidRDefault="000D7DEF" w:rsidP="000D7DEF">
      <w:pPr>
        <w:rPr>
          <w:sz w:val="24"/>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912"/>
        <w:gridCol w:w="3686"/>
      </w:tblGrid>
      <w:tr w:rsidR="000D7DEF" w14:paraId="79455765" w14:textId="77777777" w:rsidTr="000D7DEF">
        <w:tc>
          <w:tcPr>
            <w:tcW w:w="10598" w:type="dxa"/>
            <w:gridSpan w:val="2"/>
            <w:tcBorders>
              <w:top w:val="single" w:sz="12" w:space="0" w:color="auto"/>
              <w:bottom w:val="single" w:sz="6" w:space="0" w:color="auto"/>
            </w:tcBorders>
            <w:shd w:val="clear" w:color="auto" w:fill="7F7F7F" w:themeFill="text1" w:themeFillTint="80"/>
          </w:tcPr>
          <w:p w14:paraId="5386E67E" w14:textId="77777777" w:rsidR="000D7DEF" w:rsidRPr="000D7DEF" w:rsidRDefault="000D7DEF" w:rsidP="000D7DEF">
            <w:pPr>
              <w:jc w:val="center"/>
              <w:rPr>
                <w:rFonts w:ascii="Tahoma" w:hAnsi="Tahoma"/>
                <w:sz w:val="24"/>
                <w:szCs w:val="48"/>
              </w:rPr>
            </w:pPr>
            <w:r w:rsidRPr="000D7DEF">
              <w:rPr>
                <w:rFonts w:ascii="Tahoma" w:hAnsi="Tahoma"/>
                <w:sz w:val="24"/>
                <w:szCs w:val="48"/>
              </w:rPr>
              <w:t xml:space="preserve">VANIER MODIFIED RPE SCALE </w:t>
            </w:r>
          </w:p>
        </w:tc>
      </w:tr>
      <w:tr w:rsidR="000D7DEF" w14:paraId="5CCE127F" w14:textId="77777777" w:rsidTr="000D7DEF">
        <w:tc>
          <w:tcPr>
            <w:tcW w:w="6912" w:type="dxa"/>
            <w:tcBorders>
              <w:top w:val="single" w:sz="12" w:space="0" w:color="auto"/>
              <w:bottom w:val="single" w:sz="6" w:space="0" w:color="auto"/>
            </w:tcBorders>
            <w:shd w:val="clear" w:color="auto" w:fill="7F7F7F" w:themeFill="text1" w:themeFillTint="80"/>
          </w:tcPr>
          <w:p w14:paraId="7436C5E8" w14:textId="77777777" w:rsidR="000D7DEF" w:rsidRPr="000D7DEF" w:rsidRDefault="000D7DEF" w:rsidP="000D7DEF">
            <w:pPr>
              <w:jc w:val="center"/>
              <w:rPr>
                <w:rFonts w:ascii="Tahoma" w:hAnsi="Tahoma"/>
                <w:sz w:val="24"/>
                <w:szCs w:val="48"/>
              </w:rPr>
            </w:pPr>
            <w:r w:rsidRPr="000D7DEF">
              <w:rPr>
                <w:rFonts w:ascii="Tahoma" w:hAnsi="Tahoma"/>
                <w:sz w:val="24"/>
                <w:szCs w:val="48"/>
              </w:rPr>
              <w:t xml:space="preserve">RATING OF PERCEIVED EXERTION / </w:t>
            </w:r>
          </w:p>
          <w:p w14:paraId="74535E2C" w14:textId="77777777" w:rsidR="000D7DEF" w:rsidRPr="000D7DEF" w:rsidRDefault="000D7DEF" w:rsidP="000D7DEF">
            <w:pPr>
              <w:jc w:val="center"/>
              <w:rPr>
                <w:rFonts w:ascii="Tahoma" w:hAnsi="Tahoma"/>
                <w:sz w:val="24"/>
                <w:szCs w:val="48"/>
              </w:rPr>
            </w:pPr>
            <w:r w:rsidRPr="000D7DEF">
              <w:rPr>
                <w:rFonts w:ascii="Tahoma" w:hAnsi="Tahoma"/>
                <w:sz w:val="24"/>
                <w:szCs w:val="48"/>
              </w:rPr>
              <w:t>HOW YOU FEEL</w:t>
            </w:r>
          </w:p>
        </w:tc>
        <w:tc>
          <w:tcPr>
            <w:tcW w:w="3686" w:type="dxa"/>
            <w:tcBorders>
              <w:top w:val="single" w:sz="12" w:space="0" w:color="auto"/>
              <w:bottom w:val="single" w:sz="6" w:space="0" w:color="auto"/>
            </w:tcBorders>
            <w:shd w:val="clear" w:color="auto" w:fill="7F7F7F" w:themeFill="text1" w:themeFillTint="80"/>
            <w:vAlign w:val="bottom"/>
          </w:tcPr>
          <w:p w14:paraId="3D50B8CB" w14:textId="77777777" w:rsidR="000D7DEF" w:rsidRPr="000D7DEF" w:rsidRDefault="000D7DEF" w:rsidP="000D7DEF">
            <w:pPr>
              <w:jc w:val="center"/>
              <w:rPr>
                <w:rFonts w:ascii="Tahoma" w:hAnsi="Tahoma"/>
                <w:sz w:val="24"/>
                <w:szCs w:val="48"/>
              </w:rPr>
            </w:pPr>
            <w:r w:rsidRPr="000D7DEF">
              <w:rPr>
                <w:rFonts w:ascii="Tahoma" w:hAnsi="Tahoma"/>
                <w:sz w:val="24"/>
                <w:szCs w:val="48"/>
              </w:rPr>
              <w:t>RATING</w:t>
            </w:r>
          </w:p>
        </w:tc>
      </w:tr>
      <w:tr w:rsidR="000D7DEF" w14:paraId="0B454D8D" w14:textId="77777777" w:rsidTr="000D7DEF">
        <w:tc>
          <w:tcPr>
            <w:tcW w:w="6912" w:type="dxa"/>
            <w:tcBorders>
              <w:top w:val="nil"/>
            </w:tcBorders>
          </w:tcPr>
          <w:p w14:paraId="68A8684D" w14:textId="77777777" w:rsidR="000D7DEF" w:rsidRPr="000D7DEF" w:rsidRDefault="000D7DEF" w:rsidP="000D7DEF">
            <w:pPr>
              <w:jc w:val="center"/>
              <w:rPr>
                <w:rFonts w:ascii="Arial Narrow" w:hAnsi="Arial Narrow"/>
                <w:sz w:val="24"/>
              </w:rPr>
            </w:pPr>
            <w:r w:rsidRPr="000D7DEF">
              <w:rPr>
                <w:rFonts w:ascii="Arial Narrow" w:hAnsi="Arial Narrow"/>
                <w:sz w:val="24"/>
              </w:rPr>
              <w:t>Too easy, not hard enough to get a workout</w:t>
            </w:r>
          </w:p>
          <w:p w14:paraId="1FB64DD5" w14:textId="77777777" w:rsidR="000D7DEF" w:rsidRPr="000D7DEF" w:rsidRDefault="000D7DEF" w:rsidP="000D7DEF">
            <w:pPr>
              <w:jc w:val="center"/>
              <w:rPr>
                <w:rFonts w:ascii="Arial Narrow" w:hAnsi="Arial Narrow"/>
                <w:sz w:val="24"/>
              </w:rPr>
            </w:pPr>
            <w:r w:rsidRPr="000D7DEF">
              <w:rPr>
                <w:rFonts w:ascii="Arial Narrow" w:hAnsi="Arial Narrow"/>
                <w:sz w:val="24"/>
              </w:rPr>
              <w:t>Warm-up and cool-down intensity</w:t>
            </w:r>
          </w:p>
        </w:tc>
        <w:tc>
          <w:tcPr>
            <w:tcW w:w="3686" w:type="dxa"/>
            <w:tcBorders>
              <w:top w:val="nil"/>
              <w:bottom w:val="nil"/>
            </w:tcBorders>
          </w:tcPr>
          <w:p w14:paraId="2FD4A186" w14:textId="77777777" w:rsidR="000D7DEF" w:rsidRPr="000D7DEF" w:rsidRDefault="000D7DEF" w:rsidP="000D7DEF">
            <w:pPr>
              <w:jc w:val="center"/>
              <w:rPr>
                <w:rFonts w:ascii="Arial Narrow" w:hAnsi="Arial Narrow"/>
                <w:sz w:val="24"/>
              </w:rPr>
            </w:pPr>
            <w:r w:rsidRPr="000D7DEF">
              <w:rPr>
                <w:rFonts w:ascii="Arial Narrow" w:hAnsi="Arial Narrow"/>
                <w:sz w:val="24"/>
              </w:rPr>
              <w:t>1</w:t>
            </w:r>
          </w:p>
        </w:tc>
      </w:tr>
      <w:tr w:rsidR="000D7DEF" w14:paraId="6F7CEA64" w14:textId="77777777" w:rsidTr="000D7DEF">
        <w:tc>
          <w:tcPr>
            <w:tcW w:w="6912" w:type="dxa"/>
          </w:tcPr>
          <w:p w14:paraId="7CBCD2B7" w14:textId="77777777" w:rsidR="000D7DEF" w:rsidRPr="000D7DEF" w:rsidRDefault="000D7DEF" w:rsidP="000D7DEF">
            <w:pPr>
              <w:jc w:val="center"/>
              <w:rPr>
                <w:rFonts w:ascii="Arial Narrow" w:hAnsi="Arial Narrow"/>
                <w:sz w:val="24"/>
              </w:rPr>
            </w:pPr>
            <w:r w:rsidRPr="000D7DEF">
              <w:rPr>
                <w:rFonts w:ascii="Arial Narrow" w:hAnsi="Arial Narrow"/>
                <w:sz w:val="24"/>
              </w:rPr>
              <w:t>Easy, very comfortable, can continue for a long time,</w:t>
            </w:r>
          </w:p>
          <w:p w14:paraId="72ECB508" w14:textId="77777777" w:rsidR="000D7DEF" w:rsidRPr="000D7DEF" w:rsidRDefault="000D7DEF" w:rsidP="000D7DEF">
            <w:pPr>
              <w:jc w:val="center"/>
              <w:rPr>
                <w:rFonts w:ascii="Arial Narrow" w:hAnsi="Arial Narrow"/>
                <w:sz w:val="24"/>
              </w:rPr>
            </w:pPr>
            <w:r w:rsidRPr="000D7DEF">
              <w:rPr>
                <w:rFonts w:ascii="Arial Narrow" w:hAnsi="Arial Narrow"/>
                <w:sz w:val="24"/>
              </w:rPr>
              <w:t>Too easy for fit participants - OK for unfit</w:t>
            </w:r>
          </w:p>
        </w:tc>
        <w:tc>
          <w:tcPr>
            <w:tcW w:w="3686" w:type="dxa"/>
            <w:tcBorders>
              <w:top w:val="single" w:sz="6" w:space="0" w:color="auto"/>
              <w:bottom w:val="single" w:sz="6" w:space="0" w:color="auto"/>
            </w:tcBorders>
            <w:shd w:val="pct10" w:color="auto" w:fill="auto"/>
          </w:tcPr>
          <w:p w14:paraId="7DE9EC2A" w14:textId="77777777" w:rsidR="000D7DEF" w:rsidRPr="000D7DEF" w:rsidRDefault="000D7DEF" w:rsidP="000D7DEF">
            <w:pPr>
              <w:jc w:val="center"/>
              <w:rPr>
                <w:rFonts w:ascii="Arial Narrow" w:hAnsi="Arial Narrow"/>
                <w:b/>
                <w:sz w:val="24"/>
              </w:rPr>
            </w:pPr>
            <w:r w:rsidRPr="000D7DEF">
              <w:rPr>
                <w:rFonts w:ascii="Arial Narrow" w:hAnsi="Arial Narrow"/>
                <w:b/>
                <w:sz w:val="24"/>
              </w:rPr>
              <w:t>2</w:t>
            </w:r>
          </w:p>
          <w:p w14:paraId="1215F5A1" w14:textId="77777777" w:rsidR="000D7DEF" w:rsidRPr="000D7DEF" w:rsidRDefault="000D7DEF" w:rsidP="000D7DEF">
            <w:pPr>
              <w:jc w:val="center"/>
              <w:rPr>
                <w:rFonts w:ascii="Arial Narrow" w:hAnsi="Arial Narrow"/>
                <w:b/>
                <w:sz w:val="24"/>
              </w:rPr>
            </w:pPr>
            <w:r w:rsidRPr="000D7DEF">
              <w:rPr>
                <w:rFonts w:ascii="Arial Narrow" w:hAnsi="Arial Narrow"/>
                <w:b/>
                <w:sz w:val="24"/>
              </w:rPr>
              <w:sym w:font="Wingdings" w:char="F043"/>
            </w:r>
            <w:r w:rsidRPr="000D7DEF">
              <w:rPr>
                <w:rFonts w:ascii="Arial Narrow" w:hAnsi="Arial Narrow"/>
                <w:b/>
                <w:sz w:val="24"/>
              </w:rPr>
              <w:t xml:space="preserve"> </w:t>
            </w:r>
            <w:r w:rsidRPr="000D7DEF">
              <w:rPr>
                <w:rFonts w:ascii="Arial Narrow" w:hAnsi="Arial Narrow"/>
                <w:b/>
                <w:sz w:val="24"/>
              </w:rPr>
              <w:sym w:font="Wingdings" w:char="F04A"/>
            </w:r>
          </w:p>
        </w:tc>
      </w:tr>
      <w:tr w:rsidR="000D7DEF" w14:paraId="197900A9" w14:textId="77777777" w:rsidTr="000D7DEF">
        <w:tc>
          <w:tcPr>
            <w:tcW w:w="6912" w:type="dxa"/>
          </w:tcPr>
          <w:p w14:paraId="2638F46B" w14:textId="77777777" w:rsidR="000D7DEF" w:rsidRPr="000D7DEF" w:rsidRDefault="000D7DEF" w:rsidP="000D7DEF">
            <w:pPr>
              <w:jc w:val="center"/>
              <w:rPr>
                <w:rFonts w:ascii="Arial Narrow" w:hAnsi="Arial Narrow"/>
                <w:sz w:val="24"/>
              </w:rPr>
            </w:pPr>
            <w:r w:rsidRPr="000D7DEF">
              <w:rPr>
                <w:rFonts w:ascii="Arial Narrow" w:hAnsi="Arial Narrow"/>
                <w:sz w:val="24"/>
              </w:rPr>
              <w:t>Moderately hard, comfortable, good workout</w:t>
            </w:r>
          </w:p>
          <w:p w14:paraId="72056A89" w14:textId="77777777" w:rsidR="000D7DEF" w:rsidRPr="000D7DEF" w:rsidRDefault="000D7DEF" w:rsidP="000D7DEF">
            <w:pPr>
              <w:jc w:val="center"/>
              <w:rPr>
                <w:rFonts w:ascii="Arial Narrow" w:hAnsi="Arial Narrow"/>
                <w:sz w:val="24"/>
              </w:rPr>
            </w:pPr>
            <w:r w:rsidRPr="000D7DEF">
              <w:rPr>
                <w:rFonts w:ascii="Arial Narrow" w:hAnsi="Arial Narrow"/>
                <w:sz w:val="24"/>
              </w:rPr>
              <w:t>OK for most participants</w:t>
            </w:r>
          </w:p>
        </w:tc>
        <w:tc>
          <w:tcPr>
            <w:tcW w:w="3686" w:type="dxa"/>
            <w:tcBorders>
              <w:top w:val="single" w:sz="6" w:space="0" w:color="auto"/>
              <w:bottom w:val="single" w:sz="6" w:space="0" w:color="auto"/>
            </w:tcBorders>
            <w:shd w:val="pct10" w:color="auto" w:fill="auto"/>
          </w:tcPr>
          <w:p w14:paraId="54D4F66A" w14:textId="77777777" w:rsidR="000D7DEF" w:rsidRPr="000D7DEF" w:rsidRDefault="000D7DEF" w:rsidP="000D7DEF">
            <w:pPr>
              <w:jc w:val="center"/>
              <w:rPr>
                <w:rFonts w:ascii="Arial Narrow" w:hAnsi="Arial Narrow"/>
                <w:b/>
                <w:sz w:val="24"/>
              </w:rPr>
            </w:pPr>
            <w:r w:rsidRPr="000D7DEF">
              <w:rPr>
                <w:rFonts w:ascii="Arial Narrow" w:hAnsi="Arial Narrow"/>
                <w:b/>
                <w:sz w:val="24"/>
              </w:rPr>
              <w:t>3</w:t>
            </w:r>
          </w:p>
          <w:p w14:paraId="08FE2909" w14:textId="77777777" w:rsidR="000D7DEF" w:rsidRPr="000D7DEF" w:rsidRDefault="000D7DEF" w:rsidP="000D7DEF">
            <w:pPr>
              <w:jc w:val="center"/>
              <w:rPr>
                <w:rFonts w:ascii="Arial Narrow" w:hAnsi="Arial Narrow"/>
                <w:b/>
                <w:sz w:val="24"/>
              </w:rPr>
            </w:pPr>
            <w:r w:rsidRPr="000D7DEF">
              <w:rPr>
                <w:rFonts w:ascii="Arial Narrow" w:hAnsi="Arial Narrow"/>
                <w:b/>
                <w:sz w:val="24"/>
              </w:rPr>
              <w:sym w:font="Wingdings" w:char="F043"/>
            </w:r>
            <w:r w:rsidRPr="000D7DEF">
              <w:rPr>
                <w:rFonts w:ascii="Arial Narrow" w:hAnsi="Arial Narrow"/>
                <w:b/>
                <w:sz w:val="24"/>
              </w:rPr>
              <w:t xml:space="preserve"> </w:t>
            </w:r>
            <w:r w:rsidRPr="000D7DEF">
              <w:rPr>
                <w:rFonts w:ascii="Arial Narrow" w:hAnsi="Arial Narrow"/>
                <w:b/>
                <w:sz w:val="24"/>
              </w:rPr>
              <w:sym w:font="Wingdings" w:char="F04A"/>
            </w:r>
          </w:p>
        </w:tc>
      </w:tr>
      <w:tr w:rsidR="000D7DEF" w14:paraId="5A2EE914" w14:textId="77777777" w:rsidTr="000D7DEF">
        <w:tc>
          <w:tcPr>
            <w:tcW w:w="6912" w:type="dxa"/>
          </w:tcPr>
          <w:p w14:paraId="521B0452" w14:textId="77777777" w:rsidR="000D7DEF" w:rsidRPr="000D7DEF" w:rsidRDefault="000D7DEF" w:rsidP="000D7DEF">
            <w:pPr>
              <w:jc w:val="center"/>
              <w:rPr>
                <w:rFonts w:ascii="Arial Narrow" w:hAnsi="Arial Narrow"/>
                <w:sz w:val="24"/>
              </w:rPr>
            </w:pPr>
            <w:r w:rsidRPr="000D7DEF">
              <w:rPr>
                <w:rFonts w:ascii="Arial Narrow" w:hAnsi="Arial Narrow"/>
                <w:sz w:val="24"/>
              </w:rPr>
              <w:t xml:space="preserve">Hard, cannot continue for too long, </w:t>
            </w:r>
          </w:p>
          <w:p w14:paraId="7181AF14" w14:textId="77777777" w:rsidR="000D7DEF" w:rsidRPr="000D7DEF" w:rsidRDefault="000D7DEF" w:rsidP="000D7DEF">
            <w:pPr>
              <w:jc w:val="center"/>
              <w:rPr>
                <w:rFonts w:ascii="Arial Narrow" w:hAnsi="Arial Narrow"/>
                <w:sz w:val="24"/>
              </w:rPr>
            </w:pPr>
            <w:r w:rsidRPr="000D7DEF">
              <w:rPr>
                <w:rFonts w:ascii="Arial Narrow" w:hAnsi="Arial Narrow"/>
                <w:sz w:val="24"/>
              </w:rPr>
              <w:t>Too difficult to continue for unfit participants - OK for fit</w:t>
            </w:r>
          </w:p>
        </w:tc>
        <w:tc>
          <w:tcPr>
            <w:tcW w:w="3686" w:type="dxa"/>
            <w:tcBorders>
              <w:top w:val="single" w:sz="6" w:space="0" w:color="auto"/>
              <w:bottom w:val="single" w:sz="6" w:space="0" w:color="auto"/>
            </w:tcBorders>
            <w:shd w:val="pct10" w:color="auto" w:fill="auto"/>
          </w:tcPr>
          <w:p w14:paraId="172684AF" w14:textId="77777777" w:rsidR="000D7DEF" w:rsidRPr="000D7DEF" w:rsidRDefault="000D7DEF" w:rsidP="000D7DEF">
            <w:pPr>
              <w:jc w:val="center"/>
              <w:rPr>
                <w:rFonts w:ascii="Arial Narrow" w:hAnsi="Arial Narrow"/>
                <w:b/>
                <w:sz w:val="24"/>
              </w:rPr>
            </w:pPr>
            <w:r w:rsidRPr="000D7DEF">
              <w:rPr>
                <w:rFonts w:ascii="Arial Narrow" w:hAnsi="Arial Narrow"/>
                <w:b/>
                <w:sz w:val="24"/>
              </w:rPr>
              <w:t>4</w:t>
            </w:r>
          </w:p>
          <w:p w14:paraId="3BBCEF23" w14:textId="77777777" w:rsidR="000D7DEF" w:rsidRPr="000D7DEF" w:rsidRDefault="000D7DEF" w:rsidP="000D7DEF">
            <w:pPr>
              <w:jc w:val="center"/>
              <w:rPr>
                <w:rFonts w:ascii="Arial Narrow" w:hAnsi="Arial Narrow"/>
                <w:b/>
                <w:sz w:val="24"/>
              </w:rPr>
            </w:pPr>
            <w:r w:rsidRPr="000D7DEF">
              <w:rPr>
                <w:rFonts w:ascii="Arial Narrow" w:hAnsi="Arial Narrow"/>
                <w:b/>
                <w:sz w:val="24"/>
              </w:rPr>
              <w:sym w:font="Wingdings" w:char="F043"/>
            </w:r>
            <w:r w:rsidRPr="000D7DEF">
              <w:rPr>
                <w:rFonts w:ascii="Arial Narrow" w:hAnsi="Arial Narrow"/>
                <w:b/>
                <w:sz w:val="24"/>
              </w:rPr>
              <w:t xml:space="preserve"> </w:t>
            </w:r>
            <w:r w:rsidRPr="000D7DEF">
              <w:rPr>
                <w:rFonts w:ascii="Arial Narrow" w:hAnsi="Arial Narrow"/>
                <w:b/>
                <w:sz w:val="24"/>
              </w:rPr>
              <w:sym w:font="Wingdings" w:char="F04A"/>
            </w:r>
          </w:p>
        </w:tc>
      </w:tr>
      <w:tr w:rsidR="000D7DEF" w14:paraId="4F6CFC73" w14:textId="77777777" w:rsidTr="000D7DEF">
        <w:tc>
          <w:tcPr>
            <w:tcW w:w="6912" w:type="dxa"/>
          </w:tcPr>
          <w:p w14:paraId="54B09C86" w14:textId="77777777" w:rsidR="000D7DEF" w:rsidRPr="000D7DEF" w:rsidRDefault="000D7DEF" w:rsidP="000D7DEF">
            <w:pPr>
              <w:jc w:val="center"/>
              <w:rPr>
                <w:rFonts w:ascii="Arial Narrow" w:hAnsi="Arial Narrow"/>
                <w:sz w:val="24"/>
              </w:rPr>
            </w:pPr>
            <w:r w:rsidRPr="000D7DEF">
              <w:rPr>
                <w:rFonts w:ascii="Arial Narrow" w:hAnsi="Arial Narrow"/>
                <w:sz w:val="24"/>
              </w:rPr>
              <w:t>Too hard, can’t continue for longer than a minute</w:t>
            </w:r>
          </w:p>
          <w:p w14:paraId="1671AEFA" w14:textId="77777777" w:rsidR="000D7DEF" w:rsidRPr="000D7DEF" w:rsidRDefault="000D7DEF" w:rsidP="000D7DEF">
            <w:pPr>
              <w:jc w:val="center"/>
              <w:rPr>
                <w:rFonts w:ascii="Arial Narrow" w:hAnsi="Arial Narrow"/>
                <w:sz w:val="24"/>
              </w:rPr>
            </w:pPr>
            <w:r w:rsidRPr="000D7DEF">
              <w:rPr>
                <w:rFonts w:ascii="Arial Narrow" w:hAnsi="Arial Narrow"/>
                <w:sz w:val="24"/>
              </w:rPr>
              <w:t>OK for very fit as a high intensity interval.</w:t>
            </w:r>
          </w:p>
        </w:tc>
        <w:tc>
          <w:tcPr>
            <w:tcW w:w="3686" w:type="dxa"/>
            <w:tcBorders>
              <w:top w:val="nil"/>
            </w:tcBorders>
          </w:tcPr>
          <w:p w14:paraId="22526EAF" w14:textId="77777777" w:rsidR="000D7DEF" w:rsidRPr="000D7DEF" w:rsidRDefault="000D7DEF" w:rsidP="000D7DEF">
            <w:pPr>
              <w:jc w:val="center"/>
              <w:rPr>
                <w:rFonts w:ascii="Arial Narrow" w:hAnsi="Arial Narrow"/>
                <w:sz w:val="24"/>
              </w:rPr>
            </w:pPr>
            <w:r w:rsidRPr="000D7DEF">
              <w:rPr>
                <w:rFonts w:ascii="Arial Narrow" w:hAnsi="Arial Narrow"/>
                <w:sz w:val="24"/>
              </w:rPr>
              <w:t>5</w:t>
            </w:r>
          </w:p>
        </w:tc>
      </w:tr>
    </w:tbl>
    <w:p w14:paraId="231DAF8E" w14:textId="77777777" w:rsidR="000D7DEF" w:rsidRDefault="000D7DEF" w:rsidP="000D7DEF">
      <w:pPr>
        <w:rPr>
          <w:rFonts w:ascii="Tahoma" w:hAnsi="Tahoma"/>
          <w:b/>
          <w:sz w:val="24"/>
        </w:rPr>
      </w:pPr>
    </w:p>
    <w:p w14:paraId="30F2B06C" w14:textId="77777777" w:rsidR="000D7DEF" w:rsidRDefault="000D7DEF" w:rsidP="008146DF">
      <w:pPr>
        <w:rPr>
          <w:rFonts w:ascii="Tahoma" w:hAnsi="Tahoma" w:cs="Tahoma"/>
          <w:b/>
          <w:sz w:val="24"/>
        </w:rPr>
      </w:pPr>
    </w:p>
    <w:p w14:paraId="6B6C9BA0" w14:textId="77777777" w:rsidR="000D7DEF" w:rsidRDefault="000D7DEF">
      <w:pPr>
        <w:spacing w:after="160" w:line="259" w:lineRule="auto"/>
        <w:rPr>
          <w:rFonts w:ascii="Tahoma" w:hAnsi="Tahoma" w:cs="Tahoma"/>
          <w:b/>
          <w:sz w:val="24"/>
        </w:rPr>
      </w:pPr>
      <w:bookmarkStart w:id="22" w:name="_Hlk125457750"/>
      <w:bookmarkStart w:id="23" w:name="_Hlk122467188"/>
      <w:r>
        <w:rPr>
          <w:rFonts w:ascii="Tahoma" w:hAnsi="Tahoma" w:cs="Tahoma"/>
          <w:b/>
          <w:sz w:val="24"/>
        </w:rPr>
        <w:br w:type="page"/>
      </w:r>
    </w:p>
    <w:p w14:paraId="759D7DD3" w14:textId="2F83B968" w:rsidR="008146DF" w:rsidRDefault="008146DF" w:rsidP="008146DF">
      <w:pPr>
        <w:rPr>
          <w:rFonts w:ascii="Tahoma" w:hAnsi="Tahoma" w:cs="Tahoma"/>
          <w:b/>
          <w:sz w:val="24"/>
        </w:rPr>
      </w:pPr>
      <w:r w:rsidRPr="00031F36">
        <w:rPr>
          <w:rFonts w:ascii="Tahoma" w:hAnsi="Tahoma" w:cs="Tahoma"/>
          <w:b/>
          <w:sz w:val="24"/>
        </w:rPr>
        <w:lastRenderedPageBreak/>
        <w:t>Cooper 12 Minute Run:</w:t>
      </w:r>
    </w:p>
    <w:p w14:paraId="4B6EAC08" w14:textId="330899D5" w:rsidR="008146DF" w:rsidRDefault="008146DF" w:rsidP="008146DF">
      <w:pPr>
        <w:rPr>
          <w:rFonts w:ascii="Arial" w:hAnsi="Arial" w:cs="Arial"/>
          <w:sz w:val="24"/>
          <w:szCs w:val="24"/>
        </w:rPr>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05"/>
        <w:gridCol w:w="2791"/>
        <w:gridCol w:w="3599"/>
      </w:tblGrid>
      <w:tr w:rsidR="008146DF" w:rsidRPr="00031F36" w14:paraId="167510A3" w14:textId="77777777" w:rsidTr="00E31452">
        <w:tc>
          <w:tcPr>
            <w:tcW w:w="10795" w:type="dxa"/>
            <w:gridSpan w:val="3"/>
            <w:shd w:val="clear" w:color="auto" w:fill="auto"/>
          </w:tcPr>
          <w:p w14:paraId="6FCA82AC" w14:textId="77777777" w:rsidR="008146DF" w:rsidRPr="000D7DEF" w:rsidRDefault="008146DF" w:rsidP="00E31452">
            <w:pPr>
              <w:pStyle w:val="Heading1"/>
              <w:rPr>
                <w:rFonts w:cs="Tahoma"/>
                <w:b w:val="0"/>
                <w:sz w:val="44"/>
                <w:szCs w:val="24"/>
              </w:rPr>
            </w:pPr>
            <w:r w:rsidRPr="000D7DEF">
              <w:rPr>
                <w:rFonts w:cs="Tahoma"/>
                <w:sz w:val="28"/>
                <w:szCs w:val="24"/>
              </w:rPr>
              <w:t>Cooper 12 Minute Run</w:t>
            </w:r>
          </w:p>
          <w:p w14:paraId="5E419EC7" w14:textId="749FD704" w:rsidR="008146DF" w:rsidRPr="00031F36" w:rsidRDefault="008146DF" w:rsidP="000D7DEF">
            <w:pPr>
              <w:jc w:val="center"/>
            </w:pPr>
            <w:r w:rsidRPr="0023314D">
              <w:rPr>
                <w:rFonts w:ascii="Arial" w:hAnsi="Arial" w:cs="Arial"/>
                <w:sz w:val="24"/>
              </w:rPr>
              <w:t>Count the</w:t>
            </w:r>
            <w:r>
              <w:rPr>
                <w:rFonts w:ascii="Arial" w:hAnsi="Arial" w:cs="Arial"/>
                <w:sz w:val="24"/>
              </w:rPr>
              <w:t xml:space="preserve"> distance in meters </w:t>
            </w:r>
            <w:r w:rsidRPr="0023314D">
              <w:rPr>
                <w:rFonts w:ascii="Arial" w:hAnsi="Arial" w:cs="Arial"/>
                <w:sz w:val="24"/>
              </w:rPr>
              <w:t xml:space="preserve">that you can complete in 12 minutes. </w:t>
            </w:r>
            <w:r w:rsidR="000D7DEF">
              <w:rPr>
                <w:rFonts w:ascii="Arial" w:hAnsi="Arial" w:cs="Arial"/>
                <w:sz w:val="24"/>
                <w:szCs w:val="24"/>
              </w:rPr>
              <w:t xml:space="preserve">Use a GPS tracker or running app if completing the test on your own. </w:t>
            </w:r>
            <w:r w:rsidRPr="0023314D">
              <w:rPr>
                <w:rFonts w:ascii="Arial" w:hAnsi="Arial" w:cs="Arial"/>
                <w:sz w:val="24"/>
              </w:rPr>
              <w:t>You can count ½ laps so do not stop until the buzzer goes off.</w:t>
            </w:r>
            <w:r w:rsidR="000D7DEF">
              <w:rPr>
                <w:rFonts w:ascii="Arial" w:hAnsi="Arial" w:cs="Arial"/>
                <w:sz w:val="24"/>
              </w:rPr>
              <w:t xml:space="preserve"> </w:t>
            </w:r>
            <w:r w:rsidRPr="0023314D">
              <w:rPr>
                <w:rFonts w:ascii="Arial" w:hAnsi="Arial" w:cs="Arial"/>
                <w:sz w:val="24"/>
              </w:rPr>
              <w:t>Pace yourself throughout the test – maintain a comfortable running pace throughout the test.</w:t>
            </w:r>
          </w:p>
        </w:tc>
      </w:tr>
      <w:tr w:rsidR="008146DF" w:rsidRPr="00772EAF" w14:paraId="7C0BC637" w14:textId="77777777" w:rsidTr="00E31452">
        <w:trPr>
          <w:trHeight w:val="297"/>
        </w:trPr>
        <w:tc>
          <w:tcPr>
            <w:tcW w:w="10795" w:type="dxa"/>
            <w:gridSpan w:val="3"/>
            <w:shd w:val="clear" w:color="auto" w:fill="auto"/>
            <w:vAlign w:val="center"/>
          </w:tcPr>
          <w:p w14:paraId="240C0440" w14:textId="77777777" w:rsidR="008146DF" w:rsidRPr="003F4269" w:rsidRDefault="008146DF" w:rsidP="00E31452">
            <w:pPr>
              <w:jc w:val="center"/>
              <w:rPr>
                <w:rFonts w:ascii="Arial" w:hAnsi="Arial" w:cs="Arial"/>
                <w:b/>
                <w:sz w:val="36"/>
              </w:rPr>
            </w:pPr>
            <w:r w:rsidRPr="000D7DEF">
              <w:rPr>
                <w:rFonts w:ascii="Arial" w:hAnsi="Arial" w:cs="Arial"/>
                <w:b/>
                <w:sz w:val="28"/>
              </w:rPr>
              <w:t>DISTANCE CALCULATIONS</w:t>
            </w:r>
          </w:p>
        </w:tc>
      </w:tr>
      <w:tr w:rsidR="008146DF" w:rsidRPr="00772EAF" w14:paraId="30AE4ADD" w14:textId="77777777" w:rsidTr="00E31452">
        <w:trPr>
          <w:trHeight w:val="297"/>
        </w:trPr>
        <w:tc>
          <w:tcPr>
            <w:tcW w:w="4405" w:type="dxa"/>
            <w:shd w:val="clear" w:color="auto" w:fill="auto"/>
            <w:vAlign w:val="center"/>
          </w:tcPr>
          <w:p w14:paraId="6AC02A4F" w14:textId="77777777" w:rsidR="008146DF" w:rsidRPr="00BB77EB" w:rsidRDefault="008146DF" w:rsidP="00E31452">
            <w:pPr>
              <w:jc w:val="center"/>
              <w:rPr>
                <w:rFonts w:ascii="Arial" w:hAnsi="Arial" w:cs="Arial"/>
                <w:b/>
                <w:sz w:val="24"/>
              </w:rPr>
            </w:pPr>
            <w:r w:rsidRPr="00BB77EB">
              <w:rPr>
                <w:rFonts w:ascii="Arial" w:hAnsi="Arial" w:cs="Arial"/>
                <w:b/>
                <w:sz w:val="24"/>
              </w:rPr>
              <w:t>Main Gyms (all 3 gyms)</w:t>
            </w:r>
          </w:p>
          <w:p w14:paraId="6923FC20" w14:textId="77777777" w:rsidR="008146DF" w:rsidRPr="00BB77EB" w:rsidRDefault="008146DF" w:rsidP="00E31452">
            <w:pPr>
              <w:jc w:val="center"/>
              <w:rPr>
                <w:rFonts w:ascii="Arial" w:hAnsi="Arial" w:cs="Arial"/>
                <w:b/>
                <w:sz w:val="24"/>
              </w:rPr>
            </w:pPr>
            <w:r w:rsidRPr="00BB77EB">
              <w:rPr>
                <w:rFonts w:ascii="Arial" w:hAnsi="Arial" w:cs="Arial"/>
                <w:b/>
                <w:sz w:val="24"/>
              </w:rPr>
              <w:t>1 lap = 160m</w:t>
            </w:r>
          </w:p>
        </w:tc>
        <w:tc>
          <w:tcPr>
            <w:tcW w:w="2791" w:type="dxa"/>
            <w:shd w:val="clear" w:color="auto" w:fill="auto"/>
            <w:vAlign w:val="center"/>
          </w:tcPr>
          <w:p w14:paraId="248C5941" w14:textId="77777777" w:rsidR="008146DF" w:rsidRPr="00BB77EB" w:rsidRDefault="008146DF" w:rsidP="00E31452">
            <w:pPr>
              <w:jc w:val="center"/>
              <w:rPr>
                <w:rFonts w:ascii="Arial" w:hAnsi="Arial" w:cs="Arial"/>
                <w:b/>
                <w:sz w:val="24"/>
              </w:rPr>
            </w:pPr>
            <w:r w:rsidRPr="00BB77EB">
              <w:rPr>
                <w:rFonts w:ascii="Arial" w:hAnsi="Arial" w:cs="Arial"/>
                <w:b/>
                <w:sz w:val="24"/>
              </w:rPr>
              <w:t>Turf Field</w:t>
            </w:r>
          </w:p>
          <w:p w14:paraId="3748CF3B" w14:textId="77777777" w:rsidR="008146DF" w:rsidRPr="00BB77EB" w:rsidRDefault="008146DF" w:rsidP="00E31452">
            <w:pPr>
              <w:jc w:val="center"/>
              <w:rPr>
                <w:rFonts w:ascii="Arial" w:hAnsi="Arial" w:cs="Arial"/>
                <w:b/>
                <w:sz w:val="24"/>
              </w:rPr>
            </w:pPr>
            <w:r w:rsidRPr="00BB77EB">
              <w:rPr>
                <w:rFonts w:ascii="Arial" w:hAnsi="Arial" w:cs="Arial"/>
                <w:b/>
                <w:sz w:val="24"/>
              </w:rPr>
              <w:t>1 lap = 400m</w:t>
            </w:r>
          </w:p>
        </w:tc>
        <w:tc>
          <w:tcPr>
            <w:tcW w:w="3599" w:type="dxa"/>
            <w:shd w:val="clear" w:color="auto" w:fill="auto"/>
            <w:vAlign w:val="center"/>
          </w:tcPr>
          <w:p w14:paraId="7F42E23F" w14:textId="77777777" w:rsidR="008146DF" w:rsidRPr="00BB77EB" w:rsidRDefault="008146DF" w:rsidP="00E31452">
            <w:pPr>
              <w:jc w:val="center"/>
              <w:rPr>
                <w:rFonts w:ascii="Arial" w:hAnsi="Arial" w:cs="Arial"/>
                <w:b/>
                <w:sz w:val="24"/>
              </w:rPr>
            </w:pPr>
            <w:r w:rsidRPr="00BB77EB">
              <w:rPr>
                <w:rFonts w:ascii="Arial" w:hAnsi="Arial" w:cs="Arial"/>
                <w:b/>
                <w:sz w:val="24"/>
              </w:rPr>
              <w:t>Upstairs Hallway</w:t>
            </w:r>
          </w:p>
          <w:p w14:paraId="43EE8698" w14:textId="77777777" w:rsidR="008146DF" w:rsidRPr="00BB77EB" w:rsidRDefault="008146DF" w:rsidP="00E31452">
            <w:pPr>
              <w:jc w:val="center"/>
              <w:rPr>
                <w:rFonts w:ascii="Arial" w:hAnsi="Arial" w:cs="Arial"/>
                <w:b/>
                <w:sz w:val="24"/>
              </w:rPr>
            </w:pPr>
            <w:r w:rsidRPr="00BB77EB">
              <w:rPr>
                <w:rFonts w:ascii="Arial" w:hAnsi="Arial" w:cs="Arial"/>
                <w:b/>
                <w:sz w:val="24"/>
              </w:rPr>
              <w:t>1 lap = 95m</w:t>
            </w:r>
          </w:p>
        </w:tc>
      </w:tr>
    </w:tbl>
    <w:p w14:paraId="1C03F38A" w14:textId="77777777" w:rsidR="008146DF" w:rsidRDefault="008146DF" w:rsidP="008146DF">
      <w:pPr>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9"/>
        <w:gridCol w:w="1908"/>
        <w:gridCol w:w="2268"/>
        <w:gridCol w:w="2267"/>
        <w:gridCol w:w="2268"/>
      </w:tblGrid>
      <w:tr w:rsidR="008146DF" w:rsidRPr="00031F36" w14:paraId="259D8722" w14:textId="77777777" w:rsidTr="00E31452">
        <w:tc>
          <w:tcPr>
            <w:tcW w:w="10790" w:type="dxa"/>
            <w:gridSpan w:val="5"/>
            <w:tcBorders>
              <w:top w:val="single" w:sz="4" w:space="0" w:color="auto"/>
              <w:left w:val="single" w:sz="4" w:space="0" w:color="auto"/>
              <w:bottom w:val="single" w:sz="4" w:space="0" w:color="auto"/>
              <w:right w:val="single" w:sz="4" w:space="0" w:color="auto"/>
            </w:tcBorders>
            <w:shd w:val="clear" w:color="auto" w:fill="auto"/>
          </w:tcPr>
          <w:p w14:paraId="2CB03D02" w14:textId="77777777" w:rsidR="000D7DEF" w:rsidRPr="000D7DEF" w:rsidRDefault="008146DF" w:rsidP="00E31452">
            <w:pPr>
              <w:pStyle w:val="Heading2"/>
              <w:jc w:val="center"/>
              <w:rPr>
                <w:rFonts w:ascii="Arial" w:hAnsi="Arial" w:cs="Arial"/>
                <w:sz w:val="22"/>
                <w:szCs w:val="24"/>
              </w:rPr>
            </w:pPr>
            <w:r w:rsidRPr="000D7DEF">
              <w:rPr>
                <w:rFonts w:ascii="Arial" w:hAnsi="Arial" w:cs="Arial"/>
                <w:sz w:val="28"/>
                <w:szCs w:val="24"/>
              </w:rPr>
              <w:t>Cooper 12 Minute Run</w:t>
            </w:r>
            <w:r w:rsidR="000D7DEF" w:rsidRPr="000D7DEF">
              <w:rPr>
                <w:rFonts w:ascii="Arial" w:hAnsi="Arial" w:cs="Arial"/>
                <w:sz w:val="28"/>
                <w:szCs w:val="24"/>
              </w:rPr>
              <w:t xml:space="preserve"> - </w:t>
            </w:r>
            <w:r w:rsidR="000D7DEF" w:rsidRPr="000D7DEF">
              <w:rPr>
                <w:rFonts w:ascii="Arial" w:hAnsi="Arial" w:cs="Arial"/>
                <w:sz w:val="22"/>
                <w:szCs w:val="24"/>
              </w:rPr>
              <w:t xml:space="preserve">VERBAL RATING – MALES </w:t>
            </w:r>
          </w:p>
          <w:p w14:paraId="5EA2C647" w14:textId="7EC6D397" w:rsidR="008146DF" w:rsidRPr="00476B75" w:rsidRDefault="000D7DEF" w:rsidP="00E31452">
            <w:pPr>
              <w:pStyle w:val="Heading2"/>
              <w:jc w:val="center"/>
              <w:rPr>
                <w:rFonts w:ascii="Arial" w:hAnsi="Arial" w:cs="Arial"/>
                <w:szCs w:val="24"/>
              </w:rPr>
            </w:pPr>
            <w:r w:rsidRPr="0015503D">
              <w:rPr>
                <w:rFonts w:ascii="Arial" w:hAnsi="Arial" w:cs="Arial"/>
                <w:szCs w:val="24"/>
              </w:rPr>
              <w:t>The distance completed in 12 minutes</w:t>
            </w:r>
            <w:r>
              <w:rPr>
                <w:rFonts w:ascii="Arial" w:hAnsi="Arial" w:cs="Arial"/>
                <w:szCs w:val="24"/>
              </w:rPr>
              <w:t xml:space="preserve"> </w:t>
            </w:r>
            <w:r w:rsidRPr="0015503D">
              <w:rPr>
                <w:rFonts w:ascii="Arial" w:hAnsi="Arial" w:cs="Arial"/>
                <w:szCs w:val="24"/>
              </w:rPr>
              <w:t>(in meters)</w:t>
            </w:r>
          </w:p>
        </w:tc>
      </w:tr>
      <w:tr w:rsidR="008146DF" w:rsidRPr="0015503D" w14:paraId="57743540" w14:textId="77777777" w:rsidTr="00E31452">
        <w:tc>
          <w:tcPr>
            <w:tcW w:w="2079" w:type="dxa"/>
          </w:tcPr>
          <w:p w14:paraId="21FC1C61"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Verbal Rating</w:t>
            </w:r>
          </w:p>
        </w:tc>
        <w:tc>
          <w:tcPr>
            <w:tcW w:w="1908" w:type="dxa"/>
          </w:tcPr>
          <w:p w14:paraId="5FD97CA5" w14:textId="77777777" w:rsidR="008146DF" w:rsidRPr="00584582" w:rsidRDefault="008146DF" w:rsidP="00E31452">
            <w:pPr>
              <w:jc w:val="center"/>
              <w:rPr>
                <w:rFonts w:ascii="Arial Narrow" w:hAnsi="Arial Narrow" w:cs="Tahoma"/>
                <w:b/>
                <w:sz w:val="24"/>
                <w:szCs w:val="24"/>
              </w:rPr>
            </w:pPr>
            <w:r w:rsidRPr="00584582">
              <w:rPr>
                <w:rFonts w:ascii="Arial Narrow" w:hAnsi="Arial Narrow" w:cs="Tahoma"/>
                <w:b/>
                <w:sz w:val="24"/>
                <w:szCs w:val="24"/>
              </w:rPr>
              <w:t xml:space="preserve">Under 30 Yrs. </w:t>
            </w:r>
          </w:p>
        </w:tc>
        <w:tc>
          <w:tcPr>
            <w:tcW w:w="2268" w:type="dxa"/>
          </w:tcPr>
          <w:p w14:paraId="358FA3C1" w14:textId="77777777" w:rsidR="008146DF" w:rsidRPr="00584582" w:rsidRDefault="008146DF" w:rsidP="00E31452">
            <w:pPr>
              <w:jc w:val="center"/>
              <w:rPr>
                <w:rFonts w:ascii="Arial Narrow" w:hAnsi="Arial Narrow" w:cs="Tahoma"/>
                <w:b/>
                <w:sz w:val="24"/>
                <w:szCs w:val="24"/>
              </w:rPr>
            </w:pPr>
            <w:r w:rsidRPr="00584582">
              <w:rPr>
                <w:rFonts w:ascii="Arial Narrow" w:hAnsi="Arial Narrow" w:cs="Tahoma"/>
                <w:b/>
                <w:sz w:val="24"/>
                <w:szCs w:val="24"/>
              </w:rPr>
              <w:t>30-39</w:t>
            </w:r>
          </w:p>
        </w:tc>
        <w:tc>
          <w:tcPr>
            <w:tcW w:w="2267" w:type="dxa"/>
          </w:tcPr>
          <w:p w14:paraId="6289E679" w14:textId="77777777" w:rsidR="008146DF" w:rsidRPr="00584582" w:rsidRDefault="008146DF" w:rsidP="00E31452">
            <w:pPr>
              <w:jc w:val="center"/>
              <w:rPr>
                <w:rFonts w:ascii="Arial Narrow" w:hAnsi="Arial Narrow" w:cs="Tahoma"/>
                <w:b/>
                <w:sz w:val="24"/>
                <w:szCs w:val="24"/>
              </w:rPr>
            </w:pPr>
            <w:r w:rsidRPr="00584582">
              <w:rPr>
                <w:rFonts w:ascii="Arial Narrow" w:hAnsi="Arial Narrow" w:cs="Tahoma"/>
                <w:b/>
                <w:sz w:val="24"/>
                <w:szCs w:val="24"/>
              </w:rPr>
              <w:t>40-49</w:t>
            </w:r>
          </w:p>
        </w:tc>
        <w:tc>
          <w:tcPr>
            <w:tcW w:w="2268" w:type="dxa"/>
          </w:tcPr>
          <w:p w14:paraId="5F5B951C" w14:textId="77777777" w:rsidR="008146DF" w:rsidRPr="00584582" w:rsidRDefault="008146DF" w:rsidP="00E31452">
            <w:pPr>
              <w:jc w:val="center"/>
              <w:rPr>
                <w:rFonts w:ascii="Arial Narrow" w:hAnsi="Arial Narrow" w:cs="Tahoma"/>
                <w:b/>
                <w:sz w:val="24"/>
                <w:szCs w:val="24"/>
              </w:rPr>
            </w:pPr>
            <w:r w:rsidRPr="00584582">
              <w:rPr>
                <w:rFonts w:ascii="Arial Narrow" w:hAnsi="Arial Narrow" w:cs="Tahoma"/>
                <w:b/>
                <w:sz w:val="24"/>
                <w:szCs w:val="24"/>
              </w:rPr>
              <w:t>50-59</w:t>
            </w:r>
          </w:p>
        </w:tc>
      </w:tr>
      <w:tr w:rsidR="008146DF" w:rsidRPr="0015503D" w14:paraId="443A4E66" w14:textId="77777777" w:rsidTr="00E31452">
        <w:tc>
          <w:tcPr>
            <w:tcW w:w="2079" w:type="dxa"/>
          </w:tcPr>
          <w:p w14:paraId="202BCF8A"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 xml:space="preserve">Excellent  </w:t>
            </w:r>
          </w:p>
        </w:tc>
        <w:tc>
          <w:tcPr>
            <w:tcW w:w="1908" w:type="dxa"/>
          </w:tcPr>
          <w:p w14:paraId="4BC59B34"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 xml:space="preserve">2,800 + </w:t>
            </w:r>
          </w:p>
        </w:tc>
        <w:tc>
          <w:tcPr>
            <w:tcW w:w="2268" w:type="dxa"/>
          </w:tcPr>
          <w:p w14:paraId="76DFEAF6"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 xml:space="preserve">2,640 + </w:t>
            </w:r>
          </w:p>
        </w:tc>
        <w:tc>
          <w:tcPr>
            <w:tcW w:w="2267" w:type="dxa"/>
          </w:tcPr>
          <w:p w14:paraId="0745CDBE"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 xml:space="preserve">2,480 + </w:t>
            </w:r>
          </w:p>
        </w:tc>
        <w:tc>
          <w:tcPr>
            <w:tcW w:w="2268" w:type="dxa"/>
          </w:tcPr>
          <w:p w14:paraId="1BF29491"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2,400 +</w:t>
            </w:r>
          </w:p>
        </w:tc>
      </w:tr>
      <w:tr w:rsidR="008146DF" w:rsidRPr="0015503D" w14:paraId="705A022C" w14:textId="77777777" w:rsidTr="00E31452">
        <w:tc>
          <w:tcPr>
            <w:tcW w:w="2079" w:type="dxa"/>
          </w:tcPr>
          <w:p w14:paraId="0BDE8316"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Above Average</w:t>
            </w:r>
          </w:p>
        </w:tc>
        <w:tc>
          <w:tcPr>
            <w:tcW w:w="1908" w:type="dxa"/>
          </w:tcPr>
          <w:p w14:paraId="7257A946"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2,400- 2,799</w:t>
            </w:r>
          </w:p>
        </w:tc>
        <w:tc>
          <w:tcPr>
            <w:tcW w:w="2268" w:type="dxa"/>
          </w:tcPr>
          <w:p w14:paraId="2805CACE"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2,240- 2,639</w:t>
            </w:r>
          </w:p>
        </w:tc>
        <w:tc>
          <w:tcPr>
            <w:tcW w:w="2267" w:type="dxa"/>
          </w:tcPr>
          <w:p w14:paraId="01421BBA"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2,080 – 2,479</w:t>
            </w:r>
          </w:p>
        </w:tc>
        <w:tc>
          <w:tcPr>
            <w:tcW w:w="2268" w:type="dxa"/>
          </w:tcPr>
          <w:p w14:paraId="602E6EB5"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2,090 – 2,399</w:t>
            </w:r>
          </w:p>
        </w:tc>
      </w:tr>
      <w:tr w:rsidR="008146DF" w:rsidRPr="0015503D" w14:paraId="5C8A60BF" w14:textId="77777777" w:rsidTr="00E31452">
        <w:tc>
          <w:tcPr>
            <w:tcW w:w="2079" w:type="dxa"/>
          </w:tcPr>
          <w:p w14:paraId="48125748"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 xml:space="preserve">Average </w:t>
            </w:r>
          </w:p>
        </w:tc>
        <w:tc>
          <w:tcPr>
            <w:tcW w:w="1908" w:type="dxa"/>
          </w:tcPr>
          <w:p w14:paraId="02AB4465"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2,000- 2,399</w:t>
            </w:r>
          </w:p>
        </w:tc>
        <w:tc>
          <w:tcPr>
            <w:tcW w:w="2268" w:type="dxa"/>
          </w:tcPr>
          <w:p w14:paraId="7F6B84FE"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1,840 – 2,239</w:t>
            </w:r>
          </w:p>
        </w:tc>
        <w:tc>
          <w:tcPr>
            <w:tcW w:w="2267" w:type="dxa"/>
          </w:tcPr>
          <w:p w14:paraId="5ADA0E38"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1,680 – 2,079</w:t>
            </w:r>
          </w:p>
        </w:tc>
        <w:tc>
          <w:tcPr>
            <w:tcW w:w="2268" w:type="dxa"/>
          </w:tcPr>
          <w:p w14:paraId="7A60542E"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1,600 – 2,089</w:t>
            </w:r>
          </w:p>
        </w:tc>
      </w:tr>
      <w:tr w:rsidR="008146DF" w:rsidRPr="0015503D" w14:paraId="4D1E1C13" w14:textId="77777777" w:rsidTr="00E31452">
        <w:tc>
          <w:tcPr>
            <w:tcW w:w="2079" w:type="dxa"/>
          </w:tcPr>
          <w:p w14:paraId="43AE58ED"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Below Average</w:t>
            </w:r>
          </w:p>
        </w:tc>
        <w:tc>
          <w:tcPr>
            <w:tcW w:w="1908" w:type="dxa"/>
          </w:tcPr>
          <w:p w14:paraId="12965843"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1,600- 1,999</w:t>
            </w:r>
          </w:p>
        </w:tc>
        <w:tc>
          <w:tcPr>
            <w:tcW w:w="2268" w:type="dxa"/>
          </w:tcPr>
          <w:p w14:paraId="2CC4C5DA"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1,520 – 1,839</w:t>
            </w:r>
          </w:p>
        </w:tc>
        <w:tc>
          <w:tcPr>
            <w:tcW w:w="2267" w:type="dxa"/>
          </w:tcPr>
          <w:p w14:paraId="13E708ED"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1,360 – 1,679</w:t>
            </w:r>
          </w:p>
        </w:tc>
        <w:tc>
          <w:tcPr>
            <w:tcW w:w="2268" w:type="dxa"/>
          </w:tcPr>
          <w:p w14:paraId="214E1F93"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1,280 – 1,599</w:t>
            </w:r>
          </w:p>
        </w:tc>
      </w:tr>
      <w:tr w:rsidR="008146DF" w:rsidRPr="0015503D" w14:paraId="73DD8B5A" w14:textId="77777777" w:rsidTr="00E31452">
        <w:tc>
          <w:tcPr>
            <w:tcW w:w="2079" w:type="dxa"/>
          </w:tcPr>
          <w:p w14:paraId="1727DE4B"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 xml:space="preserve">Poor </w:t>
            </w:r>
          </w:p>
        </w:tc>
        <w:tc>
          <w:tcPr>
            <w:tcW w:w="1908" w:type="dxa"/>
          </w:tcPr>
          <w:p w14:paraId="6F87B178"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 xml:space="preserve"> &lt; 1,600</w:t>
            </w:r>
          </w:p>
        </w:tc>
        <w:tc>
          <w:tcPr>
            <w:tcW w:w="2268" w:type="dxa"/>
          </w:tcPr>
          <w:p w14:paraId="43B03AB6"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&lt; 1,520</w:t>
            </w:r>
          </w:p>
        </w:tc>
        <w:tc>
          <w:tcPr>
            <w:tcW w:w="2267" w:type="dxa"/>
          </w:tcPr>
          <w:p w14:paraId="5AC9242B"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&lt; 1,360</w:t>
            </w:r>
          </w:p>
        </w:tc>
        <w:tc>
          <w:tcPr>
            <w:tcW w:w="2268" w:type="dxa"/>
          </w:tcPr>
          <w:p w14:paraId="717D6D78"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&lt; 1,280</w:t>
            </w:r>
          </w:p>
        </w:tc>
      </w:tr>
    </w:tbl>
    <w:p w14:paraId="1537F827" w14:textId="77777777" w:rsidR="008146DF" w:rsidRPr="0015503D" w:rsidRDefault="008146DF" w:rsidP="008146DF">
      <w:pPr>
        <w:jc w:val="center"/>
        <w:rPr>
          <w:rFonts w:ascii="Tahoma" w:hAnsi="Tahoma" w:cs="Tahoma"/>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0"/>
        <w:gridCol w:w="1864"/>
        <w:gridCol w:w="2283"/>
        <w:gridCol w:w="2281"/>
        <w:gridCol w:w="2282"/>
      </w:tblGrid>
      <w:tr w:rsidR="008146DF" w:rsidRPr="0015503D" w14:paraId="2D0196D9" w14:textId="77777777" w:rsidTr="00E31452">
        <w:tc>
          <w:tcPr>
            <w:tcW w:w="10881" w:type="dxa"/>
            <w:gridSpan w:val="5"/>
          </w:tcPr>
          <w:p w14:paraId="1F37BEC5" w14:textId="34CE5982" w:rsidR="008146DF" w:rsidRPr="000D7DEF" w:rsidRDefault="000D7DEF" w:rsidP="00E31452">
            <w:pPr>
              <w:pStyle w:val="Heading2"/>
              <w:jc w:val="center"/>
              <w:rPr>
                <w:rFonts w:ascii="Arial" w:hAnsi="Arial" w:cs="Arial"/>
                <w:szCs w:val="24"/>
              </w:rPr>
            </w:pPr>
            <w:r w:rsidRPr="000D7DEF">
              <w:rPr>
                <w:rFonts w:ascii="Arial" w:hAnsi="Arial" w:cs="Arial"/>
                <w:sz w:val="28"/>
                <w:szCs w:val="24"/>
              </w:rPr>
              <w:t xml:space="preserve">Cooper </w:t>
            </w:r>
            <w:r w:rsidR="008146DF" w:rsidRPr="000D7DEF">
              <w:rPr>
                <w:rFonts w:ascii="Arial" w:hAnsi="Arial" w:cs="Arial"/>
                <w:sz w:val="28"/>
                <w:szCs w:val="24"/>
              </w:rPr>
              <w:t>12 Minute Run - VERBAL RATING – FEMALES</w:t>
            </w:r>
          </w:p>
          <w:p w14:paraId="389E53CC" w14:textId="77777777" w:rsidR="008146DF" w:rsidRPr="0015503D" w:rsidRDefault="008146DF" w:rsidP="00E31452">
            <w:pPr>
              <w:jc w:val="center"/>
              <w:rPr>
                <w:rFonts w:ascii="Tahoma" w:hAnsi="Tahoma" w:cs="Tahoma"/>
                <w:sz w:val="24"/>
                <w:szCs w:val="24"/>
              </w:rPr>
            </w:pPr>
            <w:r w:rsidRPr="0015503D">
              <w:rPr>
                <w:rFonts w:ascii="Arial" w:hAnsi="Arial" w:cs="Arial"/>
                <w:sz w:val="24"/>
                <w:szCs w:val="24"/>
              </w:rPr>
              <w:t>The distance completed in 12 minutes</w:t>
            </w:r>
            <w:r>
              <w:rPr>
                <w:rFonts w:ascii="Arial" w:hAnsi="Arial" w:cs="Arial"/>
                <w:sz w:val="24"/>
                <w:szCs w:val="24"/>
              </w:rPr>
              <w:t xml:space="preserve"> </w:t>
            </w:r>
            <w:r w:rsidRPr="0015503D">
              <w:rPr>
                <w:rFonts w:ascii="Arial" w:hAnsi="Arial" w:cs="Arial"/>
                <w:sz w:val="24"/>
                <w:szCs w:val="24"/>
              </w:rPr>
              <w:t>(in meters)</w:t>
            </w:r>
          </w:p>
        </w:tc>
      </w:tr>
      <w:tr w:rsidR="008146DF" w:rsidRPr="0015503D" w14:paraId="54D5DA28" w14:textId="77777777" w:rsidTr="00E31452">
        <w:tc>
          <w:tcPr>
            <w:tcW w:w="2093" w:type="dxa"/>
          </w:tcPr>
          <w:p w14:paraId="3104BF3A"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Verbal Rating</w:t>
            </w:r>
          </w:p>
        </w:tc>
        <w:tc>
          <w:tcPr>
            <w:tcW w:w="1878" w:type="dxa"/>
          </w:tcPr>
          <w:p w14:paraId="1E28D6FC" w14:textId="77777777" w:rsidR="008146DF" w:rsidRPr="00584582" w:rsidRDefault="008146DF" w:rsidP="00E31452">
            <w:pPr>
              <w:jc w:val="center"/>
              <w:rPr>
                <w:rFonts w:ascii="Arial Narrow" w:hAnsi="Arial Narrow" w:cs="Tahoma"/>
                <w:b/>
                <w:sz w:val="24"/>
                <w:szCs w:val="24"/>
              </w:rPr>
            </w:pPr>
            <w:r w:rsidRPr="00584582">
              <w:rPr>
                <w:rFonts w:ascii="Arial Narrow" w:hAnsi="Arial Narrow" w:cs="Tahoma"/>
                <w:b/>
                <w:sz w:val="24"/>
                <w:szCs w:val="24"/>
              </w:rPr>
              <w:t xml:space="preserve">Under 30 Yrs. </w:t>
            </w:r>
          </w:p>
        </w:tc>
        <w:tc>
          <w:tcPr>
            <w:tcW w:w="2303" w:type="dxa"/>
          </w:tcPr>
          <w:p w14:paraId="1FCC3CE4" w14:textId="77777777" w:rsidR="008146DF" w:rsidRPr="00584582" w:rsidRDefault="008146DF" w:rsidP="00E31452">
            <w:pPr>
              <w:jc w:val="center"/>
              <w:rPr>
                <w:rFonts w:ascii="Arial Narrow" w:hAnsi="Arial Narrow" w:cs="Tahoma"/>
                <w:b/>
                <w:sz w:val="24"/>
                <w:szCs w:val="24"/>
              </w:rPr>
            </w:pPr>
            <w:r w:rsidRPr="00584582">
              <w:rPr>
                <w:rFonts w:ascii="Arial Narrow" w:hAnsi="Arial Narrow" w:cs="Tahoma"/>
                <w:b/>
                <w:sz w:val="24"/>
                <w:szCs w:val="24"/>
              </w:rPr>
              <w:t>30-39</w:t>
            </w:r>
          </w:p>
        </w:tc>
        <w:tc>
          <w:tcPr>
            <w:tcW w:w="2303" w:type="dxa"/>
          </w:tcPr>
          <w:p w14:paraId="7948CB45" w14:textId="77777777" w:rsidR="008146DF" w:rsidRPr="00584582" w:rsidRDefault="008146DF" w:rsidP="00E31452">
            <w:pPr>
              <w:jc w:val="center"/>
              <w:rPr>
                <w:rFonts w:ascii="Arial Narrow" w:hAnsi="Arial Narrow" w:cs="Tahoma"/>
                <w:b/>
                <w:sz w:val="24"/>
                <w:szCs w:val="24"/>
              </w:rPr>
            </w:pPr>
            <w:r w:rsidRPr="00584582">
              <w:rPr>
                <w:rFonts w:ascii="Arial Narrow" w:hAnsi="Arial Narrow" w:cs="Tahoma"/>
                <w:b/>
                <w:sz w:val="24"/>
                <w:szCs w:val="24"/>
              </w:rPr>
              <w:t>40-49</w:t>
            </w:r>
          </w:p>
        </w:tc>
        <w:tc>
          <w:tcPr>
            <w:tcW w:w="2304" w:type="dxa"/>
          </w:tcPr>
          <w:p w14:paraId="78AB0B1A" w14:textId="77777777" w:rsidR="008146DF" w:rsidRPr="00584582" w:rsidRDefault="008146DF" w:rsidP="00E31452">
            <w:pPr>
              <w:jc w:val="center"/>
              <w:rPr>
                <w:rFonts w:ascii="Arial Narrow" w:hAnsi="Arial Narrow" w:cs="Tahoma"/>
                <w:b/>
                <w:sz w:val="24"/>
                <w:szCs w:val="24"/>
              </w:rPr>
            </w:pPr>
            <w:r w:rsidRPr="00584582">
              <w:rPr>
                <w:rFonts w:ascii="Arial Narrow" w:hAnsi="Arial Narrow" w:cs="Tahoma"/>
                <w:b/>
                <w:sz w:val="24"/>
                <w:szCs w:val="24"/>
              </w:rPr>
              <w:t>50-59</w:t>
            </w:r>
          </w:p>
        </w:tc>
      </w:tr>
      <w:tr w:rsidR="008146DF" w:rsidRPr="0015503D" w14:paraId="49C869BD" w14:textId="77777777" w:rsidTr="00E31452">
        <w:tc>
          <w:tcPr>
            <w:tcW w:w="2093" w:type="dxa"/>
          </w:tcPr>
          <w:p w14:paraId="2B1F1829"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 xml:space="preserve">Excellent </w:t>
            </w:r>
          </w:p>
        </w:tc>
        <w:tc>
          <w:tcPr>
            <w:tcW w:w="1878" w:type="dxa"/>
          </w:tcPr>
          <w:p w14:paraId="62EE9863" w14:textId="77777777" w:rsidR="008146DF" w:rsidRPr="0015503D" w:rsidRDefault="008146DF" w:rsidP="00E31452">
            <w:pPr>
              <w:jc w:val="center"/>
              <w:rPr>
                <w:rFonts w:ascii="Tahoma" w:hAnsi="Tahoma" w:cs="Tahoma"/>
                <w:sz w:val="24"/>
                <w:szCs w:val="24"/>
              </w:rPr>
            </w:pPr>
            <w:r>
              <w:rPr>
                <w:rFonts w:ascii="Tahoma" w:hAnsi="Tahoma" w:cs="Tahoma"/>
                <w:sz w:val="24"/>
                <w:szCs w:val="24"/>
              </w:rPr>
              <w:t>2</w:t>
            </w:r>
            <w:r w:rsidRPr="0015503D">
              <w:rPr>
                <w:rFonts w:ascii="Tahoma" w:hAnsi="Tahoma" w:cs="Tahoma"/>
                <w:sz w:val="24"/>
                <w:szCs w:val="24"/>
              </w:rPr>
              <w:t>,640 +</w:t>
            </w:r>
          </w:p>
        </w:tc>
        <w:tc>
          <w:tcPr>
            <w:tcW w:w="2303" w:type="dxa"/>
          </w:tcPr>
          <w:p w14:paraId="7658F058"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2,320 +</w:t>
            </w:r>
          </w:p>
        </w:tc>
        <w:tc>
          <w:tcPr>
            <w:tcW w:w="2303" w:type="dxa"/>
          </w:tcPr>
          <w:p w14:paraId="4D094CC4"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2,320 +</w:t>
            </w:r>
          </w:p>
        </w:tc>
        <w:tc>
          <w:tcPr>
            <w:tcW w:w="2304" w:type="dxa"/>
          </w:tcPr>
          <w:p w14:paraId="78D2CB26"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2,160 +</w:t>
            </w:r>
          </w:p>
        </w:tc>
      </w:tr>
      <w:tr w:rsidR="008146DF" w:rsidRPr="0015503D" w14:paraId="78316845" w14:textId="77777777" w:rsidTr="00E31452">
        <w:tc>
          <w:tcPr>
            <w:tcW w:w="2093" w:type="dxa"/>
          </w:tcPr>
          <w:p w14:paraId="288D5818"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Above Average</w:t>
            </w:r>
          </w:p>
        </w:tc>
        <w:tc>
          <w:tcPr>
            <w:tcW w:w="1878" w:type="dxa"/>
          </w:tcPr>
          <w:p w14:paraId="517961CA"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2,160– 2,639</w:t>
            </w:r>
          </w:p>
        </w:tc>
        <w:tc>
          <w:tcPr>
            <w:tcW w:w="2303" w:type="dxa"/>
          </w:tcPr>
          <w:p w14:paraId="38A970C1"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2,000- 2,319</w:t>
            </w:r>
          </w:p>
        </w:tc>
        <w:tc>
          <w:tcPr>
            <w:tcW w:w="2303" w:type="dxa"/>
          </w:tcPr>
          <w:p w14:paraId="575764F1"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1,840 – 2,319</w:t>
            </w:r>
          </w:p>
        </w:tc>
        <w:tc>
          <w:tcPr>
            <w:tcW w:w="2304" w:type="dxa"/>
          </w:tcPr>
          <w:p w14:paraId="4EC860AB"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1,680 – 2,159</w:t>
            </w:r>
          </w:p>
        </w:tc>
      </w:tr>
      <w:tr w:rsidR="008146DF" w:rsidRPr="0015503D" w14:paraId="21A6E624" w14:textId="77777777" w:rsidTr="00E31452">
        <w:tc>
          <w:tcPr>
            <w:tcW w:w="2093" w:type="dxa"/>
          </w:tcPr>
          <w:p w14:paraId="1A7A0B57"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 xml:space="preserve">Average </w:t>
            </w:r>
          </w:p>
        </w:tc>
        <w:tc>
          <w:tcPr>
            <w:tcW w:w="1878" w:type="dxa"/>
          </w:tcPr>
          <w:p w14:paraId="5711CE36"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1,840- 2,159</w:t>
            </w:r>
          </w:p>
        </w:tc>
        <w:tc>
          <w:tcPr>
            <w:tcW w:w="2303" w:type="dxa"/>
          </w:tcPr>
          <w:p w14:paraId="6120E401"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1,680 – 1,999</w:t>
            </w:r>
          </w:p>
        </w:tc>
        <w:tc>
          <w:tcPr>
            <w:tcW w:w="2303" w:type="dxa"/>
          </w:tcPr>
          <w:p w14:paraId="45D7D3E7"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1,520 – 1,839</w:t>
            </w:r>
          </w:p>
        </w:tc>
        <w:tc>
          <w:tcPr>
            <w:tcW w:w="2304" w:type="dxa"/>
          </w:tcPr>
          <w:p w14:paraId="03E92115"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1,360 – 1,679</w:t>
            </w:r>
          </w:p>
        </w:tc>
      </w:tr>
      <w:tr w:rsidR="008146DF" w:rsidRPr="0015503D" w14:paraId="267381F0" w14:textId="77777777" w:rsidTr="00E31452">
        <w:tc>
          <w:tcPr>
            <w:tcW w:w="2093" w:type="dxa"/>
          </w:tcPr>
          <w:p w14:paraId="1AD7BFCF"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Below Average</w:t>
            </w:r>
          </w:p>
        </w:tc>
        <w:tc>
          <w:tcPr>
            <w:tcW w:w="1878" w:type="dxa"/>
          </w:tcPr>
          <w:p w14:paraId="61E61BAC"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1,520- 1,839</w:t>
            </w:r>
          </w:p>
        </w:tc>
        <w:tc>
          <w:tcPr>
            <w:tcW w:w="2303" w:type="dxa"/>
          </w:tcPr>
          <w:p w14:paraId="53C08D85"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1,360 – 1,679</w:t>
            </w:r>
          </w:p>
        </w:tc>
        <w:tc>
          <w:tcPr>
            <w:tcW w:w="2303" w:type="dxa"/>
          </w:tcPr>
          <w:p w14:paraId="1D0200B5"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1,200 – 1,519</w:t>
            </w:r>
          </w:p>
        </w:tc>
        <w:tc>
          <w:tcPr>
            <w:tcW w:w="2304" w:type="dxa"/>
          </w:tcPr>
          <w:p w14:paraId="70E1EDFA"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1,040 – 1,360</w:t>
            </w:r>
          </w:p>
        </w:tc>
      </w:tr>
      <w:tr w:rsidR="008146DF" w:rsidRPr="0015503D" w14:paraId="40AE8897" w14:textId="77777777" w:rsidTr="00E31452">
        <w:tc>
          <w:tcPr>
            <w:tcW w:w="2093" w:type="dxa"/>
          </w:tcPr>
          <w:p w14:paraId="384CA03E"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 xml:space="preserve">Poor </w:t>
            </w:r>
          </w:p>
        </w:tc>
        <w:tc>
          <w:tcPr>
            <w:tcW w:w="1878" w:type="dxa"/>
          </w:tcPr>
          <w:p w14:paraId="6EAC2C02"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 xml:space="preserve"> &lt; 1,520</w:t>
            </w:r>
          </w:p>
        </w:tc>
        <w:tc>
          <w:tcPr>
            <w:tcW w:w="2303" w:type="dxa"/>
          </w:tcPr>
          <w:p w14:paraId="5E213F7D"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&lt; 1,360</w:t>
            </w:r>
          </w:p>
        </w:tc>
        <w:tc>
          <w:tcPr>
            <w:tcW w:w="2303" w:type="dxa"/>
          </w:tcPr>
          <w:p w14:paraId="3C8D7481"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&lt; 1,200</w:t>
            </w:r>
          </w:p>
        </w:tc>
        <w:tc>
          <w:tcPr>
            <w:tcW w:w="2304" w:type="dxa"/>
          </w:tcPr>
          <w:p w14:paraId="19BB4764" w14:textId="77777777" w:rsidR="008146DF" w:rsidRPr="0015503D" w:rsidRDefault="008146DF" w:rsidP="00E31452">
            <w:pPr>
              <w:jc w:val="center"/>
              <w:rPr>
                <w:rFonts w:ascii="Tahoma" w:hAnsi="Tahoma" w:cs="Tahoma"/>
                <w:sz w:val="24"/>
                <w:szCs w:val="24"/>
              </w:rPr>
            </w:pPr>
            <w:r w:rsidRPr="0015503D">
              <w:rPr>
                <w:rFonts w:ascii="Tahoma" w:hAnsi="Tahoma" w:cs="Tahoma"/>
                <w:sz w:val="24"/>
                <w:szCs w:val="24"/>
              </w:rPr>
              <w:t>&lt; 1,040</w:t>
            </w:r>
          </w:p>
        </w:tc>
      </w:tr>
      <w:bookmarkEnd w:id="22"/>
    </w:tbl>
    <w:p w14:paraId="739E8874" w14:textId="77777777" w:rsidR="000D7DEF" w:rsidRDefault="000D7DEF" w:rsidP="000D7DEF">
      <w:pPr>
        <w:rPr>
          <w:rFonts w:ascii="Arial" w:hAnsi="Arial" w:cs="Arial"/>
          <w:sz w:val="24"/>
          <w:szCs w:val="24"/>
        </w:rPr>
      </w:pPr>
    </w:p>
    <w:bookmarkEnd w:id="23"/>
    <w:p w14:paraId="57CB2A7F" w14:textId="77777777" w:rsidR="008146DF" w:rsidRPr="0099459C" w:rsidRDefault="008146DF" w:rsidP="008146DF">
      <w:pPr>
        <w:textAlignment w:val="baseline"/>
        <w:rPr>
          <w:rFonts w:ascii="Tahoma" w:hAnsi="Tahoma" w:cs="Tahoma"/>
          <w:b/>
          <w:sz w:val="18"/>
          <w:szCs w:val="18"/>
        </w:rPr>
      </w:pPr>
      <w:r w:rsidRPr="0099459C">
        <w:rPr>
          <w:rFonts w:ascii="Tahoma" w:hAnsi="Tahoma" w:cs="Tahoma"/>
          <w:b/>
          <w:sz w:val="24"/>
        </w:rPr>
        <w:t xml:space="preserve">Cooper </w:t>
      </w:r>
      <w:r>
        <w:rPr>
          <w:rFonts w:ascii="Tahoma" w:hAnsi="Tahoma" w:cs="Tahoma"/>
          <w:b/>
          <w:sz w:val="24"/>
        </w:rPr>
        <w:t xml:space="preserve">12-min </w:t>
      </w:r>
      <w:r w:rsidRPr="0099459C">
        <w:rPr>
          <w:rFonts w:ascii="Tahoma" w:hAnsi="Tahoma" w:cs="Tahoma"/>
          <w:b/>
          <w:sz w:val="24"/>
        </w:rPr>
        <w:t>Bike Test</w:t>
      </w:r>
      <w:r w:rsidRPr="0099459C">
        <w:rPr>
          <w:rFonts w:ascii="Tahoma" w:hAnsi="Tahoma" w:cs="Tahoma"/>
          <w:b/>
        </w:rPr>
        <w:t> </w:t>
      </w:r>
    </w:p>
    <w:p w14:paraId="282A36F0" w14:textId="77777777" w:rsidR="008146DF" w:rsidRDefault="008146DF" w:rsidP="008146DF">
      <w:pPr>
        <w:rPr>
          <w:rFonts w:ascii="Arial" w:hAnsi="Arial" w:cs="Arial"/>
          <w:sz w:val="24"/>
          <w:szCs w:val="24"/>
        </w:rPr>
      </w:pPr>
      <w:r w:rsidRPr="00BA606D">
        <w:rPr>
          <w:rFonts w:ascii="Arial" w:hAnsi="Arial" w:cs="Arial"/>
          <w:sz w:val="24"/>
          <w:szCs w:val="24"/>
        </w:rPr>
        <w:t xml:space="preserve">Count the </w:t>
      </w:r>
      <w:r>
        <w:rPr>
          <w:rFonts w:ascii="Arial" w:hAnsi="Arial" w:cs="Arial"/>
          <w:sz w:val="24"/>
          <w:szCs w:val="24"/>
        </w:rPr>
        <w:t xml:space="preserve">Distance (in miles) </w:t>
      </w:r>
      <w:r w:rsidRPr="00BA606D">
        <w:rPr>
          <w:rFonts w:ascii="Arial" w:hAnsi="Arial" w:cs="Arial"/>
          <w:sz w:val="24"/>
          <w:szCs w:val="24"/>
        </w:rPr>
        <w:t xml:space="preserve">that you can complete in 12 minutes. </w:t>
      </w:r>
    </w:p>
    <w:p w14:paraId="768A55C6" w14:textId="77777777" w:rsidR="008146DF" w:rsidRPr="007F4B55" w:rsidRDefault="008146DF" w:rsidP="008146DF">
      <w:pPr>
        <w:rPr>
          <w:rFonts w:ascii="Arial" w:hAnsi="Arial" w:cs="Arial"/>
          <w:sz w:val="24"/>
          <w:szCs w:val="24"/>
        </w:rPr>
      </w:pPr>
      <w:r>
        <w:rPr>
          <w:rFonts w:ascii="Arial" w:hAnsi="Arial" w:cs="Arial"/>
          <w:sz w:val="24"/>
          <w:szCs w:val="24"/>
        </w:rPr>
        <w:t>Use a GPS tracker and a bike route (track, bike path) with no stops</w:t>
      </w:r>
    </w:p>
    <w:tbl>
      <w:tblPr>
        <w:tblStyle w:val="TableGrid"/>
        <w:tblW w:w="10795" w:type="dxa"/>
        <w:tblLook w:val="04A0" w:firstRow="1" w:lastRow="0" w:firstColumn="1" w:lastColumn="0" w:noHBand="0" w:noVBand="1"/>
      </w:tblPr>
      <w:tblGrid>
        <w:gridCol w:w="1542"/>
        <w:gridCol w:w="1542"/>
        <w:gridCol w:w="1542"/>
        <w:gridCol w:w="1542"/>
        <w:gridCol w:w="1542"/>
        <w:gridCol w:w="1542"/>
        <w:gridCol w:w="1543"/>
      </w:tblGrid>
      <w:tr w:rsidR="008146DF" w14:paraId="6B057F4A" w14:textId="77777777" w:rsidTr="00E31452">
        <w:tc>
          <w:tcPr>
            <w:tcW w:w="10795" w:type="dxa"/>
            <w:gridSpan w:val="7"/>
          </w:tcPr>
          <w:p w14:paraId="34097CCC" w14:textId="36041374" w:rsidR="008146DF" w:rsidRPr="0099459C" w:rsidRDefault="008146DF" w:rsidP="00E31452">
            <w:pPr>
              <w:jc w:val="center"/>
              <w:textAlignment w:val="baseline"/>
              <w:rPr>
                <w:rFonts w:ascii="Tahoma" w:hAnsi="Tahoma" w:cs="Tahoma"/>
                <w:b/>
                <w:bCs/>
                <w:iCs/>
                <w:sz w:val="24"/>
                <w:szCs w:val="29"/>
              </w:rPr>
            </w:pPr>
            <w:r w:rsidRPr="0099459C">
              <w:rPr>
                <w:rFonts w:ascii="Tahoma" w:hAnsi="Tahoma" w:cs="Tahoma"/>
                <w:b/>
                <w:bCs/>
                <w:iCs/>
                <w:sz w:val="24"/>
                <w:szCs w:val="29"/>
              </w:rPr>
              <w:t>12-minute Bi</w:t>
            </w:r>
            <w:r w:rsidR="00BB77EB">
              <w:rPr>
                <w:rFonts w:ascii="Tahoma" w:hAnsi="Tahoma" w:cs="Tahoma"/>
                <w:b/>
                <w:bCs/>
                <w:iCs/>
                <w:sz w:val="24"/>
                <w:szCs w:val="29"/>
              </w:rPr>
              <w:t>ke</w:t>
            </w:r>
            <w:r w:rsidRPr="0099459C">
              <w:rPr>
                <w:rFonts w:ascii="Tahoma" w:hAnsi="Tahoma" w:cs="Tahoma"/>
                <w:b/>
                <w:bCs/>
                <w:iCs/>
                <w:sz w:val="24"/>
                <w:szCs w:val="29"/>
              </w:rPr>
              <w:t xml:space="preserve"> Test ratings for MALES. </w:t>
            </w:r>
            <w:r>
              <w:rPr>
                <w:rFonts w:ascii="Tahoma" w:hAnsi="Tahoma" w:cs="Tahoma"/>
                <w:b/>
                <w:bCs/>
                <w:iCs/>
                <w:sz w:val="24"/>
                <w:szCs w:val="29"/>
              </w:rPr>
              <w:t>(</w:t>
            </w:r>
            <w:r w:rsidRPr="0099459C">
              <w:rPr>
                <w:rFonts w:ascii="Tahoma" w:hAnsi="Tahoma" w:cs="Tahoma"/>
                <w:b/>
                <w:bCs/>
                <w:iCs/>
                <w:sz w:val="24"/>
                <w:szCs w:val="29"/>
              </w:rPr>
              <w:t xml:space="preserve">Distance in </w:t>
            </w:r>
            <w:r>
              <w:rPr>
                <w:rFonts w:ascii="Tahoma" w:hAnsi="Tahoma" w:cs="Tahoma"/>
                <w:b/>
                <w:bCs/>
                <w:iCs/>
                <w:sz w:val="24"/>
                <w:szCs w:val="29"/>
              </w:rPr>
              <w:t>kilometres)</w:t>
            </w:r>
          </w:p>
        </w:tc>
      </w:tr>
      <w:tr w:rsidR="008146DF" w14:paraId="4DBB346F" w14:textId="77777777" w:rsidTr="00E31452">
        <w:tc>
          <w:tcPr>
            <w:tcW w:w="1542" w:type="dxa"/>
          </w:tcPr>
          <w:p w14:paraId="4CF12A46" w14:textId="77777777" w:rsidR="008146DF" w:rsidRDefault="008146DF" w:rsidP="00E31452">
            <w:pPr>
              <w:jc w:val="right"/>
              <w:textAlignment w:val="baseline"/>
              <w:rPr>
                <w:rFonts w:ascii="Arial Narrow" w:hAnsi="Arial Narrow" w:cs="Arial"/>
                <w:b/>
                <w:bCs/>
                <w:iCs/>
                <w:sz w:val="24"/>
                <w:szCs w:val="29"/>
              </w:rPr>
            </w:pPr>
            <w:r>
              <w:rPr>
                <w:rFonts w:ascii="Arial Narrow" w:hAnsi="Arial Narrow" w:cs="Arial"/>
                <w:b/>
                <w:bCs/>
                <w:iCs/>
                <w:sz w:val="24"/>
                <w:szCs w:val="29"/>
              </w:rPr>
              <w:t>Age</w:t>
            </w:r>
            <w:r>
              <w:rPr>
                <w:rFonts w:ascii="Arial Black" w:hAnsi="Arial Black" w:cs="Arial"/>
                <w:b/>
                <w:bCs/>
                <w:iCs/>
                <w:sz w:val="24"/>
                <w:szCs w:val="29"/>
              </w:rPr>
              <w:t>→</w:t>
            </w:r>
          </w:p>
        </w:tc>
        <w:tc>
          <w:tcPr>
            <w:tcW w:w="1542" w:type="dxa"/>
          </w:tcPr>
          <w:p w14:paraId="5AEFAAF3"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13-19</w:t>
            </w:r>
          </w:p>
        </w:tc>
        <w:tc>
          <w:tcPr>
            <w:tcW w:w="1542" w:type="dxa"/>
          </w:tcPr>
          <w:p w14:paraId="377E1F38"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20-29</w:t>
            </w:r>
          </w:p>
        </w:tc>
        <w:tc>
          <w:tcPr>
            <w:tcW w:w="1542" w:type="dxa"/>
          </w:tcPr>
          <w:p w14:paraId="7C80733E"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30-39</w:t>
            </w:r>
          </w:p>
        </w:tc>
        <w:tc>
          <w:tcPr>
            <w:tcW w:w="1542" w:type="dxa"/>
          </w:tcPr>
          <w:p w14:paraId="66D211CC"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40-49</w:t>
            </w:r>
          </w:p>
        </w:tc>
        <w:tc>
          <w:tcPr>
            <w:tcW w:w="1542" w:type="dxa"/>
          </w:tcPr>
          <w:p w14:paraId="2401BE1D"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50-59</w:t>
            </w:r>
          </w:p>
        </w:tc>
        <w:tc>
          <w:tcPr>
            <w:tcW w:w="1543" w:type="dxa"/>
          </w:tcPr>
          <w:p w14:paraId="71E733CD"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60 +</w:t>
            </w:r>
          </w:p>
        </w:tc>
      </w:tr>
      <w:tr w:rsidR="008146DF" w14:paraId="694DCF79" w14:textId="77777777" w:rsidTr="00E31452">
        <w:tc>
          <w:tcPr>
            <w:tcW w:w="1542" w:type="dxa"/>
          </w:tcPr>
          <w:p w14:paraId="21D774FF" w14:textId="77777777" w:rsidR="008146DF" w:rsidRPr="0099459C" w:rsidRDefault="008146DF" w:rsidP="00E31452">
            <w:pPr>
              <w:jc w:val="center"/>
              <w:textAlignment w:val="baseline"/>
              <w:rPr>
                <w:rFonts w:ascii="Tahoma" w:hAnsi="Tahoma" w:cs="Tahoma"/>
                <w:sz w:val="24"/>
                <w:szCs w:val="24"/>
              </w:rPr>
            </w:pPr>
            <w:r w:rsidRPr="00584582">
              <w:rPr>
                <w:rFonts w:ascii="Tahoma" w:hAnsi="Tahoma" w:cs="Tahoma"/>
                <w:sz w:val="24"/>
              </w:rPr>
              <w:t>Excellent</w:t>
            </w:r>
          </w:p>
        </w:tc>
        <w:tc>
          <w:tcPr>
            <w:tcW w:w="1542" w:type="dxa"/>
          </w:tcPr>
          <w:p w14:paraId="61B018FA"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&gt;</w:t>
            </w:r>
            <w:r>
              <w:rPr>
                <w:rFonts w:ascii="Arial Narrow" w:hAnsi="Arial Narrow"/>
                <w:sz w:val="24"/>
              </w:rPr>
              <w:t xml:space="preserve"> 9.25</w:t>
            </w:r>
          </w:p>
        </w:tc>
        <w:tc>
          <w:tcPr>
            <w:tcW w:w="1542" w:type="dxa"/>
          </w:tcPr>
          <w:p w14:paraId="3BBB0D75"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&gt;</w:t>
            </w:r>
            <w:r>
              <w:rPr>
                <w:rFonts w:ascii="Arial Narrow" w:hAnsi="Arial Narrow"/>
                <w:sz w:val="24"/>
              </w:rPr>
              <w:t xml:space="preserve"> 8.84</w:t>
            </w:r>
          </w:p>
        </w:tc>
        <w:tc>
          <w:tcPr>
            <w:tcW w:w="1542" w:type="dxa"/>
          </w:tcPr>
          <w:p w14:paraId="120004CB"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&gt;</w:t>
            </w:r>
            <w:r>
              <w:rPr>
                <w:rFonts w:ascii="Arial Narrow" w:hAnsi="Arial Narrow"/>
                <w:sz w:val="24"/>
              </w:rPr>
              <w:t xml:space="preserve"> 8.43</w:t>
            </w:r>
          </w:p>
        </w:tc>
        <w:tc>
          <w:tcPr>
            <w:tcW w:w="1542" w:type="dxa"/>
          </w:tcPr>
          <w:p w14:paraId="25C49792"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&gt;</w:t>
            </w:r>
            <w:r>
              <w:rPr>
                <w:rFonts w:ascii="Arial Narrow" w:hAnsi="Arial Narrow"/>
                <w:sz w:val="24"/>
              </w:rPr>
              <w:t xml:space="preserve"> 8.03</w:t>
            </w:r>
          </w:p>
        </w:tc>
        <w:tc>
          <w:tcPr>
            <w:tcW w:w="1542" w:type="dxa"/>
          </w:tcPr>
          <w:p w14:paraId="01F77BE2"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&gt;</w:t>
            </w:r>
            <w:r>
              <w:rPr>
                <w:rFonts w:ascii="Arial Narrow" w:hAnsi="Arial Narrow"/>
                <w:sz w:val="24"/>
              </w:rPr>
              <w:t xml:space="preserve"> 7.23</w:t>
            </w:r>
          </w:p>
        </w:tc>
        <w:tc>
          <w:tcPr>
            <w:tcW w:w="1543" w:type="dxa"/>
          </w:tcPr>
          <w:p w14:paraId="0E58374A"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&gt;</w:t>
            </w:r>
            <w:r>
              <w:rPr>
                <w:rFonts w:ascii="Arial Narrow" w:hAnsi="Arial Narrow"/>
                <w:sz w:val="24"/>
              </w:rPr>
              <w:t xml:space="preserve"> 6.42</w:t>
            </w:r>
          </w:p>
        </w:tc>
      </w:tr>
      <w:tr w:rsidR="008146DF" w14:paraId="643F1162" w14:textId="77777777" w:rsidTr="00E31452">
        <w:tc>
          <w:tcPr>
            <w:tcW w:w="1542" w:type="dxa"/>
          </w:tcPr>
          <w:p w14:paraId="691D51A3" w14:textId="77777777" w:rsidR="008146DF" w:rsidRPr="0099459C" w:rsidRDefault="008146DF" w:rsidP="00E31452">
            <w:pPr>
              <w:jc w:val="center"/>
              <w:textAlignment w:val="baseline"/>
              <w:rPr>
                <w:rFonts w:ascii="Tahoma" w:hAnsi="Tahoma" w:cs="Tahoma"/>
                <w:sz w:val="24"/>
                <w:szCs w:val="24"/>
              </w:rPr>
            </w:pPr>
            <w:r w:rsidRPr="00584582">
              <w:rPr>
                <w:rFonts w:ascii="Tahoma" w:hAnsi="Tahoma" w:cs="Tahoma"/>
                <w:sz w:val="24"/>
              </w:rPr>
              <w:t>Good</w:t>
            </w:r>
          </w:p>
        </w:tc>
        <w:tc>
          <w:tcPr>
            <w:tcW w:w="1542" w:type="dxa"/>
          </w:tcPr>
          <w:p w14:paraId="24D1BDA6"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7</w:t>
            </w:r>
            <w:r>
              <w:rPr>
                <w:rFonts w:ascii="Arial Narrow" w:hAnsi="Arial Narrow"/>
                <w:sz w:val="24"/>
              </w:rPr>
              <w:t>.6</w:t>
            </w:r>
            <w:r w:rsidRPr="0099459C">
              <w:rPr>
                <w:rFonts w:ascii="Arial Narrow" w:hAnsi="Arial Narrow"/>
                <w:sz w:val="24"/>
              </w:rPr>
              <w:t>-</w:t>
            </w:r>
            <w:r>
              <w:rPr>
                <w:rFonts w:ascii="Arial Narrow" w:hAnsi="Arial Narrow"/>
                <w:sz w:val="24"/>
              </w:rPr>
              <w:t>9.24</w:t>
            </w:r>
          </w:p>
        </w:tc>
        <w:tc>
          <w:tcPr>
            <w:tcW w:w="1542" w:type="dxa"/>
          </w:tcPr>
          <w:p w14:paraId="1D653E35"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7.24</w:t>
            </w:r>
            <w:r w:rsidRPr="0099459C">
              <w:rPr>
                <w:rFonts w:ascii="Arial Narrow" w:hAnsi="Arial Narrow"/>
                <w:sz w:val="24"/>
              </w:rPr>
              <w:t>-</w:t>
            </w:r>
            <w:r>
              <w:rPr>
                <w:rFonts w:ascii="Arial Narrow" w:hAnsi="Arial Narrow"/>
                <w:sz w:val="24"/>
              </w:rPr>
              <w:t>8.84</w:t>
            </w:r>
          </w:p>
        </w:tc>
        <w:tc>
          <w:tcPr>
            <w:tcW w:w="1542" w:type="dxa"/>
          </w:tcPr>
          <w:p w14:paraId="501033DF"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6.81</w:t>
            </w:r>
            <w:r w:rsidRPr="0099459C">
              <w:rPr>
                <w:rFonts w:ascii="Arial Narrow" w:hAnsi="Arial Narrow"/>
                <w:sz w:val="24"/>
              </w:rPr>
              <w:t>-</w:t>
            </w:r>
            <w:r>
              <w:rPr>
                <w:rFonts w:ascii="Arial Narrow" w:hAnsi="Arial Narrow"/>
                <w:sz w:val="24"/>
              </w:rPr>
              <w:t>8.43</w:t>
            </w:r>
          </w:p>
        </w:tc>
        <w:tc>
          <w:tcPr>
            <w:tcW w:w="1542" w:type="dxa"/>
          </w:tcPr>
          <w:p w14:paraId="18A2C9D5"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6.</w:t>
            </w:r>
            <w:r w:rsidRPr="0099459C">
              <w:rPr>
                <w:rFonts w:ascii="Arial Narrow" w:hAnsi="Arial Narrow"/>
                <w:sz w:val="24"/>
              </w:rPr>
              <w:t>4</w:t>
            </w:r>
            <w:r>
              <w:rPr>
                <w:rFonts w:ascii="Arial Narrow" w:hAnsi="Arial Narrow"/>
                <w:sz w:val="24"/>
              </w:rPr>
              <w:t>3</w:t>
            </w:r>
            <w:r w:rsidRPr="0099459C">
              <w:rPr>
                <w:rFonts w:ascii="Arial Narrow" w:hAnsi="Arial Narrow"/>
                <w:sz w:val="24"/>
              </w:rPr>
              <w:t>-</w:t>
            </w:r>
            <w:r>
              <w:rPr>
                <w:rFonts w:ascii="Arial Narrow" w:hAnsi="Arial Narrow"/>
                <w:sz w:val="24"/>
              </w:rPr>
              <w:t>8.03</w:t>
            </w:r>
          </w:p>
        </w:tc>
        <w:tc>
          <w:tcPr>
            <w:tcW w:w="1542" w:type="dxa"/>
          </w:tcPr>
          <w:p w14:paraId="38259F5C"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5.62</w:t>
            </w:r>
            <w:r w:rsidRPr="0099459C">
              <w:rPr>
                <w:rFonts w:ascii="Arial Narrow" w:hAnsi="Arial Narrow"/>
                <w:sz w:val="24"/>
              </w:rPr>
              <w:t>-</w:t>
            </w:r>
            <w:r>
              <w:rPr>
                <w:rFonts w:ascii="Arial Narrow" w:hAnsi="Arial Narrow"/>
                <w:sz w:val="24"/>
              </w:rPr>
              <w:t>7.23</w:t>
            </w:r>
          </w:p>
        </w:tc>
        <w:tc>
          <w:tcPr>
            <w:tcW w:w="1543" w:type="dxa"/>
          </w:tcPr>
          <w:p w14:paraId="165F61FE"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4.82</w:t>
            </w:r>
            <w:r w:rsidRPr="0099459C">
              <w:rPr>
                <w:rFonts w:ascii="Arial Narrow" w:hAnsi="Arial Narrow"/>
                <w:sz w:val="24"/>
              </w:rPr>
              <w:t>-</w:t>
            </w:r>
            <w:r>
              <w:rPr>
                <w:rFonts w:ascii="Arial Narrow" w:hAnsi="Arial Narrow"/>
                <w:sz w:val="24"/>
              </w:rPr>
              <w:t>6.42</w:t>
            </w:r>
          </w:p>
        </w:tc>
      </w:tr>
      <w:tr w:rsidR="008146DF" w14:paraId="562F42F9" w14:textId="77777777" w:rsidTr="00E31452">
        <w:tc>
          <w:tcPr>
            <w:tcW w:w="1542" w:type="dxa"/>
          </w:tcPr>
          <w:p w14:paraId="628ABAB6" w14:textId="77777777" w:rsidR="008146DF" w:rsidRPr="0099459C" w:rsidRDefault="008146DF" w:rsidP="00E31452">
            <w:pPr>
              <w:jc w:val="center"/>
              <w:textAlignment w:val="baseline"/>
              <w:rPr>
                <w:rFonts w:ascii="Tahoma" w:hAnsi="Tahoma" w:cs="Tahoma"/>
                <w:sz w:val="24"/>
                <w:szCs w:val="24"/>
              </w:rPr>
            </w:pPr>
            <w:r w:rsidRPr="00584582">
              <w:rPr>
                <w:rFonts w:ascii="Tahoma" w:hAnsi="Tahoma" w:cs="Tahoma"/>
                <w:sz w:val="24"/>
              </w:rPr>
              <w:t>Fair</w:t>
            </w:r>
          </w:p>
        </w:tc>
        <w:tc>
          <w:tcPr>
            <w:tcW w:w="1542" w:type="dxa"/>
          </w:tcPr>
          <w:p w14:paraId="7F29B759"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6.03</w:t>
            </w:r>
            <w:r w:rsidRPr="0099459C">
              <w:rPr>
                <w:rFonts w:ascii="Arial Narrow" w:hAnsi="Arial Narrow"/>
                <w:sz w:val="24"/>
              </w:rPr>
              <w:t>-</w:t>
            </w:r>
            <w:r>
              <w:rPr>
                <w:rFonts w:ascii="Arial Narrow" w:hAnsi="Arial Narrow"/>
                <w:sz w:val="24"/>
              </w:rPr>
              <w:t>7.59</w:t>
            </w:r>
          </w:p>
        </w:tc>
        <w:tc>
          <w:tcPr>
            <w:tcW w:w="1542" w:type="dxa"/>
          </w:tcPr>
          <w:p w14:paraId="7E6BCC5C"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5.62</w:t>
            </w:r>
            <w:r w:rsidRPr="0099459C">
              <w:rPr>
                <w:rFonts w:ascii="Arial Narrow" w:hAnsi="Arial Narrow"/>
                <w:sz w:val="24"/>
              </w:rPr>
              <w:t>-</w:t>
            </w:r>
            <w:r>
              <w:rPr>
                <w:rFonts w:ascii="Arial Narrow" w:hAnsi="Arial Narrow"/>
                <w:sz w:val="24"/>
              </w:rPr>
              <w:t>7.23</w:t>
            </w:r>
          </w:p>
        </w:tc>
        <w:tc>
          <w:tcPr>
            <w:tcW w:w="1542" w:type="dxa"/>
          </w:tcPr>
          <w:p w14:paraId="088BEF85"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5.22</w:t>
            </w:r>
            <w:r w:rsidRPr="0099459C">
              <w:rPr>
                <w:rFonts w:ascii="Arial Narrow" w:hAnsi="Arial Narrow"/>
                <w:sz w:val="24"/>
              </w:rPr>
              <w:t>-</w:t>
            </w:r>
            <w:r>
              <w:rPr>
                <w:rFonts w:ascii="Arial Narrow" w:hAnsi="Arial Narrow"/>
                <w:sz w:val="24"/>
              </w:rPr>
              <w:t>6.8</w:t>
            </w:r>
          </w:p>
        </w:tc>
        <w:tc>
          <w:tcPr>
            <w:tcW w:w="1542" w:type="dxa"/>
          </w:tcPr>
          <w:p w14:paraId="7B706BCC"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4.81</w:t>
            </w:r>
            <w:r w:rsidRPr="0099459C">
              <w:rPr>
                <w:rFonts w:ascii="Arial Narrow" w:hAnsi="Arial Narrow"/>
                <w:sz w:val="24"/>
              </w:rPr>
              <w:t>-</w:t>
            </w:r>
            <w:r>
              <w:rPr>
                <w:rFonts w:ascii="Arial Narrow" w:hAnsi="Arial Narrow"/>
                <w:sz w:val="24"/>
              </w:rPr>
              <w:t>6.42</w:t>
            </w:r>
          </w:p>
        </w:tc>
        <w:tc>
          <w:tcPr>
            <w:tcW w:w="1542" w:type="dxa"/>
          </w:tcPr>
          <w:p w14:paraId="22E470F0"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4.1</w:t>
            </w:r>
            <w:r w:rsidRPr="0099459C">
              <w:rPr>
                <w:rFonts w:ascii="Arial Narrow" w:hAnsi="Arial Narrow"/>
                <w:sz w:val="24"/>
              </w:rPr>
              <w:t>-</w:t>
            </w:r>
            <w:r>
              <w:rPr>
                <w:rFonts w:ascii="Arial Narrow" w:hAnsi="Arial Narrow"/>
                <w:sz w:val="24"/>
              </w:rPr>
              <w:t>5.61</w:t>
            </w:r>
          </w:p>
        </w:tc>
        <w:tc>
          <w:tcPr>
            <w:tcW w:w="1543" w:type="dxa"/>
          </w:tcPr>
          <w:p w14:paraId="30CD7C88"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3.61</w:t>
            </w:r>
            <w:r w:rsidRPr="0099459C">
              <w:rPr>
                <w:rFonts w:ascii="Arial Narrow" w:hAnsi="Arial Narrow"/>
                <w:sz w:val="24"/>
              </w:rPr>
              <w:t>-</w:t>
            </w:r>
            <w:r>
              <w:rPr>
                <w:rFonts w:ascii="Arial Narrow" w:hAnsi="Arial Narrow"/>
                <w:sz w:val="24"/>
              </w:rPr>
              <w:t>4.81</w:t>
            </w:r>
          </w:p>
        </w:tc>
      </w:tr>
      <w:tr w:rsidR="008146DF" w14:paraId="6D61FA75" w14:textId="77777777" w:rsidTr="00E31452">
        <w:tc>
          <w:tcPr>
            <w:tcW w:w="1542" w:type="dxa"/>
          </w:tcPr>
          <w:p w14:paraId="6E2934ED" w14:textId="77777777" w:rsidR="008146DF" w:rsidRPr="0099459C" w:rsidRDefault="008146DF" w:rsidP="00E31452">
            <w:pPr>
              <w:jc w:val="center"/>
              <w:textAlignment w:val="baseline"/>
              <w:rPr>
                <w:rFonts w:ascii="Tahoma" w:hAnsi="Tahoma" w:cs="Tahoma"/>
                <w:sz w:val="24"/>
                <w:szCs w:val="24"/>
              </w:rPr>
            </w:pPr>
            <w:r w:rsidRPr="00584582">
              <w:rPr>
                <w:rFonts w:ascii="Tahoma" w:hAnsi="Tahoma" w:cs="Tahoma"/>
                <w:sz w:val="24"/>
              </w:rPr>
              <w:t>Poor</w:t>
            </w:r>
          </w:p>
        </w:tc>
        <w:tc>
          <w:tcPr>
            <w:tcW w:w="1542" w:type="dxa"/>
          </w:tcPr>
          <w:p w14:paraId="3DE06C92"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4.4</w:t>
            </w:r>
            <w:r w:rsidRPr="0099459C">
              <w:rPr>
                <w:rFonts w:ascii="Arial Narrow" w:hAnsi="Arial Narrow"/>
                <w:sz w:val="24"/>
              </w:rPr>
              <w:t>2-</w:t>
            </w:r>
            <w:r>
              <w:rPr>
                <w:rFonts w:ascii="Arial Narrow" w:hAnsi="Arial Narrow"/>
                <w:sz w:val="24"/>
              </w:rPr>
              <w:t>6.02</w:t>
            </w:r>
          </w:p>
        </w:tc>
        <w:tc>
          <w:tcPr>
            <w:tcW w:w="1542" w:type="dxa"/>
          </w:tcPr>
          <w:p w14:paraId="65B1FC45"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4.02</w:t>
            </w:r>
            <w:r w:rsidRPr="0099459C">
              <w:rPr>
                <w:rFonts w:ascii="Arial Narrow" w:hAnsi="Arial Narrow"/>
                <w:sz w:val="24"/>
              </w:rPr>
              <w:t>-</w:t>
            </w:r>
            <w:r>
              <w:rPr>
                <w:rFonts w:ascii="Arial Narrow" w:hAnsi="Arial Narrow"/>
                <w:sz w:val="24"/>
              </w:rPr>
              <w:t>5.61</w:t>
            </w:r>
          </w:p>
        </w:tc>
        <w:tc>
          <w:tcPr>
            <w:tcW w:w="1542" w:type="dxa"/>
          </w:tcPr>
          <w:p w14:paraId="7827DE18"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3.6</w:t>
            </w:r>
            <w:r w:rsidRPr="0099459C">
              <w:rPr>
                <w:rFonts w:ascii="Arial Narrow" w:hAnsi="Arial Narrow"/>
                <w:sz w:val="24"/>
              </w:rPr>
              <w:t>-</w:t>
            </w:r>
            <w:r>
              <w:rPr>
                <w:rFonts w:ascii="Arial Narrow" w:hAnsi="Arial Narrow"/>
                <w:sz w:val="24"/>
              </w:rPr>
              <w:t>5</w:t>
            </w:r>
            <w:r w:rsidRPr="0099459C">
              <w:rPr>
                <w:rFonts w:ascii="Arial Narrow" w:hAnsi="Arial Narrow"/>
                <w:sz w:val="24"/>
              </w:rPr>
              <w:t>.2</w:t>
            </w:r>
            <w:r>
              <w:rPr>
                <w:rFonts w:ascii="Arial Narrow" w:hAnsi="Arial Narrow"/>
                <w:sz w:val="24"/>
              </w:rPr>
              <w:t>1</w:t>
            </w:r>
          </w:p>
        </w:tc>
        <w:tc>
          <w:tcPr>
            <w:tcW w:w="1542" w:type="dxa"/>
          </w:tcPr>
          <w:p w14:paraId="2C8048AA"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3.21</w:t>
            </w:r>
            <w:r w:rsidRPr="0099459C">
              <w:rPr>
                <w:rFonts w:ascii="Arial Narrow" w:hAnsi="Arial Narrow"/>
                <w:sz w:val="24"/>
              </w:rPr>
              <w:t>-</w:t>
            </w:r>
            <w:r>
              <w:rPr>
                <w:rFonts w:ascii="Arial Narrow" w:hAnsi="Arial Narrow"/>
                <w:sz w:val="24"/>
              </w:rPr>
              <w:t>4.8</w:t>
            </w:r>
          </w:p>
        </w:tc>
        <w:tc>
          <w:tcPr>
            <w:tcW w:w="1542" w:type="dxa"/>
          </w:tcPr>
          <w:p w14:paraId="507064AB"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2.81</w:t>
            </w:r>
            <w:r w:rsidRPr="0099459C">
              <w:rPr>
                <w:rFonts w:ascii="Arial Narrow" w:hAnsi="Arial Narrow"/>
                <w:sz w:val="24"/>
              </w:rPr>
              <w:t>-</w:t>
            </w:r>
            <w:r>
              <w:rPr>
                <w:rFonts w:ascii="Arial Narrow" w:hAnsi="Arial Narrow"/>
                <w:sz w:val="24"/>
              </w:rPr>
              <w:t>4</w:t>
            </w:r>
          </w:p>
        </w:tc>
        <w:tc>
          <w:tcPr>
            <w:tcW w:w="1543" w:type="dxa"/>
          </w:tcPr>
          <w:p w14:paraId="02D2D5D5"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2.81</w:t>
            </w:r>
            <w:r w:rsidRPr="0099459C">
              <w:rPr>
                <w:rFonts w:ascii="Arial Narrow" w:hAnsi="Arial Narrow"/>
                <w:sz w:val="24"/>
              </w:rPr>
              <w:t>-</w:t>
            </w:r>
            <w:r>
              <w:rPr>
                <w:rFonts w:ascii="Arial Narrow" w:hAnsi="Arial Narrow"/>
                <w:sz w:val="24"/>
              </w:rPr>
              <w:t>3.6</w:t>
            </w:r>
          </w:p>
        </w:tc>
      </w:tr>
      <w:tr w:rsidR="008146DF" w14:paraId="1B870349" w14:textId="77777777" w:rsidTr="00E31452">
        <w:tc>
          <w:tcPr>
            <w:tcW w:w="1542" w:type="dxa"/>
          </w:tcPr>
          <w:p w14:paraId="62D24F8B" w14:textId="77777777" w:rsidR="008146DF" w:rsidRPr="0099459C" w:rsidRDefault="008146DF" w:rsidP="00E31452">
            <w:pPr>
              <w:jc w:val="center"/>
              <w:textAlignment w:val="baseline"/>
              <w:rPr>
                <w:rFonts w:ascii="Tahoma" w:hAnsi="Tahoma" w:cs="Tahoma"/>
                <w:sz w:val="24"/>
                <w:szCs w:val="24"/>
              </w:rPr>
            </w:pPr>
            <w:r w:rsidRPr="00584582">
              <w:rPr>
                <w:rFonts w:ascii="Tahoma" w:hAnsi="Tahoma" w:cs="Tahoma"/>
                <w:sz w:val="24"/>
              </w:rPr>
              <w:t>Very Poor</w:t>
            </w:r>
          </w:p>
        </w:tc>
        <w:tc>
          <w:tcPr>
            <w:tcW w:w="1542" w:type="dxa"/>
          </w:tcPr>
          <w:p w14:paraId="39426DC6"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&lt;</w:t>
            </w:r>
            <w:r>
              <w:rPr>
                <w:rFonts w:ascii="Arial Narrow" w:hAnsi="Arial Narrow"/>
                <w:sz w:val="24"/>
              </w:rPr>
              <w:t xml:space="preserve"> 4.42</w:t>
            </w:r>
          </w:p>
        </w:tc>
        <w:tc>
          <w:tcPr>
            <w:tcW w:w="1542" w:type="dxa"/>
          </w:tcPr>
          <w:p w14:paraId="447A1C72"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&lt;</w:t>
            </w:r>
            <w:r>
              <w:rPr>
                <w:rFonts w:ascii="Arial Narrow" w:hAnsi="Arial Narrow"/>
                <w:sz w:val="24"/>
              </w:rPr>
              <w:t xml:space="preserve"> 4.02</w:t>
            </w:r>
          </w:p>
        </w:tc>
        <w:tc>
          <w:tcPr>
            <w:tcW w:w="1542" w:type="dxa"/>
          </w:tcPr>
          <w:p w14:paraId="1BA22140"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&lt;</w:t>
            </w:r>
            <w:r>
              <w:rPr>
                <w:rFonts w:ascii="Arial Narrow" w:hAnsi="Arial Narrow"/>
                <w:sz w:val="24"/>
              </w:rPr>
              <w:t xml:space="preserve"> 3.6</w:t>
            </w:r>
          </w:p>
        </w:tc>
        <w:tc>
          <w:tcPr>
            <w:tcW w:w="1542" w:type="dxa"/>
          </w:tcPr>
          <w:p w14:paraId="35E253F1"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&lt;</w:t>
            </w:r>
            <w:r>
              <w:rPr>
                <w:rFonts w:ascii="Arial Narrow" w:hAnsi="Arial Narrow"/>
                <w:sz w:val="24"/>
              </w:rPr>
              <w:t xml:space="preserve"> 3.</w:t>
            </w:r>
            <w:r w:rsidRPr="0099459C">
              <w:rPr>
                <w:rFonts w:ascii="Arial Narrow" w:hAnsi="Arial Narrow"/>
                <w:sz w:val="24"/>
              </w:rPr>
              <w:t>2</w:t>
            </w:r>
            <w:r>
              <w:rPr>
                <w:rFonts w:ascii="Arial Narrow" w:hAnsi="Arial Narrow"/>
                <w:sz w:val="24"/>
              </w:rPr>
              <w:t>1</w:t>
            </w:r>
          </w:p>
        </w:tc>
        <w:tc>
          <w:tcPr>
            <w:tcW w:w="1542" w:type="dxa"/>
          </w:tcPr>
          <w:p w14:paraId="46BB0729"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&lt;</w:t>
            </w:r>
            <w:r>
              <w:rPr>
                <w:rFonts w:ascii="Arial Narrow" w:hAnsi="Arial Narrow"/>
                <w:sz w:val="24"/>
              </w:rPr>
              <w:t xml:space="preserve"> 2.81</w:t>
            </w:r>
          </w:p>
        </w:tc>
        <w:tc>
          <w:tcPr>
            <w:tcW w:w="1543" w:type="dxa"/>
          </w:tcPr>
          <w:p w14:paraId="100E9C18"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&lt;</w:t>
            </w:r>
            <w:r>
              <w:rPr>
                <w:rFonts w:ascii="Arial Narrow" w:hAnsi="Arial Narrow"/>
                <w:sz w:val="24"/>
              </w:rPr>
              <w:t xml:space="preserve"> 2.81</w:t>
            </w:r>
          </w:p>
        </w:tc>
      </w:tr>
    </w:tbl>
    <w:p w14:paraId="2595D4B3" w14:textId="77777777" w:rsidR="008146DF" w:rsidRDefault="008146DF" w:rsidP="008146DF">
      <w:pPr>
        <w:textAlignment w:val="baseline"/>
        <w:rPr>
          <w:rFonts w:ascii="Arial Narrow" w:hAnsi="Arial Narrow" w:cs="Arial"/>
          <w:b/>
          <w:bCs/>
          <w:iCs/>
          <w:sz w:val="24"/>
          <w:szCs w:val="29"/>
        </w:rPr>
      </w:pPr>
    </w:p>
    <w:tbl>
      <w:tblPr>
        <w:tblStyle w:val="TableGrid"/>
        <w:tblW w:w="10795" w:type="dxa"/>
        <w:tblLook w:val="04A0" w:firstRow="1" w:lastRow="0" w:firstColumn="1" w:lastColumn="0" w:noHBand="0" w:noVBand="1"/>
      </w:tblPr>
      <w:tblGrid>
        <w:gridCol w:w="1542"/>
        <w:gridCol w:w="1542"/>
        <w:gridCol w:w="1542"/>
        <w:gridCol w:w="1542"/>
        <w:gridCol w:w="1542"/>
        <w:gridCol w:w="1542"/>
        <w:gridCol w:w="1543"/>
      </w:tblGrid>
      <w:tr w:rsidR="008146DF" w14:paraId="230B8297" w14:textId="77777777" w:rsidTr="00E31452">
        <w:tc>
          <w:tcPr>
            <w:tcW w:w="10795" w:type="dxa"/>
            <w:gridSpan w:val="7"/>
          </w:tcPr>
          <w:p w14:paraId="000D8DF4" w14:textId="0A2DEB5A" w:rsidR="008146DF" w:rsidRDefault="008146DF" w:rsidP="00E31452">
            <w:pPr>
              <w:jc w:val="center"/>
              <w:textAlignment w:val="baseline"/>
              <w:rPr>
                <w:rFonts w:ascii="Arial Narrow" w:hAnsi="Arial Narrow" w:cs="Arial"/>
                <w:b/>
                <w:bCs/>
                <w:iCs/>
                <w:sz w:val="24"/>
                <w:szCs w:val="29"/>
              </w:rPr>
            </w:pPr>
            <w:r w:rsidRPr="0099459C">
              <w:rPr>
                <w:rFonts w:ascii="Tahoma" w:hAnsi="Tahoma" w:cs="Tahoma"/>
                <w:b/>
                <w:bCs/>
                <w:iCs/>
                <w:sz w:val="24"/>
                <w:szCs w:val="29"/>
              </w:rPr>
              <w:t>12-minute Bi</w:t>
            </w:r>
            <w:r w:rsidR="00BB77EB">
              <w:rPr>
                <w:rFonts w:ascii="Tahoma" w:hAnsi="Tahoma" w:cs="Tahoma"/>
                <w:b/>
                <w:bCs/>
                <w:iCs/>
                <w:sz w:val="24"/>
                <w:szCs w:val="29"/>
              </w:rPr>
              <w:t>ke</w:t>
            </w:r>
            <w:r w:rsidRPr="0099459C">
              <w:rPr>
                <w:rFonts w:ascii="Tahoma" w:hAnsi="Tahoma" w:cs="Tahoma"/>
                <w:b/>
                <w:bCs/>
                <w:iCs/>
                <w:sz w:val="24"/>
                <w:szCs w:val="29"/>
              </w:rPr>
              <w:t xml:space="preserve"> Test ratings for </w:t>
            </w:r>
            <w:r>
              <w:rPr>
                <w:rFonts w:ascii="Tahoma" w:hAnsi="Tahoma" w:cs="Tahoma"/>
                <w:b/>
                <w:bCs/>
                <w:iCs/>
                <w:sz w:val="24"/>
                <w:szCs w:val="29"/>
              </w:rPr>
              <w:t>FE</w:t>
            </w:r>
            <w:r w:rsidRPr="0099459C">
              <w:rPr>
                <w:rFonts w:ascii="Tahoma" w:hAnsi="Tahoma" w:cs="Tahoma"/>
                <w:b/>
                <w:bCs/>
                <w:iCs/>
                <w:sz w:val="24"/>
                <w:szCs w:val="29"/>
              </w:rPr>
              <w:t xml:space="preserve">MALES. </w:t>
            </w:r>
            <w:r>
              <w:rPr>
                <w:rFonts w:ascii="Tahoma" w:hAnsi="Tahoma" w:cs="Tahoma"/>
                <w:b/>
                <w:bCs/>
                <w:iCs/>
                <w:sz w:val="24"/>
                <w:szCs w:val="29"/>
              </w:rPr>
              <w:t>(</w:t>
            </w:r>
            <w:r w:rsidRPr="0099459C">
              <w:rPr>
                <w:rFonts w:ascii="Tahoma" w:hAnsi="Tahoma" w:cs="Tahoma"/>
                <w:b/>
                <w:bCs/>
                <w:iCs/>
                <w:sz w:val="24"/>
                <w:szCs w:val="29"/>
              </w:rPr>
              <w:t xml:space="preserve">Distance in </w:t>
            </w:r>
            <w:r>
              <w:rPr>
                <w:rFonts w:ascii="Tahoma" w:hAnsi="Tahoma" w:cs="Tahoma"/>
                <w:b/>
                <w:bCs/>
                <w:iCs/>
                <w:sz w:val="24"/>
                <w:szCs w:val="29"/>
              </w:rPr>
              <w:t>kilometres)</w:t>
            </w:r>
          </w:p>
        </w:tc>
      </w:tr>
      <w:tr w:rsidR="008146DF" w14:paraId="451A880D" w14:textId="77777777" w:rsidTr="00E31452">
        <w:tc>
          <w:tcPr>
            <w:tcW w:w="1542" w:type="dxa"/>
          </w:tcPr>
          <w:p w14:paraId="0B9D9022" w14:textId="77777777" w:rsidR="008146DF" w:rsidRDefault="008146DF" w:rsidP="00E31452">
            <w:pPr>
              <w:jc w:val="right"/>
              <w:textAlignment w:val="baseline"/>
              <w:rPr>
                <w:rFonts w:ascii="Arial Narrow" w:hAnsi="Arial Narrow" w:cs="Arial"/>
                <w:b/>
                <w:bCs/>
                <w:iCs/>
                <w:sz w:val="24"/>
                <w:szCs w:val="29"/>
              </w:rPr>
            </w:pPr>
            <w:r>
              <w:rPr>
                <w:rFonts w:ascii="Arial Narrow" w:hAnsi="Arial Narrow" w:cs="Arial"/>
                <w:b/>
                <w:bCs/>
                <w:iCs/>
                <w:sz w:val="24"/>
                <w:szCs w:val="29"/>
              </w:rPr>
              <w:t>Age</w:t>
            </w:r>
            <w:r>
              <w:rPr>
                <w:rFonts w:ascii="Arial Black" w:hAnsi="Arial Black" w:cs="Arial"/>
                <w:b/>
                <w:bCs/>
                <w:iCs/>
                <w:sz w:val="24"/>
                <w:szCs w:val="29"/>
              </w:rPr>
              <w:t>→</w:t>
            </w:r>
          </w:p>
        </w:tc>
        <w:tc>
          <w:tcPr>
            <w:tcW w:w="1542" w:type="dxa"/>
          </w:tcPr>
          <w:p w14:paraId="36AF2F16"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13-19</w:t>
            </w:r>
          </w:p>
        </w:tc>
        <w:tc>
          <w:tcPr>
            <w:tcW w:w="1542" w:type="dxa"/>
          </w:tcPr>
          <w:p w14:paraId="79AE2473"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20-29</w:t>
            </w:r>
          </w:p>
        </w:tc>
        <w:tc>
          <w:tcPr>
            <w:tcW w:w="1542" w:type="dxa"/>
          </w:tcPr>
          <w:p w14:paraId="28B9383B"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30-39</w:t>
            </w:r>
          </w:p>
        </w:tc>
        <w:tc>
          <w:tcPr>
            <w:tcW w:w="1542" w:type="dxa"/>
          </w:tcPr>
          <w:p w14:paraId="64AEEB00"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40-49</w:t>
            </w:r>
          </w:p>
        </w:tc>
        <w:tc>
          <w:tcPr>
            <w:tcW w:w="1542" w:type="dxa"/>
          </w:tcPr>
          <w:p w14:paraId="257A485A"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50-59</w:t>
            </w:r>
          </w:p>
        </w:tc>
        <w:tc>
          <w:tcPr>
            <w:tcW w:w="1543" w:type="dxa"/>
          </w:tcPr>
          <w:p w14:paraId="5F366701"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60 +</w:t>
            </w:r>
          </w:p>
        </w:tc>
      </w:tr>
      <w:tr w:rsidR="008146DF" w14:paraId="69867FA9" w14:textId="77777777" w:rsidTr="00E31452">
        <w:tc>
          <w:tcPr>
            <w:tcW w:w="1542" w:type="dxa"/>
          </w:tcPr>
          <w:p w14:paraId="25E229C6" w14:textId="77777777" w:rsidR="008146DF" w:rsidRPr="0099459C" w:rsidRDefault="008146DF" w:rsidP="00E31452">
            <w:pPr>
              <w:jc w:val="center"/>
              <w:textAlignment w:val="baseline"/>
              <w:rPr>
                <w:rFonts w:ascii="Tahoma" w:hAnsi="Tahoma" w:cs="Tahoma"/>
                <w:sz w:val="24"/>
                <w:szCs w:val="24"/>
              </w:rPr>
            </w:pPr>
            <w:r w:rsidRPr="00584582">
              <w:rPr>
                <w:rFonts w:ascii="Tahoma" w:hAnsi="Tahoma" w:cs="Tahoma"/>
                <w:sz w:val="24"/>
              </w:rPr>
              <w:t>Excellent</w:t>
            </w:r>
          </w:p>
        </w:tc>
        <w:tc>
          <w:tcPr>
            <w:tcW w:w="1542" w:type="dxa"/>
          </w:tcPr>
          <w:p w14:paraId="70695C9B"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&gt;</w:t>
            </w:r>
            <w:r>
              <w:rPr>
                <w:rFonts w:ascii="Arial Narrow" w:hAnsi="Arial Narrow"/>
                <w:sz w:val="24"/>
              </w:rPr>
              <w:t xml:space="preserve"> 7.63</w:t>
            </w:r>
          </w:p>
        </w:tc>
        <w:tc>
          <w:tcPr>
            <w:tcW w:w="1542" w:type="dxa"/>
          </w:tcPr>
          <w:p w14:paraId="151291AF"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&gt;</w:t>
            </w:r>
            <w:r>
              <w:rPr>
                <w:rFonts w:ascii="Arial Narrow" w:hAnsi="Arial Narrow"/>
                <w:sz w:val="24"/>
              </w:rPr>
              <w:t xml:space="preserve"> 7.23</w:t>
            </w:r>
          </w:p>
        </w:tc>
        <w:tc>
          <w:tcPr>
            <w:tcW w:w="1542" w:type="dxa"/>
          </w:tcPr>
          <w:p w14:paraId="046BA54B"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&gt;</w:t>
            </w:r>
            <w:r>
              <w:rPr>
                <w:rFonts w:ascii="Arial Narrow" w:hAnsi="Arial Narrow"/>
                <w:sz w:val="24"/>
              </w:rPr>
              <w:t xml:space="preserve"> 6.82</w:t>
            </w:r>
          </w:p>
        </w:tc>
        <w:tc>
          <w:tcPr>
            <w:tcW w:w="1542" w:type="dxa"/>
          </w:tcPr>
          <w:p w14:paraId="30B0E2FF"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&gt;</w:t>
            </w:r>
            <w:r>
              <w:rPr>
                <w:rFonts w:ascii="Arial Narrow" w:hAnsi="Arial Narrow"/>
                <w:sz w:val="24"/>
              </w:rPr>
              <w:t xml:space="preserve"> 6.4</w:t>
            </w:r>
          </w:p>
        </w:tc>
        <w:tc>
          <w:tcPr>
            <w:tcW w:w="1542" w:type="dxa"/>
          </w:tcPr>
          <w:p w14:paraId="0D0125AF"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&gt;</w:t>
            </w:r>
            <w:r>
              <w:rPr>
                <w:rFonts w:ascii="Arial Narrow" w:hAnsi="Arial Narrow"/>
                <w:sz w:val="24"/>
              </w:rPr>
              <w:t xml:space="preserve"> 5.61</w:t>
            </w:r>
          </w:p>
        </w:tc>
        <w:tc>
          <w:tcPr>
            <w:tcW w:w="1543" w:type="dxa"/>
          </w:tcPr>
          <w:p w14:paraId="000F6446"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&gt;</w:t>
            </w:r>
            <w:r>
              <w:rPr>
                <w:rFonts w:ascii="Arial Narrow" w:hAnsi="Arial Narrow"/>
                <w:sz w:val="24"/>
              </w:rPr>
              <w:t xml:space="preserve"> 4.8</w:t>
            </w:r>
          </w:p>
        </w:tc>
      </w:tr>
      <w:tr w:rsidR="008146DF" w14:paraId="6FC9E097" w14:textId="77777777" w:rsidTr="00E31452">
        <w:tc>
          <w:tcPr>
            <w:tcW w:w="1542" w:type="dxa"/>
          </w:tcPr>
          <w:p w14:paraId="67DC5301" w14:textId="77777777" w:rsidR="008146DF" w:rsidRPr="0099459C" w:rsidRDefault="008146DF" w:rsidP="00E31452">
            <w:pPr>
              <w:jc w:val="center"/>
              <w:textAlignment w:val="baseline"/>
              <w:rPr>
                <w:rFonts w:ascii="Tahoma" w:hAnsi="Tahoma" w:cs="Tahoma"/>
                <w:sz w:val="24"/>
                <w:szCs w:val="24"/>
              </w:rPr>
            </w:pPr>
            <w:r w:rsidRPr="00584582">
              <w:rPr>
                <w:rFonts w:ascii="Tahoma" w:hAnsi="Tahoma" w:cs="Tahoma"/>
                <w:sz w:val="24"/>
              </w:rPr>
              <w:t>Good</w:t>
            </w:r>
          </w:p>
        </w:tc>
        <w:tc>
          <w:tcPr>
            <w:tcW w:w="1542" w:type="dxa"/>
          </w:tcPr>
          <w:p w14:paraId="0A694853"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6.03</w:t>
            </w:r>
            <w:r w:rsidRPr="0099459C">
              <w:rPr>
                <w:rFonts w:ascii="Arial Narrow" w:hAnsi="Arial Narrow"/>
                <w:sz w:val="24"/>
              </w:rPr>
              <w:t>-</w:t>
            </w:r>
            <w:r>
              <w:rPr>
                <w:rFonts w:ascii="Arial Narrow" w:hAnsi="Arial Narrow"/>
                <w:sz w:val="24"/>
              </w:rPr>
              <w:t>7.63</w:t>
            </w:r>
          </w:p>
        </w:tc>
        <w:tc>
          <w:tcPr>
            <w:tcW w:w="1542" w:type="dxa"/>
          </w:tcPr>
          <w:p w14:paraId="04084E68"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5.63</w:t>
            </w:r>
            <w:r w:rsidRPr="0099459C">
              <w:rPr>
                <w:rFonts w:ascii="Arial Narrow" w:hAnsi="Arial Narrow"/>
                <w:sz w:val="24"/>
              </w:rPr>
              <w:t>-</w:t>
            </w:r>
            <w:r>
              <w:rPr>
                <w:rFonts w:ascii="Arial Narrow" w:hAnsi="Arial Narrow"/>
                <w:sz w:val="24"/>
              </w:rPr>
              <w:t>7.23</w:t>
            </w:r>
          </w:p>
        </w:tc>
        <w:tc>
          <w:tcPr>
            <w:tcW w:w="1542" w:type="dxa"/>
          </w:tcPr>
          <w:p w14:paraId="4DB48C60"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5.22</w:t>
            </w:r>
            <w:r w:rsidRPr="0099459C">
              <w:rPr>
                <w:rFonts w:ascii="Arial Narrow" w:hAnsi="Arial Narrow"/>
                <w:sz w:val="24"/>
              </w:rPr>
              <w:t>-</w:t>
            </w:r>
            <w:r>
              <w:rPr>
                <w:rFonts w:ascii="Arial Narrow" w:hAnsi="Arial Narrow"/>
                <w:sz w:val="24"/>
              </w:rPr>
              <w:t>6.82</w:t>
            </w:r>
          </w:p>
        </w:tc>
        <w:tc>
          <w:tcPr>
            <w:tcW w:w="1542" w:type="dxa"/>
          </w:tcPr>
          <w:p w14:paraId="227A193E"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4.82-6.4</w:t>
            </w:r>
          </w:p>
        </w:tc>
        <w:tc>
          <w:tcPr>
            <w:tcW w:w="1542" w:type="dxa"/>
          </w:tcPr>
          <w:p w14:paraId="4127153F"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4.1</w:t>
            </w:r>
            <w:r w:rsidRPr="0099459C">
              <w:rPr>
                <w:rFonts w:ascii="Arial Narrow" w:hAnsi="Arial Narrow"/>
                <w:sz w:val="24"/>
              </w:rPr>
              <w:t>-</w:t>
            </w:r>
            <w:r>
              <w:rPr>
                <w:rFonts w:ascii="Arial Narrow" w:hAnsi="Arial Narrow"/>
                <w:sz w:val="24"/>
              </w:rPr>
              <w:t xml:space="preserve"> 5.61</w:t>
            </w:r>
          </w:p>
        </w:tc>
        <w:tc>
          <w:tcPr>
            <w:tcW w:w="1543" w:type="dxa"/>
          </w:tcPr>
          <w:p w14:paraId="1366F4CC"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 xml:space="preserve">3.2 – 4.8 </w:t>
            </w:r>
          </w:p>
        </w:tc>
      </w:tr>
      <w:tr w:rsidR="008146DF" w14:paraId="02E10455" w14:textId="77777777" w:rsidTr="00E31452">
        <w:tc>
          <w:tcPr>
            <w:tcW w:w="1542" w:type="dxa"/>
          </w:tcPr>
          <w:p w14:paraId="2EBA00AF" w14:textId="77777777" w:rsidR="008146DF" w:rsidRPr="0099459C" w:rsidRDefault="008146DF" w:rsidP="00E31452">
            <w:pPr>
              <w:jc w:val="center"/>
              <w:textAlignment w:val="baseline"/>
              <w:rPr>
                <w:rFonts w:ascii="Tahoma" w:hAnsi="Tahoma" w:cs="Tahoma"/>
                <w:sz w:val="24"/>
                <w:szCs w:val="24"/>
              </w:rPr>
            </w:pPr>
            <w:r w:rsidRPr="00584582">
              <w:rPr>
                <w:rFonts w:ascii="Tahoma" w:hAnsi="Tahoma" w:cs="Tahoma"/>
                <w:sz w:val="24"/>
              </w:rPr>
              <w:t>Fair</w:t>
            </w:r>
          </w:p>
        </w:tc>
        <w:tc>
          <w:tcPr>
            <w:tcW w:w="1542" w:type="dxa"/>
          </w:tcPr>
          <w:p w14:paraId="30B90EEB"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4.42</w:t>
            </w:r>
            <w:r w:rsidRPr="0099459C">
              <w:rPr>
                <w:rFonts w:ascii="Arial Narrow" w:hAnsi="Arial Narrow"/>
                <w:sz w:val="24"/>
              </w:rPr>
              <w:t>-</w:t>
            </w:r>
            <w:r>
              <w:rPr>
                <w:rFonts w:ascii="Arial Narrow" w:hAnsi="Arial Narrow"/>
                <w:sz w:val="24"/>
              </w:rPr>
              <w:t>6.02</w:t>
            </w:r>
          </w:p>
        </w:tc>
        <w:tc>
          <w:tcPr>
            <w:tcW w:w="1542" w:type="dxa"/>
          </w:tcPr>
          <w:p w14:paraId="467E22F0"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4.1</w:t>
            </w:r>
            <w:r w:rsidRPr="0099459C">
              <w:rPr>
                <w:rFonts w:ascii="Arial Narrow" w:hAnsi="Arial Narrow"/>
                <w:sz w:val="24"/>
              </w:rPr>
              <w:t>-</w:t>
            </w:r>
            <w:r>
              <w:rPr>
                <w:rFonts w:ascii="Arial Narrow" w:hAnsi="Arial Narrow"/>
                <w:sz w:val="24"/>
              </w:rPr>
              <w:t>5.62</w:t>
            </w:r>
          </w:p>
        </w:tc>
        <w:tc>
          <w:tcPr>
            <w:tcW w:w="1542" w:type="dxa"/>
          </w:tcPr>
          <w:p w14:paraId="700F3BA8"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3.61</w:t>
            </w:r>
            <w:r w:rsidRPr="0099459C">
              <w:rPr>
                <w:rFonts w:ascii="Arial Narrow" w:hAnsi="Arial Narrow"/>
                <w:sz w:val="24"/>
              </w:rPr>
              <w:t>-</w:t>
            </w:r>
            <w:r>
              <w:rPr>
                <w:rFonts w:ascii="Arial Narrow" w:hAnsi="Arial Narrow"/>
                <w:sz w:val="24"/>
              </w:rPr>
              <w:t>5.21</w:t>
            </w:r>
          </w:p>
        </w:tc>
        <w:tc>
          <w:tcPr>
            <w:tcW w:w="1542" w:type="dxa"/>
          </w:tcPr>
          <w:p w14:paraId="1370A082"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3.21</w:t>
            </w:r>
            <w:r w:rsidRPr="0099459C">
              <w:rPr>
                <w:rFonts w:ascii="Arial Narrow" w:hAnsi="Arial Narrow"/>
                <w:sz w:val="24"/>
              </w:rPr>
              <w:t>-</w:t>
            </w:r>
            <w:r>
              <w:rPr>
                <w:rFonts w:ascii="Arial Narrow" w:hAnsi="Arial Narrow"/>
                <w:sz w:val="24"/>
              </w:rPr>
              <w:t>4.81</w:t>
            </w:r>
          </w:p>
        </w:tc>
        <w:tc>
          <w:tcPr>
            <w:tcW w:w="1542" w:type="dxa"/>
          </w:tcPr>
          <w:p w14:paraId="62CA5418"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 xml:space="preserve">2.4 </w:t>
            </w:r>
            <w:r w:rsidRPr="0099459C">
              <w:rPr>
                <w:rFonts w:ascii="Arial Narrow" w:hAnsi="Arial Narrow"/>
                <w:sz w:val="24"/>
              </w:rPr>
              <w:t>-</w:t>
            </w:r>
            <w:r>
              <w:rPr>
                <w:rFonts w:ascii="Arial Narrow" w:hAnsi="Arial Narrow"/>
                <w:sz w:val="24"/>
              </w:rPr>
              <w:t xml:space="preserve"> 4</w:t>
            </w:r>
          </w:p>
        </w:tc>
        <w:tc>
          <w:tcPr>
            <w:tcW w:w="1543" w:type="dxa"/>
          </w:tcPr>
          <w:p w14:paraId="070917C1"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2</w:t>
            </w:r>
            <w:r>
              <w:rPr>
                <w:rFonts w:ascii="Arial Narrow" w:hAnsi="Arial Narrow"/>
                <w:sz w:val="24"/>
              </w:rPr>
              <w:t xml:space="preserve"> – 3.2</w:t>
            </w:r>
          </w:p>
        </w:tc>
      </w:tr>
      <w:tr w:rsidR="008146DF" w14:paraId="2A4B7321" w14:textId="77777777" w:rsidTr="00E31452">
        <w:tc>
          <w:tcPr>
            <w:tcW w:w="1542" w:type="dxa"/>
          </w:tcPr>
          <w:p w14:paraId="0D6FF3B8" w14:textId="77777777" w:rsidR="008146DF" w:rsidRPr="0099459C" w:rsidRDefault="008146DF" w:rsidP="00E31452">
            <w:pPr>
              <w:jc w:val="center"/>
              <w:textAlignment w:val="baseline"/>
              <w:rPr>
                <w:rFonts w:ascii="Tahoma" w:hAnsi="Tahoma" w:cs="Tahoma"/>
                <w:sz w:val="24"/>
                <w:szCs w:val="24"/>
              </w:rPr>
            </w:pPr>
            <w:r w:rsidRPr="00584582">
              <w:rPr>
                <w:rFonts w:ascii="Tahoma" w:hAnsi="Tahoma" w:cs="Tahoma"/>
                <w:sz w:val="24"/>
              </w:rPr>
              <w:t>Poor</w:t>
            </w:r>
          </w:p>
        </w:tc>
        <w:tc>
          <w:tcPr>
            <w:tcW w:w="1542" w:type="dxa"/>
          </w:tcPr>
          <w:p w14:paraId="1AE58E39"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2.81-4.41</w:t>
            </w:r>
          </w:p>
        </w:tc>
        <w:tc>
          <w:tcPr>
            <w:tcW w:w="1542" w:type="dxa"/>
          </w:tcPr>
          <w:p w14:paraId="738DE9E9"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2.41</w:t>
            </w:r>
            <w:r w:rsidRPr="0099459C">
              <w:rPr>
                <w:rFonts w:ascii="Arial Narrow" w:hAnsi="Arial Narrow"/>
                <w:sz w:val="24"/>
              </w:rPr>
              <w:t>-</w:t>
            </w:r>
            <w:r>
              <w:rPr>
                <w:rFonts w:ascii="Arial Narrow" w:hAnsi="Arial Narrow"/>
                <w:sz w:val="24"/>
              </w:rPr>
              <w:t>4</w:t>
            </w:r>
          </w:p>
        </w:tc>
        <w:tc>
          <w:tcPr>
            <w:tcW w:w="1542" w:type="dxa"/>
          </w:tcPr>
          <w:p w14:paraId="26537B3E"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2.01</w:t>
            </w:r>
            <w:r w:rsidRPr="0099459C">
              <w:rPr>
                <w:rFonts w:ascii="Arial Narrow" w:hAnsi="Arial Narrow"/>
                <w:sz w:val="24"/>
              </w:rPr>
              <w:t>-</w:t>
            </w:r>
            <w:r>
              <w:rPr>
                <w:rFonts w:ascii="Arial Narrow" w:hAnsi="Arial Narrow"/>
                <w:sz w:val="24"/>
              </w:rPr>
              <w:t>3.6</w:t>
            </w:r>
          </w:p>
        </w:tc>
        <w:tc>
          <w:tcPr>
            <w:tcW w:w="1542" w:type="dxa"/>
          </w:tcPr>
          <w:p w14:paraId="6BABCD11"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1.</w:t>
            </w:r>
            <w:r>
              <w:rPr>
                <w:rFonts w:ascii="Arial Narrow" w:hAnsi="Arial Narrow"/>
                <w:sz w:val="24"/>
              </w:rPr>
              <w:t xml:space="preserve">6 </w:t>
            </w:r>
            <w:r w:rsidRPr="0099459C">
              <w:rPr>
                <w:rFonts w:ascii="Arial Narrow" w:hAnsi="Arial Narrow"/>
                <w:sz w:val="24"/>
              </w:rPr>
              <w:t>-</w:t>
            </w:r>
            <w:r>
              <w:rPr>
                <w:rFonts w:ascii="Arial Narrow" w:hAnsi="Arial Narrow"/>
                <w:sz w:val="24"/>
              </w:rPr>
              <w:t>3.2</w:t>
            </w:r>
          </w:p>
        </w:tc>
        <w:tc>
          <w:tcPr>
            <w:tcW w:w="1542" w:type="dxa"/>
          </w:tcPr>
          <w:p w14:paraId="38E6F352"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 xml:space="preserve">1.2 </w:t>
            </w:r>
            <w:r w:rsidRPr="0099459C">
              <w:rPr>
                <w:rFonts w:ascii="Arial Narrow" w:hAnsi="Arial Narrow"/>
                <w:sz w:val="24"/>
              </w:rPr>
              <w:t>-</w:t>
            </w:r>
            <w:r>
              <w:rPr>
                <w:rFonts w:ascii="Arial Narrow" w:hAnsi="Arial Narrow"/>
                <w:sz w:val="24"/>
              </w:rPr>
              <w:t>2.3</w:t>
            </w:r>
            <w:r w:rsidRPr="0099459C">
              <w:rPr>
                <w:rFonts w:ascii="Arial Narrow" w:hAnsi="Arial Narrow"/>
                <w:sz w:val="24"/>
              </w:rPr>
              <w:t>9</w:t>
            </w:r>
          </w:p>
        </w:tc>
        <w:tc>
          <w:tcPr>
            <w:tcW w:w="1543" w:type="dxa"/>
          </w:tcPr>
          <w:p w14:paraId="0F116B3B" w14:textId="77777777" w:rsidR="008146DF" w:rsidRPr="0099459C" w:rsidRDefault="008146DF" w:rsidP="00E31452">
            <w:pPr>
              <w:jc w:val="center"/>
              <w:textAlignment w:val="baseline"/>
              <w:rPr>
                <w:rFonts w:ascii="Arial Narrow" w:hAnsi="Arial Narrow"/>
                <w:sz w:val="24"/>
                <w:szCs w:val="24"/>
              </w:rPr>
            </w:pPr>
            <w:r>
              <w:rPr>
                <w:rFonts w:ascii="Arial Narrow" w:hAnsi="Arial Narrow"/>
                <w:sz w:val="24"/>
              </w:rPr>
              <w:t xml:space="preserve">1.2 </w:t>
            </w:r>
            <w:r w:rsidRPr="0099459C">
              <w:rPr>
                <w:rFonts w:ascii="Arial Narrow" w:hAnsi="Arial Narrow"/>
                <w:sz w:val="24"/>
              </w:rPr>
              <w:t>-1.</w:t>
            </w:r>
            <w:r>
              <w:rPr>
                <w:rFonts w:ascii="Arial Narrow" w:hAnsi="Arial Narrow"/>
                <w:sz w:val="24"/>
              </w:rPr>
              <w:t>99</w:t>
            </w:r>
          </w:p>
        </w:tc>
      </w:tr>
      <w:tr w:rsidR="008146DF" w14:paraId="66786117" w14:textId="77777777" w:rsidTr="00E31452">
        <w:tc>
          <w:tcPr>
            <w:tcW w:w="1542" w:type="dxa"/>
          </w:tcPr>
          <w:p w14:paraId="2B8C7169" w14:textId="77777777" w:rsidR="008146DF" w:rsidRPr="0099459C" w:rsidRDefault="008146DF" w:rsidP="00E31452">
            <w:pPr>
              <w:jc w:val="center"/>
              <w:textAlignment w:val="baseline"/>
              <w:rPr>
                <w:rFonts w:ascii="Tahoma" w:hAnsi="Tahoma" w:cs="Tahoma"/>
                <w:sz w:val="24"/>
                <w:szCs w:val="24"/>
              </w:rPr>
            </w:pPr>
            <w:r w:rsidRPr="00584582">
              <w:rPr>
                <w:rFonts w:ascii="Tahoma" w:hAnsi="Tahoma" w:cs="Tahoma"/>
                <w:sz w:val="24"/>
              </w:rPr>
              <w:t>Very Poor</w:t>
            </w:r>
          </w:p>
        </w:tc>
        <w:tc>
          <w:tcPr>
            <w:tcW w:w="1542" w:type="dxa"/>
          </w:tcPr>
          <w:p w14:paraId="45E79A5E"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&lt;</w:t>
            </w:r>
            <w:r>
              <w:rPr>
                <w:rFonts w:ascii="Arial Narrow" w:hAnsi="Arial Narrow"/>
                <w:sz w:val="24"/>
              </w:rPr>
              <w:t xml:space="preserve"> 2.81</w:t>
            </w:r>
          </w:p>
        </w:tc>
        <w:tc>
          <w:tcPr>
            <w:tcW w:w="1542" w:type="dxa"/>
          </w:tcPr>
          <w:p w14:paraId="6119DE17"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&lt;</w:t>
            </w:r>
            <w:r>
              <w:rPr>
                <w:rFonts w:ascii="Arial Narrow" w:hAnsi="Arial Narrow"/>
                <w:sz w:val="24"/>
              </w:rPr>
              <w:t xml:space="preserve"> 2.41</w:t>
            </w:r>
          </w:p>
        </w:tc>
        <w:tc>
          <w:tcPr>
            <w:tcW w:w="1542" w:type="dxa"/>
          </w:tcPr>
          <w:p w14:paraId="3869FF4F"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&lt;</w:t>
            </w:r>
            <w:r>
              <w:rPr>
                <w:rFonts w:ascii="Arial Narrow" w:hAnsi="Arial Narrow"/>
                <w:sz w:val="24"/>
              </w:rPr>
              <w:t xml:space="preserve"> 2.01</w:t>
            </w:r>
          </w:p>
        </w:tc>
        <w:tc>
          <w:tcPr>
            <w:tcW w:w="1542" w:type="dxa"/>
          </w:tcPr>
          <w:p w14:paraId="55744334"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&lt;</w:t>
            </w:r>
            <w:r>
              <w:rPr>
                <w:rFonts w:ascii="Arial Narrow" w:hAnsi="Arial Narrow"/>
                <w:sz w:val="24"/>
              </w:rPr>
              <w:t xml:space="preserve"> </w:t>
            </w:r>
            <w:r w:rsidRPr="0099459C">
              <w:rPr>
                <w:rFonts w:ascii="Arial Narrow" w:hAnsi="Arial Narrow"/>
                <w:sz w:val="24"/>
              </w:rPr>
              <w:t>1.</w:t>
            </w:r>
            <w:r>
              <w:rPr>
                <w:rFonts w:ascii="Arial Narrow" w:hAnsi="Arial Narrow"/>
                <w:sz w:val="24"/>
              </w:rPr>
              <w:t>6</w:t>
            </w:r>
          </w:p>
        </w:tc>
        <w:tc>
          <w:tcPr>
            <w:tcW w:w="1542" w:type="dxa"/>
          </w:tcPr>
          <w:p w14:paraId="684302FF"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&lt;</w:t>
            </w:r>
            <w:r>
              <w:rPr>
                <w:rFonts w:ascii="Arial Narrow" w:hAnsi="Arial Narrow"/>
                <w:sz w:val="24"/>
              </w:rPr>
              <w:t xml:space="preserve"> 1.2</w:t>
            </w:r>
          </w:p>
        </w:tc>
        <w:tc>
          <w:tcPr>
            <w:tcW w:w="1543" w:type="dxa"/>
          </w:tcPr>
          <w:p w14:paraId="6DD6DA0F"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sz w:val="24"/>
              </w:rPr>
              <w:t>&lt;</w:t>
            </w:r>
            <w:r>
              <w:rPr>
                <w:rFonts w:ascii="Arial Narrow" w:hAnsi="Arial Narrow"/>
                <w:sz w:val="24"/>
              </w:rPr>
              <w:t xml:space="preserve"> 1.2</w:t>
            </w:r>
          </w:p>
        </w:tc>
      </w:tr>
    </w:tbl>
    <w:p w14:paraId="122369E7" w14:textId="77777777" w:rsidR="008146DF" w:rsidRDefault="008146DF" w:rsidP="008146DF">
      <w:pPr>
        <w:jc w:val="center"/>
        <w:textAlignment w:val="baseline"/>
        <w:rPr>
          <w:rFonts w:ascii="Segoe UI" w:hAnsi="Segoe UI" w:cs="Segoe UI"/>
          <w:sz w:val="18"/>
          <w:szCs w:val="18"/>
        </w:rPr>
      </w:pPr>
      <w:r w:rsidRPr="0099459C">
        <w:rPr>
          <w:rFonts w:ascii="Arial" w:hAnsi="Arial" w:cs="Arial"/>
          <w:iCs/>
          <w:color w:val="3E3E3E"/>
          <w:sz w:val="24"/>
          <w:szCs w:val="27"/>
          <w:lang w:val="en-US"/>
        </w:rPr>
        <w:t>Source:</w:t>
      </w:r>
      <w:r w:rsidRPr="0099459C">
        <w:rPr>
          <w:rFonts w:ascii="Arial" w:hAnsi="Arial" w:cs="Arial"/>
          <w:i/>
          <w:iCs/>
          <w:color w:val="3E3E3E"/>
          <w:sz w:val="24"/>
          <w:szCs w:val="27"/>
          <w:lang w:val="en-US"/>
        </w:rPr>
        <w:t xml:space="preserve"> Cooper (1982) </w:t>
      </w:r>
      <w:hyperlink r:id="rId474" w:tgtFrame="_blank" w:history="1">
        <w:r w:rsidRPr="0099459C">
          <w:rPr>
            <w:rFonts w:ascii="Calibri" w:hAnsi="Calibri" w:cs="Calibri"/>
            <w:color w:val="0563C1"/>
            <w:u w:val="single"/>
            <w:lang w:val="en-US"/>
          </w:rPr>
          <w:t>https://www.topendsports.com/testing/tests/cycle-12-minutes.htm</w:t>
        </w:r>
      </w:hyperlink>
      <w:r>
        <w:rPr>
          <w:rFonts w:ascii="Segoe UI" w:hAnsi="Segoe UI" w:cs="Segoe UI"/>
          <w:sz w:val="18"/>
          <w:szCs w:val="18"/>
        </w:rPr>
        <w:t xml:space="preserve"> </w:t>
      </w:r>
    </w:p>
    <w:p w14:paraId="73A282D4" w14:textId="77777777" w:rsidR="008146DF" w:rsidRDefault="008146DF" w:rsidP="008146DF">
      <w:pPr>
        <w:jc w:val="center"/>
        <w:textAlignment w:val="baseline"/>
        <w:rPr>
          <w:rFonts w:ascii="Segoe UI" w:hAnsi="Segoe UI" w:cs="Segoe UI"/>
          <w:sz w:val="18"/>
          <w:szCs w:val="18"/>
          <w:lang w:val="en-US"/>
        </w:rPr>
      </w:pPr>
    </w:p>
    <w:p w14:paraId="61CFBD06" w14:textId="77777777" w:rsidR="008146DF" w:rsidRPr="0099459C" w:rsidRDefault="008146DF" w:rsidP="008146DF">
      <w:pPr>
        <w:textAlignment w:val="baseline"/>
        <w:rPr>
          <w:rFonts w:ascii="Tahoma" w:hAnsi="Tahoma" w:cs="Tahoma"/>
          <w:b/>
          <w:sz w:val="18"/>
          <w:szCs w:val="18"/>
        </w:rPr>
      </w:pPr>
      <w:r w:rsidRPr="0099459C">
        <w:rPr>
          <w:rFonts w:ascii="Tahoma" w:hAnsi="Tahoma" w:cs="Tahoma"/>
          <w:b/>
          <w:sz w:val="24"/>
        </w:rPr>
        <w:lastRenderedPageBreak/>
        <w:t xml:space="preserve">Cooper </w:t>
      </w:r>
      <w:r>
        <w:rPr>
          <w:rFonts w:ascii="Tahoma" w:hAnsi="Tahoma" w:cs="Tahoma"/>
          <w:b/>
          <w:sz w:val="24"/>
        </w:rPr>
        <w:t xml:space="preserve">12-min </w:t>
      </w:r>
      <w:r w:rsidRPr="0099459C">
        <w:rPr>
          <w:rFonts w:ascii="Tahoma" w:hAnsi="Tahoma" w:cs="Tahoma"/>
          <w:b/>
          <w:sz w:val="24"/>
        </w:rPr>
        <w:t>Swim Test</w:t>
      </w:r>
      <w:r w:rsidRPr="0099459C">
        <w:rPr>
          <w:rFonts w:ascii="Tahoma" w:hAnsi="Tahoma" w:cs="Tahoma"/>
          <w:b/>
        </w:rPr>
        <w:t> </w:t>
      </w:r>
    </w:p>
    <w:p w14:paraId="7993753B" w14:textId="77777777" w:rsidR="008146DF" w:rsidRPr="00BA606D" w:rsidRDefault="008146DF" w:rsidP="008146DF">
      <w:pPr>
        <w:rPr>
          <w:rFonts w:ascii="Arial" w:hAnsi="Arial" w:cs="Arial"/>
          <w:sz w:val="24"/>
          <w:szCs w:val="24"/>
        </w:rPr>
      </w:pPr>
      <w:r w:rsidRPr="00BA606D">
        <w:rPr>
          <w:rFonts w:ascii="Arial" w:hAnsi="Arial" w:cs="Arial"/>
          <w:sz w:val="24"/>
          <w:szCs w:val="24"/>
        </w:rPr>
        <w:t xml:space="preserve">Count the # of laps </w:t>
      </w:r>
      <w:r>
        <w:rPr>
          <w:rFonts w:ascii="Arial" w:hAnsi="Arial" w:cs="Arial"/>
          <w:sz w:val="24"/>
          <w:szCs w:val="24"/>
        </w:rPr>
        <w:t xml:space="preserve">/ distance in yards </w:t>
      </w:r>
      <w:r w:rsidRPr="00BA606D">
        <w:rPr>
          <w:rFonts w:ascii="Arial" w:hAnsi="Arial" w:cs="Arial"/>
          <w:sz w:val="24"/>
          <w:szCs w:val="24"/>
        </w:rPr>
        <w:t xml:space="preserve">that you can complete in 12 minutes. </w:t>
      </w:r>
    </w:p>
    <w:p w14:paraId="29054169" w14:textId="77777777" w:rsidR="008146DF" w:rsidRDefault="008146DF" w:rsidP="008146DF">
      <w:pPr>
        <w:rPr>
          <w:rFonts w:ascii="Arial" w:hAnsi="Arial" w:cs="Arial"/>
          <w:sz w:val="24"/>
          <w:szCs w:val="24"/>
        </w:rPr>
      </w:pPr>
      <w:r w:rsidRPr="00BA606D">
        <w:rPr>
          <w:rFonts w:ascii="Arial" w:hAnsi="Arial" w:cs="Arial"/>
          <w:sz w:val="24"/>
          <w:szCs w:val="24"/>
        </w:rPr>
        <w:t xml:space="preserve">You can count ½ laps so do not stop until the </w:t>
      </w:r>
      <w:r>
        <w:rPr>
          <w:rFonts w:ascii="Arial" w:hAnsi="Arial" w:cs="Arial"/>
          <w:sz w:val="24"/>
          <w:szCs w:val="24"/>
        </w:rPr>
        <w:t>12 minutes is up.</w:t>
      </w:r>
    </w:p>
    <w:p w14:paraId="49AB1F0D" w14:textId="77777777" w:rsidR="008146DF" w:rsidRDefault="008146DF" w:rsidP="008146DF">
      <w:pPr>
        <w:textAlignment w:val="baseline"/>
        <w:rPr>
          <w:rFonts w:ascii="Arial" w:hAnsi="Arial" w:cs="Arial"/>
          <w:sz w:val="24"/>
          <w:szCs w:val="24"/>
        </w:rPr>
      </w:pPr>
      <w:r w:rsidRPr="00BA606D">
        <w:rPr>
          <w:rFonts w:ascii="Arial" w:hAnsi="Arial" w:cs="Arial"/>
          <w:sz w:val="24"/>
          <w:szCs w:val="24"/>
        </w:rPr>
        <w:t>Pace yourself throughout the test – maintain a comfortable</w:t>
      </w:r>
      <w:r>
        <w:rPr>
          <w:rFonts w:ascii="Arial" w:hAnsi="Arial" w:cs="Arial"/>
          <w:sz w:val="24"/>
          <w:szCs w:val="24"/>
        </w:rPr>
        <w:t xml:space="preserve"> swimming p</w:t>
      </w:r>
      <w:r w:rsidRPr="00BA606D">
        <w:rPr>
          <w:rFonts w:ascii="Arial" w:hAnsi="Arial" w:cs="Arial"/>
          <w:sz w:val="24"/>
          <w:szCs w:val="24"/>
        </w:rPr>
        <w:t>ace throughout the test</w:t>
      </w:r>
      <w:r>
        <w:rPr>
          <w:rFonts w:ascii="Arial" w:hAnsi="Arial" w:cs="Arial"/>
          <w:sz w:val="24"/>
          <w:szCs w:val="24"/>
        </w:rPr>
        <w:t>.</w:t>
      </w:r>
    </w:p>
    <w:p w14:paraId="44D3219F" w14:textId="77777777" w:rsidR="008146DF" w:rsidRDefault="008146DF" w:rsidP="008146DF">
      <w:pPr>
        <w:textAlignment w:val="baseline"/>
        <w:rPr>
          <w:rFonts w:ascii="Arial Narrow" w:hAnsi="Arial Narrow" w:cs="Arial"/>
          <w:b/>
          <w:bCs/>
          <w:iCs/>
          <w:sz w:val="24"/>
          <w:szCs w:val="29"/>
        </w:rPr>
      </w:pPr>
    </w:p>
    <w:tbl>
      <w:tblPr>
        <w:tblStyle w:val="TableGrid"/>
        <w:tblW w:w="10885" w:type="dxa"/>
        <w:tblLook w:val="04A0" w:firstRow="1" w:lastRow="0" w:firstColumn="1" w:lastColumn="0" w:noHBand="0" w:noVBand="1"/>
      </w:tblPr>
      <w:tblGrid>
        <w:gridCol w:w="1555"/>
        <w:gridCol w:w="1555"/>
        <w:gridCol w:w="1555"/>
        <w:gridCol w:w="1555"/>
        <w:gridCol w:w="1555"/>
        <w:gridCol w:w="1555"/>
        <w:gridCol w:w="1555"/>
      </w:tblGrid>
      <w:tr w:rsidR="008146DF" w14:paraId="6EC2C495" w14:textId="77777777" w:rsidTr="00E31452">
        <w:tc>
          <w:tcPr>
            <w:tcW w:w="10885" w:type="dxa"/>
            <w:gridSpan w:val="7"/>
          </w:tcPr>
          <w:p w14:paraId="72BD99D0" w14:textId="63A8BDAC" w:rsidR="008146DF" w:rsidRDefault="008146DF" w:rsidP="00E31452">
            <w:pPr>
              <w:jc w:val="center"/>
              <w:textAlignment w:val="baseline"/>
              <w:rPr>
                <w:rFonts w:ascii="Arial Narrow" w:hAnsi="Arial Narrow" w:cs="Arial"/>
                <w:b/>
                <w:bCs/>
                <w:iCs/>
                <w:sz w:val="24"/>
                <w:szCs w:val="29"/>
              </w:rPr>
            </w:pPr>
            <w:r w:rsidRPr="0099459C">
              <w:rPr>
                <w:rFonts w:ascii="Tahoma" w:hAnsi="Tahoma" w:cs="Tahoma"/>
                <w:b/>
                <w:bCs/>
                <w:iCs/>
                <w:sz w:val="24"/>
                <w:szCs w:val="29"/>
              </w:rPr>
              <w:t xml:space="preserve">12-minute </w:t>
            </w:r>
            <w:r>
              <w:rPr>
                <w:rFonts w:ascii="Tahoma" w:hAnsi="Tahoma" w:cs="Tahoma"/>
                <w:b/>
                <w:bCs/>
                <w:iCs/>
                <w:sz w:val="24"/>
                <w:szCs w:val="29"/>
              </w:rPr>
              <w:t xml:space="preserve">Swim </w:t>
            </w:r>
            <w:r w:rsidRPr="0099459C">
              <w:rPr>
                <w:rFonts w:ascii="Tahoma" w:hAnsi="Tahoma" w:cs="Tahoma"/>
                <w:b/>
                <w:bCs/>
                <w:iCs/>
                <w:sz w:val="24"/>
                <w:szCs w:val="29"/>
              </w:rPr>
              <w:t xml:space="preserve">Test ratings for MALES. </w:t>
            </w:r>
            <w:r>
              <w:rPr>
                <w:rFonts w:ascii="Tahoma" w:hAnsi="Tahoma" w:cs="Tahoma"/>
                <w:b/>
                <w:bCs/>
                <w:iCs/>
                <w:sz w:val="24"/>
                <w:szCs w:val="29"/>
              </w:rPr>
              <w:t>(</w:t>
            </w:r>
            <w:r w:rsidRPr="0099459C">
              <w:rPr>
                <w:rFonts w:ascii="Tahoma" w:hAnsi="Tahoma" w:cs="Tahoma"/>
                <w:b/>
                <w:bCs/>
                <w:iCs/>
                <w:sz w:val="24"/>
                <w:szCs w:val="29"/>
              </w:rPr>
              <w:t xml:space="preserve">Distance in </w:t>
            </w:r>
            <w:r>
              <w:rPr>
                <w:rFonts w:ascii="Tahoma" w:hAnsi="Tahoma" w:cs="Tahoma"/>
                <w:b/>
                <w:bCs/>
                <w:iCs/>
                <w:sz w:val="24"/>
                <w:szCs w:val="29"/>
              </w:rPr>
              <w:t>meters)</w:t>
            </w:r>
          </w:p>
        </w:tc>
      </w:tr>
      <w:tr w:rsidR="008146DF" w14:paraId="15054162" w14:textId="77777777" w:rsidTr="00E31452">
        <w:tc>
          <w:tcPr>
            <w:tcW w:w="1555" w:type="dxa"/>
          </w:tcPr>
          <w:p w14:paraId="40FC8A6E" w14:textId="77777777" w:rsidR="008146DF" w:rsidRDefault="008146DF" w:rsidP="00E31452">
            <w:pPr>
              <w:jc w:val="right"/>
              <w:textAlignment w:val="baseline"/>
              <w:rPr>
                <w:rFonts w:ascii="Arial Narrow" w:hAnsi="Arial Narrow" w:cs="Arial"/>
                <w:b/>
                <w:bCs/>
                <w:iCs/>
                <w:sz w:val="24"/>
                <w:szCs w:val="29"/>
              </w:rPr>
            </w:pPr>
            <w:r>
              <w:rPr>
                <w:rFonts w:ascii="Arial Narrow" w:hAnsi="Arial Narrow" w:cs="Arial"/>
                <w:b/>
                <w:bCs/>
                <w:iCs/>
                <w:sz w:val="24"/>
                <w:szCs w:val="29"/>
              </w:rPr>
              <w:t>Age</w:t>
            </w:r>
            <w:r>
              <w:rPr>
                <w:rFonts w:ascii="Arial Black" w:hAnsi="Arial Black" w:cs="Arial"/>
                <w:b/>
                <w:bCs/>
                <w:iCs/>
                <w:sz w:val="24"/>
                <w:szCs w:val="29"/>
              </w:rPr>
              <w:t>→</w:t>
            </w:r>
          </w:p>
        </w:tc>
        <w:tc>
          <w:tcPr>
            <w:tcW w:w="1555" w:type="dxa"/>
          </w:tcPr>
          <w:p w14:paraId="33577301"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13-19</w:t>
            </w:r>
          </w:p>
        </w:tc>
        <w:tc>
          <w:tcPr>
            <w:tcW w:w="1555" w:type="dxa"/>
          </w:tcPr>
          <w:p w14:paraId="3CE3CD6C"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20-29</w:t>
            </w:r>
          </w:p>
        </w:tc>
        <w:tc>
          <w:tcPr>
            <w:tcW w:w="1555" w:type="dxa"/>
          </w:tcPr>
          <w:p w14:paraId="0A4C7CD5"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30-39</w:t>
            </w:r>
          </w:p>
        </w:tc>
        <w:tc>
          <w:tcPr>
            <w:tcW w:w="1555" w:type="dxa"/>
          </w:tcPr>
          <w:p w14:paraId="335DADA1"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40-49</w:t>
            </w:r>
          </w:p>
        </w:tc>
        <w:tc>
          <w:tcPr>
            <w:tcW w:w="1555" w:type="dxa"/>
          </w:tcPr>
          <w:p w14:paraId="2BDAC072"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50-59</w:t>
            </w:r>
          </w:p>
        </w:tc>
        <w:tc>
          <w:tcPr>
            <w:tcW w:w="1555" w:type="dxa"/>
          </w:tcPr>
          <w:p w14:paraId="0215AFC8"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60 +</w:t>
            </w:r>
          </w:p>
        </w:tc>
      </w:tr>
      <w:tr w:rsidR="008146DF" w14:paraId="1933862A" w14:textId="77777777" w:rsidTr="00E31452">
        <w:tc>
          <w:tcPr>
            <w:tcW w:w="1555" w:type="dxa"/>
          </w:tcPr>
          <w:p w14:paraId="05AA0926" w14:textId="77777777" w:rsidR="008146DF" w:rsidRPr="0099459C" w:rsidRDefault="008146DF" w:rsidP="00E31452">
            <w:pPr>
              <w:jc w:val="center"/>
              <w:textAlignment w:val="baseline"/>
              <w:rPr>
                <w:rFonts w:ascii="Tahoma" w:hAnsi="Tahoma" w:cs="Tahoma"/>
                <w:sz w:val="24"/>
                <w:szCs w:val="24"/>
              </w:rPr>
            </w:pPr>
            <w:r w:rsidRPr="00584582">
              <w:rPr>
                <w:rFonts w:ascii="Tahoma" w:hAnsi="Tahoma" w:cs="Tahoma"/>
                <w:sz w:val="24"/>
              </w:rPr>
              <w:t>Excellent</w:t>
            </w:r>
          </w:p>
        </w:tc>
        <w:tc>
          <w:tcPr>
            <w:tcW w:w="1555" w:type="dxa"/>
          </w:tcPr>
          <w:p w14:paraId="672DB84A" w14:textId="77777777" w:rsidR="008146DF" w:rsidRPr="0099459C" w:rsidRDefault="008146DF" w:rsidP="00E31452">
            <w:pPr>
              <w:jc w:val="center"/>
              <w:textAlignment w:val="baseline"/>
              <w:rPr>
                <w:rFonts w:ascii="Arial Narrow" w:hAnsi="Arial Narrow"/>
                <w:color w:val="000000" w:themeColor="text1"/>
                <w:sz w:val="24"/>
                <w:szCs w:val="24"/>
              </w:rPr>
            </w:pPr>
            <w:r w:rsidRPr="0099459C">
              <w:rPr>
                <w:rFonts w:ascii="Arial Narrow" w:hAnsi="Arial Narrow"/>
                <w:color w:val="000000" w:themeColor="text1"/>
                <w:sz w:val="24"/>
              </w:rPr>
              <w:t>&gt;</w:t>
            </w:r>
            <w:r>
              <w:rPr>
                <w:rFonts w:ascii="Arial Narrow" w:hAnsi="Arial Narrow"/>
                <w:color w:val="000000" w:themeColor="text1"/>
                <w:sz w:val="24"/>
              </w:rPr>
              <w:t xml:space="preserve"> 731</w:t>
            </w:r>
          </w:p>
        </w:tc>
        <w:tc>
          <w:tcPr>
            <w:tcW w:w="1555" w:type="dxa"/>
          </w:tcPr>
          <w:p w14:paraId="6003E5A4" w14:textId="77777777" w:rsidR="008146DF" w:rsidRPr="0099459C" w:rsidRDefault="008146DF" w:rsidP="00E31452">
            <w:pPr>
              <w:jc w:val="center"/>
              <w:textAlignment w:val="baseline"/>
              <w:rPr>
                <w:rFonts w:ascii="Arial Narrow" w:hAnsi="Arial Narrow"/>
                <w:color w:val="000000" w:themeColor="text1"/>
                <w:sz w:val="24"/>
                <w:szCs w:val="24"/>
              </w:rPr>
            </w:pPr>
            <w:r w:rsidRPr="0099459C">
              <w:rPr>
                <w:rFonts w:ascii="Arial Narrow" w:hAnsi="Arial Narrow"/>
                <w:color w:val="000000" w:themeColor="text1"/>
                <w:sz w:val="24"/>
              </w:rPr>
              <w:t>&gt;</w:t>
            </w:r>
            <w:r>
              <w:rPr>
                <w:rFonts w:ascii="Arial Narrow" w:hAnsi="Arial Narrow"/>
                <w:color w:val="000000" w:themeColor="text1"/>
                <w:sz w:val="24"/>
              </w:rPr>
              <w:t xml:space="preserve"> 639</w:t>
            </w:r>
          </w:p>
        </w:tc>
        <w:tc>
          <w:tcPr>
            <w:tcW w:w="1555" w:type="dxa"/>
          </w:tcPr>
          <w:p w14:paraId="108DC0F6" w14:textId="77777777" w:rsidR="008146DF" w:rsidRPr="0099459C" w:rsidRDefault="008146DF" w:rsidP="00E31452">
            <w:pPr>
              <w:jc w:val="center"/>
              <w:textAlignment w:val="baseline"/>
              <w:rPr>
                <w:rFonts w:ascii="Arial Narrow" w:hAnsi="Arial Narrow"/>
                <w:color w:val="000000" w:themeColor="text1"/>
                <w:sz w:val="24"/>
                <w:szCs w:val="24"/>
              </w:rPr>
            </w:pPr>
            <w:r w:rsidRPr="0099459C">
              <w:rPr>
                <w:rFonts w:ascii="Arial Narrow" w:hAnsi="Arial Narrow"/>
                <w:color w:val="000000" w:themeColor="text1"/>
                <w:sz w:val="24"/>
              </w:rPr>
              <w:t>&gt;</w:t>
            </w:r>
            <w:r>
              <w:rPr>
                <w:rFonts w:ascii="Arial Narrow" w:hAnsi="Arial Narrow"/>
                <w:color w:val="000000" w:themeColor="text1"/>
                <w:sz w:val="24"/>
              </w:rPr>
              <w:t xml:space="preserve"> 593</w:t>
            </w:r>
          </w:p>
        </w:tc>
        <w:tc>
          <w:tcPr>
            <w:tcW w:w="1555" w:type="dxa"/>
          </w:tcPr>
          <w:p w14:paraId="293064ED" w14:textId="77777777" w:rsidR="008146DF" w:rsidRPr="0099459C" w:rsidRDefault="008146DF" w:rsidP="00E31452">
            <w:pPr>
              <w:jc w:val="center"/>
              <w:textAlignment w:val="baseline"/>
              <w:rPr>
                <w:rFonts w:ascii="Arial Narrow" w:hAnsi="Arial Narrow"/>
                <w:color w:val="000000" w:themeColor="text1"/>
                <w:sz w:val="24"/>
                <w:szCs w:val="24"/>
              </w:rPr>
            </w:pPr>
            <w:r w:rsidRPr="0099459C">
              <w:rPr>
                <w:rFonts w:ascii="Arial Narrow" w:hAnsi="Arial Narrow"/>
                <w:color w:val="000000" w:themeColor="text1"/>
                <w:sz w:val="24"/>
              </w:rPr>
              <w:t>&gt;</w:t>
            </w:r>
            <w:r>
              <w:rPr>
                <w:rFonts w:ascii="Arial Narrow" w:hAnsi="Arial Narrow"/>
                <w:color w:val="000000" w:themeColor="text1"/>
                <w:sz w:val="24"/>
              </w:rPr>
              <w:t xml:space="preserve"> 548</w:t>
            </w:r>
          </w:p>
        </w:tc>
        <w:tc>
          <w:tcPr>
            <w:tcW w:w="1555" w:type="dxa"/>
          </w:tcPr>
          <w:p w14:paraId="409C9D7B" w14:textId="77777777" w:rsidR="008146DF" w:rsidRPr="0099459C" w:rsidRDefault="008146DF" w:rsidP="00E31452">
            <w:pPr>
              <w:jc w:val="center"/>
              <w:textAlignment w:val="baseline"/>
              <w:rPr>
                <w:rFonts w:ascii="Arial Narrow" w:hAnsi="Arial Narrow"/>
                <w:color w:val="000000" w:themeColor="text1"/>
                <w:sz w:val="24"/>
                <w:szCs w:val="24"/>
              </w:rPr>
            </w:pPr>
            <w:r w:rsidRPr="0099459C">
              <w:rPr>
                <w:rFonts w:ascii="Arial Narrow" w:hAnsi="Arial Narrow"/>
                <w:color w:val="000000" w:themeColor="text1"/>
                <w:sz w:val="24"/>
              </w:rPr>
              <w:t>&gt;</w:t>
            </w:r>
            <w:r>
              <w:rPr>
                <w:rFonts w:ascii="Arial Narrow" w:hAnsi="Arial Narrow"/>
                <w:color w:val="000000" w:themeColor="text1"/>
                <w:sz w:val="24"/>
              </w:rPr>
              <w:t xml:space="preserve"> 502</w:t>
            </w:r>
          </w:p>
        </w:tc>
        <w:tc>
          <w:tcPr>
            <w:tcW w:w="1555" w:type="dxa"/>
          </w:tcPr>
          <w:p w14:paraId="5352592A" w14:textId="77777777" w:rsidR="008146DF" w:rsidRPr="0099459C" w:rsidRDefault="008146DF" w:rsidP="00E31452">
            <w:pPr>
              <w:jc w:val="center"/>
              <w:textAlignment w:val="baseline"/>
              <w:rPr>
                <w:rFonts w:ascii="Arial Narrow" w:hAnsi="Arial Narrow"/>
                <w:color w:val="000000" w:themeColor="text1"/>
                <w:sz w:val="24"/>
                <w:szCs w:val="24"/>
              </w:rPr>
            </w:pPr>
            <w:r w:rsidRPr="0099459C">
              <w:rPr>
                <w:rFonts w:ascii="Arial Narrow" w:hAnsi="Arial Narrow"/>
                <w:color w:val="000000" w:themeColor="text1"/>
                <w:sz w:val="24"/>
              </w:rPr>
              <w:t>&gt;</w:t>
            </w:r>
            <w:r>
              <w:rPr>
                <w:rFonts w:ascii="Arial Narrow" w:hAnsi="Arial Narrow"/>
                <w:color w:val="000000" w:themeColor="text1"/>
                <w:sz w:val="24"/>
              </w:rPr>
              <w:t xml:space="preserve"> 456</w:t>
            </w:r>
          </w:p>
        </w:tc>
      </w:tr>
      <w:tr w:rsidR="008146DF" w14:paraId="028D2B9A" w14:textId="77777777" w:rsidTr="00E31452">
        <w:tc>
          <w:tcPr>
            <w:tcW w:w="1555" w:type="dxa"/>
          </w:tcPr>
          <w:p w14:paraId="68AEADEE" w14:textId="77777777" w:rsidR="008146DF" w:rsidRPr="0099459C" w:rsidRDefault="008146DF" w:rsidP="00E31452">
            <w:pPr>
              <w:jc w:val="center"/>
              <w:textAlignment w:val="baseline"/>
              <w:rPr>
                <w:rFonts w:ascii="Tahoma" w:hAnsi="Tahoma" w:cs="Tahoma"/>
                <w:sz w:val="24"/>
                <w:szCs w:val="24"/>
              </w:rPr>
            </w:pPr>
            <w:r w:rsidRPr="00584582">
              <w:rPr>
                <w:rFonts w:ascii="Tahoma" w:hAnsi="Tahoma" w:cs="Tahoma"/>
                <w:sz w:val="24"/>
              </w:rPr>
              <w:t>Good</w:t>
            </w:r>
          </w:p>
        </w:tc>
        <w:tc>
          <w:tcPr>
            <w:tcW w:w="1555" w:type="dxa"/>
          </w:tcPr>
          <w:p w14:paraId="105377E7" w14:textId="77777777" w:rsidR="008146DF" w:rsidRPr="0099459C" w:rsidRDefault="008146DF" w:rsidP="00E31452">
            <w:pPr>
              <w:jc w:val="center"/>
              <w:textAlignment w:val="baseline"/>
              <w:rPr>
                <w:rFonts w:ascii="Arial Narrow" w:hAnsi="Arial Narrow"/>
                <w:color w:val="000000" w:themeColor="text1"/>
                <w:sz w:val="24"/>
                <w:szCs w:val="24"/>
              </w:rPr>
            </w:pPr>
            <w:r>
              <w:rPr>
                <w:rFonts w:ascii="Arial Narrow" w:hAnsi="Arial Narrow"/>
                <w:color w:val="000000" w:themeColor="text1"/>
                <w:sz w:val="24"/>
              </w:rPr>
              <w:t xml:space="preserve">640 </w:t>
            </w:r>
            <w:r w:rsidRPr="0099459C">
              <w:rPr>
                <w:rFonts w:ascii="Arial Narrow" w:hAnsi="Arial Narrow"/>
                <w:color w:val="000000" w:themeColor="text1"/>
                <w:sz w:val="24"/>
              </w:rPr>
              <w:t>-</w:t>
            </w:r>
            <w:r>
              <w:rPr>
                <w:rFonts w:ascii="Arial Narrow" w:hAnsi="Arial Narrow"/>
                <w:color w:val="000000" w:themeColor="text1"/>
                <w:sz w:val="24"/>
              </w:rPr>
              <w:t xml:space="preserve"> </w:t>
            </w:r>
            <w:r w:rsidRPr="0099459C">
              <w:rPr>
                <w:rFonts w:ascii="Arial Narrow" w:hAnsi="Arial Narrow"/>
                <w:color w:val="000000" w:themeColor="text1"/>
                <w:sz w:val="24"/>
              </w:rPr>
              <w:t>7</w:t>
            </w:r>
            <w:r>
              <w:rPr>
                <w:rFonts w:ascii="Arial Narrow" w:hAnsi="Arial Narrow"/>
                <w:color w:val="000000" w:themeColor="text1"/>
                <w:sz w:val="24"/>
              </w:rPr>
              <w:t>31</w:t>
            </w:r>
          </w:p>
        </w:tc>
        <w:tc>
          <w:tcPr>
            <w:tcW w:w="1555" w:type="dxa"/>
          </w:tcPr>
          <w:p w14:paraId="6D2B96BB" w14:textId="77777777" w:rsidR="008146DF" w:rsidRPr="0099459C" w:rsidRDefault="008146DF" w:rsidP="00E31452">
            <w:pPr>
              <w:jc w:val="center"/>
              <w:textAlignment w:val="baseline"/>
              <w:rPr>
                <w:rFonts w:ascii="Arial Narrow" w:hAnsi="Arial Narrow"/>
                <w:color w:val="000000" w:themeColor="text1"/>
                <w:sz w:val="24"/>
                <w:szCs w:val="24"/>
              </w:rPr>
            </w:pPr>
            <w:r>
              <w:rPr>
                <w:rFonts w:ascii="Arial Narrow" w:hAnsi="Arial Narrow"/>
                <w:color w:val="000000" w:themeColor="text1"/>
                <w:sz w:val="24"/>
              </w:rPr>
              <w:t>549 - 639</w:t>
            </w:r>
          </w:p>
        </w:tc>
        <w:tc>
          <w:tcPr>
            <w:tcW w:w="1555" w:type="dxa"/>
          </w:tcPr>
          <w:p w14:paraId="3C427E84" w14:textId="77777777" w:rsidR="008146DF" w:rsidRPr="0099459C" w:rsidRDefault="008146DF" w:rsidP="00E31452">
            <w:pPr>
              <w:jc w:val="center"/>
              <w:textAlignment w:val="baseline"/>
              <w:rPr>
                <w:rFonts w:ascii="Arial Narrow" w:hAnsi="Arial Narrow"/>
                <w:color w:val="000000" w:themeColor="text1"/>
                <w:sz w:val="24"/>
                <w:szCs w:val="24"/>
              </w:rPr>
            </w:pPr>
            <w:r w:rsidRPr="0099459C">
              <w:rPr>
                <w:rFonts w:ascii="Arial Narrow" w:hAnsi="Arial Narrow"/>
                <w:color w:val="000000" w:themeColor="text1"/>
                <w:sz w:val="24"/>
              </w:rPr>
              <w:t>5</w:t>
            </w:r>
            <w:r>
              <w:rPr>
                <w:rFonts w:ascii="Arial Narrow" w:hAnsi="Arial Narrow"/>
                <w:color w:val="000000" w:themeColor="text1"/>
                <w:sz w:val="24"/>
              </w:rPr>
              <w:t>03 – 593</w:t>
            </w:r>
          </w:p>
        </w:tc>
        <w:tc>
          <w:tcPr>
            <w:tcW w:w="1555" w:type="dxa"/>
          </w:tcPr>
          <w:p w14:paraId="5DFC6E16" w14:textId="77777777" w:rsidR="008146DF" w:rsidRPr="0099459C" w:rsidRDefault="008146DF" w:rsidP="00E31452">
            <w:pPr>
              <w:jc w:val="center"/>
              <w:textAlignment w:val="baseline"/>
              <w:rPr>
                <w:rFonts w:ascii="Arial Narrow" w:hAnsi="Arial Narrow"/>
                <w:color w:val="000000" w:themeColor="text1"/>
                <w:sz w:val="24"/>
                <w:szCs w:val="24"/>
              </w:rPr>
            </w:pPr>
            <w:r>
              <w:rPr>
                <w:rFonts w:ascii="Arial Narrow" w:hAnsi="Arial Narrow"/>
                <w:color w:val="000000" w:themeColor="text1"/>
                <w:sz w:val="24"/>
              </w:rPr>
              <w:t xml:space="preserve">457 </w:t>
            </w:r>
            <w:r w:rsidRPr="0099459C">
              <w:rPr>
                <w:rFonts w:ascii="Arial Narrow" w:hAnsi="Arial Narrow"/>
                <w:color w:val="000000" w:themeColor="text1"/>
                <w:sz w:val="24"/>
              </w:rPr>
              <w:t>-</w:t>
            </w:r>
            <w:r>
              <w:rPr>
                <w:rFonts w:ascii="Arial Narrow" w:hAnsi="Arial Narrow"/>
                <w:color w:val="000000" w:themeColor="text1"/>
                <w:sz w:val="24"/>
              </w:rPr>
              <w:t xml:space="preserve"> </w:t>
            </w:r>
            <w:r w:rsidRPr="0099459C">
              <w:rPr>
                <w:rFonts w:ascii="Arial Narrow" w:hAnsi="Arial Narrow"/>
                <w:color w:val="000000" w:themeColor="text1"/>
                <w:sz w:val="24"/>
              </w:rPr>
              <w:t>5</w:t>
            </w:r>
            <w:r>
              <w:rPr>
                <w:rFonts w:ascii="Arial Narrow" w:hAnsi="Arial Narrow"/>
                <w:color w:val="000000" w:themeColor="text1"/>
                <w:sz w:val="24"/>
              </w:rPr>
              <w:t>48</w:t>
            </w:r>
          </w:p>
        </w:tc>
        <w:tc>
          <w:tcPr>
            <w:tcW w:w="1555" w:type="dxa"/>
          </w:tcPr>
          <w:p w14:paraId="38181D8E" w14:textId="77777777" w:rsidR="008146DF" w:rsidRPr="0099459C" w:rsidRDefault="008146DF" w:rsidP="00E31452">
            <w:pPr>
              <w:jc w:val="center"/>
              <w:textAlignment w:val="baseline"/>
              <w:rPr>
                <w:rFonts w:ascii="Arial Narrow" w:hAnsi="Arial Narrow"/>
                <w:color w:val="000000" w:themeColor="text1"/>
                <w:sz w:val="24"/>
                <w:szCs w:val="24"/>
              </w:rPr>
            </w:pPr>
            <w:r w:rsidRPr="0099459C">
              <w:rPr>
                <w:rFonts w:ascii="Arial Narrow" w:hAnsi="Arial Narrow"/>
                <w:color w:val="000000" w:themeColor="text1"/>
                <w:sz w:val="24"/>
              </w:rPr>
              <w:t>4</w:t>
            </w:r>
            <w:r>
              <w:rPr>
                <w:rFonts w:ascii="Arial Narrow" w:hAnsi="Arial Narrow"/>
                <w:color w:val="000000" w:themeColor="text1"/>
                <w:sz w:val="24"/>
              </w:rPr>
              <w:t xml:space="preserve">12 </w:t>
            </w:r>
            <w:r w:rsidRPr="0099459C">
              <w:rPr>
                <w:rFonts w:ascii="Arial Narrow" w:hAnsi="Arial Narrow"/>
                <w:color w:val="000000" w:themeColor="text1"/>
                <w:sz w:val="24"/>
              </w:rPr>
              <w:t>-</w:t>
            </w:r>
            <w:r>
              <w:rPr>
                <w:rFonts w:ascii="Arial Narrow" w:hAnsi="Arial Narrow"/>
                <w:color w:val="000000" w:themeColor="text1"/>
                <w:sz w:val="24"/>
              </w:rPr>
              <w:t xml:space="preserve"> </w:t>
            </w:r>
            <w:r w:rsidRPr="0099459C">
              <w:rPr>
                <w:rFonts w:ascii="Arial Narrow" w:hAnsi="Arial Narrow"/>
                <w:color w:val="000000" w:themeColor="text1"/>
                <w:sz w:val="24"/>
              </w:rPr>
              <w:t>5</w:t>
            </w:r>
            <w:r>
              <w:rPr>
                <w:rFonts w:ascii="Arial Narrow" w:hAnsi="Arial Narrow"/>
                <w:color w:val="000000" w:themeColor="text1"/>
                <w:sz w:val="24"/>
              </w:rPr>
              <w:t>02</w:t>
            </w:r>
          </w:p>
        </w:tc>
        <w:tc>
          <w:tcPr>
            <w:tcW w:w="1555" w:type="dxa"/>
          </w:tcPr>
          <w:p w14:paraId="1032A914" w14:textId="77777777" w:rsidR="008146DF" w:rsidRPr="0099459C" w:rsidRDefault="008146DF" w:rsidP="00E31452">
            <w:pPr>
              <w:jc w:val="center"/>
              <w:textAlignment w:val="baseline"/>
              <w:rPr>
                <w:rFonts w:ascii="Arial Narrow" w:hAnsi="Arial Narrow"/>
                <w:color w:val="000000" w:themeColor="text1"/>
                <w:sz w:val="24"/>
                <w:szCs w:val="24"/>
              </w:rPr>
            </w:pPr>
            <w:r>
              <w:rPr>
                <w:rFonts w:ascii="Arial Narrow" w:hAnsi="Arial Narrow"/>
                <w:color w:val="000000" w:themeColor="text1"/>
                <w:sz w:val="24"/>
              </w:rPr>
              <w:t xml:space="preserve">366 </w:t>
            </w:r>
            <w:r w:rsidRPr="0099459C">
              <w:rPr>
                <w:rFonts w:ascii="Arial Narrow" w:hAnsi="Arial Narrow"/>
                <w:color w:val="000000" w:themeColor="text1"/>
                <w:sz w:val="24"/>
              </w:rPr>
              <w:t>-</w:t>
            </w:r>
            <w:r>
              <w:rPr>
                <w:rFonts w:ascii="Arial Narrow" w:hAnsi="Arial Narrow"/>
                <w:color w:val="000000" w:themeColor="text1"/>
                <w:sz w:val="24"/>
              </w:rPr>
              <w:t xml:space="preserve"> 456 </w:t>
            </w:r>
          </w:p>
        </w:tc>
      </w:tr>
      <w:tr w:rsidR="008146DF" w14:paraId="46D6D861" w14:textId="77777777" w:rsidTr="00E31452">
        <w:tc>
          <w:tcPr>
            <w:tcW w:w="1555" w:type="dxa"/>
          </w:tcPr>
          <w:p w14:paraId="7CCE636C" w14:textId="77777777" w:rsidR="008146DF" w:rsidRPr="0099459C" w:rsidRDefault="008146DF" w:rsidP="00E31452">
            <w:pPr>
              <w:jc w:val="center"/>
              <w:textAlignment w:val="baseline"/>
              <w:rPr>
                <w:rFonts w:ascii="Tahoma" w:hAnsi="Tahoma" w:cs="Tahoma"/>
                <w:sz w:val="24"/>
                <w:szCs w:val="24"/>
              </w:rPr>
            </w:pPr>
            <w:r w:rsidRPr="00584582">
              <w:rPr>
                <w:rFonts w:ascii="Tahoma" w:hAnsi="Tahoma" w:cs="Tahoma"/>
                <w:sz w:val="24"/>
              </w:rPr>
              <w:t>Fair</w:t>
            </w:r>
          </w:p>
        </w:tc>
        <w:tc>
          <w:tcPr>
            <w:tcW w:w="1555" w:type="dxa"/>
          </w:tcPr>
          <w:p w14:paraId="14C91416" w14:textId="77777777" w:rsidR="008146DF" w:rsidRPr="0099459C" w:rsidRDefault="008146DF" w:rsidP="00E31452">
            <w:pPr>
              <w:jc w:val="center"/>
              <w:textAlignment w:val="baseline"/>
              <w:rPr>
                <w:rFonts w:ascii="Arial Narrow" w:hAnsi="Arial Narrow"/>
                <w:color w:val="000000" w:themeColor="text1"/>
                <w:sz w:val="24"/>
                <w:szCs w:val="24"/>
              </w:rPr>
            </w:pPr>
            <w:r>
              <w:rPr>
                <w:rFonts w:ascii="Arial Narrow" w:hAnsi="Arial Narrow"/>
                <w:color w:val="000000" w:themeColor="text1"/>
                <w:sz w:val="24"/>
              </w:rPr>
              <w:t xml:space="preserve">549 </w:t>
            </w:r>
            <w:r w:rsidRPr="0099459C">
              <w:rPr>
                <w:rFonts w:ascii="Arial Narrow" w:hAnsi="Arial Narrow"/>
                <w:color w:val="000000" w:themeColor="text1"/>
                <w:sz w:val="24"/>
              </w:rPr>
              <w:t>-</w:t>
            </w:r>
            <w:r>
              <w:rPr>
                <w:rFonts w:ascii="Arial Narrow" w:hAnsi="Arial Narrow"/>
                <w:color w:val="000000" w:themeColor="text1"/>
                <w:sz w:val="24"/>
              </w:rPr>
              <w:t xml:space="preserve"> </w:t>
            </w:r>
            <w:r w:rsidRPr="0099459C">
              <w:rPr>
                <w:rFonts w:ascii="Arial Narrow" w:hAnsi="Arial Narrow"/>
                <w:color w:val="000000" w:themeColor="text1"/>
                <w:sz w:val="24"/>
              </w:rPr>
              <w:t>6</w:t>
            </w:r>
            <w:r>
              <w:rPr>
                <w:rFonts w:ascii="Arial Narrow" w:hAnsi="Arial Narrow"/>
                <w:color w:val="000000" w:themeColor="text1"/>
                <w:sz w:val="24"/>
              </w:rPr>
              <w:t>3</w:t>
            </w:r>
            <w:r w:rsidRPr="0099459C">
              <w:rPr>
                <w:rFonts w:ascii="Arial Narrow" w:hAnsi="Arial Narrow"/>
                <w:color w:val="000000" w:themeColor="text1"/>
                <w:sz w:val="24"/>
              </w:rPr>
              <w:t>9</w:t>
            </w:r>
          </w:p>
        </w:tc>
        <w:tc>
          <w:tcPr>
            <w:tcW w:w="1555" w:type="dxa"/>
          </w:tcPr>
          <w:p w14:paraId="01143F20" w14:textId="77777777" w:rsidR="008146DF" w:rsidRPr="0099459C" w:rsidRDefault="008146DF" w:rsidP="00E31452">
            <w:pPr>
              <w:jc w:val="center"/>
              <w:textAlignment w:val="baseline"/>
              <w:rPr>
                <w:rFonts w:ascii="Arial Narrow" w:hAnsi="Arial Narrow"/>
                <w:color w:val="000000" w:themeColor="text1"/>
                <w:sz w:val="24"/>
                <w:szCs w:val="24"/>
              </w:rPr>
            </w:pPr>
            <w:r>
              <w:rPr>
                <w:rFonts w:ascii="Arial Narrow" w:hAnsi="Arial Narrow"/>
                <w:color w:val="000000" w:themeColor="text1"/>
                <w:sz w:val="24"/>
              </w:rPr>
              <w:t>457 - 548</w:t>
            </w:r>
          </w:p>
        </w:tc>
        <w:tc>
          <w:tcPr>
            <w:tcW w:w="1555" w:type="dxa"/>
          </w:tcPr>
          <w:p w14:paraId="00C66BC5" w14:textId="77777777" w:rsidR="008146DF" w:rsidRPr="0099459C" w:rsidRDefault="008146DF" w:rsidP="00E31452">
            <w:pPr>
              <w:jc w:val="center"/>
              <w:textAlignment w:val="baseline"/>
              <w:rPr>
                <w:rFonts w:ascii="Arial Narrow" w:hAnsi="Arial Narrow"/>
                <w:color w:val="000000" w:themeColor="text1"/>
                <w:sz w:val="24"/>
                <w:szCs w:val="24"/>
              </w:rPr>
            </w:pPr>
            <w:r w:rsidRPr="0099459C">
              <w:rPr>
                <w:rFonts w:ascii="Arial Narrow" w:hAnsi="Arial Narrow"/>
                <w:color w:val="000000" w:themeColor="text1"/>
                <w:sz w:val="24"/>
              </w:rPr>
              <w:t>4</w:t>
            </w:r>
            <w:r>
              <w:rPr>
                <w:rFonts w:ascii="Arial Narrow" w:hAnsi="Arial Narrow"/>
                <w:color w:val="000000" w:themeColor="text1"/>
                <w:sz w:val="24"/>
              </w:rPr>
              <w:t xml:space="preserve">12 – </w:t>
            </w:r>
            <w:r w:rsidRPr="0099459C">
              <w:rPr>
                <w:rFonts w:ascii="Arial Narrow" w:hAnsi="Arial Narrow"/>
                <w:color w:val="000000" w:themeColor="text1"/>
                <w:sz w:val="24"/>
              </w:rPr>
              <w:t>5</w:t>
            </w:r>
            <w:r>
              <w:rPr>
                <w:rFonts w:ascii="Arial Narrow" w:hAnsi="Arial Narrow"/>
                <w:color w:val="000000" w:themeColor="text1"/>
                <w:sz w:val="24"/>
              </w:rPr>
              <w:t>02</w:t>
            </w:r>
          </w:p>
        </w:tc>
        <w:tc>
          <w:tcPr>
            <w:tcW w:w="1555" w:type="dxa"/>
          </w:tcPr>
          <w:p w14:paraId="5721206F" w14:textId="77777777" w:rsidR="008146DF" w:rsidRPr="0099459C" w:rsidRDefault="008146DF" w:rsidP="00E31452">
            <w:pPr>
              <w:jc w:val="center"/>
              <w:textAlignment w:val="baseline"/>
              <w:rPr>
                <w:rFonts w:ascii="Arial Narrow" w:hAnsi="Arial Narrow"/>
                <w:color w:val="000000" w:themeColor="text1"/>
                <w:sz w:val="24"/>
                <w:szCs w:val="24"/>
              </w:rPr>
            </w:pPr>
            <w:r>
              <w:rPr>
                <w:rFonts w:ascii="Arial Narrow" w:hAnsi="Arial Narrow"/>
                <w:color w:val="000000" w:themeColor="text1"/>
                <w:sz w:val="24"/>
              </w:rPr>
              <w:t xml:space="preserve">366 </w:t>
            </w:r>
            <w:r w:rsidRPr="0099459C">
              <w:rPr>
                <w:rFonts w:ascii="Arial Narrow" w:hAnsi="Arial Narrow"/>
                <w:color w:val="000000" w:themeColor="text1"/>
                <w:sz w:val="24"/>
              </w:rPr>
              <w:t>-</w:t>
            </w:r>
            <w:r>
              <w:rPr>
                <w:rFonts w:ascii="Arial Narrow" w:hAnsi="Arial Narrow"/>
                <w:color w:val="000000" w:themeColor="text1"/>
                <w:sz w:val="24"/>
              </w:rPr>
              <w:t xml:space="preserve"> 456</w:t>
            </w:r>
          </w:p>
        </w:tc>
        <w:tc>
          <w:tcPr>
            <w:tcW w:w="1555" w:type="dxa"/>
          </w:tcPr>
          <w:p w14:paraId="2CE62CAF" w14:textId="77777777" w:rsidR="008146DF" w:rsidRPr="0099459C" w:rsidRDefault="008146DF" w:rsidP="00E31452">
            <w:pPr>
              <w:jc w:val="center"/>
              <w:textAlignment w:val="baseline"/>
              <w:rPr>
                <w:rFonts w:ascii="Arial Narrow" w:hAnsi="Arial Narrow"/>
                <w:color w:val="000000" w:themeColor="text1"/>
                <w:sz w:val="24"/>
                <w:szCs w:val="24"/>
              </w:rPr>
            </w:pPr>
            <w:r w:rsidRPr="0099459C">
              <w:rPr>
                <w:rFonts w:ascii="Arial Narrow" w:hAnsi="Arial Narrow"/>
                <w:color w:val="000000" w:themeColor="text1"/>
                <w:sz w:val="24"/>
              </w:rPr>
              <w:t>3</w:t>
            </w:r>
            <w:r>
              <w:rPr>
                <w:rFonts w:ascii="Arial Narrow" w:hAnsi="Arial Narrow"/>
                <w:color w:val="000000" w:themeColor="text1"/>
                <w:sz w:val="24"/>
              </w:rPr>
              <w:t xml:space="preserve">20 </w:t>
            </w:r>
            <w:r w:rsidRPr="0099459C">
              <w:rPr>
                <w:rFonts w:ascii="Arial Narrow" w:hAnsi="Arial Narrow"/>
                <w:color w:val="000000" w:themeColor="text1"/>
                <w:sz w:val="24"/>
              </w:rPr>
              <w:t>-</w:t>
            </w:r>
            <w:r>
              <w:rPr>
                <w:rFonts w:ascii="Arial Narrow" w:hAnsi="Arial Narrow"/>
                <w:color w:val="000000" w:themeColor="text1"/>
                <w:sz w:val="24"/>
              </w:rPr>
              <w:t xml:space="preserve"> </w:t>
            </w:r>
            <w:r w:rsidRPr="0099459C">
              <w:rPr>
                <w:rFonts w:ascii="Arial Narrow" w:hAnsi="Arial Narrow"/>
                <w:color w:val="000000" w:themeColor="text1"/>
                <w:sz w:val="24"/>
              </w:rPr>
              <w:t>4</w:t>
            </w:r>
            <w:r>
              <w:rPr>
                <w:rFonts w:ascii="Arial Narrow" w:hAnsi="Arial Narrow"/>
                <w:color w:val="000000" w:themeColor="text1"/>
                <w:sz w:val="24"/>
              </w:rPr>
              <w:t>11</w:t>
            </w:r>
          </w:p>
        </w:tc>
        <w:tc>
          <w:tcPr>
            <w:tcW w:w="1555" w:type="dxa"/>
          </w:tcPr>
          <w:p w14:paraId="154D0573" w14:textId="77777777" w:rsidR="008146DF" w:rsidRPr="0099459C" w:rsidRDefault="008146DF" w:rsidP="00E31452">
            <w:pPr>
              <w:jc w:val="center"/>
              <w:textAlignment w:val="baseline"/>
              <w:rPr>
                <w:rFonts w:ascii="Arial Narrow" w:hAnsi="Arial Narrow"/>
                <w:color w:val="000000" w:themeColor="text1"/>
                <w:sz w:val="24"/>
                <w:szCs w:val="24"/>
              </w:rPr>
            </w:pPr>
            <w:r>
              <w:rPr>
                <w:rFonts w:ascii="Arial Narrow" w:hAnsi="Arial Narrow"/>
                <w:color w:val="000000" w:themeColor="text1"/>
                <w:sz w:val="24"/>
              </w:rPr>
              <w:t>274 - 365</w:t>
            </w:r>
          </w:p>
        </w:tc>
      </w:tr>
      <w:tr w:rsidR="008146DF" w14:paraId="07C29035" w14:textId="77777777" w:rsidTr="00E31452">
        <w:tc>
          <w:tcPr>
            <w:tcW w:w="1555" w:type="dxa"/>
          </w:tcPr>
          <w:p w14:paraId="3B37E5A5" w14:textId="77777777" w:rsidR="008146DF" w:rsidRPr="0099459C" w:rsidRDefault="008146DF" w:rsidP="00E31452">
            <w:pPr>
              <w:jc w:val="center"/>
              <w:textAlignment w:val="baseline"/>
              <w:rPr>
                <w:rFonts w:ascii="Tahoma" w:hAnsi="Tahoma" w:cs="Tahoma"/>
                <w:sz w:val="24"/>
                <w:szCs w:val="24"/>
              </w:rPr>
            </w:pPr>
            <w:r w:rsidRPr="00584582">
              <w:rPr>
                <w:rFonts w:ascii="Tahoma" w:hAnsi="Tahoma" w:cs="Tahoma"/>
                <w:sz w:val="24"/>
              </w:rPr>
              <w:t>Poor</w:t>
            </w:r>
          </w:p>
        </w:tc>
        <w:tc>
          <w:tcPr>
            <w:tcW w:w="1555" w:type="dxa"/>
          </w:tcPr>
          <w:p w14:paraId="6A71ADB3" w14:textId="77777777" w:rsidR="008146DF" w:rsidRPr="0099459C" w:rsidRDefault="008146DF" w:rsidP="00E31452">
            <w:pPr>
              <w:jc w:val="center"/>
              <w:textAlignment w:val="baseline"/>
              <w:rPr>
                <w:rFonts w:ascii="Arial Narrow" w:hAnsi="Arial Narrow"/>
                <w:color w:val="000000" w:themeColor="text1"/>
                <w:sz w:val="24"/>
                <w:szCs w:val="24"/>
              </w:rPr>
            </w:pPr>
            <w:r>
              <w:rPr>
                <w:rFonts w:ascii="Arial Narrow" w:hAnsi="Arial Narrow"/>
                <w:color w:val="000000" w:themeColor="text1"/>
                <w:sz w:val="24"/>
              </w:rPr>
              <w:t xml:space="preserve">457 </w:t>
            </w:r>
            <w:r w:rsidRPr="0099459C">
              <w:rPr>
                <w:rFonts w:ascii="Arial Narrow" w:hAnsi="Arial Narrow"/>
                <w:color w:val="000000" w:themeColor="text1"/>
                <w:sz w:val="24"/>
              </w:rPr>
              <w:t>-</w:t>
            </w:r>
            <w:r>
              <w:rPr>
                <w:rFonts w:ascii="Arial Narrow" w:hAnsi="Arial Narrow"/>
                <w:color w:val="000000" w:themeColor="text1"/>
                <w:sz w:val="24"/>
              </w:rPr>
              <w:t xml:space="preserve"> 548</w:t>
            </w:r>
          </w:p>
        </w:tc>
        <w:tc>
          <w:tcPr>
            <w:tcW w:w="1555" w:type="dxa"/>
          </w:tcPr>
          <w:p w14:paraId="2621A62A" w14:textId="77777777" w:rsidR="008146DF" w:rsidRPr="0099459C" w:rsidRDefault="008146DF" w:rsidP="00E31452">
            <w:pPr>
              <w:jc w:val="center"/>
              <w:textAlignment w:val="baseline"/>
              <w:rPr>
                <w:rFonts w:ascii="Arial Narrow" w:hAnsi="Arial Narrow"/>
                <w:color w:val="000000" w:themeColor="text1"/>
                <w:sz w:val="24"/>
                <w:szCs w:val="24"/>
              </w:rPr>
            </w:pPr>
            <w:r>
              <w:rPr>
                <w:rFonts w:ascii="Arial Narrow" w:hAnsi="Arial Narrow"/>
                <w:color w:val="000000" w:themeColor="text1"/>
                <w:sz w:val="24"/>
              </w:rPr>
              <w:t>366 - 456</w:t>
            </w:r>
          </w:p>
        </w:tc>
        <w:tc>
          <w:tcPr>
            <w:tcW w:w="1555" w:type="dxa"/>
          </w:tcPr>
          <w:p w14:paraId="73F04F94" w14:textId="77777777" w:rsidR="008146DF" w:rsidRPr="0099459C" w:rsidRDefault="008146DF" w:rsidP="00E31452">
            <w:pPr>
              <w:jc w:val="center"/>
              <w:textAlignment w:val="baseline"/>
              <w:rPr>
                <w:rFonts w:ascii="Arial Narrow" w:hAnsi="Arial Narrow"/>
                <w:color w:val="000000" w:themeColor="text1"/>
                <w:sz w:val="24"/>
                <w:szCs w:val="24"/>
              </w:rPr>
            </w:pPr>
            <w:r w:rsidRPr="0099459C">
              <w:rPr>
                <w:rFonts w:ascii="Arial Narrow" w:hAnsi="Arial Narrow"/>
                <w:color w:val="000000" w:themeColor="text1"/>
                <w:sz w:val="24"/>
              </w:rPr>
              <w:t>3</w:t>
            </w:r>
            <w:r>
              <w:rPr>
                <w:rFonts w:ascii="Arial Narrow" w:hAnsi="Arial Narrow"/>
                <w:color w:val="000000" w:themeColor="text1"/>
                <w:sz w:val="24"/>
              </w:rPr>
              <w:t>2</w:t>
            </w:r>
            <w:r w:rsidRPr="0099459C">
              <w:rPr>
                <w:rFonts w:ascii="Arial Narrow" w:hAnsi="Arial Narrow"/>
                <w:color w:val="000000" w:themeColor="text1"/>
                <w:sz w:val="24"/>
              </w:rPr>
              <w:t>0</w:t>
            </w:r>
            <w:r>
              <w:rPr>
                <w:rFonts w:ascii="Arial Narrow" w:hAnsi="Arial Narrow"/>
                <w:color w:val="000000" w:themeColor="text1"/>
                <w:sz w:val="24"/>
              </w:rPr>
              <w:t xml:space="preserve"> – </w:t>
            </w:r>
            <w:r w:rsidRPr="0099459C">
              <w:rPr>
                <w:rFonts w:ascii="Arial Narrow" w:hAnsi="Arial Narrow"/>
                <w:color w:val="000000" w:themeColor="text1"/>
                <w:sz w:val="24"/>
              </w:rPr>
              <w:t>4</w:t>
            </w:r>
            <w:r>
              <w:rPr>
                <w:rFonts w:ascii="Arial Narrow" w:hAnsi="Arial Narrow"/>
                <w:color w:val="000000" w:themeColor="text1"/>
                <w:sz w:val="24"/>
              </w:rPr>
              <w:t>11</w:t>
            </w:r>
          </w:p>
        </w:tc>
        <w:tc>
          <w:tcPr>
            <w:tcW w:w="1555" w:type="dxa"/>
          </w:tcPr>
          <w:p w14:paraId="6529D50D" w14:textId="77777777" w:rsidR="008146DF" w:rsidRPr="0099459C" w:rsidRDefault="008146DF" w:rsidP="00E31452">
            <w:pPr>
              <w:jc w:val="center"/>
              <w:textAlignment w:val="baseline"/>
              <w:rPr>
                <w:rFonts w:ascii="Arial Narrow" w:hAnsi="Arial Narrow"/>
                <w:color w:val="000000" w:themeColor="text1"/>
                <w:sz w:val="24"/>
                <w:szCs w:val="24"/>
              </w:rPr>
            </w:pPr>
            <w:r>
              <w:rPr>
                <w:rFonts w:ascii="Arial Narrow" w:hAnsi="Arial Narrow"/>
                <w:color w:val="000000" w:themeColor="text1"/>
                <w:sz w:val="24"/>
              </w:rPr>
              <w:t xml:space="preserve">274 </w:t>
            </w:r>
            <w:r w:rsidRPr="0099459C">
              <w:rPr>
                <w:rFonts w:ascii="Arial Narrow" w:hAnsi="Arial Narrow"/>
                <w:color w:val="000000" w:themeColor="text1"/>
                <w:sz w:val="24"/>
              </w:rPr>
              <w:t>-</w:t>
            </w:r>
            <w:r>
              <w:rPr>
                <w:rFonts w:ascii="Arial Narrow" w:hAnsi="Arial Narrow"/>
                <w:color w:val="000000" w:themeColor="text1"/>
                <w:sz w:val="24"/>
              </w:rPr>
              <w:t xml:space="preserve"> 365</w:t>
            </w:r>
          </w:p>
        </w:tc>
        <w:tc>
          <w:tcPr>
            <w:tcW w:w="1555" w:type="dxa"/>
          </w:tcPr>
          <w:p w14:paraId="10DF5055" w14:textId="77777777" w:rsidR="008146DF" w:rsidRPr="0099459C" w:rsidRDefault="008146DF" w:rsidP="00E31452">
            <w:pPr>
              <w:jc w:val="center"/>
              <w:textAlignment w:val="baseline"/>
              <w:rPr>
                <w:rFonts w:ascii="Arial Narrow" w:hAnsi="Arial Narrow"/>
                <w:color w:val="000000" w:themeColor="text1"/>
                <w:sz w:val="24"/>
                <w:szCs w:val="24"/>
              </w:rPr>
            </w:pPr>
            <w:r w:rsidRPr="0099459C">
              <w:rPr>
                <w:rFonts w:ascii="Arial Narrow" w:hAnsi="Arial Narrow"/>
                <w:color w:val="000000" w:themeColor="text1"/>
                <w:sz w:val="24"/>
              </w:rPr>
              <w:t>2</w:t>
            </w:r>
            <w:r>
              <w:rPr>
                <w:rFonts w:ascii="Arial Narrow" w:hAnsi="Arial Narrow"/>
                <w:color w:val="000000" w:themeColor="text1"/>
                <w:sz w:val="24"/>
              </w:rPr>
              <w:t xml:space="preserve">29 </w:t>
            </w:r>
            <w:r w:rsidRPr="0099459C">
              <w:rPr>
                <w:rFonts w:ascii="Arial Narrow" w:hAnsi="Arial Narrow"/>
                <w:color w:val="000000" w:themeColor="text1"/>
                <w:sz w:val="24"/>
              </w:rPr>
              <w:t>-</w:t>
            </w:r>
            <w:r>
              <w:rPr>
                <w:rFonts w:ascii="Arial Narrow" w:hAnsi="Arial Narrow"/>
                <w:color w:val="000000" w:themeColor="text1"/>
                <w:sz w:val="24"/>
              </w:rPr>
              <w:t xml:space="preserve"> </w:t>
            </w:r>
            <w:r w:rsidRPr="0099459C">
              <w:rPr>
                <w:rFonts w:ascii="Arial Narrow" w:hAnsi="Arial Narrow"/>
                <w:color w:val="000000" w:themeColor="text1"/>
                <w:sz w:val="24"/>
              </w:rPr>
              <w:t>3</w:t>
            </w:r>
            <w:r>
              <w:rPr>
                <w:rFonts w:ascii="Arial Narrow" w:hAnsi="Arial Narrow"/>
                <w:color w:val="000000" w:themeColor="text1"/>
                <w:sz w:val="24"/>
              </w:rPr>
              <w:t>19</w:t>
            </w:r>
          </w:p>
        </w:tc>
        <w:tc>
          <w:tcPr>
            <w:tcW w:w="1555" w:type="dxa"/>
          </w:tcPr>
          <w:p w14:paraId="621982FA" w14:textId="77777777" w:rsidR="008146DF" w:rsidRPr="0099459C" w:rsidRDefault="008146DF" w:rsidP="00E31452">
            <w:pPr>
              <w:jc w:val="center"/>
              <w:textAlignment w:val="baseline"/>
              <w:rPr>
                <w:rFonts w:ascii="Arial Narrow" w:hAnsi="Arial Narrow"/>
                <w:color w:val="000000" w:themeColor="text1"/>
                <w:sz w:val="24"/>
                <w:szCs w:val="24"/>
              </w:rPr>
            </w:pPr>
            <w:r w:rsidRPr="0099459C">
              <w:rPr>
                <w:rFonts w:ascii="Arial Narrow" w:hAnsi="Arial Narrow"/>
                <w:color w:val="000000" w:themeColor="text1"/>
                <w:sz w:val="24"/>
              </w:rPr>
              <w:t>2</w:t>
            </w:r>
            <w:r>
              <w:rPr>
                <w:rFonts w:ascii="Arial Narrow" w:hAnsi="Arial Narrow"/>
                <w:color w:val="000000" w:themeColor="text1"/>
                <w:sz w:val="24"/>
              </w:rPr>
              <w:t xml:space="preserve">29 </w:t>
            </w:r>
            <w:r w:rsidRPr="0099459C">
              <w:rPr>
                <w:rFonts w:ascii="Arial Narrow" w:hAnsi="Arial Narrow"/>
                <w:color w:val="000000" w:themeColor="text1"/>
                <w:sz w:val="24"/>
              </w:rPr>
              <w:t>-</w:t>
            </w:r>
            <w:r>
              <w:rPr>
                <w:rFonts w:ascii="Arial Narrow" w:hAnsi="Arial Narrow"/>
                <w:color w:val="000000" w:themeColor="text1"/>
                <w:sz w:val="24"/>
              </w:rPr>
              <w:t xml:space="preserve"> </w:t>
            </w:r>
            <w:r w:rsidRPr="0099459C">
              <w:rPr>
                <w:rFonts w:ascii="Arial Narrow" w:hAnsi="Arial Narrow"/>
                <w:color w:val="000000" w:themeColor="text1"/>
                <w:sz w:val="24"/>
              </w:rPr>
              <w:t>2</w:t>
            </w:r>
            <w:r>
              <w:rPr>
                <w:rFonts w:ascii="Arial Narrow" w:hAnsi="Arial Narrow"/>
                <w:color w:val="000000" w:themeColor="text1"/>
                <w:sz w:val="24"/>
              </w:rPr>
              <w:t>73</w:t>
            </w:r>
          </w:p>
        </w:tc>
      </w:tr>
      <w:tr w:rsidR="008146DF" w14:paraId="2B00DD9F" w14:textId="77777777" w:rsidTr="00E31452">
        <w:tc>
          <w:tcPr>
            <w:tcW w:w="1555" w:type="dxa"/>
          </w:tcPr>
          <w:p w14:paraId="4E22FD7F" w14:textId="77777777" w:rsidR="008146DF" w:rsidRPr="0099459C" w:rsidRDefault="008146DF" w:rsidP="00E31452">
            <w:pPr>
              <w:jc w:val="center"/>
              <w:textAlignment w:val="baseline"/>
              <w:rPr>
                <w:rFonts w:ascii="Tahoma" w:hAnsi="Tahoma" w:cs="Tahoma"/>
                <w:sz w:val="24"/>
                <w:szCs w:val="24"/>
              </w:rPr>
            </w:pPr>
            <w:r w:rsidRPr="00584582">
              <w:rPr>
                <w:rFonts w:ascii="Tahoma" w:hAnsi="Tahoma" w:cs="Tahoma"/>
                <w:sz w:val="24"/>
              </w:rPr>
              <w:t>Very Poor</w:t>
            </w:r>
          </w:p>
        </w:tc>
        <w:tc>
          <w:tcPr>
            <w:tcW w:w="1555" w:type="dxa"/>
          </w:tcPr>
          <w:p w14:paraId="2F63CC7A" w14:textId="77777777" w:rsidR="008146DF" w:rsidRPr="0099459C" w:rsidRDefault="008146DF" w:rsidP="00E31452">
            <w:pPr>
              <w:jc w:val="center"/>
              <w:textAlignment w:val="baseline"/>
              <w:rPr>
                <w:rFonts w:ascii="Arial Narrow" w:hAnsi="Arial Narrow"/>
                <w:color w:val="000000" w:themeColor="text1"/>
                <w:sz w:val="24"/>
                <w:szCs w:val="24"/>
              </w:rPr>
            </w:pPr>
            <w:r w:rsidRPr="0099459C">
              <w:rPr>
                <w:rFonts w:ascii="Arial Narrow" w:hAnsi="Arial Narrow"/>
                <w:color w:val="000000" w:themeColor="text1"/>
                <w:sz w:val="24"/>
              </w:rPr>
              <w:t>&lt;</w:t>
            </w:r>
            <w:r>
              <w:rPr>
                <w:rFonts w:ascii="Arial Narrow" w:hAnsi="Arial Narrow"/>
                <w:color w:val="000000" w:themeColor="text1"/>
                <w:sz w:val="24"/>
              </w:rPr>
              <w:t xml:space="preserve"> 457</w:t>
            </w:r>
          </w:p>
        </w:tc>
        <w:tc>
          <w:tcPr>
            <w:tcW w:w="1555" w:type="dxa"/>
          </w:tcPr>
          <w:p w14:paraId="22A827E8" w14:textId="77777777" w:rsidR="008146DF" w:rsidRPr="0099459C" w:rsidRDefault="008146DF" w:rsidP="00E31452">
            <w:pPr>
              <w:jc w:val="center"/>
              <w:textAlignment w:val="baseline"/>
              <w:rPr>
                <w:rFonts w:ascii="Arial Narrow" w:hAnsi="Arial Narrow"/>
                <w:color w:val="000000" w:themeColor="text1"/>
                <w:sz w:val="24"/>
                <w:szCs w:val="24"/>
              </w:rPr>
            </w:pPr>
            <w:r w:rsidRPr="0099459C">
              <w:rPr>
                <w:rFonts w:ascii="Arial Narrow" w:hAnsi="Arial Narrow"/>
                <w:color w:val="000000" w:themeColor="text1"/>
                <w:sz w:val="24"/>
              </w:rPr>
              <w:t>&lt;</w:t>
            </w:r>
            <w:r>
              <w:rPr>
                <w:rFonts w:ascii="Arial Narrow" w:hAnsi="Arial Narrow"/>
                <w:color w:val="000000" w:themeColor="text1"/>
                <w:sz w:val="24"/>
              </w:rPr>
              <w:t xml:space="preserve"> 366</w:t>
            </w:r>
          </w:p>
        </w:tc>
        <w:tc>
          <w:tcPr>
            <w:tcW w:w="1555" w:type="dxa"/>
          </w:tcPr>
          <w:p w14:paraId="280FC2FA" w14:textId="77777777" w:rsidR="008146DF" w:rsidRPr="0099459C" w:rsidRDefault="008146DF" w:rsidP="00E31452">
            <w:pPr>
              <w:jc w:val="center"/>
              <w:textAlignment w:val="baseline"/>
              <w:rPr>
                <w:rFonts w:ascii="Arial Narrow" w:hAnsi="Arial Narrow"/>
                <w:color w:val="000000" w:themeColor="text1"/>
                <w:sz w:val="24"/>
                <w:szCs w:val="24"/>
              </w:rPr>
            </w:pPr>
            <w:r w:rsidRPr="0099459C">
              <w:rPr>
                <w:rFonts w:ascii="Arial Narrow" w:hAnsi="Arial Narrow"/>
                <w:color w:val="000000" w:themeColor="text1"/>
                <w:sz w:val="24"/>
              </w:rPr>
              <w:t>&lt;</w:t>
            </w:r>
            <w:r>
              <w:rPr>
                <w:rFonts w:ascii="Arial Narrow" w:hAnsi="Arial Narrow"/>
                <w:color w:val="000000" w:themeColor="text1"/>
                <w:sz w:val="24"/>
              </w:rPr>
              <w:t xml:space="preserve"> </w:t>
            </w:r>
            <w:r w:rsidRPr="0099459C">
              <w:rPr>
                <w:rFonts w:ascii="Arial Narrow" w:hAnsi="Arial Narrow"/>
                <w:color w:val="000000" w:themeColor="text1"/>
                <w:sz w:val="24"/>
              </w:rPr>
              <w:t>3</w:t>
            </w:r>
            <w:r>
              <w:rPr>
                <w:rFonts w:ascii="Arial Narrow" w:hAnsi="Arial Narrow"/>
                <w:color w:val="000000" w:themeColor="text1"/>
                <w:sz w:val="24"/>
              </w:rPr>
              <w:t>2</w:t>
            </w:r>
            <w:r w:rsidRPr="0099459C">
              <w:rPr>
                <w:rFonts w:ascii="Arial Narrow" w:hAnsi="Arial Narrow"/>
                <w:color w:val="000000" w:themeColor="text1"/>
                <w:sz w:val="24"/>
              </w:rPr>
              <w:t>0</w:t>
            </w:r>
          </w:p>
        </w:tc>
        <w:tc>
          <w:tcPr>
            <w:tcW w:w="1555" w:type="dxa"/>
          </w:tcPr>
          <w:p w14:paraId="7FB7C689" w14:textId="77777777" w:rsidR="008146DF" w:rsidRPr="0099459C" w:rsidRDefault="008146DF" w:rsidP="00E31452">
            <w:pPr>
              <w:jc w:val="center"/>
              <w:textAlignment w:val="baseline"/>
              <w:rPr>
                <w:rFonts w:ascii="Arial Narrow" w:hAnsi="Arial Narrow"/>
                <w:color w:val="000000" w:themeColor="text1"/>
                <w:sz w:val="24"/>
                <w:szCs w:val="24"/>
              </w:rPr>
            </w:pPr>
            <w:r w:rsidRPr="0099459C">
              <w:rPr>
                <w:rFonts w:ascii="Arial Narrow" w:hAnsi="Arial Narrow"/>
                <w:color w:val="000000" w:themeColor="text1"/>
                <w:sz w:val="24"/>
              </w:rPr>
              <w:t>&lt;</w:t>
            </w:r>
            <w:r>
              <w:rPr>
                <w:rFonts w:ascii="Arial Narrow" w:hAnsi="Arial Narrow"/>
                <w:color w:val="000000" w:themeColor="text1"/>
                <w:sz w:val="24"/>
              </w:rPr>
              <w:t xml:space="preserve"> 274</w:t>
            </w:r>
          </w:p>
        </w:tc>
        <w:tc>
          <w:tcPr>
            <w:tcW w:w="1555" w:type="dxa"/>
          </w:tcPr>
          <w:p w14:paraId="48486E2E" w14:textId="77777777" w:rsidR="008146DF" w:rsidRPr="0099459C" w:rsidRDefault="008146DF" w:rsidP="00E31452">
            <w:pPr>
              <w:jc w:val="center"/>
              <w:textAlignment w:val="baseline"/>
              <w:rPr>
                <w:rFonts w:ascii="Arial Narrow" w:hAnsi="Arial Narrow"/>
                <w:color w:val="000000" w:themeColor="text1"/>
                <w:sz w:val="24"/>
                <w:szCs w:val="24"/>
              </w:rPr>
            </w:pPr>
            <w:r w:rsidRPr="0099459C">
              <w:rPr>
                <w:rFonts w:ascii="Arial Narrow" w:hAnsi="Arial Narrow"/>
                <w:color w:val="000000" w:themeColor="text1"/>
                <w:sz w:val="24"/>
              </w:rPr>
              <w:t>&lt;</w:t>
            </w:r>
            <w:r>
              <w:rPr>
                <w:rFonts w:ascii="Arial Narrow" w:hAnsi="Arial Narrow"/>
                <w:color w:val="000000" w:themeColor="text1"/>
                <w:sz w:val="24"/>
              </w:rPr>
              <w:t xml:space="preserve"> 229</w:t>
            </w:r>
          </w:p>
        </w:tc>
        <w:tc>
          <w:tcPr>
            <w:tcW w:w="1555" w:type="dxa"/>
          </w:tcPr>
          <w:p w14:paraId="1DB7B0A8" w14:textId="77777777" w:rsidR="008146DF" w:rsidRPr="0099459C" w:rsidRDefault="008146DF" w:rsidP="00E31452">
            <w:pPr>
              <w:jc w:val="center"/>
              <w:textAlignment w:val="baseline"/>
              <w:rPr>
                <w:rFonts w:ascii="Arial Narrow" w:hAnsi="Arial Narrow"/>
                <w:color w:val="000000" w:themeColor="text1"/>
                <w:sz w:val="24"/>
                <w:szCs w:val="24"/>
              </w:rPr>
            </w:pPr>
            <w:r w:rsidRPr="0099459C">
              <w:rPr>
                <w:rFonts w:ascii="Arial Narrow" w:hAnsi="Arial Narrow"/>
                <w:color w:val="000000" w:themeColor="text1"/>
                <w:sz w:val="24"/>
              </w:rPr>
              <w:t>&lt;</w:t>
            </w:r>
            <w:r>
              <w:rPr>
                <w:rFonts w:ascii="Arial Narrow" w:hAnsi="Arial Narrow"/>
                <w:color w:val="000000" w:themeColor="text1"/>
                <w:sz w:val="24"/>
              </w:rPr>
              <w:t xml:space="preserve"> 229</w:t>
            </w:r>
          </w:p>
        </w:tc>
      </w:tr>
    </w:tbl>
    <w:p w14:paraId="5B42E644" w14:textId="77777777" w:rsidR="008146DF" w:rsidRDefault="008146DF" w:rsidP="008146DF">
      <w:pPr>
        <w:textAlignment w:val="baseline"/>
        <w:rPr>
          <w:rFonts w:ascii="Arial Narrow" w:hAnsi="Arial Narrow" w:cs="Arial"/>
          <w:b/>
          <w:bCs/>
          <w:iCs/>
          <w:sz w:val="24"/>
          <w:szCs w:val="29"/>
        </w:rPr>
      </w:pPr>
    </w:p>
    <w:tbl>
      <w:tblPr>
        <w:tblStyle w:val="TableGrid"/>
        <w:tblW w:w="10885" w:type="dxa"/>
        <w:tblLook w:val="04A0" w:firstRow="1" w:lastRow="0" w:firstColumn="1" w:lastColumn="0" w:noHBand="0" w:noVBand="1"/>
      </w:tblPr>
      <w:tblGrid>
        <w:gridCol w:w="1555"/>
        <w:gridCol w:w="1555"/>
        <w:gridCol w:w="1555"/>
        <w:gridCol w:w="1555"/>
        <w:gridCol w:w="1555"/>
        <w:gridCol w:w="1555"/>
        <w:gridCol w:w="1555"/>
      </w:tblGrid>
      <w:tr w:rsidR="008146DF" w14:paraId="0467B1A1" w14:textId="77777777" w:rsidTr="00E31452">
        <w:tc>
          <w:tcPr>
            <w:tcW w:w="10885" w:type="dxa"/>
            <w:gridSpan w:val="7"/>
          </w:tcPr>
          <w:p w14:paraId="30889FD0" w14:textId="223B73BC" w:rsidR="008146DF" w:rsidRDefault="008146DF" w:rsidP="00E31452">
            <w:pPr>
              <w:jc w:val="center"/>
              <w:textAlignment w:val="baseline"/>
              <w:rPr>
                <w:rFonts w:ascii="Arial Narrow" w:hAnsi="Arial Narrow" w:cs="Arial"/>
                <w:b/>
                <w:bCs/>
                <w:iCs/>
                <w:sz w:val="24"/>
                <w:szCs w:val="29"/>
              </w:rPr>
            </w:pPr>
            <w:r w:rsidRPr="0099459C">
              <w:rPr>
                <w:rFonts w:ascii="Tahoma" w:hAnsi="Tahoma" w:cs="Tahoma"/>
                <w:b/>
                <w:bCs/>
                <w:iCs/>
                <w:sz w:val="24"/>
                <w:szCs w:val="29"/>
              </w:rPr>
              <w:t xml:space="preserve">12-minute </w:t>
            </w:r>
            <w:r>
              <w:rPr>
                <w:rFonts w:ascii="Tahoma" w:hAnsi="Tahoma" w:cs="Tahoma"/>
                <w:b/>
                <w:bCs/>
                <w:iCs/>
                <w:sz w:val="24"/>
                <w:szCs w:val="29"/>
              </w:rPr>
              <w:t xml:space="preserve">Swim </w:t>
            </w:r>
            <w:r w:rsidRPr="0099459C">
              <w:rPr>
                <w:rFonts w:ascii="Tahoma" w:hAnsi="Tahoma" w:cs="Tahoma"/>
                <w:b/>
                <w:bCs/>
                <w:iCs/>
                <w:sz w:val="24"/>
                <w:szCs w:val="29"/>
              </w:rPr>
              <w:t xml:space="preserve">Test ratings for </w:t>
            </w:r>
            <w:r>
              <w:rPr>
                <w:rFonts w:ascii="Tahoma" w:hAnsi="Tahoma" w:cs="Tahoma"/>
                <w:b/>
                <w:bCs/>
                <w:iCs/>
                <w:sz w:val="24"/>
                <w:szCs w:val="29"/>
              </w:rPr>
              <w:t>FEM</w:t>
            </w:r>
            <w:r w:rsidRPr="0099459C">
              <w:rPr>
                <w:rFonts w:ascii="Tahoma" w:hAnsi="Tahoma" w:cs="Tahoma"/>
                <w:b/>
                <w:bCs/>
                <w:iCs/>
                <w:sz w:val="24"/>
                <w:szCs w:val="29"/>
              </w:rPr>
              <w:t xml:space="preserve">ALES. </w:t>
            </w:r>
            <w:r>
              <w:rPr>
                <w:rFonts w:ascii="Tahoma" w:hAnsi="Tahoma" w:cs="Tahoma"/>
                <w:b/>
                <w:bCs/>
                <w:iCs/>
                <w:sz w:val="24"/>
                <w:szCs w:val="29"/>
              </w:rPr>
              <w:t>(</w:t>
            </w:r>
            <w:r w:rsidRPr="0099459C">
              <w:rPr>
                <w:rFonts w:ascii="Tahoma" w:hAnsi="Tahoma" w:cs="Tahoma"/>
                <w:b/>
                <w:bCs/>
                <w:iCs/>
                <w:sz w:val="24"/>
                <w:szCs w:val="29"/>
              </w:rPr>
              <w:t>Distance in</w:t>
            </w:r>
            <w:r>
              <w:rPr>
                <w:rFonts w:ascii="Tahoma" w:hAnsi="Tahoma" w:cs="Tahoma"/>
                <w:b/>
                <w:bCs/>
                <w:iCs/>
                <w:sz w:val="24"/>
                <w:szCs w:val="29"/>
              </w:rPr>
              <w:t xml:space="preserve"> meters)</w:t>
            </w:r>
          </w:p>
        </w:tc>
      </w:tr>
      <w:tr w:rsidR="008146DF" w14:paraId="7AE4D2A9" w14:textId="77777777" w:rsidTr="00E31452">
        <w:tc>
          <w:tcPr>
            <w:tcW w:w="1555" w:type="dxa"/>
          </w:tcPr>
          <w:p w14:paraId="19161068" w14:textId="77777777" w:rsidR="008146DF" w:rsidRDefault="008146DF" w:rsidP="00E31452">
            <w:pPr>
              <w:jc w:val="right"/>
              <w:textAlignment w:val="baseline"/>
              <w:rPr>
                <w:rFonts w:ascii="Arial Narrow" w:hAnsi="Arial Narrow" w:cs="Arial"/>
                <w:b/>
                <w:bCs/>
                <w:iCs/>
                <w:sz w:val="24"/>
                <w:szCs w:val="29"/>
              </w:rPr>
            </w:pPr>
            <w:r>
              <w:rPr>
                <w:rFonts w:ascii="Arial Narrow" w:hAnsi="Arial Narrow" w:cs="Arial"/>
                <w:b/>
                <w:bCs/>
                <w:iCs/>
                <w:sz w:val="24"/>
                <w:szCs w:val="29"/>
              </w:rPr>
              <w:t>Age</w:t>
            </w:r>
            <w:r>
              <w:rPr>
                <w:rFonts w:ascii="Arial Black" w:hAnsi="Arial Black" w:cs="Arial"/>
                <w:b/>
                <w:bCs/>
                <w:iCs/>
                <w:sz w:val="24"/>
                <w:szCs w:val="29"/>
              </w:rPr>
              <w:t>→</w:t>
            </w:r>
          </w:p>
        </w:tc>
        <w:tc>
          <w:tcPr>
            <w:tcW w:w="1555" w:type="dxa"/>
          </w:tcPr>
          <w:p w14:paraId="7E8031FB"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13-19</w:t>
            </w:r>
          </w:p>
        </w:tc>
        <w:tc>
          <w:tcPr>
            <w:tcW w:w="1555" w:type="dxa"/>
          </w:tcPr>
          <w:p w14:paraId="170A5FF9"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20-29</w:t>
            </w:r>
          </w:p>
        </w:tc>
        <w:tc>
          <w:tcPr>
            <w:tcW w:w="1555" w:type="dxa"/>
          </w:tcPr>
          <w:p w14:paraId="04109B9E"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30-39</w:t>
            </w:r>
          </w:p>
        </w:tc>
        <w:tc>
          <w:tcPr>
            <w:tcW w:w="1555" w:type="dxa"/>
          </w:tcPr>
          <w:p w14:paraId="0C2EACCE"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40-49</w:t>
            </w:r>
          </w:p>
        </w:tc>
        <w:tc>
          <w:tcPr>
            <w:tcW w:w="1555" w:type="dxa"/>
          </w:tcPr>
          <w:p w14:paraId="75A81B59"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50-59</w:t>
            </w:r>
          </w:p>
        </w:tc>
        <w:tc>
          <w:tcPr>
            <w:tcW w:w="1555" w:type="dxa"/>
          </w:tcPr>
          <w:p w14:paraId="4D2E0E3B" w14:textId="77777777" w:rsidR="008146DF" w:rsidRDefault="008146DF" w:rsidP="00E31452">
            <w:pPr>
              <w:jc w:val="center"/>
              <w:textAlignment w:val="baseline"/>
              <w:rPr>
                <w:rFonts w:ascii="Arial Narrow" w:hAnsi="Arial Narrow" w:cs="Arial"/>
                <w:b/>
                <w:bCs/>
                <w:iCs/>
                <w:sz w:val="24"/>
                <w:szCs w:val="29"/>
              </w:rPr>
            </w:pPr>
            <w:r>
              <w:rPr>
                <w:rFonts w:ascii="Arial Narrow" w:hAnsi="Arial Narrow" w:cs="Arial"/>
                <w:b/>
                <w:bCs/>
                <w:iCs/>
                <w:sz w:val="24"/>
                <w:szCs w:val="29"/>
              </w:rPr>
              <w:t>60 +</w:t>
            </w:r>
          </w:p>
        </w:tc>
      </w:tr>
      <w:tr w:rsidR="008146DF" w14:paraId="7203694D" w14:textId="77777777" w:rsidTr="00E31452">
        <w:tc>
          <w:tcPr>
            <w:tcW w:w="1555" w:type="dxa"/>
          </w:tcPr>
          <w:p w14:paraId="37728672" w14:textId="77777777" w:rsidR="008146DF" w:rsidRPr="0099459C" w:rsidRDefault="008146DF" w:rsidP="00E31452">
            <w:pPr>
              <w:jc w:val="center"/>
              <w:textAlignment w:val="baseline"/>
              <w:rPr>
                <w:rFonts w:ascii="Tahoma" w:hAnsi="Tahoma" w:cs="Tahoma"/>
                <w:sz w:val="24"/>
                <w:szCs w:val="24"/>
              </w:rPr>
            </w:pPr>
            <w:r w:rsidRPr="00584582">
              <w:rPr>
                <w:rFonts w:ascii="Tahoma" w:hAnsi="Tahoma" w:cs="Tahoma"/>
                <w:sz w:val="24"/>
              </w:rPr>
              <w:t>Excellent</w:t>
            </w:r>
          </w:p>
        </w:tc>
        <w:tc>
          <w:tcPr>
            <w:tcW w:w="1555" w:type="dxa"/>
          </w:tcPr>
          <w:p w14:paraId="3F9C905E"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color w:val="003333"/>
                <w:sz w:val="24"/>
              </w:rPr>
              <w:t>&gt;</w:t>
            </w:r>
            <w:r>
              <w:rPr>
                <w:rFonts w:ascii="Arial Narrow" w:hAnsi="Arial Narrow"/>
                <w:color w:val="003333"/>
                <w:sz w:val="24"/>
              </w:rPr>
              <w:t xml:space="preserve"> 639  </w:t>
            </w:r>
          </w:p>
        </w:tc>
        <w:tc>
          <w:tcPr>
            <w:tcW w:w="1555" w:type="dxa"/>
          </w:tcPr>
          <w:p w14:paraId="745B2E87"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color w:val="003333"/>
                <w:sz w:val="24"/>
              </w:rPr>
              <w:t>&gt;</w:t>
            </w:r>
            <w:r>
              <w:rPr>
                <w:rFonts w:ascii="Arial Narrow" w:hAnsi="Arial Narrow"/>
                <w:color w:val="003333"/>
                <w:sz w:val="24"/>
              </w:rPr>
              <w:t xml:space="preserve"> 548</w:t>
            </w:r>
          </w:p>
        </w:tc>
        <w:tc>
          <w:tcPr>
            <w:tcW w:w="1555" w:type="dxa"/>
          </w:tcPr>
          <w:p w14:paraId="6914DCB6"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color w:val="003333"/>
                <w:sz w:val="24"/>
              </w:rPr>
              <w:t>&gt;</w:t>
            </w:r>
            <w:r>
              <w:rPr>
                <w:rFonts w:ascii="Arial Narrow" w:hAnsi="Arial Narrow"/>
                <w:color w:val="003333"/>
                <w:sz w:val="24"/>
              </w:rPr>
              <w:t xml:space="preserve"> </w:t>
            </w:r>
            <w:r w:rsidRPr="0099459C">
              <w:rPr>
                <w:rFonts w:ascii="Arial Narrow" w:hAnsi="Arial Narrow"/>
                <w:color w:val="003333"/>
                <w:sz w:val="24"/>
              </w:rPr>
              <w:t>5</w:t>
            </w:r>
            <w:r>
              <w:rPr>
                <w:rFonts w:ascii="Arial Narrow" w:hAnsi="Arial Narrow"/>
                <w:color w:val="003333"/>
                <w:sz w:val="24"/>
              </w:rPr>
              <w:t>02</w:t>
            </w:r>
          </w:p>
        </w:tc>
        <w:tc>
          <w:tcPr>
            <w:tcW w:w="1555" w:type="dxa"/>
          </w:tcPr>
          <w:p w14:paraId="60643311"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color w:val="003333"/>
                <w:sz w:val="24"/>
              </w:rPr>
              <w:t>&gt;</w:t>
            </w:r>
            <w:r>
              <w:rPr>
                <w:rFonts w:ascii="Arial Narrow" w:hAnsi="Arial Narrow"/>
                <w:color w:val="003333"/>
                <w:sz w:val="24"/>
              </w:rPr>
              <w:t xml:space="preserve"> 4</w:t>
            </w:r>
            <w:r w:rsidRPr="0099459C">
              <w:rPr>
                <w:rFonts w:ascii="Arial Narrow" w:hAnsi="Arial Narrow"/>
                <w:color w:val="003333"/>
                <w:sz w:val="24"/>
              </w:rPr>
              <w:t>5</w:t>
            </w:r>
            <w:r>
              <w:rPr>
                <w:rFonts w:ascii="Arial Narrow" w:hAnsi="Arial Narrow"/>
                <w:color w:val="003333"/>
                <w:sz w:val="24"/>
              </w:rPr>
              <w:t>6</w:t>
            </w:r>
          </w:p>
        </w:tc>
        <w:tc>
          <w:tcPr>
            <w:tcW w:w="1555" w:type="dxa"/>
          </w:tcPr>
          <w:p w14:paraId="7F08042A"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color w:val="003333"/>
                <w:sz w:val="24"/>
              </w:rPr>
              <w:t>&gt;</w:t>
            </w:r>
            <w:r>
              <w:rPr>
                <w:rFonts w:ascii="Arial Narrow" w:hAnsi="Arial Narrow"/>
                <w:color w:val="003333"/>
                <w:sz w:val="24"/>
              </w:rPr>
              <w:t xml:space="preserve"> </w:t>
            </w:r>
            <w:r w:rsidRPr="0099459C">
              <w:rPr>
                <w:rFonts w:ascii="Arial Narrow" w:hAnsi="Arial Narrow"/>
                <w:color w:val="003333"/>
                <w:sz w:val="24"/>
              </w:rPr>
              <w:t>4</w:t>
            </w:r>
            <w:r>
              <w:rPr>
                <w:rFonts w:ascii="Arial Narrow" w:hAnsi="Arial Narrow"/>
                <w:color w:val="003333"/>
                <w:sz w:val="24"/>
              </w:rPr>
              <w:t>11</w:t>
            </w:r>
          </w:p>
        </w:tc>
        <w:tc>
          <w:tcPr>
            <w:tcW w:w="1555" w:type="dxa"/>
          </w:tcPr>
          <w:p w14:paraId="7194BC29"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color w:val="003333"/>
                <w:sz w:val="24"/>
              </w:rPr>
              <w:t>&gt;</w:t>
            </w:r>
            <w:r>
              <w:rPr>
                <w:rFonts w:ascii="Arial Narrow" w:hAnsi="Arial Narrow"/>
                <w:color w:val="003333"/>
                <w:sz w:val="24"/>
              </w:rPr>
              <w:t xml:space="preserve"> 365</w:t>
            </w:r>
          </w:p>
        </w:tc>
      </w:tr>
      <w:tr w:rsidR="008146DF" w14:paraId="4FFBBDFD" w14:textId="77777777" w:rsidTr="00E31452">
        <w:tc>
          <w:tcPr>
            <w:tcW w:w="1555" w:type="dxa"/>
          </w:tcPr>
          <w:p w14:paraId="07EBAB48" w14:textId="77777777" w:rsidR="008146DF" w:rsidRPr="0099459C" w:rsidRDefault="008146DF" w:rsidP="00E31452">
            <w:pPr>
              <w:jc w:val="center"/>
              <w:textAlignment w:val="baseline"/>
              <w:rPr>
                <w:rFonts w:ascii="Tahoma" w:hAnsi="Tahoma" w:cs="Tahoma"/>
                <w:sz w:val="24"/>
                <w:szCs w:val="24"/>
              </w:rPr>
            </w:pPr>
            <w:r w:rsidRPr="00584582">
              <w:rPr>
                <w:rFonts w:ascii="Tahoma" w:hAnsi="Tahoma" w:cs="Tahoma"/>
                <w:sz w:val="24"/>
              </w:rPr>
              <w:t>Good</w:t>
            </w:r>
          </w:p>
        </w:tc>
        <w:tc>
          <w:tcPr>
            <w:tcW w:w="1555" w:type="dxa"/>
          </w:tcPr>
          <w:p w14:paraId="7716A9D1" w14:textId="77777777" w:rsidR="008146DF" w:rsidRPr="0099459C" w:rsidRDefault="008146DF" w:rsidP="00E31452">
            <w:pPr>
              <w:jc w:val="center"/>
              <w:textAlignment w:val="baseline"/>
              <w:rPr>
                <w:rFonts w:ascii="Arial Narrow" w:hAnsi="Arial Narrow"/>
                <w:sz w:val="24"/>
                <w:szCs w:val="24"/>
              </w:rPr>
            </w:pPr>
            <w:r>
              <w:rPr>
                <w:rFonts w:ascii="Arial Narrow" w:hAnsi="Arial Narrow"/>
                <w:color w:val="003333"/>
                <w:sz w:val="24"/>
              </w:rPr>
              <w:t xml:space="preserve">549 </w:t>
            </w:r>
            <w:r w:rsidRPr="0099459C">
              <w:rPr>
                <w:rFonts w:ascii="Arial Narrow" w:hAnsi="Arial Narrow"/>
                <w:color w:val="003333"/>
                <w:sz w:val="24"/>
              </w:rPr>
              <w:t>-</w:t>
            </w:r>
            <w:r>
              <w:rPr>
                <w:rFonts w:ascii="Arial Narrow" w:hAnsi="Arial Narrow"/>
                <w:color w:val="003333"/>
                <w:sz w:val="24"/>
              </w:rPr>
              <w:t xml:space="preserve"> 639</w:t>
            </w:r>
          </w:p>
        </w:tc>
        <w:tc>
          <w:tcPr>
            <w:tcW w:w="1555" w:type="dxa"/>
          </w:tcPr>
          <w:p w14:paraId="3B7DADC3" w14:textId="77777777" w:rsidR="008146DF" w:rsidRPr="0099459C" w:rsidRDefault="008146DF" w:rsidP="00E31452">
            <w:pPr>
              <w:jc w:val="center"/>
              <w:textAlignment w:val="baseline"/>
              <w:rPr>
                <w:rFonts w:ascii="Arial Narrow" w:hAnsi="Arial Narrow"/>
                <w:sz w:val="24"/>
                <w:szCs w:val="24"/>
              </w:rPr>
            </w:pPr>
            <w:r>
              <w:rPr>
                <w:rFonts w:ascii="Arial Narrow" w:hAnsi="Arial Narrow"/>
                <w:color w:val="003333"/>
                <w:sz w:val="24"/>
              </w:rPr>
              <w:t xml:space="preserve"> 457 </w:t>
            </w:r>
            <w:r w:rsidRPr="0099459C">
              <w:rPr>
                <w:rFonts w:ascii="Arial Narrow" w:hAnsi="Arial Narrow"/>
                <w:color w:val="003333"/>
                <w:sz w:val="24"/>
              </w:rPr>
              <w:t>-</w:t>
            </w:r>
            <w:r>
              <w:rPr>
                <w:rFonts w:ascii="Arial Narrow" w:hAnsi="Arial Narrow"/>
                <w:color w:val="003333"/>
                <w:sz w:val="24"/>
              </w:rPr>
              <w:t xml:space="preserve"> 548</w:t>
            </w:r>
          </w:p>
        </w:tc>
        <w:tc>
          <w:tcPr>
            <w:tcW w:w="1555" w:type="dxa"/>
          </w:tcPr>
          <w:p w14:paraId="5F7FEEF9"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color w:val="003333"/>
                <w:sz w:val="24"/>
              </w:rPr>
              <w:t>4</w:t>
            </w:r>
            <w:r>
              <w:rPr>
                <w:rFonts w:ascii="Arial Narrow" w:hAnsi="Arial Narrow"/>
                <w:color w:val="003333"/>
                <w:sz w:val="24"/>
              </w:rPr>
              <w:t xml:space="preserve">12 – </w:t>
            </w:r>
            <w:r w:rsidRPr="0099459C">
              <w:rPr>
                <w:rFonts w:ascii="Arial Narrow" w:hAnsi="Arial Narrow"/>
                <w:color w:val="003333"/>
                <w:sz w:val="24"/>
              </w:rPr>
              <w:t>5</w:t>
            </w:r>
            <w:r>
              <w:rPr>
                <w:rFonts w:ascii="Arial Narrow" w:hAnsi="Arial Narrow"/>
                <w:color w:val="003333"/>
                <w:sz w:val="24"/>
              </w:rPr>
              <w:t>02</w:t>
            </w:r>
          </w:p>
        </w:tc>
        <w:tc>
          <w:tcPr>
            <w:tcW w:w="1555" w:type="dxa"/>
          </w:tcPr>
          <w:p w14:paraId="49FFBE31" w14:textId="77777777" w:rsidR="008146DF" w:rsidRPr="0099459C" w:rsidRDefault="008146DF" w:rsidP="00E31452">
            <w:pPr>
              <w:jc w:val="center"/>
              <w:textAlignment w:val="baseline"/>
              <w:rPr>
                <w:rFonts w:ascii="Arial Narrow" w:hAnsi="Arial Narrow"/>
                <w:sz w:val="24"/>
                <w:szCs w:val="24"/>
              </w:rPr>
            </w:pPr>
            <w:r>
              <w:rPr>
                <w:rFonts w:ascii="Arial Narrow" w:hAnsi="Arial Narrow"/>
                <w:color w:val="003333"/>
                <w:sz w:val="24"/>
              </w:rPr>
              <w:t xml:space="preserve">366 – 456 </w:t>
            </w:r>
          </w:p>
        </w:tc>
        <w:tc>
          <w:tcPr>
            <w:tcW w:w="1555" w:type="dxa"/>
          </w:tcPr>
          <w:p w14:paraId="733041AD"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color w:val="003333"/>
                <w:sz w:val="24"/>
              </w:rPr>
              <w:t>3</w:t>
            </w:r>
            <w:r>
              <w:rPr>
                <w:rFonts w:ascii="Arial Narrow" w:hAnsi="Arial Narrow"/>
                <w:color w:val="003333"/>
                <w:sz w:val="24"/>
              </w:rPr>
              <w:t>2</w:t>
            </w:r>
            <w:r w:rsidRPr="0099459C">
              <w:rPr>
                <w:rFonts w:ascii="Arial Narrow" w:hAnsi="Arial Narrow"/>
                <w:color w:val="003333"/>
                <w:sz w:val="24"/>
              </w:rPr>
              <w:t>0</w:t>
            </w:r>
            <w:r>
              <w:rPr>
                <w:rFonts w:ascii="Arial Narrow" w:hAnsi="Arial Narrow"/>
                <w:color w:val="003333"/>
                <w:sz w:val="24"/>
              </w:rPr>
              <w:t xml:space="preserve"> – 411</w:t>
            </w:r>
          </w:p>
        </w:tc>
        <w:tc>
          <w:tcPr>
            <w:tcW w:w="1555" w:type="dxa"/>
          </w:tcPr>
          <w:p w14:paraId="1D548EEC" w14:textId="77777777" w:rsidR="008146DF" w:rsidRPr="0099459C" w:rsidRDefault="008146DF" w:rsidP="00E31452">
            <w:pPr>
              <w:jc w:val="center"/>
              <w:textAlignment w:val="baseline"/>
              <w:rPr>
                <w:rFonts w:ascii="Arial Narrow" w:hAnsi="Arial Narrow"/>
                <w:sz w:val="24"/>
                <w:szCs w:val="24"/>
              </w:rPr>
            </w:pPr>
            <w:r>
              <w:rPr>
                <w:rFonts w:ascii="Arial Narrow" w:hAnsi="Arial Narrow"/>
                <w:color w:val="003333"/>
                <w:sz w:val="24"/>
              </w:rPr>
              <w:t xml:space="preserve">274 – </w:t>
            </w:r>
            <w:r w:rsidRPr="0099459C">
              <w:rPr>
                <w:rFonts w:ascii="Arial Narrow" w:hAnsi="Arial Narrow"/>
                <w:color w:val="003333"/>
                <w:sz w:val="24"/>
              </w:rPr>
              <w:t>3</w:t>
            </w:r>
            <w:r>
              <w:rPr>
                <w:rFonts w:ascii="Arial Narrow" w:hAnsi="Arial Narrow"/>
                <w:color w:val="003333"/>
                <w:sz w:val="24"/>
              </w:rPr>
              <w:t>65</w:t>
            </w:r>
          </w:p>
        </w:tc>
      </w:tr>
      <w:tr w:rsidR="008146DF" w14:paraId="2A7B5FEE" w14:textId="77777777" w:rsidTr="00E31452">
        <w:tc>
          <w:tcPr>
            <w:tcW w:w="1555" w:type="dxa"/>
          </w:tcPr>
          <w:p w14:paraId="07B46CFA" w14:textId="77777777" w:rsidR="008146DF" w:rsidRPr="0099459C" w:rsidRDefault="008146DF" w:rsidP="00E31452">
            <w:pPr>
              <w:jc w:val="center"/>
              <w:textAlignment w:val="baseline"/>
              <w:rPr>
                <w:rFonts w:ascii="Tahoma" w:hAnsi="Tahoma" w:cs="Tahoma"/>
                <w:sz w:val="24"/>
                <w:szCs w:val="24"/>
              </w:rPr>
            </w:pPr>
            <w:r w:rsidRPr="00584582">
              <w:rPr>
                <w:rFonts w:ascii="Tahoma" w:hAnsi="Tahoma" w:cs="Tahoma"/>
                <w:sz w:val="24"/>
              </w:rPr>
              <w:t>Fair</w:t>
            </w:r>
          </w:p>
        </w:tc>
        <w:tc>
          <w:tcPr>
            <w:tcW w:w="1555" w:type="dxa"/>
          </w:tcPr>
          <w:p w14:paraId="2FC57309" w14:textId="77777777" w:rsidR="008146DF" w:rsidRPr="0099459C" w:rsidRDefault="008146DF" w:rsidP="00E31452">
            <w:pPr>
              <w:jc w:val="center"/>
              <w:textAlignment w:val="baseline"/>
              <w:rPr>
                <w:rFonts w:ascii="Arial Narrow" w:hAnsi="Arial Narrow"/>
                <w:sz w:val="24"/>
                <w:szCs w:val="24"/>
              </w:rPr>
            </w:pPr>
            <w:r>
              <w:rPr>
                <w:rFonts w:ascii="Arial Narrow" w:hAnsi="Arial Narrow"/>
                <w:color w:val="003333"/>
                <w:sz w:val="24"/>
              </w:rPr>
              <w:t xml:space="preserve">457 </w:t>
            </w:r>
            <w:r w:rsidRPr="0099459C">
              <w:rPr>
                <w:rFonts w:ascii="Arial Narrow" w:hAnsi="Arial Narrow"/>
                <w:color w:val="003333"/>
                <w:sz w:val="24"/>
              </w:rPr>
              <w:t>-</w:t>
            </w:r>
            <w:r>
              <w:rPr>
                <w:rFonts w:ascii="Arial Narrow" w:hAnsi="Arial Narrow"/>
                <w:color w:val="003333"/>
                <w:sz w:val="24"/>
              </w:rPr>
              <w:t xml:space="preserve"> 548</w:t>
            </w:r>
          </w:p>
        </w:tc>
        <w:tc>
          <w:tcPr>
            <w:tcW w:w="1555" w:type="dxa"/>
          </w:tcPr>
          <w:p w14:paraId="44DAED4C" w14:textId="77777777" w:rsidR="008146DF" w:rsidRPr="0099459C" w:rsidRDefault="008146DF" w:rsidP="00E31452">
            <w:pPr>
              <w:jc w:val="center"/>
              <w:textAlignment w:val="baseline"/>
              <w:rPr>
                <w:rFonts w:ascii="Arial Narrow" w:hAnsi="Arial Narrow"/>
                <w:sz w:val="24"/>
                <w:szCs w:val="24"/>
              </w:rPr>
            </w:pPr>
            <w:r>
              <w:rPr>
                <w:rFonts w:ascii="Arial Narrow" w:hAnsi="Arial Narrow"/>
                <w:color w:val="003333"/>
                <w:sz w:val="24"/>
              </w:rPr>
              <w:t xml:space="preserve">366 </w:t>
            </w:r>
            <w:r w:rsidRPr="0099459C">
              <w:rPr>
                <w:rFonts w:ascii="Arial Narrow" w:hAnsi="Arial Narrow"/>
                <w:color w:val="003333"/>
                <w:sz w:val="24"/>
              </w:rPr>
              <w:t>-</w:t>
            </w:r>
            <w:r>
              <w:rPr>
                <w:rFonts w:ascii="Arial Narrow" w:hAnsi="Arial Narrow"/>
                <w:color w:val="003333"/>
                <w:sz w:val="24"/>
              </w:rPr>
              <w:t xml:space="preserve"> 456</w:t>
            </w:r>
          </w:p>
        </w:tc>
        <w:tc>
          <w:tcPr>
            <w:tcW w:w="1555" w:type="dxa"/>
          </w:tcPr>
          <w:p w14:paraId="1DCE4BF6"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color w:val="003333"/>
                <w:sz w:val="24"/>
              </w:rPr>
              <w:t>3</w:t>
            </w:r>
            <w:r>
              <w:rPr>
                <w:rFonts w:ascii="Arial Narrow" w:hAnsi="Arial Narrow"/>
                <w:color w:val="003333"/>
                <w:sz w:val="24"/>
              </w:rPr>
              <w:t>2</w:t>
            </w:r>
            <w:r w:rsidRPr="0099459C">
              <w:rPr>
                <w:rFonts w:ascii="Arial Narrow" w:hAnsi="Arial Narrow"/>
                <w:color w:val="003333"/>
                <w:sz w:val="24"/>
              </w:rPr>
              <w:t>0-4</w:t>
            </w:r>
            <w:r>
              <w:rPr>
                <w:rFonts w:ascii="Arial Narrow" w:hAnsi="Arial Narrow"/>
                <w:color w:val="003333"/>
                <w:sz w:val="24"/>
              </w:rPr>
              <w:t>11</w:t>
            </w:r>
          </w:p>
        </w:tc>
        <w:tc>
          <w:tcPr>
            <w:tcW w:w="1555" w:type="dxa"/>
          </w:tcPr>
          <w:p w14:paraId="0E44DD8F" w14:textId="77777777" w:rsidR="008146DF" w:rsidRPr="0099459C" w:rsidRDefault="008146DF" w:rsidP="00E31452">
            <w:pPr>
              <w:jc w:val="center"/>
              <w:textAlignment w:val="baseline"/>
              <w:rPr>
                <w:rFonts w:ascii="Arial Narrow" w:hAnsi="Arial Narrow"/>
                <w:sz w:val="24"/>
                <w:szCs w:val="24"/>
              </w:rPr>
            </w:pPr>
            <w:r>
              <w:rPr>
                <w:rFonts w:ascii="Arial Narrow" w:hAnsi="Arial Narrow"/>
                <w:color w:val="003333"/>
                <w:sz w:val="24"/>
              </w:rPr>
              <w:t xml:space="preserve">274 </w:t>
            </w:r>
            <w:r w:rsidRPr="0099459C">
              <w:rPr>
                <w:rFonts w:ascii="Arial Narrow" w:hAnsi="Arial Narrow"/>
                <w:color w:val="003333"/>
                <w:sz w:val="24"/>
              </w:rPr>
              <w:t>-</w:t>
            </w:r>
            <w:r>
              <w:rPr>
                <w:rFonts w:ascii="Arial Narrow" w:hAnsi="Arial Narrow"/>
                <w:color w:val="003333"/>
                <w:sz w:val="24"/>
              </w:rPr>
              <w:t xml:space="preserve"> 365</w:t>
            </w:r>
          </w:p>
        </w:tc>
        <w:tc>
          <w:tcPr>
            <w:tcW w:w="1555" w:type="dxa"/>
          </w:tcPr>
          <w:p w14:paraId="02F46B7A"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color w:val="003333"/>
                <w:sz w:val="24"/>
              </w:rPr>
              <w:t>2</w:t>
            </w:r>
            <w:r>
              <w:rPr>
                <w:rFonts w:ascii="Arial Narrow" w:hAnsi="Arial Narrow"/>
                <w:color w:val="003333"/>
                <w:sz w:val="24"/>
              </w:rPr>
              <w:t>29 – 319</w:t>
            </w:r>
          </w:p>
        </w:tc>
        <w:tc>
          <w:tcPr>
            <w:tcW w:w="1555" w:type="dxa"/>
          </w:tcPr>
          <w:p w14:paraId="75CBE775" w14:textId="77777777" w:rsidR="008146DF" w:rsidRPr="0099459C" w:rsidRDefault="008146DF" w:rsidP="00E31452">
            <w:pPr>
              <w:jc w:val="center"/>
              <w:textAlignment w:val="baseline"/>
              <w:rPr>
                <w:rFonts w:ascii="Arial Narrow" w:hAnsi="Arial Narrow"/>
                <w:sz w:val="24"/>
                <w:szCs w:val="24"/>
              </w:rPr>
            </w:pPr>
            <w:r>
              <w:rPr>
                <w:rFonts w:ascii="Arial Narrow" w:hAnsi="Arial Narrow"/>
                <w:color w:val="003333"/>
                <w:sz w:val="24"/>
              </w:rPr>
              <w:t>183 – 273</w:t>
            </w:r>
          </w:p>
        </w:tc>
      </w:tr>
      <w:tr w:rsidR="008146DF" w14:paraId="5EDC7D64" w14:textId="77777777" w:rsidTr="00E31452">
        <w:tc>
          <w:tcPr>
            <w:tcW w:w="1555" w:type="dxa"/>
          </w:tcPr>
          <w:p w14:paraId="5A1BF192" w14:textId="77777777" w:rsidR="008146DF" w:rsidRPr="0099459C" w:rsidRDefault="008146DF" w:rsidP="00E31452">
            <w:pPr>
              <w:jc w:val="center"/>
              <w:textAlignment w:val="baseline"/>
              <w:rPr>
                <w:rFonts w:ascii="Tahoma" w:hAnsi="Tahoma" w:cs="Tahoma"/>
                <w:sz w:val="24"/>
                <w:szCs w:val="24"/>
              </w:rPr>
            </w:pPr>
            <w:r w:rsidRPr="00584582">
              <w:rPr>
                <w:rFonts w:ascii="Tahoma" w:hAnsi="Tahoma" w:cs="Tahoma"/>
                <w:sz w:val="24"/>
              </w:rPr>
              <w:t>Poor</w:t>
            </w:r>
          </w:p>
        </w:tc>
        <w:tc>
          <w:tcPr>
            <w:tcW w:w="1555" w:type="dxa"/>
          </w:tcPr>
          <w:p w14:paraId="7D0F4C25" w14:textId="77777777" w:rsidR="008146DF" w:rsidRPr="0099459C" w:rsidRDefault="008146DF" w:rsidP="00E31452">
            <w:pPr>
              <w:jc w:val="center"/>
              <w:textAlignment w:val="baseline"/>
              <w:rPr>
                <w:rFonts w:ascii="Arial Narrow" w:hAnsi="Arial Narrow"/>
                <w:sz w:val="24"/>
                <w:szCs w:val="24"/>
              </w:rPr>
            </w:pPr>
            <w:r>
              <w:rPr>
                <w:rFonts w:ascii="Arial Narrow" w:hAnsi="Arial Narrow"/>
                <w:color w:val="003333"/>
                <w:sz w:val="24"/>
              </w:rPr>
              <w:t xml:space="preserve">366 </w:t>
            </w:r>
            <w:r w:rsidRPr="0099459C">
              <w:rPr>
                <w:rFonts w:ascii="Arial Narrow" w:hAnsi="Arial Narrow"/>
                <w:color w:val="003333"/>
                <w:sz w:val="24"/>
              </w:rPr>
              <w:t>-</w:t>
            </w:r>
            <w:r>
              <w:rPr>
                <w:rFonts w:ascii="Arial Narrow" w:hAnsi="Arial Narrow"/>
                <w:color w:val="003333"/>
                <w:sz w:val="24"/>
              </w:rPr>
              <w:t xml:space="preserve"> 456</w:t>
            </w:r>
          </w:p>
        </w:tc>
        <w:tc>
          <w:tcPr>
            <w:tcW w:w="1555" w:type="dxa"/>
          </w:tcPr>
          <w:p w14:paraId="4EE92D0A" w14:textId="77777777" w:rsidR="008146DF" w:rsidRPr="0099459C" w:rsidRDefault="008146DF" w:rsidP="00E31452">
            <w:pPr>
              <w:jc w:val="center"/>
              <w:textAlignment w:val="baseline"/>
              <w:rPr>
                <w:rFonts w:ascii="Arial Narrow" w:hAnsi="Arial Narrow"/>
                <w:sz w:val="24"/>
                <w:szCs w:val="24"/>
              </w:rPr>
            </w:pPr>
            <w:r>
              <w:rPr>
                <w:rFonts w:ascii="Arial Narrow" w:hAnsi="Arial Narrow"/>
                <w:color w:val="003333"/>
                <w:sz w:val="24"/>
              </w:rPr>
              <w:t xml:space="preserve">274 </w:t>
            </w:r>
            <w:r w:rsidRPr="0099459C">
              <w:rPr>
                <w:rFonts w:ascii="Arial Narrow" w:hAnsi="Arial Narrow"/>
                <w:color w:val="003333"/>
                <w:sz w:val="24"/>
              </w:rPr>
              <w:t>-</w:t>
            </w:r>
            <w:r>
              <w:rPr>
                <w:rFonts w:ascii="Arial Narrow" w:hAnsi="Arial Narrow"/>
                <w:color w:val="003333"/>
                <w:sz w:val="24"/>
              </w:rPr>
              <w:t xml:space="preserve"> 365</w:t>
            </w:r>
          </w:p>
        </w:tc>
        <w:tc>
          <w:tcPr>
            <w:tcW w:w="1555" w:type="dxa"/>
          </w:tcPr>
          <w:p w14:paraId="6271AD60"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color w:val="003333"/>
                <w:sz w:val="24"/>
              </w:rPr>
              <w:t>2</w:t>
            </w:r>
            <w:r>
              <w:rPr>
                <w:rFonts w:ascii="Arial Narrow" w:hAnsi="Arial Narrow"/>
                <w:color w:val="003333"/>
                <w:sz w:val="24"/>
              </w:rPr>
              <w:t xml:space="preserve">28 – </w:t>
            </w:r>
            <w:r w:rsidRPr="0099459C">
              <w:rPr>
                <w:rFonts w:ascii="Arial Narrow" w:hAnsi="Arial Narrow"/>
                <w:color w:val="003333"/>
                <w:sz w:val="24"/>
              </w:rPr>
              <w:t>3</w:t>
            </w:r>
            <w:r>
              <w:rPr>
                <w:rFonts w:ascii="Arial Narrow" w:hAnsi="Arial Narrow"/>
                <w:color w:val="003333"/>
                <w:sz w:val="24"/>
              </w:rPr>
              <w:t>1</w:t>
            </w:r>
            <w:r w:rsidRPr="0099459C">
              <w:rPr>
                <w:rFonts w:ascii="Arial Narrow" w:hAnsi="Arial Narrow"/>
                <w:color w:val="003333"/>
                <w:sz w:val="24"/>
              </w:rPr>
              <w:t>9</w:t>
            </w:r>
          </w:p>
        </w:tc>
        <w:tc>
          <w:tcPr>
            <w:tcW w:w="1555" w:type="dxa"/>
          </w:tcPr>
          <w:p w14:paraId="3E15266C" w14:textId="06268802" w:rsidR="008146DF" w:rsidRPr="0099459C" w:rsidRDefault="00BD6922" w:rsidP="00E31452">
            <w:pPr>
              <w:jc w:val="center"/>
              <w:textAlignment w:val="baseline"/>
              <w:rPr>
                <w:rFonts w:ascii="Arial Narrow" w:hAnsi="Arial Narrow"/>
                <w:sz w:val="24"/>
                <w:szCs w:val="24"/>
              </w:rPr>
            </w:pPr>
            <w:r>
              <w:rPr>
                <w:rFonts w:ascii="Arial Narrow" w:hAnsi="Arial Narrow"/>
                <w:color w:val="003333"/>
                <w:sz w:val="24"/>
              </w:rPr>
              <w:t>182-273</w:t>
            </w:r>
          </w:p>
        </w:tc>
        <w:tc>
          <w:tcPr>
            <w:tcW w:w="1555" w:type="dxa"/>
          </w:tcPr>
          <w:p w14:paraId="4C6FE250"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color w:val="003333"/>
                <w:sz w:val="24"/>
              </w:rPr>
              <w:t>1</w:t>
            </w:r>
            <w:r>
              <w:rPr>
                <w:rFonts w:ascii="Arial Narrow" w:hAnsi="Arial Narrow"/>
                <w:color w:val="003333"/>
                <w:sz w:val="24"/>
              </w:rPr>
              <w:t>37 – 228</w:t>
            </w:r>
          </w:p>
        </w:tc>
        <w:tc>
          <w:tcPr>
            <w:tcW w:w="1555" w:type="dxa"/>
          </w:tcPr>
          <w:p w14:paraId="7B49F22C"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color w:val="003333"/>
                <w:sz w:val="24"/>
              </w:rPr>
              <w:t>1</w:t>
            </w:r>
            <w:r>
              <w:rPr>
                <w:rFonts w:ascii="Arial Narrow" w:hAnsi="Arial Narrow"/>
                <w:color w:val="003333"/>
                <w:sz w:val="24"/>
              </w:rPr>
              <w:t>37</w:t>
            </w:r>
            <w:r w:rsidRPr="0099459C">
              <w:rPr>
                <w:rFonts w:ascii="Arial Narrow" w:hAnsi="Arial Narrow"/>
                <w:color w:val="003333"/>
                <w:sz w:val="24"/>
              </w:rPr>
              <w:t>-1</w:t>
            </w:r>
            <w:r>
              <w:rPr>
                <w:rFonts w:ascii="Arial Narrow" w:hAnsi="Arial Narrow"/>
                <w:color w:val="003333"/>
                <w:sz w:val="24"/>
              </w:rPr>
              <w:t>82</w:t>
            </w:r>
          </w:p>
        </w:tc>
      </w:tr>
      <w:tr w:rsidR="008146DF" w14:paraId="6B175E8C" w14:textId="77777777" w:rsidTr="00E31452">
        <w:tc>
          <w:tcPr>
            <w:tcW w:w="1555" w:type="dxa"/>
          </w:tcPr>
          <w:p w14:paraId="4BC34576" w14:textId="77777777" w:rsidR="008146DF" w:rsidRPr="0099459C" w:rsidRDefault="008146DF" w:rsidP="00E31452">
            <w:pPr>
              <w:jc w:val="center"/>
              <w:textAlignment w:val="baseline"/>
              <w:rPr>
                <w:rFonts w:ascii="Tahoma" w:hAnsi="Tahoma" w:cs="Tahoma"/>
                <w:sz w:val="24"/>
                <w:szCs w:val="24"/>
              </w:rPr>
            </w:pPr>
            <w:r w:rsidRPr="00584582">
              <w:rPr>
                <w:rFonts w:ascii="Tahoma" w:hAnsi="Tahoma" w:cs="Tahoma"/>
                <w:sz w:val="24"/>
              </w:rPr>
              <w:t>Very Poor</w:t>
            </w:r>
          </w:p>
        </w:tc>
        <w:tc>
          <w:tcPr>
            <w:tcW w:w="1555" w:type="dxa"/>
          </w:tcPr>
          <w:p w14:paraId="1D4C9B6F"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color w:val="003333"/>
                <w:sz w:val="24"/>
              </w:rPr>
              <w:t>&lt;</w:t>
            </w:r>
            <w:r>
              <w:rPr>
                <w:rFonts w:ascii="Arial Narrow" w:hAnsi="Arial Narrow"/>
                <w:color w:val="003333"/>
                <w:sz w:val="24"/>
              </w:rPr>
              <w:t xml:space="preserve"> 366</w:t>
            </w:r>
          </w:p>
        </w:tc>
        <w:tc>
          <w:tcPr>
            <w:tcW w:w="1555" w:type="dxa"/>
          </w:tcPr>
          <w:p w14:paraId="1EF3A374"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color w:val="003333"/>
                <w:sz w:val="24"/>
              </w:rPr>
              <w:t>&lt;</w:t>
            </w:r>
            <w:r>
              <w:rPr>
                <w:rFonts w:ascii="Arial Narrow" w:hAnsi="Arial Narrow"/>
                <w:color w:val="003333"/>
                <w:sz w:val="24"/>
              </w:rPr>
              <w:t xml:space="preserve"> 274</w:t>
            </w:r>
          </w:p>
        </w:tc>
        <w:tc>
          <w:tcPr>
            <w:tcW w:w="1555" w:type="dxa"/>
          </w:tcPr>
          <w:p w14:paraId="03D2607A"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color w:val="003333"/>
                <w:sz w:val="24"/>
              </w:rPr>
              <w:t>&lt;</w:t>
            </w:r>
            <w:r>
              <w:rPr>
                <w:rFonts w:ascii="Arial Narrow" w:hAnsi="Arial Narrow"/>
                <w:color w:val="003333"/>
                <w:sz w:val="24"/>
              </w:rPr>
              <w:t xml:space="preserve"> </w:t>
            </w:r>
            <w:r w:rsidRPr="0099459C">
              <w:rPr>
                <w:rFonts w:ascii="Arial Narrow" w:hAnsi="Arial Narrow"/>
                <w:color w:val="003333"/>
                <w:sz w:val="24"/>
              </w:rPr>
              <w:t>2</w:t>
            </w:r>
            <w:r>
              <w:rPr>
                <w:rFonts w:ascii="Arial Narrow" w:hAnsi="Arial Narrow"/>
                <w:color w:val="003333"/>
                <w:sz w:val="24"/>
              </w:rPr>
              <w:t>28</w:t>
            </w:r>
          </w:p>
        </w:tc>
        <w:tc>
          <w:tcPr>
            <w:tcW w:w="1555" w:type="dxa"/>
          </w:tcPr>
          <w:p w14:paraId="38CBD8CD" w14:textId="2A4D0BB4" w:rsidR="008146DF" w:rsidRPr="0099459C" w:rsidRDefault="008146DF" w:rsidP="00E31452">
            <w:pPr>
              <w:jc w:val="center"/>
              <w:textAlignment w:val="baseline"/>
              <w:rPr>
                <w:rFonts w:ascii="Arial Narrow" w:hAnsi="Arial Narrow"/>
                <w:sz w:val="24"/>
                <w:szCs w:val="24"/>
              </w:rPr>
            </w:pPr>
            <w:r w:rsidRPr="0099459C">
              <w:rPr>
                <w:rFonts w:ascii="Arial Narrow" w:hAnsi="Arial Narrow"/>
                <w:color w:val="003333"/>
                <w:sz w:val="24"/>
              </w:rPr>
              <w:t>&lt;</w:t>
            </w:r>
            <w:r>
              <w:rPr>
                <w:rFonts w:ascii="Arial Narrow" w:hAnsi="Arial Narrow"/>
                <w:color w:val="003333"/>
                <w:sz w:val="24"/>
              </w:rPr>
              <w:t xml:space="preserve"> </w:t>
            </w:r>
            <w:r w:rsidR="00BD6922">
              <w:rPr>
                <w:rFonts w:ascii="Arial Narrow" w:hAnsi="Arial Narrow"/>
                <w:color w:val="003333"/>
                <w:sz w:val="24"/>
              </w:rPr>
              <w:t>182</w:t>
            </w:r>
          </w:p>
        </w:tc>
        <w:tc>
          <w:tcPr>
            <w:tcW w:w="1555" w:type="dxa"/>
          </w:tcPr>
          <w:p w14:paraId="7F48F7F3"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color w:val="003333"/>
                <w:sz w:val="24"/>
              </w:rPr>
              <w:t>&lt;</w:t>
            </w:r>
            <w:r>
              <w:rPr>
                <w:rFonts w:ascii="Arial Narrow" w:hAnsi="Arial Narrow"/>
                <w:color w:val="003333"/>
                <w:sz w:val="24"/>
              </w:rPr>
              <w:t xml:space="preserve"> 137</w:t>
            </w:r>
          </w:p>
        </w:tc>
        <w:tc>
          <w:tcPr>
            <w:tcW w:w="1555" w:type="dxa"/>
          </w:tcPr>
          <w:p w14:paraId="2D5D306C" w14:textId="77777777" w:rsidR="008146DF" w:rsidRPr="0099459C" w:rsidRDefault="008146DF" w:rsidP="00E31452">
            <w:pPr>
              <w:jc w:val="center"/>
              <w:textAlignment w:val="baseline"/>
              <w:rPr>
                <w:rFonts w:ascii="Arial Narrow" w:hAnsi="Arial Narrow"/>
                <w:sz w:val="24"/>
                <w:szCs w:val="24"/>
              </w:rPr>
            </w:pPr>
            <w:r w:rsidRPr="0099459C">
              <w:rPr>
                <w:rFonts w:ascii="Arial Narrow" w:hAnsi="Arial Narrow"/>
                <w:color w:val="003333"/>
                <w:sz w:val="24"/>
              </w:rPr>
              <w:t>&lt;</w:t>
            </w:r>
            <w:r>
              <w:rPr>
                <w:rFonts w:ascii="Arial Narrow" w:hAnsi="Arial Narrow"/>
                <w:color w:val="003333"/>
                <w:sz w:val="24"/>
              </w:rPr>
              <w:t xml:space="preserve"> 137</w:t>
            </w:r>
          </w:p>
        </w:tc>
      </w:tr>
    </w:tbl>
    <w:p w14:paraId="7A930D5A" w14:textId="43657FA5" w:rsidR="008146DF" w:rsidRPr="0099459C" w:rsidRDefault="008146DF" w:rsidP="008146DF">
      <w:pPr>
        <w:jc w:val="center"/>
        <w:textAlignment w:val="baseline"/>
        <w:rPr>
          <w:rFonts w:ascii="Segoe UI" w:hAnsi="Segoe UI" w:cs="Segoe UI"/>
          <w:sz w:val="18"/>
          <w:szCs w:val="18"/>
        </w:rPr>
      </w:pPr>
      <w:r>
        <w:rPr>
          <w:rFonts w:ascii="Arial" w:hAnsi="Arial" w:cs="Arial"/>
          <w:iCs/>
          <w:color w:val="3E3E3E"/>
          <w:sz w:val="24"/>
          <w:szCs w:val="27"/>
        </w:rPr>
        <w:t>S</w:t>
      </w:r>
      <w:r w:rsidRPr="0099459C">
        <w:rPr>
          <w:rFonts w:ascii="Arial" w:hAnsi="Arial" w:cs="Arial"/>
          <w:iCs/>
          <w:color w:val="3E3E3E"/>
          <w:sz w:val="24"/>
          <w:szCs w:val="27"/>
        </w:rPr>
        <w:t>ource:</w:t>
      </w:r>
      <w:r w:rsidRPr="0099459C">
        <w:rPr>
          <w:rFonts w:ascii="Arial" w:hAnsi="Arial" w:cs="Arial"/>
          <w:i/>
          <w:iCs/>
          <w:color w:val="3E3E3E"/>
          <w:sz w:val="24"/>
          <w:szCs w:val="27"/>
        </w:rPr>
        <w:t xml:space="preserve"> Cooper (1982)</w:t>
      </w:r>
      <w:r>
        <w:rPr>
          <w:rFonts w:ascii="Arial" w:hAnsi="Arial" w:cs="Arial"/>
          <w:i/>
          <w:iCs/>
          <w:color w:val="3E3E3E"/>
          <w:sz w:val="24"/>
          <w:szCs w:val="27"/>
        </w:rPr>
        <w:t xml:space="preserve"> </w:t>
      </w:r>
      <w:hyperlink r:id="rId475" w:tgtFrame="_blank" w:history="1">
        <w:r w:rsidRPr="0099459C">
          <w:rPr>
            <w:rFonts w:ascii="Calibri" w:hAnsi="Calibri" w:cs="Calibri"/>
            <w:color w:val="0563C1"/>
            <w:u w:val="single"/>
          </w:rPr>
          <w:t>https://www.topendsports.com/testing/tests/swim-12-minutes.htm</w:t>
        </w:r>
      </w:hyperlink>
    </w:p>
    <w:p w14:paraId="7674367E" w14:textId="77777777" w:rsidR="008146DF" w:rsidRDefault="008146DF" w:rsidP="008146DF">
      <w:pPr>
        <w:rPr>
          <w:rFonts w:ascii="Tahoma" w:hAnsi="Tahoma" w:cs="Tahoma"/>
          <w:b/>
          <w:sz w:val="28"/>
          <w:szCs w:val="24"/>
        </w:rPr>
      </w:pPr>
    </w:p>
    <w:p w14:paraId="635B8944" w14:textId="77777777" w:rsidR="008146DF" w:rsidRDefault="008146DF" w:rsidP="008146DF">
      <w:pPr>
        <w:spacing w:after="160" w:line="259" w:lineRule="auto"/>
        <w:rPr>
          <w:rFonts w:ascii="Tahoma" w:hAnsi="Tahoma" w:cs="Tahoma"/>
          <w:b/>
          <w:sz w:val="28"/>
          <w:szCs w:val="24"/>
        </w:rPr>
      </w:pPr>
      <w:r>
        <w:rPr>
          <w:rFonts w:ascii="Tahoma" w:hAnsi="Tahoma" w:cs="Tahoma"/>
          <w:b/>
          <w:sz w:val="28"/>
          <w:szCs w:val="24"/>
        </w:rPr>
        <w:t>Vanier Super Loop Test:</w:t>
      </w:r>
    </w:p>
    <w:tbl>
      <w:tblPr>
        <w:tblStyle w:val="TableGrid"/>
        <w:tblW w:w="0" w:type="auto"/>
        <w:tblLook w:val="04A0" w:firstRow="1" w:lastRow="0" w:firstColumn="1" w:lastColumn="0" w:noHBand="0" w:noVBand="1"/>
      </w:tblPr>
      <w:tblGrid>
        <w:gridCol w:w="3596"/>
        <w:gridCol w:w="3597"/>
        <w:gridCol w:w="3597"/>
      </w:tblGrid>
      <w:tr w:rsidR="008146DF" w14:paraId="7D3D4E83" w14:textId="77777777" w:rsidTr="00E31452">
        <w:tc>
          <w:tcPr>
            <w:tcW w:w="10790" w:type="dxa"/>
            <w:gridSpan w:val="3"/>
          </w:tcPr>
          <w:p w14:paraId="49ADDB88" w14:textId="77777777" w:rsidR="008146DF" w:rsidRPr="005B2BC0" w:rsidRDefault="008146DF" w:rsidP="00E31452">
            <w:pPr>
              <w:jc w:val="center"/>
              <w:rPr>
                <w:rFonts w:ascii="Tahoma" w:hAnsi="Tahoma" w:cs="Tahoma"/>
                <w:b/>
                <w:sz w:val="28"/>
                <w:szCs w:val="24"/>
              </w:rPr>
            </w:pPr>
            <w:r w:rsidRPr="005B2BC0">
              <w:rPr>
                <w:rFonts w:ascii="Tahoma" w:hAnsi="Tahoma" w:cs="Tahoma"/>
                <w:b/>
                <w:sz w:val="28"/>
                <w:szCs w:val="24"/>
              </w:rPr>
              <w:t>8 Laps – Super Loop – Verbal Rating</w:t>
            </w:r>
          </w:p>
          <w:p w14:paraId="2DCBC47A" w14:textId="77777777" w:rsidR="008146DF" w:rsidRPr="005B2BC0" w:rsidRDefault="008146DF" w:rsidP="00E31452">
            <w:pPr>
              <w:jc w:val="center"/>
              <w:rPr>
                <w:rFonts w:ascii="Tahoma" w:hAnsi="Tahoma" w:cs="Tahoma"/>
                <w:b/>
                <w:sz w:val="24"/>
                <w:szCs w:val="24"/>
              </w:rPr>
            </w:pPr>
            <w:r w:rsidRPr="005B2BC0">
              <w:rPr>
                <w:rFonts w:ascii="Tahoma" w:hAnsi="Tahoma" w:cs="Tahoma"/>
                <w:b/>
                <w:sz w:val="24"/>
                <w:szCs w:val="24"/>
              </w:rPr>
              <w:t xml:space="preserve">Around – Down – Along - Up </w:t>
            </w:r>
          </w:p>
        </w:tc>
      </w:tr>
      <w:tr w:rsidR="008146DF" w14:paraId="1A9C5589" w14:textId="77777777" w:rsidTr="00E31452">
        <w:tc>
          <w:tcPr>
            <w:tcW w:w="3596" w:type="dxa"/>
          </w:tcPr>
          <w:p w14:paraId="33FA01C2" w14:textId="77777777" w:rsidR="008146DF" w:rsidRDefault="008146DF" w:rsidP="00E31452">
            <w:pPr>
              <w:jc w:val="center"/>
              <w:rPr>
                <w:rFonts w:ascii="Tahoma" w:hAnsi="Tahoma" w:cs="Tahoma"/>
                <w:b/>
                <w:sz w:val="28"/>
                <w:szCs w:val="24"/>
              </w:rPr>
            </w:pPr>
            <w:r>
              <w:rPr>
                <w:rFonts w:ascii="Tahoma" w:hAnsi="Tahoma" w:cs="Tahoma"/>
                <w:b/>
                <w:sz w:val="28"/>
                <w:szCs w:val="24"/>
              </w:rPr>
              <w:t>VERBAL RATING</w:t>
            </w:r>
          </w:p>
        </w:tc>
        <w:tc>
          <w:tcPr>
            <w:tcW w:w="3597" w:type="dxa"/>
          </w:tcPr>
          <w:p w14:paraId="19224738" w14:textId="77777777" w:rsidR="008146DF" w:rsidRDefault="008146DF" w:rsidP="00E31452">
            <w:pPr>
              <w:jc w:val="center"/>
              <w:rPr>
                <w:rFonts w:ascii="Tahoma" w:hAnsi="Tahoma" w:cs="Tahoma"/>
                <w:b/>
                <w:sz w:val="28"/>
                <w:szCs w:val="24"/>
              </w:rPr>
            </w:pPr>
            <w:r>
              <w:rPr>
                <w:rFonts w:ascii="Tahoma" w:hAnsi="Tahoma" w:cs="Tahoma"/>
                <w:b/>
                <w:sz w:val="28"/>
                <w:szCs w:val="24"/>
              </w:rPr>
              <w:t>MALES</w:t>
            </w:r>
          </w:p>
        </w:tc>
        <w:tc>
          <w:tcPr>
            <w:tcW w:w="3597" w:type="dxa"/>
          </w:tcPr>
          <w:p w14:paraId="5312FDB8" w14:textId="77777777" w:rsidR="008146DF" w:rsidRDefault="008146DF" w:rsidP="00E31452">
            <w:pPr>
              <w:jc w:val="center"/>
              <w:rPr>
                <w:rFonts w:ascii="Tahoma" w:hAnsi="Tahoma" w:cs="Tahoma"/>
                <w:b/>
                <w:sz w:val="28"/>
                <w:szCs w:val="24"/>
              </w:rPr>
            </w:pPr>
            <w:r>
              <w:rPr>
                <w:rFonts w:ascii="Tahoma" w:hAnsi="Tahoma" w:cs="Tahoma"/>
                <w:b/>
                <w:sz w:val="28"/>
                <w:szCs w:val="24"/>
              </w:rPr>
              <w:t>FEMALES</w:t>
            </w:r>
          </w:p>
        </w:tc>
      </w:tr>
      <w:tr w:rsidR="008146DF" w14:paraId="2890DCB4" w14:textId="77777777" w:rsidTr="00E31452">
        <w:tc>
          <w:tcPr>
            <w:tcW w:w="3596" w:type="dxa"/>
          </w:tcPr>
          <w:p w14:paraId="7A8A2C80" w14:textId="77777777" w:rsidR="008146DF" w:rsidRPr="005B2BC0" w:rsidRDefault="008146DF" w:rsidP="00E31452">
            <w:pPr>
              <w:jc w:val="center"/>
              <w:rPr>
                <w:rFonts w:ascii="Arial" w:hAnsi="Arial" w:cs="Arial"/>
                <w:b/>
                <w:sz w:val="24"/>
                <w:szCs w:val="24"/>
              </w:rPr>
            </w:pPr>
            <w:r w:rsidRPr="005B2BC0">
              <w:rPr>
                <w:rFonts w:ascii="Arial" w:hAnsi="Arial" w:cs="Arial"/>
                <w:b/>
                <w:sz w:val="24"/>
                <w:szCs w:val="24"/>
              </w:rPr>
              <w:t>Superior</w:t>
            </w:r>
          </w:p>
        </w:tc>
        <w:tc>
          <w:tcPr>
            <w:tcW w:w="3597" w:type="dxa"/>
          </w:tcPr>
          <w:p w14:paraId="21DA327F" w14:textId="77777777" w:rsidR="008146DF" w:rsidRPr="00C0285B" w:rsidRDefault="008146DF" w:rsidP="00E31452">
            <w:pPr>
              <w:jc w:val="center"/>
              <w:rPr>
                <w:rFonts w:ascii="Arial" w:hAnsi="Arial" w:cs="Arial"/>
                <w:sz w:val="24"/>
                <w:szCs w:val="24"/>
              </w:rPr>
            </w:pPr>
            <w:r w:rsidRPr="00C0285B">
              <w:rPr>
                <w:rFonts w:ascii="Arial" w:hAnsi="Arial" w:cs="Arial"/>
                <w:sz w:val="24"/>
                <w:szCs w:val="24"/>
              </w:rPr>
              <w:t>≤ 11:30 min</w:t>
            </w:r>
          </w:p>
        </w:tc>
        <w:tc>
          <w:tcPr>
            <w:tcW w:w="3597" w:type="dxa"/>
          </w:tcPr>
          <w:p w14:paraId="4ACFFFB0" w14:textId="77777777" w:rsidR="008146DF" w:rsidRPr="00C0285B" w:rsidRDefault="008146DF" w:rsidP="00E31452">
            <w:pPr>
              <w:jc w:val="center"/>
              <w:rPr>
                <w:rFonts w:ascii="Arial" w:hAnsi="Arial" w:cs="Arial"/>
                <w:sz w:val="24"/>
                <w:szCs w:val="24"/>
              </w:rPr>
            </w:pPr>
            <w:r w:rsidRPr="00C0285B">
              <w:rPr>
                <w:rFonts w:ascii="Arial" w:hAnsi="Arial" w:cs="Arial"/>
                <w:sz w:val="24"/>
                <w:szCs w:val="24"/>
              </w:rPr>
              <w:t>≤ 12:00 min</w:t>
            </w:r>
          </w:p>
        </w:tc>
      </w:tr>
      <w:tr w:rsidR="008146DF" w14:paraId="252BC6CC" w14:textId="77777777" w:rsidTr="00E31452">
        <w:tc>
          <w:tcPr>
            <w:tcW w:w="3596" w:type="dxa"/>
          </w:tcPr>
          <w:p w14:paraId="586FB018" w14:textId="77777777" w:rsidR="008146DF" w:rsidRPr="005B2BC0" w:rsidRDefault="008146DF" w:rsidP="00E31452">
            <w:pPr>
              <w:jc w:val="center"/>
              <w:rPr>
                <w:rFonts w:ascii="Arial" w:hAnsi="Arial" w:cs="Arial"/>
                <w:b/>
                <w:sz w:val="24"/>
                <w:szCs w:val="24"/>
              </w:rPr>
            </w:pPr>
            <w:r w:rsidRPr="005B2BC0">
              <w:rPr>
                <w:rFonts w:ascii="Arial" w:hAnsi="Arial" w:cs="Arial"/>
                <w:b/>
                <w:sz w:val="24"/>
                <w:szCs w:val="24"/>
              </w:rPr>
              <w:t>Excellent</w:t>
            </w:r>
          </w:p>
        </w:tc>
        <w:tc>
          <w:tcPr>
            <w:tcW w:w="3597" w:type="dxa"/>
          </w:tcPr>
          <w:p w14:paraId="4FC3663B" w14:textId="77777777" w:rsidR="008146DF" w:rsidRPr="00C0285B" w:rsidRDefault="008146DF" w:rsidP="00E31452">
            <w:pPr>
              <w:jc w:val="center"/>
              <w:rPr>
                <w:rFonts w:ascii="Arial" w:hAnsi="Arial" w:cs="Arial"/>
                <w:sz w:val="24"/>
                <w:szCs w:val="24"/>
              </w:rPr>
            </w:pPr>
            <w:r w:rsidRPr="00C0285B">
              <w:rPr>
                <w:rFonts w:ascii="Arial" w:hAnsi="Arial" w:cs="Arial"/>
                <w:sz w:val="24"/>
                <w:szCs w:val="24"/>
              </w:rPr>
              <w:t>11:31-12:30</w:t>
            </w:r>
          </w:p>
        </w:tc>
        <w:tc>
          <w:tcPr>
            <w:tcW w:w="3597" w:type="dxa"/>
          </w:tcPr>
          <w:p w14:paraId="1635B349" w14:textId="77777777" w:rsidR="008146DF" w:rsidRPr="00C0285B" w:rsidRDefault="008146DF" w:rsidP="00E31452">
            <w:pPr>
              <w:jc w:val="center"/>
              <w:rPr>
                <w:rFonts w:ascii="Arial" w:hAnsi="Arial" w:cs="Arial"/>
                <w:sz w:val="24"/>
                <w:szCs w:val="24"/>
              </w:rPr>
            </w:pPr>
            <w:r w:rsidRPr="00C0285B">
              <w:rPr>
                <w:rFonts w:ascii="Arial" w:hAnsi="Arial" w:cs="Arial"/>
                <w:sz w:val="24"/>
                <w:szCs w:val="24"/>
              </w:rPr>
              <w:t>12:01-13:00</w:t>
            </w:r>
          </w:p>
        </w:tc>
      </w:tr>
      <w:tr w:rsidR="008146DF" w14:paraId="6D3F9FC7" w14:textId="77777777" w:rsidTr="00E31452">
        <w:tc>
          <w:tcPr>
            <w:tcW w:w="3596" w:type="dxa"/>
          </w:tcPr>
          <w:p w14:paraId="1B763A55" w14:textId="77777777" w:rsidR="008146DF" w:rsidRPr="005B2BC0" w:rsidRDefault="008146DF" w:rsidP="00E31452">
            <w:pPr>
              <w:jc w:val="center"/>
              <w:rPr>
                <w:rFonts w:ascii="Arial" w:hAnsi="Arial" w:cs="Arial"/>
                <w:b/>
                <w:sz w:val="24"/>
                <w:szCs w:val="24"/>
              </w:rPr>
            </w:pPr>
            <w:r w:rsidRPr="005B2BC0">
              <w:rPr>
                <w:rFonts w:ascii="Arial" w:hAnsi="Arial" w:cs="Arial"/>
                <w:b/>
                <w:sz w:val="24"/>
                <w:szCs w:val="24"/>
              </w:rPr>
              <w:t>Above Average</w:t>
            </w:r>
          </w:p>
        </w:tc>
        <w:tc>
          <w:tcPr>
            <w:tcW w:w="3597" w:type="dxa"/>
          </w:tcPr>
          <w:p w14:paraId="21A88787" w14:textId="77777777" w:rsidR="008146DF" w:rsidRPr="00C0285B" w:rsidRDefault="008146DF" w:rsidP="00E31452">
            <w:pPr>
              <w:jc w:val="center"/>
              <w:rPr>
                <w:rFonts w:ascii="Arial" w:hAnsi="Arial" w:cs="Arial"/>
                <w:sz w:val="24"/>
                <w:szCs w:val="24"/>
              </w:rPr>
            </w:pPr>
            <w:r w:rsidRPr="00C0285B">
              <w:rPr>
                <w:rFonts w:ascii="Arial" w:hAnsi="Arial" w:cs="Arial"/>
                <w:sz w:val="24"/>
                <w:szCs w:val="24"/>
              </w:rPr>
              <w:t>12:31-13:30</w:t>
            </w:r>
          </w:p>
        </w:tc>
        <w:tc>
          <w:tcPr>
            <w:tcW w:w="3597" w:type="dxa"/>
          </w:tcPr>
          <w:p w14:paraId="596405CE" w14:textId="77777777" w:rsidR="008146DF" w:rsidRPr="00C0285B" w:rsidRDefault="008146DF" w:rsidP="00E31452">
            <w:pPr>
              <w:jc w:val="center"/>
              <w:rPr>
                <w:rFonts w:ascii="Arial" w:hAnsi="Arial" w:cs="Arial"/>
                <w:sz w:val="24"/>
                <w:szCs w:val="24"/>
              </w:rPr>
            </w:pPr>
            <w:r w:rsidRPr="00C0285B">
              <w:rPr>
                <w:rFonts w:ascii="Arial" w:hAnsi="Arial" w:cs="Arial"/>
                <w:sz w:val="24"/>
                <w:szCs w:val="24"/>
              </w:rPr>
              <w:t>13:01-14:00</w:t>
            </w:r>
          </w:p>
        </w:tc>
      </w:tr>
      <w:tr w:rsidR="008146DF" w14:paraId="3756E7AE" w14:textId="77777777" w:rsidTr="00E31452">
        <w:tc>
          <w:tcPr>
            <w:tcW w:w="3596" w:type="dxa"/>
          </w:tcPr>
          <w:p w14:paraId="3CE17D5E" w14:textId="77777777" w:rsidR="008146DF" w:rsidRPr="005B2BC0" w:rsidRDefault="008146DF" w:rsidP="00E31452">
            <w:pPr>
              <w:jc w:val="center"/>
              <w:rPr>
                <w:rFonts w:ascii="Arial" w:hAnsi="Arial" w:cs="Arial"/>
                <w:b/>
                <w:sz w:val="24"/>
                <w:szCs w:val="24"/>
              </w:rPr>
            </w:pPr>
            <w:r w:rsidRPr="005B2BC0">
              <w:rPr>
                <w:rFonts w:ascii="Arial" w:hAnsi="Arial" w:cs="Arial"/>
                <w:b/>
                <w:sz w:val="24"/>
                <w:szCs w:val="24"/>
              </w:rPr>
              <w:t>Average</w:t>
            </w:r>
          </w:p>
        </w:tc>
        <w:tc>
          <w:tcPr>
            <w:tcW w:w="3597" w:type="dxa"/>
          </w:tcPr>
          <w:p w14:paraId="31936487" w14:textId="77777777" w:rsidR="008146DF" w:rsidRPr="00C0285B" w:rsidRDefault="008146DF" w:rsidP="00E31452">
            <w:pPr>
              <w:jc w:val="center"/>
              <w:rPr>
                <w:rFonts w:ascii="Arial" w:hAnsi="Arial" w:cs="Arial"/>
                <w:sz w:val="24"/>
                <w:szCs w:val="24"/>
              </w:rPr>
            </w:pPr>
            <w:r w:rsidRPr="00C0285B">
              <w:rPr>
                <w:rFonts w:ascii="Arial" w:hAnsi="Arial" w:cs="Arial"/>
                <w:sz w:val="24"/>
                <w:szCs w:val="24"/>
              </w:rPr>
              <w:t>13:31-14:30</w:t>
            </w:r>
          </w:p>
        </w:tc>
        <w:tc>
          <w:tcPr>
            <w:tcW w:w="3597" w:type="dxa"/>
          </w:tcPr>
          <w:p w14:paraId="7E845FAA" w14:textId="77777777" w:rsidR="008146DF" w:rsidRPr="00C0285B" w:rsidRDefault="008146DF" w:rsidP="00E31452">
            <w:pPr>
              <w:jc w:val="center"/>
              <w:rPr>
                <w:rFonts w:ascii="Arial" w:hAnsi="Arial" w:cs="Arial"/>
                <w:sz w:val="24"/>
                <w:szCs w:val="24"/>
              </w:rPr>
            </w:pPr>
            <w:r w:rsidRPr="00C0285B">
              <w:rPr>
                <w:rFonts w:ascii="Arial" w:hAnsi="Arial" w:cs="Arial"/>
                <w:sz w:val="24"/>
                <w:szCs w:val="24"/>
              </w:rPr>
              <w:t>14:01-15:00</w:t>
            </w:r>
          </w:p>
        </w:tc>
      </w:tr>
      <w:tr w:rsidR="008146DF" w14:paraId="20BD30F2" w14:textId="77777777" w:rsidTr="00E31452">
        <w:tc>
          <w:tcPr>
            <w:tcW w:w="3596" w:type="dxa"/>
          </w:tcPr>
          <w:p w14:paraId="1C02DFD8" w14:textId="77777777" w:rsidR="008146DF" w:rsidRPr="005B2BC0" w:rsidRDefault="008146DF" w:rsidP="00E31452">
            <w:pPr>
              <w:jc w:val="center"/>
              <w:rPr>
                <w:rFonts w:ascii="Arial" w:hAnsi="Arial" w:cs="Arial"/>
                <w:b/>
                <w:sz w:val="24"/>
                <w:szCs w:val="24"/>
              </w:rPr>
            </w:pPr>
            <w:r w:rsidRPr="005B2BC0">
              <w:rPr>
                <w:rFonts w:ascii="Arial" w:hAnsi="Arial" w:cs="Arial"/>
                <w:b/>
                <w:sz w:val="24"/>
                <w:szCs w:val="24"/>
              </w:rPr>
              <w:t>Below Average</w:t>
            </w:r>
          </w:p>
        </w:tc>
        <w:tc>
          <w:tcPr>
            <w:tcW w:w="3597" w:type="dxa"/>
          </w:tcPr>
          <w:p w14:paraId="35522EF2" w14:textId="77777777" w:rsidR="008146DF" w:rsidRPr="00C0285B" w:rsidRDefault="008146DF" w:rsidP="00E31452">
            <w:pPr>
              <w:jc w:val="center"/>
              <w:rPr>
                <w:rFonts w:ascii="Arial" w:hAnsi="Arial" w:cs="Arial"/>
                <w:sz w:val="24"/>
                <w:szCs w:val="24"/>
              </w:rPr>
            </w:pPr>
            <w:r w:rsidRPr="00C0285B">
              <w:rPr>
                <w:rFonts w:ascii="Arial" w:hAnsi="Arial" w:cs="Arial"/>
                <w:sz w:val="24"/>
                <w:szCs w:val="24"/>
              </w:rPr>
              <w:t>14:31-15:00</w:t>
            </w:r>
          </w:p>
        </w:tc>
        <w:tc>
          <w:tcPr>
            <w:tcW w:w="3597" w:type="dxa"/>
          </w:tcPr>
          <w:p w14:paraId="2CDFCCB6" w14:textId="77777777" w:rsidR="008146DF" w:rsidRPr="00C0285B" w:rsidRDefault="008146DF" w:rsidP="00E31452">
            <w:pPr>
              <w:jc w:val="center"/>
              <w:rPr>
                <w:rFonts w:ascii="Arial" w:hAnsi="Arial" w:cs="Arial"/>
                <w:sz w:val="24"/>
                <w:szCs w:val="24"/>
              </w:rPr>
            </w:pPr>
            <w:r w:rsidRPr="00C0285B">
              <w:rPr>
                <w:rFonts w:ascii="Arial" w:hAnsi="Arial" w:cs="Arial"/>
                <w:sz w:val="24"/>
                <w:szCs w:val="24"/>
              </w:rPr>
              <w:t>15:01-15:30</w:t>
            </w:r>
          </w:p>
        </w:tc>
      </w:tr>
      <w:tr w:rsidR="008146DF" w14:paraId="20B6298D" w14:textId="77777777" w:rsidTr="00E31452">
        <w:tc>
          <w:tcPr>
            <w:tcW w:w="3596" w:type="dxa"/>
          </w:tcPr>
          <w:p w14:paraId="150B6AB1" w14:textId="77777777" w:rsidR="008146DF" w:rsidRPr="005B2BC0" w:rsidRDefault="008146DF" w:rsidP="00E31452">
            <w:pPr>
              <w:jc w:val="center"/>
              <w:rPr>
                <w:rFonts w:ascii="Arial" w:hAnsi="Arial" w:cs="Arial"/>
                <w:b/>
                <w:sz w:val="24"/>
                <w:szCs w:val="24"/>
              </w:rPr>
            </w:pPr>
            <w:r w:rsidRPr="005B2BC0">
              <w:rPr>
                <w:rFonts w:ascii="Arial" w:hAnsi="Arial" w:cs="Arial"/>
                <w:b/>
                <w:sz w:val="24"/>
                <w:szCs w:val="24"/>
              </w:rPr>
              <w:t>Poor</w:t>
            </w:r>
          </w:p>
        </w:tc>
        <w:tc>
          <w:tcPr>
            <w:tcW w:w="3597" w:type="dxa"/>
          </w:tcPr>
          <w:p w14:paraId="7208B34F" w14:textId="77777777" w:rsidR="008146DF" w:rsidRPr="00C0285B" w:rsidRDefault="008146DF" w:rsidP="00E31452">
            <w:pPr>
              <w:jc w:val="center"/>
              <w:rPr>
                <w:rFonts w:ascii="Arial" w:hAnsi="Arial" w:cs="Arial"/>
                <w:sz w:val="24"/>
                <w:szCs w:val="24"/>
              </w:rPr>
            </w:pPr>
            <w:r w:rsidRPr="00C0285B">
              <w:rPr>
                <w:rFonts w:ascii="Arial" w:hAnsi="Arial" w:cs="Arial"/>
                <w:sz w:val="24"/>
                <w:szCs w:val="24"/>
              </w:rPr>
              <w:t>&gt; 15:00</w:t>
            </w:r>
          </w:p>
        </w:tc>
        <w:tc>
          <w:tcPr>
            <w:tcW w:w="3597" w:type="dxa"/>
          </w:tcPr>
          <w:p w14:paraId="52D3C194" w14:textId="77777777" w:rsidR="008146DF" w:rsidRPr="00C0285B" w:rsidRDefault="008146DF" w:rsidP="00E31452">
            <w:pPr>
              <w:jc w:val="center"/>
              <w:rPr>
                <w:rFonts w:ascii="Arial" w:hAnsi="Arial" w:cs="Arial"/>
                <w:sz w:val="24"/>
                <w:szCs w:val="24"/>
              </w:rPr>
            </w:pPr>
            <w:r w:rsidRPr="00C0285B">
              <w:rPr>
                <w:rFonts w:ascii="Arial" w:hAnsi="Arial" w:cs="Arial"/>
                <w:sz w:val="24"/>
                <w:szCs w:val="24"/>
              </w:rPr>
              <w:t>&gt; 15:3</w:t>
            </w:r>
            <w:r>
              <w:rPr>
                <w:rFonts w:ascii="Arial" w:hAnsi="Arial" w:cs="Arial"/>
                <w:sz w:val="24"/>
                <w:szCs w:val="24"/>
              </w:rPr>
              <w:t>1</w:t>
            </w:r>
          </w:p>
        </w:tc>
      </w:tr>
      <w:tr w:rsidR="008146DF" w14:paraId="0FC2B803" w14:textId="77777777" w:rsidTr="00E31452">
        <w:tc>
          <w:tcPr>
            <w:tcW w:w="10790" w:type="dxa"/>
            <w:gridSpan w:val="3"/>
          </w:tcPr>
          <w:p w14:paraId="0764D773" w14:textId="77777777" w:rsidR="008146DF" w:rsidRPr="00EC6637" w:rsidRDefault="008146DF" w:rsidP="00E31452">
            <w:pPr>
              <w:jc w:val="center"/>
              <w:rPr>
                <w:rFonts w:ascii="Tahoma" w:hAnsi="Tahoma" w:cs="Tahoma"/>
                <w:b/>
                <w:sz w:val="28"/>
              </w:rPr>
            </w:pPr>
            <w:r w:rsidRPr="00EC6637">
              <w:rPr>
                <w:rFonts w:ascii="Tahoma" w:hAnsi="Tahoma" w:cs="Tahoma"/>
                <w:b/>
                <w:sz w:val="28"/>
              </w:rPr>
              <w:t>6 Laps – Super Loop – Verbal Rating</w:t>
            </w:r>
          </w:p>
          <w:p w14:paraId="42AA065B" w14:textId="77777777" w:rsidR="008146DF" w:rsidRPr="005B2BC0" w:rsidRDefault="008146DF" w:rsidP="00E31452">
            <w:pPr>
              <w:jc w:val="center"/>
              <w:rPr>
                <w:rFonts w:ascii="Tahoma" w:hAnsi="Tahoma" w:cs="Tahoma"/>
                <w:b/>
              </w:rPr>
            </w:pPr>
            <w:r w:rsidRPr="00EC6637">
              <w:rPr>
                <w:rFonts w:ascii="Tahoma" w:hAnsi="Tahoma" w:cs="Tahoma"/>
                <w:b/>
                <w:sz w:val="28"/>
              </w:rPr>
              <w:t xml:space="preserve">Around – Down – Along - Up </w:t>
            </w:r>
          </w:p>
        </w:tc>
      </w:tr>
      <w:tr w:rsidR="008146DF" w14:paraId="38B7980C" w14:textId="77777777" w:rsidTr="00E31452">
        <w:tc>
          <w:tcPr>
            <w:tcW w:w="3596" w:type="dxa"/>
          </w:tcPr>
          <w:p w14:paraId="3C1A1498" w14:textId="77777777" w:rsidR="008146DF" w:rsidRPr="00EC6637" w:rsidRDefault="008146DF" w:rsidP="00E31452">
            <w:pPr>
              <w:jc w:val="center"/>
              <w:rPr>
                <w:rFonts w:ascii="Tahoma" w:hAnsi="Tahoma" w:cs="Tahoma"/>
                <w:b/>
                <w:sz w:val="28"/>
              </w:rPr>
            </w:pPr>
            <w:r w:rsidRPr="00EC6637">
              <w:rPr>
                <w:rFonts w:ascii="Tahoma" w:hAnsi="Tahoma" w:cs="Tahoma"/>
                <w:b/>
                <w:sz w:val="28"/>
              </w:rPr>
              <w:t>VERBAL RATING</w:t>
            </w:r>
          </w:p>
        </w:tc>
        <w:tc>
          <w:tcPr>
            <w:tcW w:w="3597" w:type="dxa"/>
          </w:tcPr>
          <w:p w14:paraId="4F94EC53" w14:textId="77777777" w:rsidR="008146DF" w:rsidRPr="00EC6637" w:rsidRDefault="008146DF" w:rsidP="00E31452">
            <w:pPr>
              <w:jc w:val="center"/>
              <w:rPr>
                <w:rFonts w:ascii="Tahoma" w:hAnsi="Tahoma" w:cs="Tahoma"/>
                <w:b/>
                <w:sz w:val="28"/>
              </w:rPr>
            </w:pPr>
            <w:r w:rsidRPr="00EC6637">
              <w:rPr>
                <w:rFonts w:ascii="Tahoma" w:hAnsi="Tahoma" w:cs="Tahoma"/>
                <w:b/>
                <w:sz w:val="28"/>
              </w:rPr>
              <w:t>MALES</w:t>
            </w:r>
          </w:p>
        </w:tc>
        <w:tc>
          <w:tcPr>
            <w:tcW w:w="3597" w:type="dxa"/>
          </w:tcPr>
          <w:p w14:paraId="1F3B1594" w14:textId="77777777" w:rsidR="008146DF" w:rsidRPr="00EC6637" w:rsidRDefault="008146DF" w:rsidP="00E31452">
            <w:pPr>
              <w:jc w:val="center"/>
              <w:rPr>
                <w:rFonts w:ascii="Tahoma" w:hAnsi="Tahoma" w:cs="Tahoma"/>
                <w:b/>
                <w:sz w:val="28"/>
              </w:rPr>
            </w:pPr>
            <w:r w:rsidRPr="00EC6637">
              <w:rPr>
                <w:rFonts w:ascii="Tahoma" w:hAnsi="Tahoma" w:cs="Tahoma"/>
                <w:b/>
                <w:sz w:val="28"/>
              </w:rPr>
              <w:t>FEMALES</w:t>
            </w:r>
          </w:p>
        </w:tc>
      </w:tr>
      <w:tr w:rsidR="008146DF" w14:paraId="032165B2" w14:textId="77777777" w:rsidTr="00E31452">
        <w:trPr>
          <w:trHeight w:val="220"/>
        </w:trPr>
        <w:tc>
          <w:tcPr>
            <w:tcW w:w="3596" w:type="dxa"/>
          </w:tcPr>
          <w:p w14:paraId="7650D08F" w14:textId="77777777" w:rsidR="008146DF" w:rsidRPr="00EC6637" w:rsidRDefault="008146DF" w:rsidP="00E31452">
            <w:pPr>
              <w:jc w:val="center"/>
              <w:rPr>
                <w:rFonts w:ascii="Arial" w:hAnsi="Arial" w:cs="Arial"/>
                <w:b/>
                <w:sz w:val="24"/>
              </w:rPr>
            </w:pPr>
            <w:r w:rsidRPr="00EC6637">
              <w:rPr>
                <w:rFonts w:ascii="Arial" w:hAnsi="Arial" w:cs="Arial"/>
                <w:b/>
                <w:sz w:val="24"/>
              </w:rPr>
              <w:t>Superior</w:t>
            </w:r>
          </w:p>
        </w:tc>
        <w:tc>
          <w:tcPr>
            <w:tcW w:w="3597" w:type="dxa"/>
          </w:tcPr>
          <w:p w14:paraId="155DF3BD" w14:textId="77777777" w:rsidR="008146DF" w:rsidRPr="00EC6637" w:rsidRDefault="008146DF" w:rsidP="00E31452">
            <w:pPr>
              <w:jc w:val="center"/>
              <w:rPr>
                <w:rFonts w:ascii="Arial" w:hAnsi="Arial" w:cs="Arial"/>
                <w:sz w:val="24"/>
              </w:rPr>
            </w:pPr>
            <w:r w:rsidRPr="00EC6637">
              <w:rPr>
                <w:rFonts w:ascii="Arial" w:hAnsi="Arial" w:cs="Arial"/>
                <w:color w:val="000000"/>
                <w:sz w:val="24"/>
                <w:szCs w:val="27"/>
              </w:rPr>
              <w:t>≤7:45</w:t>
            </w:r>
            <w:r>
              <w:rPr>
                <w:rFonts w:ascii="Arial" w:hAnsi="Arial" w:cs="Arial"/>
                <w:color w:val="000000"/>
                <w:sz w:val="24"/>
                <w:szCs w:val="27"/>
              </w:rPr>
              <w:t xml:space="preserve"> min</w:t>
            </w:r>
          </w:p>
        </w:tc>
        <w:tc>
          <w:tcPr>
            <w:tcW w:w="3597" w:type="dxa"/>
          </w:tcPr>
          <w:p w14:paraId="505C61D1" w14:textId="77777777" w:rsidR="008146DF" w:rsidRPr="00EC6637" w:rsidRDefault="008146DF" w:rsidP="00E31452">
            <w:pPr>
              <w:spacing w:before="100" w:beforeAutospacing="1" w:after="100" w:afterAutospacing="1"/>
              <w:jc w:val="center"/>
              <w:rPr>
                <w:rFonts w:ascii="Arial" w:hAnsi="Arial" w:cs="Arial"/>
                <w:sz w:val="24"/>
              </w:rPr>
            </w:pPr>
            <w:r w:rsidRPr="00EC6637">
              <w:rPr>
                <w:rFonts w:ascii="Arial" w:hAnsi="Arial" w:cs="Arial"/>
                <w:color w:val="000000"/>
                <w:sz w:val="24"/>
                <w:szCs w:val="27"/>
              </w:rPr>
              <w:t>≤8:00 min</w:t>
            </w:r>
          </w:p>
        </w:tc>
      </w:tr>
      <w:tr w:rsidR="008146DF" w14:paraId="6DF1ACE1" w14:textId="77777777" w:rsidTr="00E31452">
        <w:tc>
          <w:tcPr>
            <w:tcW w:w="3596" w:type="dxa"/>
          </w:tcPr>
          <w:p w14:paraId="33471E2E" w14:textId="77777777" w:rsidR="008146DF" w:rsidRPr="00EC6637" w:rsidRDefault="008146DF" w:rsidP="00E31452">
            <w:pPr>
              <w:jc w:val="center"/>
              <w:rPr>
                <w:rFonts w:ascii="Arial" w:hAnsi="Arial" w:cs="Arial"/>
                <w:b/>
                <w:sz w:val="24"/>
              </w:rPr>
            </w:pPr>
            <w:r w:rsidRPr="00EC6637">
              <w:rPr>
                <w:rFonts w:ascii="Arial" w:hAnsi="Arial" w:cs="Arial"/>
                <w:b/>
                <w:sz w:val="24"/>
              </w:rPr>
              <w:t>Excellent</w:t>
            </w:r>
          </w:p>
        </w:tc>
        <w:tc>
          <w:tcPr>
            <w:tcW w:w="3597" w:type="dxa"/>
          </w:tcPr>
          <w:p w14:paraId="4A5D8D40" w14:textId="77777777" w:rsidR="008146DF" w:rsidRPr="00EC6637" w:rsidRDefault="008146DF" w:rsidP="00E31452">
            <w:pPr>
              <w:jc w:val="center"/>
              <w:rPr>
                <w:rFonts w:ascii="Arial" w:hAnsi="Arial" w:cs="Arial"/>
                <w:sz w:val="24"/>
              </w:rPr>
            </w:pPr>
            <w:r w:rsidRPr="00EC6637">
              <w:rPr>
                <w:rFonts w:ascii="Arial" w:hAnsi="Arial" w:cs="Arial"/>
                <w:color w:val="000000"/>
                <w:sz w:val="24"/>
                <w:szCs w:val="27"/>
              </w:rPr>
              <w:t>7:46-8:45</w:t>
            </w:r>
          </w:p>
        </w:tc>
        <w:tc>
          <w:tcPr>
            <w:tcW w:w="3597" w:type="dxa"/>
          </w:tcPr>
          <w:p w14:paraId="0200A61F" w14:textId="77777777" w:rsidR="008146DF" w:rsidRPr="00EC6637" w:rsidRDefault="008146DF" w:rsidP="00E31452">
            <w:pPr>
              <w:spacing w:before="100" w:beforeAutospacing="1" w:after="100" w:afterAutospacing="1"/>
              <w:jc w:val="center"/>
              <w:rPr>
                <w:rFonts w:ascii="Arial" w:hAnsi="Arial" w:cs="Arial"/>
                <w:sz w:val="24"/>
              </w:rPr>
            </w:pPr>
            <w:r w:rsidRPr="00EC6637">
              <w:rPr>
                <w:rFonts w:ascii="Arial" w:hAnsi="Arial" w:cs="Arial"/>
                <w:color w:val="000000"/>
                <w:sz w:val="24"/>
                <w:szCs w:val="27"/>
              </w:rPr>
              <w:t>8:01-9:00</w:t>
            </w:r>
          </w:p>
        </w:tc>
      </w:tr>
      <w:tr w:rsidR="008146DF" w14:paraId="5712BC86" w14:textId="77777777" w:rsidTr="00E31452">
        <w:tc>
          <w:tcPr>
            <w:tcW w:w="3596" w:type="dxa"/>
          </w:tcPr>
          <w:p w14:paraId="6B8227BA" w14:textId="77777777" w:rsidR="008146DF" w:rsidRPr="00EC6637" w:rsidRDefault="008146DF" w:rsidP="00E31452">
            <w:pPr>
              <w:jc w:val="center"/>
              <w:rPr>
                <w:rFonts w:ascii="Arial" w:hAnsi="Arial" w:cs="Arial"/>
                <w:b/>
                <w:sz w:val="24"/>
              </w:rPr>
            </w:pPr>
            <w:r w:rsidRPr="00EC6637">
              <w:rPr>
                <w:rFonts w:ascii="Arial" w:hAnsi="Arial" w:cs="Arial"/>
                <w:b/>
                <w:sz w:val="24"/>
              </w:rPr>
              <w:t>Above Average</w:t>
            </w:r>
          </w:p>
        </w:tc>
        <w:tc>
          <w:tcPr>
            <w:tcW w:w="3597" w:type="dxa"/>
          </w:tcPr>
          <w:p w14:paraId="7B3B0261" w14:textId="77777777" w:rsidR="008146DF" w:rsidRPr="00EC6637" w:rsidRDefault="008146DF" w:rsidP="00E31452">
            <w:pPr>
              <w:jc w:val="center"/>
              <w:rPr>
                <w:rFonts w:ascii="Arial" w:hAnsi="Arial" w:cs="Arial"/>
                <w:sz w:val="24"/>
              </w:rPr>
            </w:pPr>
            <w:r w:rsidRPr="00EC6637">
              <w:rPr>
                <w:rFonts w:ascii="Arial" w:hAnsi="Arial" w:cs="Arial"/>
                <w:color w:val="000000"/>
                <w:sz w:val="24"/>
                <w:szCs w:val="27"/>
              </w:rPr>
              <w:t>8:46-9:45</w:t>
            </w:r>
          </w:p>
        </w:tc>
        <w:tc>
          <w:tcPr>
            <w:tcW w:w="3597" w:type="dxa"/>
          </w:tcPr>
          <w:p w14:paraId="21D72E2A" w14:textId="77777777" w:rsidR="008146DF" w:rsidRPr="00EC6637" w:rsidRDefault="008146DF" w:rsidP="00E31452">
            <w:pPr>
              <w:spacing w:before="100" w:beforeAutospacing="1" w:after="100" w:afterAutospacing="1"/>
              <w:jc w:val="center"/>
              <w:rPr>
                <w:rFonts w:ascii="Arial" w:hAnsi="Arial" w:cs="Arial"/>
                <w:sz w:val="24"/>
              </w:rPr>
            </w:pPr>
            <w:r w:rsidRPr="00EC6637">
              <w:rPr>
                <w:rFonts w:ascii="Arial" w:hAnsi="Arial" w:cs="Arial"/>
                <w:color w:val="000000"/>
                <w:sz w:val="24"/>
                <w:szCs w:val="27"/>
              </w:rPr>
              <w:t>9:01-10:00</w:t>
            </w:r>
          </w:p>
        </w:tc>
      </w:tr>
      <w:tr w:rsidR="008146DF" w14:paraId="0428FE90" w14:textId="77777777" w:rsidTr="00E31452">
        <w:tc>
          <w:tcPr>
            <w:tcW w:w="3596" w:type="dxa"/>
          </w:tcPr>
          <w:p w14:paraId="04D75486" w14:textId="77777777" w:rsidR="008146DF" w:rsidRPr="00EC6637" w:rsidRDefault="008146DF" w:rsidP="00E31452">
            <w:pPr>
              <w:jc w:val="center"/>
              <w:rPr>
                <w:rFonts w:ascii="Arial" w:hAnsi="Arial" w:cs="Arial"/>
                <w:b/>
                <w:sz w:val="24"/>
              </w:rPr>
            </w:pPr>
            <w:r w:rsidRPr="00EC6637">
              <w:rPr>
                <w:rFonts w:ascii="Arial" w:hAnsi="Arial" w:cs="Arial"/>
                <w:b/>
                <w:sz w:val="24"/>
              </w:rPr>
              <w:t>Average</w:t>
            </w:r>
          </w:p>
        </w:tc>
        <w:tc>
          <w:tcPr>
            <w:tcW w:w="3597" w:type="dxa"/>
          </w:tcPr>
          <w:p w14:paraId="53D2451C" w14:textId="77777777" w:rsidR="008146DF" w:rsidRPr="00EC6637" w:rsidRDefault="008146DF" w:rsidP="00E31452">
            <w:pPr>
              <w:jc w:val="center"/>
              <w:rPr>
                <w:rFonts w:ascii="Arial" w:hAnsi="Arial" w:cs="Arial"/>
                <w:sz w:val="24"/>
              </w:rPr>
            </w:pPr>
            <w:r w:rsidRPr="00EC6637">
              <w:rPr>
                <w:rFonts w:ascii="Arial" w:hAnsi="Arial" w:cs="Arial"/>
                <w:color w:val="000000"/>
                <w:sz w:val="24"/>
                <w:szCs w:val="27"/>
              </w:rPr>
              <w:t>9:46-10:45</w:t>
            </w:r>
          </w:p>
        </w:tc>
        <w:tc>
          <w:tcPr>
            <w:tcW w:w="3597" w:type="dxa"/>
          </w:tcPr>
          <w:p w14:paraId="44B2385C" w14:textId="77777777" w:rsidR="008146DF" w:rsidRPr="00EC6637" w:rsidRDefault="008146DF" w:rsidP="00E31452">
            <w:pPr>
              <w:spacing w:before="100" w:beforeAutospacing="1" w:after="100" w:afterAutospacing="1"/>
              <w:jc w:val="center"/>
              <w:rPr>
                <w:rFonts w:ascii="Arial" w:hAnsi="Arial" w:cs="Arial"/>
                <w:sz w:val="24"/>
              </w:rPr>
            </w:pPr>
            <w:r w:rsidRPr="00EC6637">
              <w:rPr>
                <w:rFonts w:ascii="Arial" w:hAnsi="Arial" w:cs="Arial"/>
                <w:color w:val="000000"/>
                <w:sz w:val="24"/>
                <w:szCs w:val="27"/>
              </w:rPr>
              <w:t>10:01-11:00</w:t>
            </w:r>
          </w:p>
        </w:tc>
      </w:tr>
      <w:tr w:rsidR="008146DF" w14:paraId="786669A1" w14:textId="77777777" w:rsidTr="00E31452">
        <w:tc>
          <w:tcPr>
            <w:tcW w:w="3596" w:type="dxa"/>
          </w:tcPr>
          <w:p w14:paraId="33BA8553" w14:textId="77777777" w:rsidR="008146DF" w:rsidRPr="00EC6637" w:rsidRDefault="008146DF" w:rsidP="00E31452">
            <w:pPr>
              <w:jc w:val="center"/>
              <w:rPr>
                <w:rFonts w:ascii="Arial" w:hAnsi="Arial" w:cs="Arial"/>
                <w:b/>
                <w:sz w:val="24"/>
              </w:rPr>
            </w:pPr>
            <w:r w:rsidRPr="00EC6637">
              <w:rPr>
                <w:rFonts w:ascii="Arial" w:hAnsi="Arial" w:cs="Arial"/>
                <w:b/>
                <w:sz w:val="24"/>
              </w:rPr>
              <w:t>Below Average</w:t>
            </w:r>
          </w:p>
        </w:tc>
        <w:tc>
          <w:tcPr>
            <w:tcW w:w="3597" w:type="dxa"/>
          </w:tcPr>
          <w:p w14:paraId="15997EAC" w14:textId="77777777" w:rsidR="008146DF" w:rsidRPr="00EC6637" w:rsidRDefault="008146DF" w:rsidP="00E31452">
            <w:pPr>
              <w:jc w:val="center"/>
              <w:rPr>
                <w:rFonts w:ascii="Arial" w:hAnsi="Arial" w:cs="Arial"/>
                <w:sz w:val="24"/>
              </w:rPr>
            </w:pPr>
            <w:r w:rsidRPr="00EC6637">
              <w:rPr>
                <w:rFonts w:ascii="Arial" w:hAnsi="Arial" w:cs="Arial"/>
                <w:color w:val="000000"/>
                <w:sz w:val="24"/>
                <w:szCs w:val="27"/>
              </w:rPr>
              <w:t>10:46-11:45</w:t>
            </w:r>
          </w:p>
        </w:tc>
        <w:tc>
          <w:tcPr>
            <w:tcW w:w="3597" w:type="dxa"/>
          </w:tcPr>
          <w:p w14:paraId="3C9D44D5" w14:textId="77777777" w:rsidR="008146DF" w:rsidRPr="00EC6637" w:rsidRDefault="008146DF" w:rsidP="00E31452">
            <w:pPr>
              <w:spacing w:before="100" w:beforeAutospacing="1" w:after="100" w:afterAutospacing="1"/>
              <w:jc w:val="center"/>
              <w:rPr>
                <w:rFonts w:ascii="Arial" w:hAnsi="Arial" w:cs="Arial"/>
                <w:sz w:val="24"/>
              </w:rPr>
            </w:pPr>
            <w:r w:rsidRPr="00EC6637">
              <w:rPr>
                <w:rFonts w:ascii="Arial" w:hAnsi="Arial" w:cs="Arial"/>
                <w:color w:val="000000"/>
                <w:sz w:val="24"/>
                <w:szCs w:val="27"/>
              </w:rPr>
              <w:t>11:01-12:00</w:t>
            </w:r>
          </w:p>
        </w:tc>
      </w:tr>
      <w:tr w:rsidR="008146DF" w14:paraId="23A0A499" w14:textId="77777777" w:rsidTr="00E31452">
        <w:tc>
          <w:tcPr>
            <w:tcW w:w="3596" w:type="dxa"/>
          </w:tcPr>
          <w:p w14:paraId="0BEF45EB" w14:textId="77777777" w:rsidR="008146DF" w:rsidRPr="00EC6637" w:rsidRDefault="008146DF" w:rsidP="00E31452">
            <w:pPr>
              <w:jc w:val="center"/>
              <w:rPr>
                <w:rFonts w:ascii="Arial" w:hAnsi="Arial" w:cs="Arial"/>
                <w:b/>
                <w:sz w:val="24"/>
              </w:rPr>
            </w:pPr>
            <w:r w:rsidRPr="00EC6637">
              <w:rPr>
                <w:rFonts w:ascii="Arial" w:hAnsi="Arial" w:cs="Arial"/>
                <w:b/>
                <w:sz w:val="24"/>
              </w:rPr>
              <w:t>Poor</w:t>
            </w:r>
          </w:p>
        </w:tc>
        <w:tc>
          <w:tcPr>
            <w:tcW w:w="3597" w:type="dxa"/>
          </w:tcPr>
          <w:p w14:paraId="755A08BB" w14:textId="77777777" w:rsidR="008146DF" w:rsidRPr="00EC6637" w:rsidRDefault="008146DF" w:rsidP="00E31452">
            <w:pPr>
              <w:jc w:val="center"/>
              <w:rPr>
                <w:rFonts w:ascii="Arial" w:hAnsi="Arial" w:cs="Arial"/>
                <w:sz w:val="24"/>
              </w:rPr>
            </w:pPr>
            <w:r w:rsidRPr="00EC6637">
              <w:rPr>
                <w:rFonts w:ascii="Arial" w:hAnsi="Arial" w:cs="Arial"/>
                <w:color w:val="000000"/>
                <w:sz w:val="24"/>
                <w:szCs w:val="27"/>
              </w:rPr>
              <w:t>&gt;11:45</w:t>
            </w:r>
          </w:p>
        </w:tc>
        <w:tc>
          <w:tcPr>
            <w:tcW w:w="3597" w:type="dxa"/>
          </w:tcPr>
          <w:p w14:paraId="1A0DEF43" w14:textId="77777777" w:rsidR="008146DF" w:rsidRPr="00EC6637" w:rsidRDefault="008146DF" w:rsidP="00E31452">
            <w:pPr>
              <w:jc w:val="center"/>
              <w:rPr>
                <w:rFonts w:ascii="Arial" w:hAnsi="Arial" w:cs="Arial"/>
                <w:sz w:val="24"/>
              </w:rPr>
            </w:pPr>
            <w:r w:rsidRPr="00EC6637">
              <w:rPr>
                <w:rFonts w:ascii="Arial" w:hAnsi="Arial" w:cs="Arial"/>
                <w:color w:val="000000"/>
                <w:sz w:val="24"/>
                <w:szCs w:val="27"/>
              </w:rPr>
              <w:t>&gt;12:0</w:t>
            </w:r>
            <w:r>
              <w:rPr>
                <w:rFonts w:ascii="Arial" w:hAnsi="Arial" w:cs="Arial"/>
                <w:color w:val="000000"/>
                <w:sz w:val="24"/>
                <w:szCs w:val="27"/>
              </w:rPr>
              <w:t>1</w:t>
            </w:r>
          </w:p>
        </w:tc>
      </w:tr>
    </w:tbl>
    <w:p w14:paraId="64D75174" w14:textId="77777777" w:rsidR="008146DF" w:rsidRDefault="008146DF" w:rsidP="008146DF">
      <w:pPr>
        <w:jc w:val="center"/>
      </w:pPr>
    </w:p>
    <w:p w14:paraId="335CC11C" w14:textId="77777777" w:rsidR="008146DF" w:rsidRDefault="008146DF" w:rsidP="008146DF">
      <w:pPr>
        <w:jc w:val="center"/>
      </w:pPr>
    </w:p>
    <w:p w14:paraId="08690D37" w14:textId="77777777" w:rsidR="008146DF" w:rsidRDefault="008146DF" w:rsidP="008146DF">
      <w:pPr>
        <w:rPr>
          <w:rFonts w:ascii="Tahoma" w:hAnsi="Tahoma" w:cs="Tahoma"/>
          <w:b/>
          <w:sz w:val="32"/>
          <w:szCs w:val="24"/>
        </w:rPr>
      </w:pPr>
      <w:r>
        <w:rPr>
          <w:rFonts w:ascii="Tahoma" w:hAnsi="Tahoma" w:cs="Tahoma"/>
          <w:b/>
          <w:sz w:val="32"/>
          <w:szCs w:val="24"/>
        </w:rPr>
        <w:br w:type="page"/>
      </w:r>
    </w:p>
    <w:p w14:paraId="412CB9BE" w14:textId="77777777" w:rsidR="008146DF" w:rsidRDefault="008146DF" w:rsidP="008146DF">
      <w:pPr>
        <w:spacing w:after="160" w:line="259" w:lineRule="auto"/>
        <w:rPr>
          <w:rFonts w:ascii="Tahoma" w:hAnsi="Tahoma" w:cs="Tahoma"/>
          <w:b/>
          <w:sz w:val="28"/>
          <w:szCs w:val="24"/>
        </w:rPr>
      </w:pPr>
      <w:r w:rsidRPr="005B2BC0">
        <w:rPr>
          <w:rFonts w:ascii="Tahoma" w:hAnsi="Tahoma" w:cs="Tahoma"/>
          <w:b/>
          <w:sz w:val="32"/>
          <w:szCs w:val="24"/>
        </w:rPr>
        <w:lastRenderedPageBreak/>
        <w:t>Flexibility</w:t>
      </w:r>
      <w:r w:rsidRPr="00FD003A">
        <w:rPr>
          <w:rFonts w:ascii="Tahoma" w:hAnsi="Tahoma" w:cs="Tahoma"/>
          <w:b/>
          <w:sz w:val="28"/>
          <w:szCs w:val="24"/>
        </w:rPr>
        <w:t xml:space="preserve"> </w:t>
      </w:r>
    </w:p>
    <w:tbl>
      <w:tblPr>
        <w:tblW w:w="10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942"/>
        <w:gridCol w:w="943"/>
        <w:gridCol w:w="943"/>
        <w:gridCol w:w="942"/>
        <w:gridCol w:w="943"/>
        <w:gridCol w:w="298"/>
        <w:gridCol w:w="645"/>
        <w:gridCol w:w="942"/>
        <w:gridCol w:w="943"/>
        <w:gridCol w:w="848"/>
        <w:gridCol w:w="805"/>
      </w:tblGrid>
      <w:tr w:rsidR="008146DF" w:rsidRPr="00BA606D" w14:paraId="5226256E" w14:textId="77777777" w:rsidTr="00FF0954">
        <w:tc>
          <w:tcPr>
            <w:tcW w:w="10790" w:type="dxa"/>
            <w:gridSpan w:val="12"/>
            <w:shd w:val="clear" w:color="auto" w:fill="auto"/>
          </w:tcPr>
          <w:p w14:paraId="6BDE81CA" w14:textId="77777777" w:rsidR="008146DF" w:rsidRPr="00BA606D" w:rsidRDefault="008146DF" w:rsidP="00E31452">
            <w:pPr>
              <w:jc w:val="center"/>
              <w:rPr>
                <w:noProof/>
                <w:sz w:val="24"/>
                <w:szCs w:val="24"/>
              </w:rPr>
            </w:pPr>
            <w:r w:rsidRPr="00BA606D">
              <w:rPr>
                <w:rFonts w:ascii="Arial" w:hAnsi="Arial" w:cs="Arial"/>
                <w:b/>
                <w:sz w:val="24"/>
                <w:szCs w:val="24"/>
              </w:rPr>
              <w:t>Sit and Reach</w:t>
            </w:r>
          </w:p>
        </w:tc>
      </w:tr>
      <w:tr w:rsidR="008146DF" w:rsidRPr="00BA606D" w14:paraId="49D2E7AF" w14:textId="77777777" w:rsidTr="00FF0954">
        <w:tc>
          <w:tcPr>
            <w:tcW w:w="6607" w:type="dxa"/>
            <w:gridSpan w:val="7"/>
            <w:shd w:val="clear" w:color="auto" w:fill="auto"/>
          </w:tcPr>
          <w:p w14:paraId="1C76E154"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The sit and Reach test measures the flexibility of the Hamstrings and Lower Back</w:t>
            </w:r>
            <w:r>
              <w:rPr>
                <w:rFonts w:ascii="Arial" w:hAnsi="Arial" w:cs="Arial"/>
                <w:sz w:val="24"/>
                <w:szCs w:val="24"/>
              </w:rPr>
              <w:t xml:space="preserve"> (Erector Spinae muscles)</w:t>
            </w:r>
            <w:r w:rsidRPr="00BA606D">
              <w:rPr>
                <w:rFonts w:ascii="Arial" w:hAnsi="Arial" w:cs="Arial"/>
                <w:sz w:val="24"/>
                <w:szCs w:val="24"/>
              </w:rPr>
              <w:t>.</w:t>
            </w:r>
          </w:p>
          <w:p w14:paraId="17AF0A5E" w14:textId="77777777" w:rsidR="008146DF" w:rsidRDefault="008146DF" w:rsidP="00E31452">
            <w:pPr>
              <w:jc w:val="center"/>
              <w:rPr>
                <w:rFonts w:ascii="Arial" w:hAnsi="Arial" w:cs="Arial"/>
                <w:sz w:val="24"/>
                <w:szCs w:val="24"/>
              </w:rPr>
            </w:pPr>
          </w:p>
          <w:p w14:paraId="312D6A20"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Poor flexibility can lead to injury, muscle stiffness, pain</w:t>
            </w:r>
            <w:r>
              <w:rPr>
                <w:rFonts w:ascii="Arial" w:hAnsi="Arial" w:cs="Arial"/>
                <w:sz w:val="24"/>
                <w:szCs w:val="24"/>
              </w:rPr>
              <w:t>,</w:t>
            </w:r>
            <w:r w:rsidRPr="00BA606D">
              <w:rPr>
                <w:rFonts w:ascii="Arial" w:hAnsi="Arial" w:cs="Arial"/>
                <w:sz w:val="24"/>
                <w:szCs w:val="24"/>
              </w:rPr>
              <w:t xml:space="preserve"> headaches and poor posture.</w:t>
            </w:r>
          </w:p>
        </w:tc>
        <w:tc>
          <w:tcPr>
            <w:tcW w:w="4183" w:type="dxa"/>
            <w:gridSpan w:val="5"/>
            <w:shd w:val="clear" w:color="auto" w:fill="auto"/>
          </w:tcPr>
          <w:p w14:paraId="364D2D62" w14:textId="77777777" w:rsidR="008146DF" w:rsidRPr="00BA606D" w:rsidRDefault="008146DF" w:rsidP="00E31452">
            <w:pPr>
              <w:jc w:val="center"/>
              <w:rPr>
                <w:sz w:val="24"/>
                <w:szCs w:val="24"/>
              </w:rPr>
            </w:pPr>
            <w:r>
              <w:rPr>
                <w:noProof/>
                <w:sz w:val="24"/>
                <w:szCs w:val="24"/>
              </w:rPr>
              <w:drawing>
                <wp:inline distT="0" distB="0" distL="0" distR="0" wp14:anchorId="53A25C17" wp14:editId="16B3B294">
                  <wp:extent cx="1280160" cy="951230"/>
                  <wp:effectExtent l="0" t="0" r="0" b="0"/>
                  <wp:docPr id="318" name="Picture 18" descr="C:\Users\lamberts\AppData\Local\Microsoft\Windows\Temporary Internet Files\Content.IE5\WVCWW2HI\09FD2A82-D81C-47E4-A731-DD89391F04F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amberts\AppData\Local\Microsoft\Windows\Temporary Internet Files\Content.IE5\WVCWW2HI\09FD2A82-D81C-47E4-A731-DD89391F04FE.jpeg"/>
                          <pic:cNvPicPr>
                            <a:picLocks noChangeAspect="1" noChangeArrowheads="1"/>
                          </pic:cNvPicPr>
                        </pic:nvPicPr>
                        <pic:blipFill>
                          <a:blip r:embed="rId476" cstate="print">
                            <a:extLst>
                              <a:ext uri="{28A0092B-C50C-407E-A947-70E740481C1C}">
                                <a14:useLocalDpi xmlns:a14="http://schemas.microsoft.com/office/drawing/2010/main" val="0"/>
                              </a:ext>
                            </a:extLst>
                          </a:blip>
                          <a:srcRect/>
                          <a:stretch>
                            <a:fillRect/>
                          </a:stretch>
                        </pic:blipFill>
                        <pic:spPr bwMode="auto">
                          <a:xfrm>
                            <a:off x="0" y="0"/>
                            <a:ext cx="1280160" cy="951230"/>
                          </a:xfrm>
                          <a:prstGeom prst="rect">
                            <a:avLst/>
                          </a:prstGeom>
                          <a:noFill/>
                          <a:ln>
                            <a:noFill/>
                          </a:ln>
                        </pic:spPr>
                      </pic:pic>
                    </a:graphicData>
                  </a:graphic>
                </wp:inline>
              </w:drawing>
            </w:r>
          </w:p>
        </w:tc>
      </w:tr>
      <w:tr w:rsidR="008146DF" w:rsidRPr="00BA606D" w14:paraId="65855105" w14:textId="77777777" w:rsidTr="00FF0954">
        <w:tc>
          <w:tcPr>
            <w:tcW w:w="10790" w:type="dxa"/>
            <w:gridSpan w:val="12"/>
            <w:shd w:val="clear" w:color="auto" w:fill="auto"/>
          </w:tcPr>
          <w:p w14:paraId="3B0F11AC" w14:textId="77777777" w:rsidR="008146DF" w:rsidRPr="00BA606D" w:rsidRDefault="008146DF" w:rsidP="00E31452">
            <w:pPr>
              <w:rPr>
                <w:rFonts w:ascii="Arial" w:hAnsi="Arial" w:cs="Arial"/>
                <w:b/>
                <w:sz w:val="24"/>
                <w:szCs w:val="24"/>
                <w:lang w:val="en"/>
              </w:rPr>
            </w:pPr>
            <w:r w:rsidRPr="00BA606D">
              <w:rPr>
                <w:rFonts w:ascii="Arial" w:hAnsi="Arial" w:cs="Arial"/>
                <w:b/>
                <w:sz w:val="24"/>
                <w:szCs w:val="24"/>
                <w:lang w:val="en"/>
              </w:rPr>
              <w:t xml:space="preserve">How to: </w:t>
            </w:r>
          </w:p>
          <w:p w14:paraId="4C25B8F1" w14:textId="77777777" w:rsidR="008146DF" w:rsidRPr="00BA606D" w:rsidRDefault="008146DF" w:rsidP="00E31452">
            <w:pPr>
              <w:pStyle w:val="ListParagraph"/>
              <w:numPr>
                <w:ilvl w:val="0"/>
                <w:numId w:val="70"/>
              </w:numPr>
              <w:contextualSpacing/>
              <w:rPr>
                <w:rFonts w:ascii="Arial" w:hAnsi="Arial" w:cs="Arial"/>
                <w:sz w:val="24"/>
                <w:szCs w:val="24"/>
                <w:lang w:val="en"/>
              </w:rPr>
            </w:pPr>
            <w:r w:rsidRPr="00BA606D">
              <w:rPr>
                <w:rFonts w:ascii="Arial" w:hAnsi="Arial" w:cs="Arial"/>
                <w:sz w:val="24"/>
                <w:szCs w:val="24"/>
                <w:lang w:val="en"/>
              </w:rPr>
              <w:t>Remove shoes.</w:t>
            </w:r>
          </w:p>
          <w:p w14:paraId="5E34DE00" w14:textId="77777777" w:rsidR="008146DF" w:rsidRPr="00BA606D" w:rsidRDefault="008146DF" w:rsidP="00E31452">
            <w:pPr>
              <w:pStyle w:val="ListParagraph"/>
              <w:numPr>
                <w:ilvl w:val="0"/>
                <w:numId w:val="70"/>
              </w:numPr>
              <w:contextualSpacing/>
              <w:rPr>
                <w:rFonts w:ascii="Arial" w:hAnsi="Arial" w:cs="Arial"/>
                <w:sz w:val="24"/>
                <w:szCs w:val="24"/>
                <w:lang w:val="en"/>
              </w:rPr>
            </w:pPr>
            <w:r w:rsidRPr="00BA606D">
              <w:rPr>
                <w:rFonts w:ascii="Arial" w:hAnsi="Arial" w:cs="Arial"/>
                <w:sz w:val="24"/>
                <w:szCs w:val="24"/>
                <w:lang w:val="en"/>
              </w:rPr>
              <w:t xml:space="preserve">Sit on the floor and place the soles of your feet flat against the box. </w:t>
            </w:r>
          </w:p>
          <w:p w14:paraId="2D3587C8" w14:textId="77777777" w:rsidR="008146DF" w:rsidRPr="00BA606D" w:rsidRDefault="008146DF" w:rsidP="00E31452">
            <w:pPr>
              <w:pStyle w:val="ListParagraph"/>
              <w:numPr>
                <w:ilvl w:val="0"/>
                <w:numId w:val="70"/>
              </w:numPr>
              <w:contextualSpacing/>
              <w:rPr>
                <w:rFonts w:ascii="Arial" w:hAnsi="Arial" w:cs="Arial"/>
                <w:sz w:val="24"/>
                <w:szCs w:val="24"/>
                <w:lang w:val="en"/>
              </w:rPr>
            </w:pPr>
            <w:r w:rsidRPr="00BA606D">
              <w:rPr>
                <w:rFonts w:ascii="Arial" w:hAnsi="Arial" w:cs="Arial"/>
                <w:sz w:val="24"/>
                <w:szCs w:val="24"/>
                <w:lang w:val="en"/>
              </w:rPr>
              <w:t>Both knees should be locked and pressed flat to the floor (DO NOT BEND YOUR KNEES)</w:t>
            </w:r>
          </w:p>
          <w:p w14:paraId="79A6DF11" w14:textId="77777777" w:rsidR="008146DF" w:rsidRPr="00BA606D" w:rsidRDefault="008146DF" w:rsidP="00E31452">
            <w:pPr>
              <w:pStyle w:val="ListParagraph"/>
              <w:numPr>
                <w:ilvl w:val="0"/>
                <w:numId w:val="70"/>
              </w:numPr>
              <w:contextualSpacing/>
              <w:rPr>
                <w:rFonts w:ascii="Arial" w:hAnsi="Arial" w:cs="Arial"/>
                <w:sz w:val="24"/>
                <w:szCs w:val="24"/>
                <w:lang w:val="en"/>
              </w:rPr>
            </w:pPr>
            <w:r w:rsidRPr="00BA606D">
              <w:rPr>
                <w:rFonts w:ascii="Arial" w:hAnsi="Arial" w:cs="Arial"/>
                <w:sz w:val="24"/>
                <w:szCs w:val="24"/>
                <w:lang w:val="en"/>
              </w:rPr>
              <w:t xml:space="preserve">With the palms facing downwards, reach forward along the measuring line as far as possible. </w:t>
            </w:r>
          </w:p>
          <w:p w14:paraId="11C88019" w14:textId="77777777" w:rsidR="008146DF" w:rsidRPr="00BA606D" w:rsidRDefault="008146DF" w:rsidP="00E31452">
            <w:pPr>
              <w:pStyle w:val="ListParagraph"/>
              <w:numPr>
                <w:ilvl w:val="0"/>
                <w:numId w:val="70"/>
              </w:numPr>
              <w:contextualSpacing/>
              <w:rPr>
                <w:rFonts w:ascii="Arial" w:hAnsi="Arial" w:cs="Arial"/>
                <w:sz w:val="24"/>
                <w:szCs w:val="24"/>
                <w:lang w:val="en"/>
              </w:rPr>
            </w:pPr>
            <w:r w:rsidRPr="00BA606D">
              <w:rPr>
                <w:rFonts w:ascii="Arial" w:hAnsi="Arial" w:cs="Arial"/>
                <w:sz w:val="24"/>
                <w:szCs w:val="24"/>
                <w:lang w:val="en"/>
              </w:rPr>
              <w:t xml:space="preserve">Hands must remain at the same level, not one reaching further forward than the other. </w:t>
            </w:r>
          </w:p>
          <w:p w14:paraId="53E6E85E" w14:textId="77777777" w:rsidR="008146DF" w:rsidRPr="00BA606D" w:rsidRDefault="008146DF" w:rsidP="00E31452">
            <w:pPr>
              <w:pStyle w:val="ListParagraph"/>
              <w:numPr>
                <w:ilvl w:val="0"/>
                <w:numId w:val="70"/>
              </w:numPr>
              <w:contextualSpacing/>
              <w:rPr>
                <w:rFonts w:ascii="Arial" w:hAnsi="Arial" w:cs="Arial"/>
                <w:sz w:val="24"/>
                <w:szCs w:val="24"/>
                <w:lang w:val="en"/>
              </w:rPr>
            </w:pPr>
            <w:r w:rsidRPr="00BA606D">
              <w:rPr>
                <w:rFonts w:ascii="Arial" w:hAnsi="Arial" w:cs="Arial"/>
                <w:sz w:val="24"/>
                <w:szCs w:val="24"/>
                <w:lang w:val="en"/>
              </w:rPr>
              <w:t xml:space="preserve">Hold the stretch for (no bouncing or jerking) </w:t>
            </w:r>
          </w:p>
          <w:p w14:paraId="5C6D3B35" w14:textId="77777777" w:rsidR="008146DF" w:rsidRPr="00BA606D" w:rsidRDefault="008146DF" w:rsidP="00E31452">
            <w:pPr>
              <w:pStyle w:val="ListParagraph"/>
              <w:numPr>
                <w:ilvl w:val="0"/>
                <w:numId w:val="70"/>
              </w:numPr>
              <w:contextualSpacing/>
              <w:rPr>
                <w:sz w:val="24"/>
                <w:szCs w:val="24"/>
              </w:rPr>
            </w:pPr>
            <w:r w:rsidRPr="00BA606D">
              <w:rPr>
                <w:rFonts w:ascii="Arial" w:hAnsi="Arial" w:cs="Arial"/>
                <w:sz w:val="24"/>
                <w:szCs w:val="24"/>
                <w:lang w:val="en"/>
              </w:rPr>
              <w:t xml:space="preserve">Record the distance. </w:t>
            </w:r>
          </w:p>
        </w:tc>
      </w:tr>
      <w:tr w:rsidR="008146DF" w:rsidRPr="0015503D" w14:paraId="07657444" w14:textId="77777777" w:rsidTr="00FF0954">
        <w:tblPrEx>
          <w:tblLook w:val="01E0" w:firstRow="1" w:lastRow="1" w:firstColumn="1" w:lastColumn="1" w:noHBand="0" w:noVBand="0"/>
        </w:tblPrEx>
        <w:tc>
          <w:tcPr>
            <w:tcW w:w="10790" w:type="dxa"/>
            <w:gridSpan w:val="12"/>
            <w:tcBorders>
              <w:top w:val="single" w:sz="4" w:space="0" w:color="auto"/>
              <w:left w:val="single" w:sz="4" w:space="0" w:color="auto"/>
              <w:bottom w:val="single" w:sz="4" w:space="0" w:color="auto"/>
              <w:right w:val="single" w:sz="4" w:space="0" w:color="auto"/>
            </w:tcBorders>
            <w:hideMark/>
          </w:tcPr>
          <w:p w14:paraId="468214D1" w14:textId="77777777" w:rsidR="008146DF" w:rsidRPr="0015503D" w:rsidRDefault="008146DF" w:rsidP="00E31452">
            <w:pPr>
              <w:jc w:val="center"/>
              <w:rPr>
                <w:rFonts w:ascii="Tahoma" w:hAnsi="Tahoma"/>
                <w:b/>
                <w:sz w:val="24"/>
                <w:szCs w:val="24"/>
              </w:rPr>
            </w:pPr>
            <w:r w:rsidRPr="0015503D">
              <w:rPr>
                <w:rFonts w:ascii="Tahoma" w:hAnsi="Tahoma"/>
                <w:b/>
                <w:sz w:val="24"/>
                <w:szCs w:val="24"/>
              </w:rPr>
              <w:t>NORMS FOR SIT AND REACH – TRUNK FLEXIBILITY</w:t>
            </w:r>
            <w:r>
              <w:rPr>
                <w:rFonts w:ascii="Tahoma" w:hAnsi="Tahoma"/>
                <w:b/>
                <w:sz w:val="24"/>
                <w:szCs w:val="24"/>
              </w:rPr>
              <w:t xml:space="preserve"> (cm)</w:t>
            </w:r>
          </w:p>
        </w:tc>
      </w:tr>
      <w:tr w:rsidR="008146DF" w:rsidRPr="0015503D" w14:paraId="206C5BDF" w14:textId="77777777" w:rsidTr="00FF0954">
        <w:tblPrEx>
          <w:tblLook w:val="01E0" w:firstRow="1" w:lastRow="1" w:firstColumn="1" w:lastColumn="1" w:noHBand="0" w:noVBand="0"/>
        </w:tblPrEx>
        <w:tc>
          <w:tcPr>
            <w:tcW w:w="1596" w:type="dxa"/>
            <w:tcBorders>
              <w:top w:val="single" w:sz="4" w:space="0" w:color="auto"/>
              <w:left w:val="single" w:sz="4" w:space="0" w:color="auto"/>
              <w:bottom w:val="single" w:sz="4" w:space="0" w:color="auto"/>
              <w:right w:val="single" w:sz="4" w:space="0" w:color="auto"/>
            </w:tcBorders>
            <w:hideMark/>
          </w:tcPr>
          <w:p w14:paraId="5A29FC1D" w14:textId="77777777" w:rsidR="008146DF" w:rsidRPr="0015503D" w:rsidRDefault="008146DF" w:rsidP="00E31452">
            <w:pPr>
              <w:rPr>
                <w:rFonts w:ascii="Tahoma" w:hAnsi="Tahoma"/>
                <w:b/>
                <w:sz w:val="24"/>
                <w:szCs w:val="24"/>
              </w:rPr>
            </w:pPr>
            <w:r w:rsidRPr="0015503D">
              <w:rPr>
                <w:rFonts w:ascii="Tahoma" w:hAnsi="Tahoma"/>
                <w:b/>
                <w:sz w:val="24"/>
                <w:szCs w:val="24"/>
              </w:rPr>
              <w:t>Age</w:t>
            </w:r>
          </w:p>
        </w:tc>
        <w:tc>
          <w:tcPr>
            <w:tcW w:w="1885" w:type="dxa"/>
            <w:gridSpan w:val="2"/>
            <w:tcBorders>
              <w:top w:val="single" w:sz="4" w:space="0" w:color="auto"/>
              <w:left w:val="single" w:sz="4" w:space="0" w:color="auto"/>
              <w:bottom w:val="single" w:sz="4" w:space="0" w:color="auto"/>
              <w:right w:val="single" w:sz="4" w:space="0" w:color="auto"/>
            </w:tcBorders>
            <w:hideMark/>
          </w:tcPr>
          <w:p w14:paraId="17B9D335" w14:textId="77777777" w:rsidR="008146DF" w:rsidRPr="0015503D" w:rsidRDefault="008146DF" w:rsidP="00E31452">
            <w:pPr>
              <w:jc w:val="center"/>
              <w:rPr>
                <w:rFonts w:ascii="Tahoma" w:hAnsi="Tahoma"/>
                <w:b/>
                <w:sz w:val="24"/>
                <w:szCs w:val="24"/>
              </w:rPr>
            </w:pPr>
            <w:r w:rsidRPr="0015503D">
              <w:rPr>
                <w:rFonts w:ascii="Tahoma" w:hAnsi="Tahoma"/>
                <w:b/>
                <w:sz w:val="24"/>
                <w:szCs w:val="24"/>
              </w:rPr>
              <w:t>17 -19</w:t>
            </w:r>
          </w:p>
        </w:tc>
        <w:tc>
          <w:tcPr>
            <w:tcW w:w="1885" w:type="dxa"/>
            <w:gridSpan w:val="2"/>
            <w:tcBorders>
              <w:top w:val="single" w:sz="4" w:space="0" w:color="auto"/>
              <w:left w:val="single" w:sz="4" w:space="0" w:color="auto"/>
              <w:bottom w:val="single" w:sz="4" w:space="0" w:color="auto"/>
              <w:right w:val="single" w:sz="4" w:space="0" w:color="auto"/>
            </w:tcBorders>
            <w:hideMark/>
          </w:tcPr>
          <w:p w14:paraId="4EE85698" w14:textId="77777777" w:rsidR="008146DF" w:rsidRPr="0015503D" w:rsidRDefault="008146DF" w:rsidP="00E31452">
            <w:pPr>
              <w:jc w:val="center"/>
              <w:rPr>
                <w:rFonts w:ascii="Tahoma" w:hAnsi="Tahoma"/>
                <w:b/>
                <w:sz w:val="24"/>
                <w:szCs w:val="24"/>
              </w:rPr>
            </w:pPr>
            <w:r w:rsidRPr="0015503D">
              <w:rPr>
                <w:rFonts w:ascii="Tahoma" w:hAnsi="Tahoma"/>
                <w:b/>
                <w:sz w:val="24"/>
                <w:szCs w:val="24"/>
              </w:rPr>
              <w:t xml:space="preserve">20 </w:t>
            </w:r>
            <w:r>
              <w:rPr>
                <w:rFonts w:ascii="Tahoma" w:hAnsi="Tahoma"/>
                <w:b/>
                <w:sz w:val="24"/>
                <w:szCs w:val="24"/>
              </w:rPr>
              <w:t>–</w:t>
            </w:r>
            <w:r w:rsidRPr="0015503D">
              <w:rPr>
                <w:rFonts w:ascii="Tahoma" w:hAnsi="Tahoma"/>
                <w:b/>
                <w:sz w:val="24"/>
                <w:szCs w:val="24"/>
              </w:rPr>
              <w:t xml:space="preserve"> 29</w:t>
            </w:r>
          </w:p>
        </w:tc>
        <w:tc>
          <w:tcPr>
            <w:tcW w:w="1886" w:type="dxa"/>
            <w:gridSpan w:val="3"/>
            <w:tcBorders>
              <w:top w:val="single" w:sz="4" w:space="0" w:color="auto"/>
              <w:left w:val="single" w:sz="4" w:space="0" w:color="auto"/>
              <w:bottom w:val="single" w:sz="4" w:space="0" w:color="auto"/>
              <w:right w:val="single" w:sz="4" w:space="0" w:color="auto"/>
            </w:tcBorders>
            <w:hideMark/>
          </w:tcPr>
          <w:p w14:paraId="424EE3DA" w14:textId="77777777" w:rsidR="008146DF" w:rsidRPr="0015503D" w:rsidRDefault="008146DF" w:rsidP="00E31452">
            <w:pPr>
              <w:jc w:val="center"/>
              <w:rPr>
                <w:rFonts w:ascii="Tahoma" w:hAnsi="Tahoma"/>
                <w:b/>
                <w:sz w:val="24"/>
                <w:szCs w:val="24"/>
              </w:rPr>
            </w:pPr>
            <w:r w:rsidRPr="0015503D">
              <w:rPr>
                <w:rFonts w:ascii="Tahoma" w:hAnsi="Tahoma"/>
                <w:b/>
                <w:sz w:val="24"/>
                <w:szCs w:val="24"/>
              </w:rPr>
              <w:t>30 – 39</w:t>
            </w:r>
          </w:p>
        </w:tc>
        <w:tc>
          <w:tcPr>
            <w:tcW w:w="1885" w:type="dxa"/>
            <w:gridSpan w:val="2"/>
            <w:tcBorders>
              <w:top w:val="single" w:sz="4" w:space="0" w:color="auto"/>
              <w:left w:val="single" w:sz="4" w:space="0" w:color="auto"/>
              <w:bottom w:val="single" w:sz="4" w:space="0" w:color="auto"/>
              <w:right w:val="single" w:sz="4" w:space="0" w:color="auto"/>
            </w:tcBorders>
            <w:hideMark/>
          </w:tcPr>
          <w:p w14:paraId="67880BD8" w14:textId="77777777" w:rsidR="008146DF" w:rsidRPr="0015503D" w:rsidRDefault="008146DF" w:rsidP="00E31452">
            <w:pPr>
              <w:jc w:val="center"/>
              <w:rPr>
                <w:rFonts w:ascii="Tahoma" w:hAnsi="Tahoma"/>
                <w:b/>
                <w:sz w:val="24"/>
                <w:szCs w:val="24"/>
              </w:rPr>
            </w:pPr>
            <w:r w:rsidRPr="0015503D">
              <w:rPr>
                <w:rFonts w:ascii="Tahoma" w:hAnsi="Tahoma"/>
                <w:b/>
                <w:sz w:val="24"/>
                <w:szCs w:val="24"/>
              </w:rPr>
              <w:t>40 -49</w:t>
            </w:r>
          </w:p>
        </w:tc>
        <w:tc>
          <w:tcPr>
            <w:tcW w:w="1653" w:type="dxa"/>
            <w:gridSpan w:val="2"/>
            <w:tcBorders>
              <w:top w:val="single" w:sz="4" w:space="0" w:color="auto"/>
              <w:left w:val="single" w:sz="4" w:space="0" w:color="auto"/>
              <w:bottom w:val="single" w:sz="4" w:space="0" w:color="auto"/>
              <w:right w:val="single" w:sz="4" w:space="0" w:color="auto"/>
            </w:tcBorders>
            <w:hideMark/>
          </w:tcPr>
          <w:p w14:paraId="693B3BA7" w14:textId="77777777" w:rsidR="008146DF" w:rsidRPr="0015503D" w:rsidRDefault="008146DF" w:rsidP="00E31452">
            <w:pPr>
              <w:jc w:val="center"/>
              <w:rPr>
                <w:rFonts w:ascii="Tahoma" w:hAnsi="Tahoma"/>
                <w:b/>
                <w:sz w:val="24"/>
                <w:szCs w:val="24"/>
              </w:rPr>
            </w:pPr>
            <w:r w:rsidRPr="0015503D">
              <w:rPr>
                <w:rFonts w:ascii="Tahoma" w:hAnsi="Tahoma"/>
                <w:b/>
                <w:sz w:val="24"/>
                <w:szCs w:val="24"/>
              </w:rPr>
              <w:t>50 - 59</w:t>
            </w:r>
          </w:p>
        </w:tc>
      </w:tr>
      <w:tr w:rsidR="008146DF" w:rsidRPr="0015503D" w14:paraId="7DF555F2" w14:textId="77777777" w:rsidTr="00FF0954">
        <w:tblPrEx>
          <w:tblLook w:val="01E0" w:firstRow="1" w:lastRow="1" w:firstColumn="1" w:lastColumn="1" w:noHBand="0" w:noVBand="0"/>
        </w:tblPrEx>
        <w:trPr>
          <w:trHeight w:val="323"/>
        </w:trPr>
        <w:tc>
          <w:tcPr>
            <w:tcW w:w="1596" w:type="dxa"/>
            <w:tcBorders>
              <w:top w:val="single" w:sz="4" w:space="0" w:color="auto"/>
              <w:left w:val="single" w:sz="4" w:space="0" w:color="auto"/>
              <w:bottom w:val="single" w:sz="4" w:space="0" w:color="auto"/>
              <w:right w:val="single" w:sz="4" w:space="0" w:color="auto"/>
            </w:tcBorders>
            <w:hideMark/>
          </w:tcPr>
          <w:p w14:paraId="780D4A8E" w14:textId="77777777" w:rsidR="008146DF" w:rsidRPr="0015503D" w:rsidRDefault="008146DF" w:rsidP="00E31452">
            <w:pPr>
              <w:rPr>
                <w:rFonts w:ascii="Tahoma" w:hAnsi="Tahoma"/>
                <w:b/>
                <w:sz w:val="24"/>
                <w:szCs w:val="24"/>
              </w:rPr>
            </w:pPr>
            <w:r w:rsidRPr="0015503D">
              <w:rPr>
                <w:rFonts w:ascii="Tahoma" w:hAnsi="Tahoma"/>
                <w:b/>
                <w:sz w:val="24"/>
                <w:szCs w:val="24"/>
              </w:rPr>
              <w:t>Gender</w:t>
            </w:r>
          </w:p>
        </w:tc>
        <w:tc>
          <w:tcPr>
            <w:tcW w:w="942" w:type="dxa"/>
            <w:tcBorders>
              <w:top w:val="single" w:sz="4" w:space="0" w:color="auto"/>
              <w:left w:val="single" w:sz="4" w:space="0" w:color="auto"/>
              <w:bottom w:val="single" w:sz="4" w:space="0" w:color="auto"/>
              <w:right w:val="single" w:sz="4" w:space="0" w:color="auto"/>
            </w:tcBorders>
            <w:hideMark/>
          </w:tcPr>
          <w:p w14:paraId="30F233E8" w14:textId="77777777" w:rsidR="008146DF" w:rsidRPr="0015503D" w:rsidRDefault="008146DF" w:rsidP="00E31452">
            <w:pPr>
              <w:jc w:val="center"/>
              <w:rPr>
                <w:rFonts w:ascii="Tahoma" w:hAnsi="Tahoma"/>
                <w:b/>
                <w:sz w:val="24"/>
                <w:szCs w:val="24"/>
              </w:rPr>
            </w:pPr>
            <w:r w:rsidRPr="0015503D">
              <w:rPr>
                <w:rFonts w:ascii="Tahoma" w:hAnsi="Tahoma"/>
                <w:b/>
                <w:sz w:val="24"/>
                <w:szCs w:val="24"/>
              </w:rPr>
              <w:t>M</w:t>
            </w:r>
          </w:p>
        </w:tc>
        <w:tc>
          <w:tcPr>
            <w:tcW w:w="943" w:type="dxa"/>
            <w:tcBorders>
              <w:top w:val="single" w:sz="4" w:space="0" w:color="auto"/>
              <w:left w:val="single" w:sz="4" w:space="0" w:color="auto"/>
              <w:bottom w:val="single" w:sz="4" w:space="0" w:color="auto"/>
              <w:right w:val="single" w:sz="4" w:space="0" w:color="auto"/>
            </w:tcBorders>
            <w:hideMark/>
          </w:tcPr>
          <w:p w14:paraId="56BE0ABF" w14:textId="77777777" w:rsidR="008146DF" w:rsidRPr="0015503D" w:rsidRDefault="008146DF" w:rsidP="00E31452">
            <w:pPr>
              <w:jc w:val="center"/>
              <w:rPr>
                <w:rFonts w:ascii="Tahoma" w:hAnsi="Tahoma"/>
                <w:b/>
                <w:sz w:val="24"/>
                <w:szCs w:val="24"/>
              </w:rPr>
            </w:pPr>
            <w:r w:rsidRPr="0015503D">
              <w:rPr>
                <w:rFonts w:ascii="Tahoma" w:hAnsi="Tahoma"/>
                <w:b/>
                <w:sz w:val="24"/>
                <w:szCs w:val="24"/>
              </w:rPr>
              <w:t>F</w:t>
            </w:r>
          </w:p>
        </w:tc>
        <w:tc>
          <w:tcPr>
            <w:tcW w:w="943" w:type="dxa"/>
            <w:tcBorders>
              <w:top w:val="single" w:sz="4" w:space="0" w:color="auto"/>
              <w:left w:val="single" w:sz="4" w:space="0" w:color="auto"/>
              <w:bottom w:val="single" w:sz="4" w:space="0" w:color="auto"/>
              <w:right w:val="single" w:sz="4" w:space="0" w:color="auto"/>
            </w:tcBorders>
            <w:hideMark/>
          </w:tcPr>
          <w:p w14:paraId="53AF1575" w14:textId="77777777" w:rsidR="008146DF" w:rsidRPr="0015503D" w:rsidRDefault="008146DF" w:rsidP="00E31452">
            <w:pPr>
              <w:jc w:val="center"/>
              <w:rPr>
                <w:rFonts w:ascii="Tahoma" w:hAnsi="Tahoma"/>
                <w:b/>
                <w:sz w:val="24"/>
                <w:szCs w:val="24"/>
              </w:rPr>
            </w:pPr>
            <w:r w:rsidRPr="0015503D">
              <w:rPr>
                <w:rFonts w:ascii="Tahoma" w:hAnsi="Tahoma"/>
                <w:b/>
                <w:sz w:val="24"/>
                <w:szCs w:val="24"/>
              </w:rPr>
              <w:t>M</w:t>
            </w:r>
          </w:p>
        </w:tc>
        <w:tc>
          <w:tcPr>
            <w:tcW w:w="942" w:type="dxa"/>
            <w:tcBorders>
              <w:top w:val="single" w:sz="4" w:space="0" w:color="auto"/>
              <w:left w:val="single" w:sz="4" w:space="0" w:color="auto"/>
              <w:bottom w:val="single" w:sz="4" w:space="0" w:color="auto"/>
              <w:right w:val="single" w:sz="4" w:space="0" w:color="auto"/>
            </w:tcBorders>
            <w:hideMark/>
          </w:tcPr>
          <w:p w14:paraId="7ED6FBB2" w14:textId="77777777" w:rsidR="008146DF" w:rsidRPr="0015503D" w:rsidRDefault="008146DF" w:rsidP="00E31452">
            <w:pPr>
              <w:jc w:val="center"/>
              <w:rPr>
                <w:rFonts w:ascii="Tahoma" w:hAnsi="Tahoma"/>
                <w:b/>
                <w:sz w:val="24"/>
                <w:szCs w:val="24"/>
              </w:rPr>
            </w:pPr>
            <w:r w:rsidRPr="0015503D">
              <w:rPr>
                <w:rFonts w:ascii="Tahoma" w:hAnsi="Tahoma"/>
                <w:b/>
                <w:sz w:val="24"/>
                <w:szCs w:val="24"/>
              </w:rPr>
              <w:t>F</w:t>
            </w:r>
          </w:p>
        </w:tc>
        <w:tc>
          <w:tcPr>
            <w:tcW w:w="943" w:type="dxa"/>
            <w:tcBorders>
              <w:top w:val="single" w:sz="4" w:space="0" w:color="auto"/>
              <w:left w:val="single" w:sz="4" w:space="0" w:color="auto"/>
              <w:bottom w:val="single" w:sz="4" w:space="0" w:color="auto"/>
              <w:right w:val="single" w:sz="4" w:space="0" w:color="auto"/>
            </w:tcBorders>
            <w:hideMark/>
          </w:tcPr>
          <w:p w14:paraId="1882E5D6" w14:textId="77777777" w:rsidR="008146DF" w:rsidRPr="0015503D" w:rsidRDefault="008146DF" w:rsidP="00E31452">
            <w:pPr>
              <w:jc w:val="center"/>
              <w:rPr>
                <w:rFonts w:ascii="Tahoma" w:hAnsi="Tahoma"/>
                <w:b/>
                <w:sz w:val="24"/>
                <w:szCs w:val="24"/>
              </w:rPr>
            </w:pPr>
            <w:r w:rsidRPr="0015503D">
              <w:rPr>
                <w:rFonts w:ascii="Tahoma" w:hAnsi="Tahoma"/>
                <w:b/>
                <w:sz w:val="24"/>
                <w:szCs w:val="24"/>
              </w:rPr>
              <w:t>M</w:t>
            </w:r>
          </w:p>
        </w:tc>
        <w:tc>
          <w:tcPr>
            <w:tcW w:w="943" w:type="dxa"/>
            <w:gridSpan w:val="2"/>
            <w:tcBorders>
              <w:top w:val="single" w:sz="4" w:space="0" w:color="auto"/>
              <w:left w:val="single" w:sz="4" w:space="0" w:color="auto"/>
              <w:bottom w:val="single" w:sz="4" w:space="0" w:color="auto"/>
              <w:right w:val="single" w:sz="4" w:space="0" w:color="auto"/>
            </w:tcBorders>
            <w:hideMark/>
          </w:tcPr>
          <w:p w14:paraId="70B7F41E" w14:textId="77777777" w:rsidR="008146DF" w:rsidRPr="0015503D" w:rsidRDefault="008146DF" w:rsidP="00E31452">
            <w:pPr>
              <w:jc w:val="center"/>
              <w:rPr>
                <w:rFonts w:ascii="Tahoma" w:hAnsi="Tahoma"/>
                <w:b/>
                <w:sz w:val="24"/>
                <w:szCs w:val="24"/>
              </w:rPr>
            </w:pPr>
            <w:r w:rsidRPr="0015503D">
              <w:rPr>
                <w:rFonts w:ascii="Tahoma" w:hAnsi="Tahoma"/>
                <w:b/>
                <w:sz w:val="24"/>
                <w:szCs w:val="24"/>
              </w:rPr>
              <w:t>F</w:t>
            </w:r>
          </w:p>
        </w:tc>
        <w:tc>
          <w:tcPr>
            <w:tcW w:w="942" w:type="dxa"/>
            <w:tcBorders>
              <w:top w:val="single" w:sz="4" w:space="0" w:color="auto"/>
              <w:left w:val="single" w:sz="4" w:space="0" w:color="auto"/>
              <w:bottom w:val="single" w:sz="4" w:space="0" w:color="auto"/>
              <w:right w:val="single" w:sz="4" w:space="0" w:color="auto"/>
            </w:tcBorders>
            <w:hideMark/>
          </w:tcPr>
          <w:p w14:paraId="5C1D17A3" w14:textId="77777777" w:rsidR="008146DF" w:rsidRPr="0015503D" w:rsidRDefault="008146DF" w:rsidP="00E31452">
            <w:pPr>
              <w:jc w:val="center"/>
              <w:rPr>
                <w:rFonts w:ascii="Tahoma" w:hAnsi="Tahoma"/>
                <w:b/>
                <w:sz w:val="24"/>
                <w:szCs w:val="24"/>
              </w:rPr>
            </w:pPr>
            <w:r w:rsidRPr="0015503D">
              <w:rPr>
                <w:rFonts w:ascii="Tahoma" w:hAnsi="Tahoma"/>
                <w:b/>
                <w:sz w:val="24"/>
                <w:szCs w:val="24"/>
              </w:rPr>
              <w:t>M</w:t>
            </w:r>
          </w:p>
        </w:tc>
        <w:tc>
          <w:tcPr>
            <w:tcW w:w="943" w:type="dxa"/>
            <w:tcBorders>
              <w:top w:val="single" w:sz="4" w:space="0" w:color="auto"/>
              <w:left w:val="single" w:sz="4" w:space="0" w:color="auto"/>
              <w:bottom w:val="single" w:sz="4" w:space="0" w:color="auto"/>
              <w:right w:val="single" w:sz="4" w:space="0" w:color="auto"/>
            </w:tcBorders>
            <w:hideMark/>
          </w:tcPr>
          <w:p w14:paraId="6320A20D" w14:textId="77777777" w:rsidR="008146DF" w:rsidRPr="0015503D" w:rsidRDefault="008146DF" w:rsidP="00E31452">
            <w:pPr>
              <w:jc w:val="center"/>
              <w:rPr>
                <w:rFonts w:ascii="Tahoma" w:hAnsi="Tahoma"/>
                <w:b/>
                <w:sz w:val="24"/>
                <w:szCs w:val="24"/>
              </w:rPr>
            </w:pPr>
            <w:r w:rsidRPr="0015503D">
              <w:rPr>
                <w:rFonts w:ascii="Tahoma" w:hAnsi="Tahoma"/>
                <w:b/>
                <w:sz w:val="24"/>
                <w:szCs w:val="24"/>
              </w:rPr>
              <w:t>F</w:t>
            </w:r>
          </w:p>
        </w:tc>
        <w:tc>
          <w:tcPr>
            <w:tcW w:w="848" w:type="dxa"/>
            <w:tcBorders>
              <w:top w:val="single" w:sz="4" w:space="0" w:color="auto"/>
              <w:left w:val="single" w:sz="4" w:space="0" w:color="auto"/>
              <w:bottom w:val="single" w:sz="4" w:space="0" w:color="auto"/>
              <w:right w:val="single" w:sz="4" w:space="0" w:color="auto"/>
            </w:tcBorders>
            <w:hideMark/>
          </w:tcPr>
          <w:p w14:paraId="75F5C4C1" w14:textId="77777777" w:rsidR="008146DF" w:rsidRPr="0015503D" w:rsidRDefault="008146DF" w:rsidP="00E31452">
            <w:pPr>
              <w:jc w:val="center"/>
              <w:rPr>
                <w:rFonts w:ascii="Tahoma" w:hAnsi="Tahoma"/>
                <w:b/>
                <w:sz w:val="24"/>
                <w:szCs w:val="24"/>
              </w:rPr>
            </w:pPr>
            <w:r w:rsidRPr="0015503D">
              <w:rPr>
                <w:rFonts w:ascii="Tahoma" w:hAnsi="Tahoma"/>
                <w:b/>
                <w:sz w:val="24"/>
                <w:szCs w:val="24"/>
              </w:rPr>
              <w:t>M</w:t>
            </w:r>
          </w:p>
        </w:tc>
        <w:tc>
          <w:tcPr>
            <w:tcW w:w="805" w:type="dxa"/>
            <w:tcBorders>
              <w:top w:val="single" w:sz="4" w:space="0" w:color="auto"/>
              <w:left w:val="single" w:sz="4" w:space="0" w:color="auto"/>
              <w:bottom w:val="single" w:sz="4" w:space="0" w:color="auto"/>
              <w:right w:val="single" w:sz="4" w:space="0" w:color="auto"/>
            </w:tcBorders>
            <w:hideMark/>
          </w:tcPr>
          <w:p w14:paraId="708A1FDD" w14:textId="77777777" w:rsidR="008146DF" w:rsidRPr="0015503D" w:rsidRDefault="008146DF" w:rsidP="00E31452">
            <w:pPr>
              <w:jc w:val="center"/>
              <w:rPr>
                <w:rFonts w:ascii="Tahoma" w:hAnsi="Tahoma"/>
                <w:b/>
                <w:sz w:val="24"/>
                <w:szCs w:val="24"/>
              </w:rPr>
            </w:pPr>
            <w:r w:rsidRPr="0015503D">
              <w:rPr>
                <w:rFonts w:ascii="Tahoma" w:hAnsi="Tahoma"/>
                <w:b/>
                <w:sz w:val="24"/>
                <w:szCs w:val="24"/>
              </w:rPr>
              <w:t>F</w:t>
            </w:r>
          </w:p>
        </w:tc>
      </w:tr>
      <w:tr w:rsidR="008146DF" w:rsidRPr="0015503D" w14:paraId="59C32093" w14:textId="77777777" w:rsidTr="00FF0954">
        <w:tblPrEx>
          <w:tblLook w:val="01E0" w:firstRow="1" w:lastRow="1" w:firstColumn="1" w:lastColumn="1" w:noHBand="0" w:noVBand="0"/>
        </w:tblPrEx>
        <w:tc>
          <w:tcPr>
            <w:tcW w:w="1596" w:type="dxa"/>
            <w:tcBorders>
              <w:top w:val="single" w:sz="4" w:space="0" w:color="auto"/>
              <w:left w:val="single" w:sz="4" w:space="0" w:color="auto"/>
              <w:bottom w:val="single" w:sz="4" w:space="0" w:color="auto"/>
              <w:right w:val="single" w:sz="4" w:space="0" w:color="auto"/>
            </w:tcBorders>
            <w:hideMark/>
          </w:tcPr>
          <w:p w14:paraId="47EF1E13" w14:textId="77777777" w:rsidR="008146DF" w:rsidRPr="0015503D" w:rsidRDefault="008146DF" w:rsidP="00E31452">
            <w:pPr>
              <w:rPr>
                <w:rFonts w:ascii="Arial Narrow" w:hAnsi="Arial Narrow"/>
                <w:b/>
                <w:sz w:val="24"/>
                <w:szCs w:val="24"/>
              </w:rPr>
            </w:pPr>
            <w:r w:rsidRPr="0015503D">
              <w:rPr>
                <w:rFonts w:ascii="Arial Narrow" w:hAnsi="Arial Narrow"/>
                <w:b/>
                <w:sz w:val="24"/>
                <w:szCs w:val="24"/>
              </w:rPr>
              <w:t>Excellent</w:t>
            </w:r>
          </w:p>
          <w:p w14:paraId="3B618DCD" w14:textId="77777777" w:rsidR="008146DF" w:rsidRPr="0015503D" w:rsidRDefault="008146DF" w:rsidP="00E31452">
            <w:pPr>
              <w:rPr>
                <w:rFonts w:ascii="Arial Narrow" w:hAnsi="Arial Narrow"/>
                <w:b/>
                <w:sz w:val="24"/>
                <w:szCs w:val="24"/>
              </w:rPr>
            </w:pPr>
            <w:r w:rsidRPr="0015503D">
              <w:rPr>
                <w:rFonts w:ascii="Arial Narrow" w:hAnsi="Arial Narrow"/>
                <w:b/>
                <w:sz w:val="24"/>
                <w:szCs w:val="24"/>
              </w:rPr>
              <w:t>Above Avg.</w:t>
            </w:r>
          </w:p>
          <w:p w14:paraId="2889D594" w14:textId="77777777" w:rsidR="008146DF" w:rsidRPr="0015503D" w:rsidRDefault="008146DF" w:rsidP="00E31452">
            <w:pPr>
              <w:rPr>
                <w:rFonts w:ascii="Arial Narrow" w:hAnsi="Arial Narrow"/>
                <w:b/>
                <w:sz w:val="24"/>
                <w:szCs w:val="24"/>
              </w:rPr>
            </w:pPr>
            <w:r w:rsidRPr="0015503D">
              <w:rPr>
                <w:rFonts w:ascii="Arial Narrow" w:hAnsi="Arial Narrow"/>
                <w:b/>
                <w:sz w:val="24"/>
                <w:szCs w:val="24"/>
              </w:rPr>
              <w:t>Average</w:t>
            </w:r>
          </w:p>
          <w:p w14:paraId="4AD35C04" w14:textId="77777777" w:rsidR="008146DF" w:rsidRPr="0015503D" w:rsidRDefault="008146DF" w:rsidP="00E31452">
            <w:pPr>
              <w:rPr>
                <w:rFonts w:ascii="Arial Narrow" w:hAnsi="Arial Narrow"/>
                <w:b/>
                <w:sz w:val="24"/>
                <w:szCs w:val="24"/>
              </w:rPr>
            </w:pPr>
            <w:r w:rsidRPr="0015503D">
              <w:rPr>
                <w:rFonts w:ascii="Arial Narrow" w:hAnsi="Arial Narrow"/>
                <w:b/>
                <w:sz w:val="24"/>
                <w:szCs w:val="24"/>
              </w:rPr>
              <w:t>Below Avg.</w:t>
            </w:r>
          </w:p>
          <w:p w14:paraId="297DE9B5" w14:textId="77777777" w:rsidR="008146DF" w:rsidRPr="0015503D" w:rsidRDefault="008146DF" w:rsidP="00E31452">
            <w:pPr>
              <w:rPr>
                <w:rFonts w:ascii="Tahoma" w:hAnsi="Tahoma"/>
                <w:b/>
                <w:sz w:val="24"/>
                <w:szCs w:val="24"/>
              </w:rPr>
            </w:pPr>
            <w:r w:rsidRPr="0015503D">
              <w:rPr>
                <w:rFonts w:ascii="Arial Narrow" w:hAnsi="Arial Narrow"/>
                <w:b/>
                <w:sz w:val="24"/>
                <w:szCs w:val="24"/>
              </w:rPr>
              <w:t>Poor</w:t>
            </w:r>
          </w:p>
        </w:tc>
        <w:tc>
          <w:tcPr>
            <w:tcW w:w="942" w:type="dxa"/>
            <w:tcBorders>
              <w:top w:val="single" w:sz="4" w:space="0" w:color="auto"/>
              <w:left w:val="single" w:sz="4" w:space="0" w:color="auto"/>
              <w:bottom w:val="single" w:sz="4" w:space="0" w:color="auto"/>
              <w:right w:val="single" w:sz="4" w:space="0" w:color="auto"/>
            </w:tcBorders>
            <w:hideMark/>
          </w:tcPr>
          <w:p w14:paraId="5E7B9FF1" w14:textId="1D349541" w:rsidR="008146DF" w:rsidRPr="0015503D" w:rsidRDefault="008146DF" w:rsidP="00E31452">
            <w:pPr>
              <w:jc w:val="center"/>
              <w:rPr>
                <w:rFonts w:ascii="Arial Narrow" w:hAnsi="Arial Narrow"/>
                <w:sz w:val="24"/>
                <w:szCs w:val="24"/>
              </w:rPr>
            </w:pPr>
            <w:r w:rsidRPr="0015503D">
              <w:rPr>
                <w:rFonts w:ascii="Arial Narrow" w:hAnsi="Arial Narrow"/>
                <w:sz w:val="24"/>
                <w:szCs w:val="24"/>
              </w:rPr>
              <w:sym w:font="Symbol" w:char="F0B3"/>
            </w:r>
            <w:r w:rsidRPr="0015503D">
              <w:rPr>
                <w:rFonts w:ascii="Arial Narrow" w:hAnsi="Arial Narrow"/>
                <w:sz w:val="24"/>
                <w:szCs w:val="24"/>
              </w:rPr>
              <w:t xml:space="preserve"> 4</w:t>
            </w:r>
            <w:r w:rsidR="00FF0954">
              <w:rPr>
                <w:rFonts w:ascii="Arial Narrow" w:hAnsi="Arial Narrow"/>
                <w:sz w:val="24"/>
                <w:szCs w:val="24"/>
              </w:rPr>
              <w:t>6</w:t>
            </w:r>
          </w:p>
          <w:p w14:paraId="47B3BC90" w14:textId="7A0CE8C6" w:rsidR="008146DF" w:rsidRPr="0015503D" w:rsidRDefault="008146DF" w:rsidP="00E31452">
            <w:pPr>
              <w:jc w:val="center"/>
              <w:rPr>
                <w:rFonts w:ascii="Arial Narrow" w:hAnsi="Arial Narrow"/>
                <w:sz w:val="24"/>
                <w:szCs w:val="24"/>
              </w:rPr>
            </w:pPr>
            <w:r w:rsidRPr="0015503D">
              <w:rPr>
                <w:rFonts w:ascii="Arial Narrow" w:hAnsi="Arial Narrow"/>
                <w:sz w:val="24"/>
                <w:szCs w:val="24"/>
              </w:rPr>
              <w:t>3</w:t>
            </w:r>
            <w:r w:rsidR="00FF0954">
              <w:rPr>
                <w:rFonts w:ascii="Arial Narrow" w:hAnsi="Arial Narrow"/>
                <w:sz w:val="24"/>
                <w:szCs w:val="24"/>
              </w:rPr>
              <w:t>5</w:t>
            </w:r>
            <w:r w:rsidRPr="0015503D">
              <w:rPr>
                <w:rFonts w:ascii="Arial Narrow" w:hAnsi="Arial Narrow"/>
                <w:sz w:val="24"/>
                <w:szCs w:val="24"/>
              </w:rPr>
              <w:t>-4</w:t>
            </w:r>
            <w:r w:rsidR="00FF0954">
              <w:rPr>
                <w:rFonts w:ascii="Arial Narrow" w:hAnsi="Arial Narrow"/>
                <w:sz w:val="24"/>
                <w:szCs w:val="24"/>
              </w:rPr>
              <w:t>5</w:t>
            </w:r>
          </w:p>
          <w:p w14:paraId="5555BC40" w14:textId="45C464EA" w:rsidR="008146DF" w:rsidRPr="0015503D" w:rsidRDefault="00FF0954" w:rsidP="00E31452">
            <w:pPr>
              <w:jc w:val="center"/>
              <w:rPr>
                <w:rFonts w:ascii="Arial Narrow" w:hAnsi="Arial Narrow"/>
                <w:sz w:val="24"/>
                <w:szCs w:val="24"/>
              </w:rPr>
            </w:pPr>
            <w:r>
              <w:rPr>
                <w:rFonts w:ascii="Arial Narrow" w:hAnsi="Arial Narrow"/>
                <w:sz w:val="24"/>
                <w:szCs w:val="24"/>
              </w:rPr>
              <w:t>24</w:t>
            </w:r>
            <w:r w:rsidR="008146DF" w:rsidRPr="0015503D">
              <w:rPr>
                <w:rFonts w:ascii="Arial Narrow" w:hAnsi="Arial Narrow"/>
                <w:sz w:val="24"/>
                <w:szCs w:val="24"/>
              </w:rPr>
              <w:t>-</w:t>
            </w:r>
            <w:r>
              <w:rPr>
                <w:rFonts w:ascii="Arial Narrow" w:hAnsi="Arial Narrow"/>
                <w:sz w:val="24"/>
                <w:szCs w:val="24"/>
              </w:rPr>
              <w:t>34</w:t>
            </w:r>
          </w:p>
          <w:p w14:paraId="5523B838" w14:textId="273B3C19" w:rsidR="008146DF" w:rsidRPr="0015503D" w:rsidRDefault="00FF0954" w:rsidP="00E31452">
            <w:pPr>
              <w:jc w:val="center"/>
              <w:rPr>
                <w:rFonts w:ascii="Arial Narrow" w:hAnsi="Arial Narrow"/>
                <w:sz w:val="24"/>
                <w:szCs w:val="24"/>
              </w:rPr>
            </w:pPr>
            <w:r>
              <w:rPr>
                <w:rFonts w:ascii="Arial Narrow" w:hAnsi="Arial Narrow"/>
                <w:sz w:val="24"/>
                <w:szCs w:val="24"/>
              </w:rPr>
              <w:t>13</w:t>
            </w:r>
            <w:r w:rsidR="008146DF" w:rsidRPr="0015503D">
              <w:rPr>
                <w:rFonts w:ascii="Arial Narrow" w:hAnsi="Arial Narrow"/>
                <w:sz w:val="24"/>
                <w:szCs w:val="24"/>
              </w:rPr>
              <w:t>-</w:t>
            </w:r>
            <w:r>
              <w:rPr>
                <w:rFonts w:ascii="Arial Narrow" w:hAnsi="Arial Narrow"/>
                <w:sz w:val="24"/>
                <w:szCs w:val="24"/>
              </w:rPr>
              <w:t>23</w:t>
            </w:r>
          </w:p>
          <w:p w14:paraId="565F156F" w14:textId="0281B022" w:rsidR="008146DF" w:rsidRPr="0015503D" w:rsidRDefault="008146DF" w:rsidP="00E31452">
            <w:pPr>
              <w:jc w:val="center"/>
              <w:rPr>
                <w:rFonts w:ascii="Arial Narrow" w:hAnsi="Arial Narrow"/>
                <w:sz w:val="24"/>
                <w:szCs w:val="24"/>
              </w:rPr>
            </w:pPr>
            <w:r w:rsidRPr="0015503D">
              <w:rPr>
                <w:rFonts w:ascii="Arial Narrow" w:hAnsi="Arial Narrow"/>
                <w:sz w:val="24"/>
                <w:szCs w:val="24"/>
              </w:rPr>
              <w:sym w:font="Symbol" w:char="F0A3"/>
            </w:r>
            <w:r w:rsidRPr="0015503D">
              <w:rPr>
                <w:rFonts w:ascii="Arial Narrow" w:hAnsi="Arial Narrow"/>
                <w:sz w:val="24"/>
                <w:szCs w:val="24"/>
              </w:rPr>
              <w:t xml:space="preserve"> </w:t>
            </w:r>
            <w:r w:rsidR="00FF0954">
              <w:rPr>
                <w:rFonts w:ascii="Arial Narrow" w:hAnsi="Arial Narrow"/>
                <w:sz w:val="24"/>
                <w:szCs w:val="24"/>
              </w:rPr>
              <w:t>12</w:t>
            </w:r>
          </w:p>
        </w:tc>
        <w:tc>
          <w:tcPr>
            <w:tcW w:w="943" w:type="dxa"/>
            <w:tcBorders>
              <w:top w:val="single" w:sz="4" w:space="0" w:color="auto"/>
              <w:left w:val="single" w:sz="4" w:space="0" w:color="auto"/>
              <w:bottom w:val="single" w:sz="4" w:space="0" w:color="auto"/>
              <w:right w:val="single" w:sz="4" w:space="0" w:color="auto"/>
            </w:tcBorders>
            <w:hideMark/>
          </w:tcPr>
          <w:p w14:paraId="18C61C0B" w14:textId="1BA82445" w:rsidR="008146DF" w:rsidRPr="0015503D" w:rsidRDefault="008146DF" w:rsidP="00E31452">
            <w:pPr>
              <w:jc w:val="center"/>
              <w:rPr>
                <w:rFonts w:ascii="Arial Narrow" w:hAnsi="Arial Narrow"/>
                <w:sz w:val="24"/>
                <w:szCs w:val="24"/>
              </w:rPr>
            </w:pPr>
            <w:r w:rsidRPr="0015503D">
              <w:rPr>
                <w:rFonts w:ascii="Arial Narrow" w:hAnsi="Arial Narrow"/>
                <w:sz w:val="24"/>
                <w:szCs w:val="24"/>
              </w:rPr>
              <w:sym w:font="Symbol" w:char="F0B3"/>
            </w:r>
            <w:r w:rsidRPr="0015503D">
              <w:rPr>
                <w:rFonts w:ascii="Arial Narrow" w:hAnsi="Arial Narrow"/>
                <w:sz w:val="24"/>
                <w:szCs w:val="24"/>
              </w:rPr>
              <w:t xml:space="preserve"> 4</w:t>
            </w:r>
            <w:r w:rsidR="00FF0954">
              <w:rPr>
                <w:rFonts w:ascii="Arial Narrow" w:hAnsi="Arial Narrow"/>
                <w:sz w:val="24"/>
                <w:szCs w:val="24"/>
              </w:rPr>
              <w:t>5</w:t>
            </w:r>
          </w:p>
          <w:p w14:paraId="032E87E0" w14:textId="120A27EF" w:rsidR="008146DF" w:rsidRPr="0015503D" w:rsidRDefault="008146DF" w:rsidP="00E31452">
            <w:pPr>
              <w:jc w:val="center"/>
              <w:rPr>
                <w:rFonts w:ascii="Arial Narrow" w:hAnsi="Arial Narrow"/>
                <w:sz w:val="24"/>
                <w:szCs w:val="24"/>
              </w:rPr>
            </w:pPr>
            <w:r w:rsidRPr="0015503D">
              <w:rPr>
                <w:rFonts w:ascii="Arial Narrow" w:hAnsi="Arial Narrow"/>
                <w:sz w:val="24"/>
                <w:szCs w:val="24"/>
              </w:rPr>
              <w:t>3</w:t>
            </w:r>
            <w:r w:rsidR="00FF0954">
              <w:rPr>
                <w:rFonts w:ascii="Arial Narrow" w:hAnsi="Arial Narrow"/>
                <w:sz w:val="24"/>
                <w:szCs w:val="24"/>
              </w:rPr>
              <w:t>5</w:t>
            </w:r>
            <w:r w:rsidRPr="0015503D">
              <w:rPr>
                <w:rFonts w:ascii="Arial Narrow" w:hAnsi="Arial Narrow"/>
                <w:sz w:val="24"/>
                <w:szCs w:val="24"/>
              </w:rPr>
              <w:t>-</w:t>
            </w:r>
            <w:r w:rsidR="00FF0954">
              <w:rPr>
                <w:rFonts w:ascii="Arial Narrow" w:hAnsi="Arial Narrow"/>
                <w:sz w:val="24"/>
                <w:szCs w:val="24"/>
              </w:rPr>
              <w:t>44</w:t>
            </w:r>
          </w:p>
          <w:p w14:paraId="2B1F407E" w14:textId="5764E091" w:rsidR="008146DF" w:rsidRPr="0015503D" w:rsidRDefault="008146DF" w:rsidP="00E31452">
            <w:pPr>
              <w:jc w:val="center"/>
              <w:rPr>
                <w:rFonts w:ascii="Arial Narrow" w:hAnsi="Arial Narrow"/>
                <w:sz w:val="24"/>
                <w:szCs w:val="24"/>
              </w:rPr>
            </w:pPr>
            <w:r w:rsidRPr="0015503D">
              <w:rPr>
                <w:rFonts w:ascii="Arial Narrow" w:hAnsi="Arial Narrow"/>
                <w:sz w:val="24"/>
                <w:szCs w:val="24"/>
              </w:rPr>
              <w:t>21-</w:t>
            </w:r>
            <w:r w:rsidR="00AB585F">
              <w:rPr>
                <w:rFonts w:ascii="Arial Narrow" w:hAnsi="Arial Narrow"/>
                <w:sz w:val="24"/>
                <w:szCs w:val="24"/>
              </w:rPr>
              <w:t>34</w:t>
            </w:r>
          </w:p>
          <w:p w14:paraId="68F9EA61" w14:textId="77777777" w:rsidR="008146DF" w:rsidRPr="0015503D" w:rsidRDefault="008146DF" w:rsidP="00E31452">
            <w:pPr>
              <w:jc w:val="center"/>
              <w:rPr>
                <w:rFonts w:ascii="Arial Narrow" w:hAnsi="Arial Narrow"/>
                <w:sz w:val="24"/>
                <w:szCs w:val="24"/>
              </w:rPr>
            </w:pPr>
            <w:r w:rsidRPr="0015503D">
              <w:rPr>
                <w:rFonts w:ascii="Arial Narrow" w:hAnsi="Arial Narrow"/>
                <w:sz w:val="24"/>
                <w:szCs w:val="24"/>
              </w:rPr>
              <w:t>12-20</w:t>
            </w:r>
          </w:p>
          <w:p w14:paraId="56A17C74" w14:textId="77777777" w:rsidR="008146DF" w:rsidRPr="0015503D" w:rsidRDefault="008146DF" w:rsidP="00E31452">
            <w:pPr>
              <w:jc w:val="center"/>
              <w:rPr>
                <w:rFonts w:ascii="Arial Narrow" w:hAnsi="Arial Narrow"/>
                <w:sz w:val="24"/>
                <w:szCs w:val="24"/>
              </w:rPr>
            </w:pPr>
            <w:r w:rsidRPr="0015503D">
              <w:rPr>
                <w:rFonts w:ascii="Arial Narrow" w:hAnsi="Arial Narrow"/>
                <w:sz w:val="24"/>
                <w:szCs w:val="24"/>
              </w:rPr>
              <w:sym w:font="Symbol" w:char="F0A3"/>
            </w:r>
            <w:r w:rsidRPr="0015503D">
              <w:rPr>
                <w:rFonts w:ascii="Arial Narrow" w:hAnsi="Arial Narrow"/>
                <w:sz w:val="24"/>
                <w:szCs w:val="24"/>
              </w:rPr>
              <w:t xml:space="preserve"> 11</w:t>
            </w:r>
          </w:p>
        </w:tc>
        <w:tc>
          <w:tcPr>
            <w:tcW w:w="943" w:type="dxa"/>
            <w:tcBorders>
              <w:top w:val="single" w:sz="4" w:space="0" w:color="auto"/>
              <w:left w:val="single" w:sz="4" w:space="0" w:color="auto"/>
              <w:bottom w:val="single" w:sz="4" w:space="0" w:color="auto"/>
              <w:right w:val="single" w:sz="4" w:space="0" w:color="auto"/>
            </w:tcBorders>
            <w:hideMark/>
          </w:tcPr>
          <w:p w14:paraId="43AA18EF" w14:textId="36F39DC1" w:rsidR="00FF0954" w:rsidRDefault="008146DF" w:rsidP="00FF0954">
            <w:pPr>
              <w:jc w:val="center"/>
              <w:rPr>
                <w:rFonts w:ascii="Arial Narrow" w:hAnsi="Arial Narrow"/>
                <w:sz w:val="24"/>
                <w:szCs w:val="24"/>
              </w:rPr>
            </w:pPr>
            <w:r w:rsidRPr="0015503D">
              <w:rPr>
                <w:rFonts w:ascii="Arial Narrow" w:hAnsi="Arial Narrow"/>
                <w:sz w:val="24"/>
                <w:szCs w:val="24"/>
              </w:rPr>
              <w:sym w:font="Symbol" w:char="F0B3"/>
            </w:r>
            <w:r w:rsidRPr="0015503D">
              <w:rPr>
                <w:rFonts w:ascii="Arial Narrow" w:hAnsi="Arial Narrow"/>
                <w:sz w:val="24"/>
                <w:szCs w:val="24"/>
              </w:rPr>
              <w:t xml:space="preserve"> </w:t>
            </w:r>
            <w:r w:rsidR="00FF0954">
              <w:rPr>
                <w:rFonts w:ascii="Arial Narrow" w:hAnsi="Arial Narrow"/>
                <w:sz w:val="24"/>
                <w:szCs w:val="24"/>
              </w:rPr>
              <w:t>42</w:t>
            </w:r>
          </w:p>
          <w:p w14:paraId="3AF7C8E2" w14:textId="63F11640" w:rsidR="00FF0954" w:rsidRDefault="00FF0954" w:rsidP="00FF0954">
            <w:pPr>
              <w:jc w:val="center"/>
              <w:rPr>
                <w:rFonts w:ascii="Arial Narrow" w:hAnsi="Arial Narrow"/>
                <w:sz w:val="24"/>
                <w:szCs w:val="24"/>
              </w:rPr>
            </w:pPr>
            <w:r>
              <w:rPr>
                <w:rFonts w:ascii="Arial Narrow" w:hAnsi="Arial Narrow"/>
                <w:sz w:val="24"/>
                <w:szCs w:val="24"/>
              </w:rPr>
              <w:t>34-41</w:t>
            </w:r>
          </w:p>
          <w:p w14:paraId="32EF8F76" w14:textId="011DD28E" w:rsidR="00FF0954" w:rsidRDefault="00FF0954" w:rsidP="00FF0954">
            <w:pPr>
              <w:jc w:val="center"/>
              <w:rPr>
                <w:rFonts w:ascii="Arial Narrow" w:hAnsi="Arial Narrow"/>
                <w:sz w:val="24"/>
                <w:szCs w:val="24"/>
              </w:rPr>
            </w:pPr>
            <w:r>
              <w:rPr>
                <w:rFonts w:ascii="Arial Narrow" w:hAnsi="Arial Narrow"/>
                <w:sz w:val="24"/>
                <w:szCs w:val="24"/>
              </w:rPr>
              <w:t>23-33</w:t>
            </w:r>
          </w:p>
          <w:p w14:paraId="70234848" w14:textId="3DFC7139" w:rsidR="00FF0954" w:rsidRDefault="00FF0954" w:rsidP="00FF0954">
            <w:pPr>
              <w:jc w:val="center"/>
              <w:rPr>
                <w:rFonts w:ascii="Arial Narrow" w:hAnsi="Arial Narrow"/>
                <w:sz w:val="24"/>
                <w:szCs w:val="24"/>
              </w:rPr>
            </w:pPr>
            <w:r>
              <w:rPr>
                <w:rFonts w:ascii="Arial Narrow" w:hAnsi="Arial Narrow"/>
                <w:sz w:val="24"/>
                <w:szCs w:val="24"/>
              </w:rPr>
              <w:t>13-22</w:t>
            </w:r>
          </w:p>
          <w:p w14:paraId="6A495B26" w14:textId="4639A4BC" w:rsidR="008146DF" w:rsidRPr="0015503D" w:rsidRDefault="008146DF" w:rsidP="00FF0954">
            <w:pPr>
              <w:jc w:val="center"/>
              <w:rPr>
                <w:rFonts w:ascii="Arial Narrow" w:hAnsi="Arial Narrow"/>
                <w:sz w:val="24"/>
                <w:szCs w:val="24"/>
              </w:rPr>
            </w:pPr>
            <w:r w:rsidRPr="0015503D">
              <w:rPr>
                <w:rFonts w:ascii="Arial Narrow" w:hAnsi="Arial Narrow"/>
                <w:sz w:val="24"/>
                <w:szCs w:val="24"/>
              </w:rPr>
              <w:sym w:font="Symbol" w:char="F0A3"/>
            </w:r>
            <w:r w:rsidRPr="0015503D">
              <w:rPr>
                <w:rFonts w:ascii="Arial Narrow" w:hAnsi="Arial Narrow"/>
                <w:sz w:val="24"/>
                <w:szCs w:val="24"/>
              </w:rPr>
              <w:t xml:space="preserve"> </w:t>
            </w:r>
            <w:r w:rsidR="00FF0954">
              <w:rPr>
                <w:rFonts w:ascii="Arial Narrow" w:hAnsi="Arial Narrow"/>
                <w:sz w:val="24"/>
                <w:szCs w:val="24"/>
              </w:rPr>
              <w:t>12</w:t>
            </w:r>
          </w:p>
        </w:tc>
        <w:tc>
          <w:tcPr>
            <w:tcW w:w="942" w:type="dxa"/>
            <w:tcBorders>
              <w:top w:val="single" w:sz="4" w:space="0" w:color="auto"/>
              <w:left w:val="single" w:sz="4" w:space="0" w:color="auto"/>
              <w:bottom w:val="single" w:sz="4" w:space="0" w:color="auto"/>
              <w:right w:val="single" w:sz="4" w:space="0" w:color="auto"/>
            </w:tcBorders>
            <w:hideMark/>
          </w:tcPr>
          <w:p w14:paraId="711E3F24" w14:textId="77777777" w:rsidR="00FF0954" w:rsidRPr="0015503D" w:rsidRDefault="00FF0954" w:rsidP="00FF0954">
            <w:pPr>
              <w:jc w:val="center"/>
              <w:rPr>
                <w:rFonts w:ascii="Arial Narrow" w:hAnsi="Arial Narrow"/>
                <w:sz w:val="24"/>
                <w:szCs w:val="24"/>
              </w:rPr>
            </w:pPr>
            <w:r w:rsidRPr="0015503D">
              <w:rPr>
                <w:rFonts w:ascii="Arial Narrow" w:hAnsi="Arial Narrow"/>
                <w:sz w:val="24"/>
                <w:szCs w:val="24"/>
              </w:rPr>
              <w:sym w:font="Symbol" w:char="F0B3"/>
            </w:r>
            <w:r w:rsidRPr="0015503D">
              <w:rPr>
                <w:rFonts w:ascii="Arial Narrow" w:hAnsi="Arial Narrow"/>
                <w:sz w:val="24"/>
                <w:szCs w:val="24"/>
              </w:rPr>
              <w:t xml:space="preserve"> 4</w:t>
            </w:r>
            <w:r>
              <w:rPr>
                <w:rFonts w:ascii="Arial Narrow" w:hAnsi="Arial Narrow"/>
                <w:sz w:val="24"/>
                <w:szCs w:val="24"/>
              </w:rPr>
              <w:t>5</w:t>
            </w:r>
          </w:p>
          <w:p w14:paraId="306949B5" w14:textId="77777777" w:rsidR="00FF0954" w:rsidRPr="0015503D" w:rsidRDefault="00FF0954" w:rsidP="00FF0954">
            <w:pPr>
              <w:jc w:val="center"/>
              <w:rPr>
                <w:rFonts w:ascii="Arial Narrow" w:hAnsi="Arial Narrow"/>
                <w:sz w:val="24"/>
                <w:szCs w:val="24"/>
              </w:rPr>
            </w:pPr>
            <w:r w:rsidRPr="0015503D">
              <w:rPr>
                <w:rFonts w:ascii="Arial Narrow" w:hAnsi="Arial Narrow"/>
                <w:sz w:val="24"/>
                <w:szCs w:val="24"/>
              </w:rPr>
              <w:t>3</w:t>
            </w:r>
            <w:r>
              <w:rPr>
                <w:rFonts w:ascii="Arial Narrow" w:hAnsi="Arial Narrow"/>
                <w:sz w:val="24"/>
                <w:szCs w:val="24"/>
              </w:rPr>
              <w:t>5</w:t>
            </w:r>
            <w:r w:rsidRPr="0015503D">
              <w:rPr>
                <w:rFonts w:ascii="Arial Narrow" w:hAnsi="Arial Narrow"/>
                <w:sz w:val="24"/>
                <w:szCs w:val="24"/>
              </w:rPr>
              <w:t>-</w:t>
            </w:r>
            <w:r>
              <w:rPr>
                <w:rFonts w:ascii="Arial Narrow" w:hAnsi="Arial Narrow"/>
                <w:sz w:val="24"/>
                <w:szCs w:val="24"/>
              </w:rPr>
              <w:t>44</w:t>
            </w:r>
          </w:p>
          <w:p w14:paraId="523D6185" w14:textId="27D9DBB5" w:rsidR="00FF0954" w:rsidRPr="0015503D" w:rsidRDefault="00FF0954" w:rsidP="00FF0954">
            <w:pPr>
              <w:jc w:val="center"/>
              <w:rPr>
                <w:rFonts w:ascii="Arial Narrow" w:hAnsi="Arial Narrow"/>
                <w:sz w:val="24"/>
                <w:szCs w:val="24"/>
              </w:rPr>
            </w:pPr>
            <w:r w:rsidRPr="0015503D">
              <w:rPr>
                <w:rFonts w:ascii="Arial Narrow" w:hAnsi="Arial Narrow"/>
                <w:sz w:val="24"/>
                <w:szCs w:val="24"/>
              </w:rPr>
              <w:t>2</w:t>
            </w:r>
            <w:r>
              <w:rPr>
                <w:rFonts w:ascii="Arial Narrow" w:hAnsi="Arial Narrow"/>
                <w:sz w:val="24"/>
                <w:szCs w:val="24"/>
              </w:rPr>
              <w:t>5-34</w:t>
            </w:r>
          </w:p>
          <w:p w14:paraId="17D31112" w14:textId="6BFA3ED4" w:rsidR="00FF0954" w:rsidRPr="0015503D" w:rsidRDefault="00FF0954" w:rsidP="00FF0954">
            <w:pPr>
              <w:jc w:val="center"/>
              <w:rPr>
                <w:rFonts w:ascii="Arial Narrow" w:hAnsi="Arial Narrow"/>
                <w:sz w:val="24"/>
                <w:szCs w:val="24"/>
              </w:rPr>
            </w:pPr>
            <w:r w:rsidRPr="0015503D">
              <w:rPr>
                <w:rFonts w:ascii="Arial Narrow" w:hAnsi="Arial Narrow"/>
                <w:sz w:val="24"/>
                <w:szCs w:val="24"/>
              </w:rPr>
              <w:t>1</w:t>
            </w:r>
            <w:r>
              <w:rPr>
                <w:rFonts w:ascii="Arial Narrow" w:hAnsi="Arial Narrow"/>
                <w:sz w:val="24"/>
                <w:szCs w:val="24"/>
              </w:rPr>
              <w:t>5-24</w:t>
            </w:r>
          </w:p>
          <w:p w14:paraId="1DADC3D9" w14:textId="6708A9FC" w:rsidR="008146DF" w:rsidRPr="0015503D" w:rsidRDefault="00FF0954" w:rsidP="00FF0954">
            <w:pPr>
              <w:jc w:val="center"/>
              <w:rPr>
                <w:rFonts w:ascii="Arial Narrow" w:hAnsi="Arial Narrow"/>
                <w:sz w:val="24"/>
                <w:szCs w:val="24"/>
              </w:rPr>
            </w:pPr>
            <w:r w:rsidRPr="0015503D">
              <w:rPr>
                <w:rFonts w:ascii="Arial Narrow" w:hAnsi="Arial Narrow"/>
                <w:sz w:val="24"/>
                <w:szCs w:val="24"/>
              </w:rPr>
              <w:sym w:font="Symbol" w:char="F0A3"/>
            </w:r>
            <w:r w:rsidRPr="0015503D">
              <w:rPr>
                <w:rFonts w:ascii="Arial Narrow" w:hAnsi="Arial Narrow"/>
                <w:sz w:val="24"/>
                <w:szCs w:val="24"/>
              </w:rPr>
              <w:t xml:space="preserve"> 1</w:t>
            </w:r>
            <w:r>
              <w:rPr>
                <w:rFonts w:ascii="Arial Narrow" w:hAnsi="Arial Narrow"/>
                <w:sz w:val="24"/>
                <w:szCs w:val="24"/>
              </w:rPr>
              <w:t>4</w:t>
            </w:r>
          </w:p>
        </w:tc>
        <w:tc>
          <w:tcPr>
            <w:tcW w:w="943" w:type="dxa"/>
            <w:tcBorders>
              <w:top w:val="single" w:sz="4" w:space="0" w:color="auto"/>
              <w:left w:val="single" w:sz="4" w:space="0" w:color="auto"/>
              <w:bottom w:val="single" w:sz="4" w:space="0" w:color="auto"/>
              <w:right w:val="single" w:sz="4" w:space="0" w:color="auto"/>
            </w:tcBorders>
          </w:tcPr>
          <w:p w14:paraId="3CECFB78" w14:textId="77777777" w:rsidR="008146DF" w:rsidRDefault="00FF0954" w:rsidP="00E31452">
            <w:pPr>
              <w:jc w:val="center"/>
              <w:rPr>
                <w:rFonts w:ascii="Arial Narrow" w:hAnsi="Arial Narrow"/>
                <w:sz w:val="24"/>
                <w:szCs w:val="24"/>
              </w:rPr>
            </w:pPr>
            <w:r w:rsidRPr="0015503D">
              <w:rPr>
                <w:rFonts w:ascii="Arial Narrow" w:hAnsi="Arial Narrow"/>
                <w:sz w:val="24"/>
                <w:szCs w:val="24"/>
              </w:rPr>
              <w:sym w:font="Symbol" w:char="F0B3"/>
            </w:r>
            <w:r>
              <w:rPr>
                <w:rFonts w:ascii="Arial Narrow" w:hAnsi="Arial Narrow"/>
                <w:sz w:val="24"/>
                <w:szCs w:val="24"/>
              </w:rPr>
              <w:t xml:space="preserve"> 43</w:t>
            </w:r>
          </w:p>
          <w:p w14:paraId="4672AF51" w14:textId="77777777" w:rsidR="00FF0954" w:rsidRDefault="00FF0954" w:rsidP="00E31452">
            <w:pPr>
              <w:jc w:val="center"/>
              <w:rPr>
                <w:rFonts w:ascii="Arial Narrow" w:hAnsi="Arial Narrow"/>
                <w:sz w:val="24"/>
                <w:szCs w:val="24"/>
              </w:rPr>
            </w:pPr>
            <w:r>
              <w:rPr>
                <w:rFonts w:ascii="Arial Narrow" w:hAnsi="Arial Narrow"/>
                <w:sz w:val="24"/>
                <w:szCs w:val="24"/>
              </w:rPr>
              <w:t>32-42</w:t>
            </w:r>
          </w:p>
          <w:p w14:paraId="0483CF23" w14:textId="77777777" w:rsidR="00FF0954" w:rsidRDefault="00FF0954" w:rsidP="00E31452">
            <w:pPr>
              <w:jc w:val="center"/>
              <w:rPr>
                <w:rFonts w:ascii="Arial Narrow" w:hAnsi="Arial Narrow"/>
                <w:sz w:val="24"/>
                <w:szCs w:val="24"/>
              </w:rPr>
            </w:pPr>
            <w:r>
              <w:rPr>
                <w:rFonts w:ascii="Arial Narrow" w:hAnsi="Arial Narrow"/>
                <w:sz w:val="24"/>
                <w:szCs w:val="24"/>
              </w:rPr>
              <w:t>22-31</w:t>
            </w:r>
          </w:p>
          <w:p w14:paraId="7C21A08B" w14:textId="77777777" w:rsidR="00FF0954" w:rsidRDefault="00FF0954" w:rsidP="00E31452">
            <w:pPr>
              <w:jc w:val="center"/>
              <w:rPr>
                <w:rFonts w:ascii="Arial Narrow" w:hAnsi="Arial Narrow"/>
                <w:sz w:val="24"/>
                <w:szCs w:val="24"/>
              </w:rPr>
            </w:pPr>
            <w:r>
              <w:rPr>
                <w:rFonts w:ascii="Arial Narrow" w:hAnsi="Arial Narrow"/>
                <w:sz w:val="24"/>
                <w:szCs w:val="24"/>
              </w:rPr>
              <w:t>11-21</w:t>
            </w:r>
          </w:p>
          <w:p w14:paraId="7B01C84B" w14:textId="1C03A7FA" w:rsidR="00FF0954" w:rsidRPr="0015503D" w:rsidRDefault="00FF0954" w:rsidP="00E31452">
            <w:pPr>
              <w:jc w:val="center"/>
              <w:rPr>
                <w:rFonts w:ascii="Arial Narrow" w:hAnsi="Arial Narrow"/>
                <w:sz w:val="24"/>
                <w:szCs w:val="24"/>
              </w:rPr>
            </w:pPr>
            <w:r w:rsidRPr="0015503D">
              <w:rPr>
                <w:rFonts w:ascii="Arial Narrow" w:hAnsi="Arial Narrow"/>
                <w:sz w:val="24"/>
                <w:szCs w:val="24"/>
              </w:rPr>
              <w:sym w:font="Symbol" w:char="F0A3"/>
            </w:r>
            <w:r w:rsidRPr="0015503D">
              <w:rPr>
                <w:rFonts w:ascii="Arial Narrow" w:hAnsi="Arial Narrow"/>
                <w:sz w:val="24"/>
                <w:szCs w:val="24"/>
              </w:rPr>
              <w:t xml:space="preserve"> </w:t>
            </w:r>
            <w:r>
              <w:rPr>
                <w:rFonts w:ascii="Arial Narrow" w:hAnsi="Arial Narrow"/>
                <w:sz w:val="24"/>
                <w:szCs w:val="24"/>
              </w:rPr>
              <w:t>10</w:t>
            </w:r>
          </w:p>
        </w:tc>
        <w:tc>
          <w:tcPr>
            <w:tcW w:w="943" w:type="dxa"/>
            <w:gridSpan w:val="2"/>
            <w:tcBorders>
              <w:top w:val="single" w:sz="4" w:space="0" w:color="auto"/>
              <w:left w:val="single" w:sz="4" w:space="0" w:color="auto"/>
              <w:bottom w:val="single" w:sz="4" w:space="0" w:color="auto"/>
              <w:right w:val="single" w:sz="4" w:space="0" w:color="auto"/>
            </w:tcBorders>
          </w:tcPr>
          <w:p w14:paraId="526E1B43" w14:textId="77777777" w:rsidR="00FF0954" w:rsidRPr="0015503D" w:rsidRDefault="00FF0954" w:rsidP="00FF0954">
            <w:pPr>
              <w:jc w:val="center"/>
              <w:rPr>
                <w:rFonts w:ascii="Arial Narrow" w:hAnsi="Arial Narrow"/>
                <w:sz w:val="24"/>
                <w:szCs w:val="24"/>
              </w:rPr>
            </w:pPr>
            <w:r w:rsidRPr="0015503D">
              <w:rPr>
                <w:rFonts w:ascii="Arial Narrow" w:hAnsi="Arial Narrow"/>
                <w:sz w:val="24"/>
                <w:szCs w:val="24"/>
              </w:rPr>
              <w:sym w:font="Symbol" w:char="F0B3"/>
            </w:r>
            <w:r w:rsidRPr="0015503D">
              <w:rPr>
                <w:rFonts w:ascii="Arial Narrow" w:hAnsi="Arial Narrow"/>
                <w:sz w:val="24"/>
                <w:szCs w:val="24"/>
              </w:rPr>
              <w:t xml:space="preserve"> 4</w:t>
            </w:r>
            <w:r>
              <w:rPr>
                <w:rFonts w:ascii="Arial Narrow" w:hAnsi="Arial Narrow"/>
                <w:sz w:val="24"/>
                <w:szCs w:val="24"/>
              </w:rPr>
              <w:t>5</w:t>
            </w:r>
          </w:p>
          <w:p w14:paraId="6518B6B3" w14:textId="29569A02" w:rsidR="00FF0954" w:rsidRPr="0015503D" w:rsidRDefault="00FF0954" w:rsidP="00FF0954">
            <w:pPr>
              <w:jc w:val="center"/>
              <w:rPr>
                <w:rFonts w:ascii="Arial Narrow" w:hAnsi="Arial Narrow"/>
                <w:sz w:val="24"/>
                <w:szCs w:val="24"/>
              </w:rPr>
            </w:pPr>
            <w:r>
              <w:rPr>
                <w:rFonts w:ascii="Arial Narrow" w:hAnsi="Arial Narrow"/>
                <w:sz w:val="24"/>
                <w:szCs w:val="24"/>
              </w:rPr>
              <w:t>34</w:t>
            </w:r>
            <w:r w:rsidRPr="0015503D">
              <w:rPr>
                <w:rFonts w:ascii="Arial Narrow" w:hAnsi="Arial Narrow"/>
                <w:sz w:val="24"/>
                <w:szCs w:val="24"/>
              </w:rPr>
              <w:t>-</w:t>
            </w:r>
            <w:r>
              <w:rPr>
                <w:rFonts w:ascii="Arial Narrow" w:hAnsi="Arial Narrow"/>
                <w:sz w:val="24"/>
                <w:szCs w:val="24"/>
              </w:rPr>
              <w:t>44</w:t>
            </w:r>
          </w:p>
          <w:p w14:paraId="0025D74F" w14:textId="4AD6D98D" w:rsidR="00FF0954" w:rsidRPr="0015503D" w:rsidRDefault="00FF0954" w:rsidP="00FF0954">
            <w:pPr>
              <w:jc w:val="center"/>
              <w:rPr>
                <w:rFonts w:ascii="Arial Narrow" w:hAnsi="Arial Narrow"/>
                <w:sz w:val="24"/>
                <w:szCs w:val="24"/>
              </w:rPr>
            </w:pPr>
            <w:r>
              <w:rPr>
                <w:rFonts w:ascii="Arial Narrow" w:hAnsi="Arial Narrow"/>
                <w:sz w:val="24"/>
                <w:szCs w:val="24"/>
              </w:rPr>
              <w:t>24-33</w:t>
            </w:r>
          </w:p>
          <w:p w14:paraId="46C1A2DA" w14:textId="0F422272" w:rsidR="00FF0954" w:rsidRPr="0015503D" w:rsidRDefault="00FF0954" w:rsidP="00FF0954">
            <w:pPr>
              <w:jc w:val="center"/>
              <w:rPr>
                <w:rFonts w:ascii="Arial Narrow" w:hAnsi="Arial Narrow"/>
                <w:sz w:val="24"/>
                <w:szCs w:val="24"/>
              </w:rPr>
            </w:pPr>
            <w:r w:rsidRPr="0015503D">
              <w:rPr>
                <w:rFonts w:ascii="Arial Narrow" w:hAnsi="Arial Narrow"/>
                <w:sz w:val="24"/>
                <w:szCs w:val="24"/>
              </w:rPr>
              <w:t>1</w:t>
            </w:r>
            <w:r>
              <w:rPr>
                <w:rFonts w:ascii="Arial Narrow" w:hAnsi="Arial Narrow"/>
                <w:sz w:val="24"/>
                <w:szCs w:val="24"/>
              </w:rPr>
              <w:t>4-23</w:t>
            </w:r>
          </w:p>
          <w:p w14:paraId="2EE5328E" w14:textId="10606C58" w:rsidR="008146DF" w:rsidRPr="0015503D" w:rsidRDefault="00FF0954" w:rsidP="00FF0954">
            <w:pPr>
              <w:jc w:val="center"/>
              <w:rPr>
                <w:rFonts w:ascii="Arial Narrow" w:hAnsi="Arial Narrow"/>
                <w:sz w:val="24"/>
                <w:szCs w:val="24"/>
              </w:rPr>
            </w:pPr>
            <w:r w:rsidRPr="0015503D">
              <w:rPr>
                <w:rFonts w:ascii="Arial Narrow" w:hAnsi="Arial Narrow"/>
                <w:sz w:val="24"/>
                <w:szCs w:val="24"/>
              </w:rPr>
              <w:sym w:font="Symbol" w:char="F0A3"/>
            </w:r>
            <w:r w:rsidRPr="0015503D">
              <w:rPr>
                <w:rFonts w:ascii="Arial Narrow" w:hAnsi="Arial Narrow"/>
                <w:sz w:val="24"/>
                <w:szCs w:val="24"/>
              </w:rPr>
              <w:t xml:space="preserve"> 1</w:t>
            </w:r>
            <w:r>
              <w:rPr>
                <w:rFonts w:ascii="Arial Narrow" w:hAnsi="Arial Narrow"/>
                <w:sz w:val="24"/>
                <w:szCs w:val="24"/>
              </w:rPr>
              <w:t>3</w:t>
            </w:r>
          </w:p>
        </w:tc>
        <w:tc>
          <w:tcPr>
            <w:tcW w:w="942" w:type="dxa"/>
            <w:tcBorders>
              <w:top w:val="single" w:sz="4" w:space="0" w:color="auto"/>
              <w:left w:val="single" w:sz="4" w:space="0" w:color="auto"/>
              <w:bottom w:val="single" w:sz="4" w:space="0" w:color="auto"/>
              <w:right w:val="single" w:sz="4" w:space="0" w:color="auto"/>
            </w:tcBorders>
          </w:tcPr>
          <w:p w14:paraId="62EC1940" w14:textId="77777777" w:rsidR="008146DF" w:rsidRDefault="00FF0954" w:rsidP="00E31452">
            <w:pPr>
              <w:jc w:val="center"/>
              <w:rPr>
                <w:rFonts w:ascii="Arial Narrow" w:hAnsi="Arial Narrow"/>
                <w:sz w:val="24"/>
                <w:szCs w:val="24"/>
              </w:rPr>
            </w:pPr>
            <w:r w:rsidRPr="0015503D">
              <w:rPr>
                <w:rFonts w:ascii="Arial Narrow" w:hAnsi="Arial Narrow"/>
                <w:sz w:val="24"/>
                <w:szCs w:val="24"/>
              </w:rPr>
              <w:sym w:font="Symbol" w:char="F0B3"/>
            </w:r>
            <w:r>
              <w:rPr>
                <w:rFonts w:ascii="Arial Narrow" w:hAnsi="Arial Narrow"/>
                <w:sz w:val="24"/>
                <w:szCs w:val="24"/>
              </w:rPr>
              <w:t xml:space="preserve"> 41</w:t>
            </w:r>
          </w:p>
          <w:p w14:paraId="5160A740" w14:textId="77777777" w:rsidR="00FF0954" w:rsidRDefault="00FF0954" w:rsidP="00E31452">
            <w:pPr>
              <w:jc w:val="center"/>
              <w:rPr>
                <w:rFonts w:ascii="Arial Narrow" w:hAnsi="Arial Narrow"/>
                <w:sz w:val="24"/>
                <w:szCs w:val="24"/>
              </w:rPr>
            </w:pPr>
            <w:r>
              <w:rPr>
                <w:rFonts w:ascii="Arial Narrow" w:hAnsi="Arial Narrow"/>
                <w:sz w:val="24"/>
                <w:szCs w:val="24"/>
              </w:rPr>
              <w:t>30-40</w:t>
            </w:r>
          </w:p>
          <w:p w14:paraId="75CF82E8" w14:textId="77777777" w:rsidR="00FF0954" w:rsidRDefault="00FF0954" w:rsidP="00E31452">
            <w:pPr>
              <w:jc w:val="center"/>
              <w:rPr>
                <w:rFonts w:ascii="Arial Narrow" w:hAnsi="Arial Narrow"/>
                <w:sz w:val="24"/>
                <w:szCs w:val="24"/>
              </w:rPr>
            </w:pPr>
            <w:r>
              <w:rPr>
                <w:rFonts w:ascii="Arial Narrow" w:hAnsi="Arial Narrow"/>
                <w:sz w:val="24"/>
                <w:szCs w:val="24"/>
              </w:rPr>
              <w:t>20-29</w:t>
            </w:r>
          </w:p>
          <w:p w14:paraId="43AF80A4" w14:textId="77777777" w:rsidR="00FF0954" w:rsidRDefault="00FF0954" w:rsidP="00E31452">
            <w:pPr>
              <w:jc w:val="center"/>
              <w:rPr>
                <w:rFonts w:ascii="Arial Narrow" w:hAnsi="Arial Narrow"/>
                <w:sz w:val="24"/>
                <w:szCs w:val="24"/>
              </w:rPr>
            </w:pPr>
            <w:r>
              <w:rPr>
                <w:rFonts w:ascii="Arial Narrow" w:hAnsi="Arial Narrow"/>
                <w:sz w:val="24"/>
                <w:szCs w:val="24"/>
              </w:rPr>
              <w:t>9-19</w:t>
            </w:r>
          </w:p>
          <w:p w14:paraId="75CA66B4" w14:textId="315E6164" w:rsidR="00FF0954" w:rsidRPr="0015503D" w:rsidRDefault="00FF0954" w:rsidP="00E31452">
            <w:pPr>
              <w:jc w:val="center"/>
              <w:rPr>
                <w:rFonts w:ascii="Arial Narrow" w:hAnsi="Arial Narrow"/>
                <w:sz w:val="24"/>
                <w:szCs w:val="24"/>
              </w:rPr>
            </w:pPr>
            <w:r w:rsidRPr="0015503D">
              <w:rPr>
                <w:rFonts w:ascii="Arial Narrow" w:hAnsi="Arial Narrow"/>
                <w:sz w:val="24"/>
                <w:szCs w:val="24"/>
              </w:rPr>
              <w:sym w:font="Symbol" w:char="F0A3"/>
            </w:r>
            <w:r w:rsidRPr="0015503D">
              <w:rPr>
                <w:rFonts w:ascii="Arial Narrow" w:hAnsi="Arial Narrow"/>
                <w:sz w:val="24"/>
                <w:szCs w:val="24"/>
              </w:rPr>
              <w:t xml:space="preserve"> </w:t>
            </w:r>
            <w:r>
              <w:rPr>
                <w:rFonts w:ascii="Arial Narrow" w:hAnsi="Arial Narrow"/>
                <w:sz w:val="24"/>
                <w:szCs w:val="24"/>
              </w:rPr>
              <w:t>8</w:t>
            </w:r>
          </w:p>
        </w:tc>
        <w:tc>
          <w:tcPr>
            <w:tcW w:w="943" w:type="dxa"/>
            <w:tcBorders>
              <w:top w:val="single" w:sz="4" w:space="0" w:color="auto"/>
              <w:left w:val="single" w:sz="4" w:space="0" w:color="auto"/>
              <w:bottom w:val="single" w:sz="4" w:space="0" w:color="auto"/>
              <w:right w:val="single" w:sz="4" w:space="0" w:color="auto"/>
            </w:tcBorders>
          </w:tcPr>
          <w:p w14:paraId="5E291E3E" w14:textId="4451B80F" w:rsidR="00FF0954" w:rsidRPr="0015503D" w:rsidRDefault="00FF0954" w:rsidP="00FF0954">
            <w:pPr>
              <w:jc w:val="center"/>
              <w:rPr>
                <w:rFonts w:ascii="Arial Narrow" w:hAnsi="Arial Narrow"/>
                <w:sz w:val="24"/>
                <w:szCs w:val="24"/>
              </w:rPr>
            </w:pPr>
            <w:r w:rsidRPr="0015503D">
              <w:rPr>
                <w:rFonts w:ascii="Arial Narrow" w:hAnsi="Arial Narrow"/>
                <w:sz w:val="24"/>
                <w:szCs w:val="24"/>
              </w:rPr>
              <w:sym w:font="Symbol" w:char="F0B3"/>
            </w:r>
            <w:r w:rsidRPr="0015503D">
              <w:rPr>
                <w:rFonts w:ascii="Arial Narrow" w:hAnsi="Arial Narrow"/>
                <w:sz w:val="24"/>
                <w:szCs w:val="24"/>
              </w:rPr>
              <w:t xml:space="preserve"> 4</w:t>
            </w:r>
            <w:r>
              <w:rPr>
                <w:rFonts w:ascii="Arial Narrow" w:hAnsi="Arial Narrow"/>
                <w:sz w:val="24"/>
                <w:szCs w:val="24"/>
              </w:rPr>
              <w:t>4</w:t>
            </w:r>
          </w:p>
          <w:p w14:paraId="6A7A2C27" w14:textId="4816853C" w:rsidR="00FF0954" w:rsidRPr="0015503D" w:rsidRDefault="00FF0954" w:rsidP="00FF0954">
            <w:pPr>
              <w:jc w:val="center"/>
              <w:rPr>
                <w:rFonts w:ascii="Arial Narrow" w:hAnsi="Arial Narrow"/>
                <w:sz w:val="24"/>
                <w:szCs w:val="24"/>
              </w:rPr>
            </w:pPr>
            <w:r w:rsidRPr="0015503D">
              <w:rPr>
                <w:rFonts w:ascii="Arial Narrow" w:hAnsi="Arial Narrow"/>
                <w:sz w:val="24"/>
                <w:szCs w:val="24"/>
              </w:rPr>
              <w:t>3</w:t>
            </w:r>
            <w:r>
              <w:rPr>
                <w:rFonts w:ascii="Arial Narrow" w:hAnsi="Arial Narrow"/>
                <w:sz w:val="24"/>
                <w:szCs w:val="24"/>
              </w:rPr>
              <w:t>4</w:t>
            </w:r>
            <w:r w:rsidRPr="0015503D">
              <w:rPr>
                <w:rFonts w:ascii="Arial Narrow" w:hAnsi="Arial Narrow"/>
                <w:sz w:val="24"/>
                <w:szCs w:val="24"/>
              </w:rPr>
              <w:t>-</w:t>
            </w:r>
            <w:r>
              <w:rPr>
                <w:rFonts w:ascii="Arial Narrow" w:hAnsi="Arial Narrow"/>
                <w:sz w:val="24"/>
                <w:szCs w:val="24"/>
              </w:rPr>
              <w:t>43</w:t>
            </w:r>
          </w:p>
          <w:p w14:paraId="6BFCC921" w14:textId="4AA51DEE" w:rsidR="00FF0954" w:rsidRPr="0015503D" w:rsidRDefault="00FF0954" w:rsidP="00FF0954">
            <w:pPr>
              <w:jc w:val="center"/>
              <w:rPr>
                <w:rFonts w:ascii="Arial Narrow" w:hAnsi="Arial Narrow"/>
                <w:sz w:val="24"/>
                <w:szCs w:val="24"/>
              </w:rPr>
            </w:pPr>
            <w:r w:rsidRPr="0015503D">
              <w:rPr>
                <w:rFonts w:ascii="Arial Narrow" w:hAnsi="Arial Narrow"/>
                <w:sz w:val="24"/>
                <w:szCs w:val="24"/>
              </w:rPr>
              <w:t>2</w:t>
            </w:r>
            <w:r>
              <w:rPr>
                <w:rFonts w:ascii="Arial Narrow" w:hAnsi="Arial Narrow"/>
                <w:sz w:val="24"/>
                <w:szCs w:val="24"/>
              </w:rPr>
              <w:t>3</w:t>
            </w:r>
            <w:r w:rsidRPr="0015503D">
              <w:rPr>
                <w:rFonts w:ascii="Arial Narrow" w:hAnsi="Arial Narrow"/>
                <w:sz w:val="24"/>
                <w:szCs w:val="24"/>
              </w:rPr>
              <w:t>-</w:t>
            </w:r>
            <w:r>
              <w:rPr>
                <w:rFonts w:ascii="Arial Narrow" w:hAnsi="Arial Narrow"/>
                <w:sz w:val="24"/>
                <w:szCs w:val="24"/>
              </w:rPr>
              <w:t>33</w:t>
            </w:r>
          </w:p>
          <w:p w14:paraId="5BBCE595" w14:textId="545A34C6" w:rsidR="00FF0954" w:rsidRPr="0015503D" w:rsidRDefault="00FF0954" w:rsidP="00FF0954">
            <w:pPr>
              <w:jc w:val="center"/>
              <w:rPr>
                <w:rFonts w:ascii="Arial Narrow" w:hAnsi="Arial Narrow"/>
                <w:sz w:val="24"/>
                <w:szCs w:val="24"/>
              </w:rPr>
            </w:pPr>
            <w:r w:rsidRPr="0015503D">
              <w:rPr>
                <w:rFonts w:ascii="Arial Narrow" w:hAnsi="Arial Narrow"/>
                <w:sz w:val="24"/>
                <w:szCs w:val="24"/>
              </w:rPr>
              <w:t>12-2</w:t>
            </w:r>
            <w:r>
              <w:rPr>
                <w:rFonts w:ascii="Arial Narrow" w:hAnsi="Arial Narrow"/>
                <w:sz w:val="24"/>
                <w:szCs w:val="24"/>
              </w:rPr>
              <w:t>2</w:t>
            </w:r>
          </w:p>
          <w:p w14:paraId="12CE5365" w14:textId="78C062DC" w:rsidR="008146DF" w:rsidRPr="0015503D" w:rsidRDefault="00FF0954" w:rsidP="00FF0954">
            <w:pPr>
              <w:jc w:val="center"/>
              <w:rPr>
                <w:rFonts w:ascii="Arial Narrow" w:hAnsi="Arial Narrow"/>
                <w:sz w:val="24"/>
                <w:szCs w:val="24"/>
              </w:rPr>
            </w:pPr>
            <w:r w:rsidRPr="0015503D">
              <w:rPr>
                <w:rFonts w:ascii="Arial Narrow" w:hAnsi="Arial Narrow"/>
                <w:sz w:val="24"/>
                <w:szCs w:val="24"/>
              </w:rPr>
              <w:sym w:font="Symbol" w:char="F0A3"/>
            </w:r>
            <w:r w:rsidRPr="0015503D">
              <w:rPr>
                <w:rFonts w:ascii="Arial Narrow" w:hAnsi="Arial Narrow"/>
                <w:sz w:val="24"/>
                <w:szCs w:val="24"/>
              </w:rPr>
              <w:t xml:space="preserve"> 11</w:t>
            </w:r>
          </w:p>
        </w:tc>
        <w:tc>
          <w:tcPr>
            <w:tcW w:w="848" w:type="dxa"/>
            <w:tcBorders>
              <w:top w:val="single" w:sz="4" w:space="0" w:color="auto"/>
              <w:left w:val="single" w:sz="4" w:space="0" w:color="auto"/>
              <w:bottom w:val="single" w:sz="4" w:space="0" w:color="auto"/>
              <w:right w:val="single" w:sz="4" w:space="0" w:color="auto"/>
            </w:tcBorders>
          </w:tcPr>
          <w:p w14:paraId="3306725F" w14:textId="77777777" w:rsidR="008146DF" w:rsidRDefault="00FF0954" w:rsidP="00FF0954">
            <w:pPr>
              <w:jc w:val="center"/>
              <w:rPr>
                <w:rFonts w:ascii="Arial Narrow" w:hAnsi="Arial Narrow"/>
                <w:sz w:val="24"/>
                <w:szCs w:val="24"/>
              </w:rPr>
            </w:pPr>
            <w:r w:rsidRPr="0015503D">
              <w:rPr>
                <w:rFonts w:ascii="Arial Narrow" w:hAnsi="Arial Narrow"/>
                <w:sz w:val="24"/>
                <w:szCs w:val="24"/>
              </w:rPr>
              <w:sym w:font="Symbol" w:char="F0B3"/>
            </w:r>
            <w:r>
              <w:rPr>
                <w:rFonts w:ascii="Arial Narrow" w:hAnsi="Arial Narrow"/>
                <w:sz w:val="24"/>
                <w:szCs w:val="24"/>
              </w:rPr>
              <w:t xml:space="preserve"> 40</w:t>
            </w:r>
          </w:p>
          <w:p w14:paraId="18AEDE8E" w14:textId="77777777" w:rsidR="00FF0954" w:rsidRDefault="00FF0954" w:rsidP="00FF0954">
            <w:pPr>
              <w:jc w:val="center"/>
              <w:rPr>
                <w:rFonts w:ascii="Arial Narrow" w:hAnsi="Arial Narrow"/>
                <w:sz w:val="24"/>
                <w:szCs w:val="24"/>
              </w:rPr>
            </w:pPr>
            <w:r>
              <w:rPr>
                <w:rFonts w:ascii="Arial Narrow" w:hAnsi="Arial Narrow"/>
                <w:sz w:val="24"/>
                <w:szCs w:val="24"/>
              </w:rPr>
              <w:t>30-39</w:t>
            </w:r>
          </w:p>
          <w:p w14:paraId="562EE115" w14:textId="77777777" w:rsidR="00FF0954" w:rsidRDefault="00FF0954" w:rsidP="00FF0954">
            <w:pPr>
              <w:jc w:val="center"/>
              <w:rPr>
                <w:rFonts w:ascii="Arial Narrow" w:hAnsi="Arial Narrow"/>
                <w:sz w:val="24"/>
                <w:szCs w:val="24"/>
              </w:rPr>
            </w:pPr>
            <w:r>
              <w:rPr>
                <w:rFonts w:ascii="Arial Narrow" w:hAnsi="Arial Narrow"/>
                <w:sz w:val="24"/>
                <w:szCs w:val="24"/>
              </w:rPr>
              <w:t>17-29</w:t>
            </w:r>
          </w:p>
          <w:p w14:paraId="1CE90FA7" w14:textId="77777777" w:rsidR="00FF0954" w:rsidRDefault="00FF0954" w:rsidP="00FF0954">
            <w:pPr>
              <w:jc w:val="center"/>
              <w:rPr>
                <w:rFonts w:ascii="Arial Narrow" w:hAnsi="Arial Narrow"/>
                <w:sz w:val="24"/>
                <w:szCs w:val="24"/>
              </w:rPr>
            </w:pPr>
            <w:r>
              <w:rPr>
                <w:rFonts w:ascii="Arial Narrow" w:hAnsi="Arial Narrow"/>
                <w:sz w:val="24"/>
                <w:szCs w:val="24"/>
              </w:rPr>
              <w:t>6-16</w:t>
            </w:r>
          </w:p>
          <w:p w14:paraId="01CE5D3E" w14:textId="72F25F54" w:rsidR="00FF0954" w:rsidRPr="0015503D" w:rsidRDefault="00FF0954" w:rsidP="00FF0954">
            <w:pPr>
              <w:jc w:val="center"/>
              <w:rPr>
                <w:rFonts w:ascii="Arial Narrow" w:hAnsi="Arial Narrow"/>
                <w:sz w:val="24"/>
                <w:szCs w:val="24"/>
              </w:rPr>
            </w:pPr>
            <w:r w:rsidRPr="0015503D">
              <w:rPr>
                <w:rFonts w:ascii="Arial Narrow" w:hAnsi="Arial Narrow"/>
                <w:sz w:val="24"/>
                <w:szCs w:val="24"/>
              </w:rPr>
              <w:sym w:font="Symbol" w:char="F0A3"/>
            </w:r>
            <w:r w:rsidRPr="0015503D">
              <w:rPr>
                <w:rFonts w:ascii="Arial Narrow" w:hAnsi="Arial Narrow"/>
                <w:sz w:val="24"/>
                <w:szCs w:val="24"/>
              </w:rPr>
              <w:t xml:space="preserve"> </w:t>
            </w:r>
            <w:r>
              <w:rPr>
                <w:rFonts w:ascii="Arial Narrow" w:hAnsi="Arial Narrow"/>
                <w:sz w:val="24"/>
                <w:szCs w:val="24"/>
              </w:rPr>
              <w:t>5</w:t>
            </w:r>
          </w:p>
        </w:tc>
        <w:tc>
          <w:tcPr>
            <w:tcW w:w="805" w:type="dxa"/>
            <w:tcBorders>
              <w:top w:val="single" w:sz="4" w:space="0" w:color="auto"/>
              <w:left w:val="single" w:sz="4" w:space="0" w:color="auto"/>
              <w:bottom w:val="single" w:sz="4" w:space="0" w:color="auto"/>
              <w:right w:val="single" w:sz="4" w:space="0" w:color="auto"/>
            </w:tcBorders>
          </w:tcPr>
          <w:p w14:paraId="2B6E3421" w14:textId="652692B2" w:rsidR="00FF0954" w:rsidRPr="0015503D" w:rsidRDefault="00FF0954" w:rsidP="00FF0954">
            <w:pPr>
              <w:jc w:val="center"/>
              <w:rPr>
                <w:rFonts w:ascii="Arial Narrow" w:hAnsi="Arial Narrow"/>
                <w:sz w:val="24"/>
                <w:szCs w:val="24"/>
              </w:rPr>
            </w:pPr>
            <w:r w:rsidRPr="0015503D">
              <w:rPr>
                <w:rFonts w:ascii="Arial Narrow" w:hAnsi="Arial Narrow"/>
                <w:sz w:val="24"/>
                <w:szCs w:val="24"/>
              </w:rPr>
              <w:sym w:font="Symbol" w:char="F0B3"/>
            </w:r>
            <w:r w:rsidRPr="0015503D">
              <w:rPr>
                <w:rFonts w:ascii="Arial Narrow" w:hAnsi="Arial Narrow"/>
                <w:sz w:val="24"/>
                <w:szCs w:val="24"/>
              </w:rPr>
              <w:t xml:space="preserve"> 4</w:t>
            </w:r>
            <w:r>
              <w:rPr>
                <w:rFonts w:ascii="Arial Narrow" w:hAnsi="Arial Narrow"/>
                <w:sz w:val="24"/>
                <w:szCs w:val="24"/>
              </w:rPr>
              <w:t>3</w:t>
            </w:r>
          </w:p>
          <w:p w14:paraId="3DD29EAB" w14:textId="03E22654" w:rsidR="00FF0954" w:rsidRPr="0015503D" w:rsidRDefault="00FF0954" w:rsidP="00FF0954">
            <w:pPr>
              <w:jc w:val="center"/>
              <w:rPr>
                <w:rFonts w:ascii="Arial Narrow" w:hAnsi="Arial Narrow"/>
                <w:sz w:val="24"/>
                <w:szCs w:val="24"/>
              </w:rPr>
            </w:pPr>
            <w:r w:rsidRPr="0015503D">
              <w:rPr>
                <w:rFonts w:ascii="Arial Narrow" w:hAnsi="Arial Narrow"/>
                <w:sz w:val="24"/>
                <w:szCs w:val="24"/>
              </w:rPr>
              <w:t>3</w:t>
            </w:r>
            <w:r>
              <w:rPr>
                <w:rFonts w:ascii="Arial Narrow" w:hAnsi="Arial Narrow"/>
                <w:sz w:val="24"/>
                <w:szCs w:val="24"/>
              </w:rPr>
              <w:t>3</w:t>
            </w:r>
            <w:r w:rsidRPr="0015503D">
              <w:rPr>
                <w:rFonts w:ascii="Arial Narrow" w:hAnsi="Arial Narrow"/>
                <w:sz w:val="24"/>
                <w:szCs w:val="24"/>
              </w:rPr>
              <w:t>-</w:t>
            </w:r>
            <w:r>
              <w:rPr>
                <w:rFonts w:ascii="Arial Narrow" w:hAnsi="Arial Narrow"/>
                <w:sz w:val="24"/>
                <w:szCs w:val="24"/>
              </w:rPr>
              <w:t>42</w:t>
            </w:r>
          </w:p>
          <w:p w14:paraId="541DE74D" w14:textId="661E6359" w:rsidR="00FF0954" w:rsidRPr="0015503D" w:rsidRDefault="00FF0954" w:rsidP="00FF0954">
            <w:pPr>
              <w:jc w:val="center"/>
              <w:rPr>
                <w:rFonts w:ascii="Arial Narrow" w:hAnsi="Arial Narrow"/>
                <w:sz w:val="24"/>
                <w:szCs w:val="24"/>
              </w:rPr>
            </w:pPr>
            <w:r w:rsidRPr="0015503D">
              <w:rPr>
                <w:rFonts w:ascii="Arial Narrow" w:hAnsi="Arial Narrow"/>
                <w:sz w:val="24"/>
                <w:szCs w:val="24"/>
              </w:rPr>
              <w:t>2</w:t>
            </w:r>
            <w:r>
              <w:rPr>
                <w:rFonts w:ascii="Arial Narrow" w:hAnsi="Arial Narrow"/>
                <w:sz w:val="24"/>
                <w:szCs w:val="24"/>
              </w:rPr>
              <w:t>2</w:t>
            </w:r>
            <w:r w:rsidRPr="0015503D">
              <w:rPr>
                <w:rFonts w:ascii="Arial Narrow" w:hAnsi="Arial Narrow"/>
                <w:sz w:val="24"/>
                <w:szCs w:val="24"/>
              </w:rPr>
              <w:t>-</w:t>
            </w:r>
            <w:r>
              <w:rPr>
                <w:rFonts w:ascii="Arial Narrow" w:hAnsi="Arial Narrow"/>
                <w:sz w:val="24"/>
                <w:szCs w:val="24"/>
              </w:rPr>
              <w:t>32</w:t>
            </w:r>
          </w:p>
          <w:p w14:paraId="1A3F655E" w14:textId="3B6438AD" w:rsidR="00FF0954" w:rsidRPr="0015503D" w:rsidRDefault="00FF0954" w:rsidP="00FF0954">
            <w:pPr>
              <w:jc w:val="center"/>
              <w:rPr>
                <w:rFonts w:ascii="Arial Narrow" w:hAnsi="Arial Narrow"/>
                <w:sz w:val="24"/>
                <w:szCs w:val="24"/>
              </w:rPr>
            </w:pPr>
            <w:r w:rsidRPr="0015503D">
              <w:rPr>
                <w:rFonts w:ascii="Arial Narrow" w:hAnsi="Arial Narrow"/>
                <w:sz w:val="24"/>
                <w:szCs w:val="24"/>
              </w:rPr>
              <w:t>1</w:t>
            </w:r>
            <w:r>
              <w:rPr>
                <w:rFonts w:ascii="Arial Narrow" w:hAnsi="Arial Narrow"/>
                <w:sz w:val="24"/>
                <w:szCs w:val="24"/>
              </w:rPr>
              <w:t>3</w:t>
            </w:r>
            <w:r w:rsidRPr="0015503D">
              <w:rPr>
                <w:rFonts w:ascii="Arial Narrow" w:hAnsi="Arial Narrow"/>
                <w:sz w:val="24"/>
                <w:szCs w:val="24"/>
              </w:rPr>
              <w:t>-2</w:t>
            </w:r>
            <w:r>
              <w:rPr>
                <w:rFonts w:ascii="Arial Narrow" w:hAnsi="Arial Narrow"/>
                <w:sz w:val="24"/>
                <w:szCs w:val="24"/>
              </w:rPr>
              <w:t>1</w:t>
            </w:r>
          </w:p>
          <w:p w14:paraId="3C1DAEAE" w14:textId="220D8793" w:rsidR="008146DF" w:rsidRPr="0015503D" w:rsidRDefault="00FF0954" w:rsidP="00FF0954">
            <w:pPr>
              <w:jc w:val="center"/>
              <w:rPr>
                <w:rFonts w:ascii="Arial Narrow" w:hAnsi="Arial Narrow"/>
                <w:sz w:val="24"/>
                <w:szCs w:val="24"/>
              </w:rPr>
            </w:pPr>
            <w:r w:rsidRPr="0015503D">
              <w:rPr>
                <w:rFonts w:ascii="Arial Narrow" w:hAnsi="Arial Narrow"/>
                <w:sz w:val="24"/>
                <w:szCs w:val="24"/>
              </w:rPr>
              <w:sym w:font="Symbol" w:char="F0A3"/>
            </w:r>
            <w:r w:rsidRPr="0015503D">
              <w:rPr>
                <w:rFonts w:ascii="Arial Narrow" w:hAnsi="Arial Narrow"/>
                <w:sz w:val="24"/>
                <w:szCs w:val="24"/>
              </w:rPr>
              <w:t xml:space="preserve"> 1</w:t>
            </w:r>
            <w:r>
              <w:rPr>
                <w:rFonts w:ascii="Arial Narrow" w:hAnsi="Arial Narrow"/>
                <w:sz w:val="24"/>
                <w:szCs w:val="24"/>
              </w:rPr>
              <w:t>2</w:t>
            </w:r>
          </w:p>
        </w:tc>
      </w:tr>
    </w:tbl>
    <w:p w14:paraId="2DC59FAA" w14:textId="77777777" w:rsidR="008146DF" w:rsidRDefault="008146DF" w:rsidP="008146DF">
      <w:pPr>
        <w:rPr>
          <w:rFonts w:ascii="Arial Narrow" w:hAnsi="Arial Narrow"/>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55"/>
        <w:gridCol w:w="4135"/>
      </w:tblGrid>
      <w:tr w:rsidR="008146DF" w:rsidRPr="00BA606D" w14:paraId="30703F6B" w14:textId="77777777" w:rsidTr="00E31452">
        <w:trPr>
          <w:trHeight w:val="355"/>
        </w:trPr>
        <w:tc>
          <w:tcPr>
            <w:tcW w:w="6655" w:type="dxa"/>
            <w:shd w:val="clear" w:color="auto" w:fill="auto"/>
          </w:tcPr>
          <w:p w14:paraId="118B04B1" w14:textId="77777777" w:rsidR="008146DF" w:rsidRDefault="008146DF" w:rsidP="00E31452">
            <w:pPr>
              <w:rPr>
                <w:rFonts w:ascii="Arial" w:hAnsi="Arial" w:cs="Arial"/>
                <w:b/>
                <w:sz w:val="24"/>
                <w:szCs w:val="24"/>
              </w:rPr>
            </w:pPr>
          </w:p>
          <w:p w14:paraId="1D3FBC2A" w14:textId="77777777" w:rsidR="008146DF" w:rsidRDefault="008146DF" w:rsidP="00E31452">
            <w:pPr>
              <w:rPr>
                <w:rFonts w:ascii="Arial" w:hAnsi="Arial" w:cs="Arial"/>
                <w:b/>
                <w:sz w:val="24"/>
                <w:szCs w:val="24"/>
              </w:rPr>
            </w:pPr>
            <w:r w:rsidRPr="00061BA3">
              <w:rPr>
                <w:rFonts w:ascii="Arial" w:hAnsi="Arial" w:cs="Arial"/>
                <w:b/>
                <w:sz w:val="24"/>
                <w:szCs w:val="24"/>
              </w:rPr>
              <w:t xml:space="preserve">Sit and Reach (Home Version) </w:t>
            </w:r>
            <w:r>
              <w:rPr>
                <w:rFonts w:ascii="Arial" w:hAnsi="Arial" w:cs="Arial"/>
                <w:b/>
                <w:sz w:val="24"/>
                <w:szCs w:val="24"/>
              </w:rPr>
              <w:t xml:space="preserve">– </w:t>
            </w:r>
          </w:p>
          <w:p w14:paraId="31226423" w14:textId="77777777" w:rsidR="008146DF" w:rsidRPr="00BA606D" w:rsidRDefault="008146DF" w:rsidP="00E31452">
            <w:pPr>
              <w:rPr>
                <w:rFonts w:ascii="Arial" w:hAnsi="Arial" w:cs="Arial"/>
                <w:b/>
                <w:sz w:val="24"/>
                <w:szCs w:val="24"/>
                <w:lang w:val="en"/>
              </w:rPr>
            </w:pPr>
            <w:r>
              <w:rPr>
                <w:rFonts w:ascii="Arial" w:hAnsi="Arial" w:cs="Arial"/>
                <w:b/>
                <w:sz w:val="24"/>
                <w:szCs w:val="24"/>
              </w:rPr>
              <w:t xml:space="preserve">Feet </w:t>
            </w:r>
            <w:r w:rsidRPr="00061BA3">
              <w:rPr>
                <w:rFonts w:ascii="Arial" w:hAnsi="Arial" w:cs="Arial"/>
                <w:b/>
                <w:sz w:val="24"/>
                <w:szCs w:val="24"/>
              </w:rPr>
              <w:t>Against the Wal</w:t>
            </w:r>
            <w:r>
              <w:rPr>
                <w:rFonts w:ascii="Arial" w:hAnsi="Arial" w:cs="Arial"/>
                <w:b/>
                <w:sz w:val="24"/>
                <w:szCs w:val="24"/>
              </w:rPr>
              <w:t>l</w:t>
            </w:r>
          </w:p>
        </w:tc>
        <w:tc>
          <w:tcPr>
            <w:tcW w:w="4135" w:type="dxa"/>
            <w:shd w:val="clear" w:color="auto" w:fill="auto"/>
          </w:tcPr>
          <w:p w14:paraId="0F685421" w14:textId="77777777" w:rsidR="008146DF" w:rsidRPr="00BA606D" w:rsidRDefault="008146DF" w:rsidP="00E31452">
            <w:pPr>
              <w:jc w:val="center"/>
              <w:rPr>
                <w:rFonts w:ascii="Arial" w:hAnsi="Arial" w:cs="Arial"/>
                <w:b/>
                <w:sz w:val="24"/>
                <w:szCs w:val="24"/>
                <w:lang w:val="en"/>
              </w:rPr>
            </w:pPr>
            <w:r>
              <w:rPr>
                <w:noProof/>
              </w:rPr>
              <w:drawing>
                <wp:inline distT="0" distB="0" distL="0" distR="0" wp14:anchorId="06D6918A" wp14:editId="709A1054">
                  <wp:extent cx="838200" cy="838200"/>
                  <wp:effectExtent l="0" t="0" r="0" b="0"/>
                  <wp:docPr id="451" name="Picture 451" descr="seated hamstring stretch_0.jpg (288×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ated hamstring stretch_0.jpg (288×288)"/>
                          <pic:cNvPicPr>
                            <a:picLocks noChangeAspect="1" noChangeArrowheads="1"/>
                          </pic:cNvPicPr>
                        </pic:nvPicPr>
                        <pic:blipFill>
                          <a:blip r:embed="rId477"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tc>
      </w:tr>
      <w:tr w:rsidR="008146DF" w:rsidRPr="00BA606D" w14:paraId="5BBB9347" w14:textId="77777777" w:rsidTr="00E31452">
        <w:tc>
          <w:tcPr>
            <w:tcW w:w="10790" w:type="dxa"/>
            <w:gridSpan w:val="2"/>
            <w:shd w:val="clear" w:color="auto" w:fill="auto"/>
          </w:tcPr>
          <w:p w14:paraId="5D3DC602" w14:textId="77777777" w:rsidR="008146DF" w:rsidRPr="00BA606D" w:rsidRDefault="008146DF" w:rsidP="00E31452">
            <w:pPr>
              <w:rPr>
                <w:rFonts w:ascii="Arial" w:hAnsi="Arial" w:cs="Arial"/>
                <w:b/>
                <w:sz w:val="24"/>
                <w:szCs w:val="24"/>
                <w:lang w:val="en"/>
              </w:rPr>
            </w:pPr>
            <w:r w:rsidRPr="00BA606D">
              <w:rPr>
                <w:rFonts w:ascii="Arial" w:hAnsi="Arial" w:cs="Arial"/>
                <w:b/>
                <w:sz w:val="24"/>
                <w:szCs w:val="24"/>
                <w:lang w:val="en"/>
              </w:rPr>
              <w:t xml:space="preserve">How to: </w:t>
            </w:r>
          </w:p>
          <w:p w14:paraId="25E22846" w14:textId="77777777" w:rsidR="008146DF" w:rsidRPr="00BA606D" w:rsidRDefault="008146DF" w:rsidP="00E31452">
            <w:pPr>
              <w:pStyle w:val="ListParagraph"/>
              <w:numPr>
                <w:ilvl w:val="0"/>
                <w:numId w:val="70"/>
              </w:numPr>
              <w:contextualSpacing/>
              <w:rPr>
                <w:rFonts w:ascii="Arial" w:hAnsi="Arial" w:cs="Arial"/>
                <w:sz w:val="24"/>
                <w:szCs w:val="24"/>
                <w:lang w:val="en"/>
              </w:rPr>
            </w:pPr>
            <w:r w:rsidRPr="00BA606D">
              <w:rPr>
                <w:rFonts w:ascii="Arial" w:hAnsi="Arial" w:cs="Arial"/>
                <w:sz w:val="24"/>
                <w:szCs w:val="24"/>
                <w:lang w:val="en"/>
              </w:rPr>
              <w:t>Remove shoes.</w:t>
            </w:r>
          </w:p>
          <w:p w14:paraId="702FCE55" w14:textId="77777777" w:rsidR="008146DF" w:rsidRPr="00BA606D" w:rsidRDefault="008146DF" w:rsidP="00E31452">
            <w:pPr>
              <w:pStyle w:val="ListParagraph"/>
              <w:numPr>
                <w:ilvl w:val="0"/>
                <w:numId w:val="70"/>
              </w:numPr>
              <w:contextualSpacing/>
              <w:rPr>
                <w:rFonts w:ascii="Arial" w:hAnsi="Arial" w:cs="Arial"/>
                <w:sz w:val="24"/>
                <w:szCs w:val="24"/>
                <w:lang w:val="en"/>
              </w:rPr>
            </w:pPr>
            <w:r w:rsidRPr="00BA606D">
              <w:rPr>
                <w:rFonts w:ascii="Arial" w:hAnsi="Arial" w:cs="Arial"/>
                <w:sz w:val="24"/>
                <w:szCs w:val="24"/>
                <w:lang w:val="en"/>
              </w:rPr>
              <w:t xml:space="preserve">Sit on the floor and place the soles of your feet flat against </w:t>
            </w:r>
            <w:r>
              <w:rPr>
                <w:rFonts w:ascii="Arial" w:hAnsi="Arial" w:cs="Arial"/>
                <w:sz w:val="24"/>
                <w:szCs w:val="24"/>
                <w:lang w:val="en"/>
              </w:rPr>
              <w:t>a wall</w:t>
            </w:r>
            <w:r w:rsidRPr="00BA606D">
              <w:rPr>
                <w:rFonts w:ascii="Arial" w:hAnsi="Arial" w:cs="Arial"/>
                <w:sz w:val="24"/>
                <w:szCs w:val="24"/>
                <w:lang w:val="en"/>
              </w:rPr>
              <w:t xml:space="preserve">. </w:t>
            </w:r>
          </w:p>
          <w:p w14:paraId="750B88F7" w14:textId="77777777" w:rsidR="008146DF" w:rsidRPr="00BA606D" w:rsidRDefault="008146DF" w:rsidP="00E31452">
            <w:pPr>
              <w:pStyle w:val="ListParagraph"/>
              <w:numPr>
                <w:ilvl w:val="0"/>
                <w:numId w:val="70"/>
              </w:numPr>
              <w:contextualSpacing/>
              <w:rPr>
                <w:rFonts w:ascii="Arial" w:hAnsi="Arial" w:cs="Arial"/>
                <w:sz w:val="24"/>
                <w:szCs w:val="24"/>
                <w:lang w:val="en"/>
              </w:rPr>
            </w:pPr>
            <w:r w:rsidRPr="00BA606D">
              <w:rPr>
                <w:rFonts w:ascii="Arial" w:hAnsi="Arial" w:cs="Arial"/>
                <w:sz w:val="24"/>
                <w:szCs w:val="24"/>
                <w:lang w:val="en"/>
              </w:rPr>
              <w:t>Both knees should be locked and pressed flat to the floor (DO NOT BEND YOUR KNEES)</w:t>
            </w:r>
          </w:p>
          <w:p w14:paraId="56924FC2" w14:textId="77777777" w:rsidR="008146DF" w:rsidRPr="00BA606D" w:rsidRDefault="008146DF" w:rsidP="00E31452">
            <w:pPr>
              <w:pStyle w:val="ListParagraph"/>
              <w:numPr>
                <w:ilvl w:val="0"/>
                <w:numId w:val="70"/>
              </w:numPr>
              <w:contextualSpacing/>
              <w:rPr>
                <w:rFonts w:ascii="Arial" w:hAnsi="Arial" w:cs="Arial"/>
                <w:sz w:val="24"/>
                <w:szCs w:val="24"/>
                <w:lang w:val="en"/>
              </w:rPr>
            </w:pPr>
            <w:r>
              <w:rPr>
                <w:rFonts w:ascii="Arial" w:hAnsi="Arial" w:cs="Arial"/>
                <w:sz w:val="24"/>
                <w:szCs w:val="24"/>
                <w:lang w:val="en"/>
              </w:rPr>
              <w:t>R</w:t>
            </w:r>
            <w:r w:rsidRPr="00BA606D">
              <w:rPr>
                <w:rFonts w:ascii="Arial" w:hAnsi="Arial" w:cs="Arial"/>
                <w:sz w:val="24"/>
                <w:szCs w:val="24"/>
                <w:lang w:val="en"/>
              </w:rPr>
              <w:t xml:space="preserve">each forward as far as possible. </w:t>
            </w:r>
          </w:p>
          <w:p w14:paraId="460AB233" w14:textId="77777777" w:rsidR="008146DF" w:rsidRPr="00BA606D" w:rsidRDefault="008146DF" w:rsidP="00E31452">
            <w:pPr>
              <w:pStyle w:val="ListParagraph"/>
              <w:numPr>
                <w:ilvl w:val="0"/>
                <w:numId w:val="70"/>
              </w:numPr>
              <w:contextualSpacing/>
              <w:rPr>
                <w:rFonts w:ascii="Arial" w:hAnsi="Arial" w:cs="Arial"/>
                <w:sz w:val="24"/>
                <w:szCs w:val="24"/>
                <w:lang w:val="en"/>
              </w:rPr>
            </w:pPr>
            <w:r w:rsidRPr="00BA606D">
              <w:rPr>
                <w:rFonts w:ascii="Arial" w:hAnsi="Arial" w:cs="Arial"/>
                <w:sz w:val="24"/>
                <w:szCs w:val="24"/>
                <w:lang w:val="en"/>
              </w:rPr>
              <w:t xml:space="preserve">Hands must remain at the same level, not one reaching further forward than the other. </w:t>
            </w:r>
          </w:p>
          <w:p w14:paraId="23631782" w14:textId="77777777" w:rsidR="008146DF" w:rsidRPr="00BA606D" w:rsidRDefault="008146DF" w:rsidP="00E31452">
            <w:pPr>
              <w:pStyle w:val="ListParagraph"/>
              <w:numPr>
                <w:ilvl w:val="0"/>
                <w:numId w:val="70"/>
              </w:numPr>
              <w:contextualSpacing/>
              <w:rPr>
                <w:rFonts w:ascii="Arial" w:hAnsi="Arial" w:cs="Arial"/>
                <w:sz w:val="24"/>
                <w:szCs w:val="24"/>
                <w:lang w:val="en"/>
              </w:rPr>
            </w:pPr>
            <w:r w:rsidRPr="00BA606D">
              <w:rPr>
                <w:rFonts w:ascii="Arial" w:hAnsi="Arial" w:cs="Arial"/>
                <w:sz w:val="24"/>
                <w:szCs w:val="24"/>
                <w:lang w:val="en"/>
              </w:rPr>
              <w:t xml:space="preserve">Hold the stretch for (no bouncing or jerking) </w:t>
            </w:r>
          </w:p>
          <w:p w14:paraId="2B89ACEC" w14:textId="77777777" w:rsidR="008146DF" w:rsidRPr="00BA606D" w:rsidRDefault="008146DF" w:rsidP="00E31452">
            <w:pPr>
              <w:pStyle w:val="ListParagraph"/>
              <w:numPr>
                <w:ilvl w:val="0"/>
                <w:numId w:val="70"/>
              </w:numPr>
              <w:contextualSpacing/>
              <w:rPr>
                <w:sz w:val="24"/>
                <w:szCs w:val="24"/>
              </w:rPr>
            </w:pPr>
            <w:r w:rsidRPr="00BA606D">
              <w:rPr>
                <w:rFonts w:ascii="Arial" w:hAnsi="Arial" w:cs="Arial"/>
                <w:sz w:val="24"/>
                <w:szCs w:val="24"/>
                <w:lang w:val="en"/>
              </w:rPr>
              <w:t>Record the distance</w:t>
            </w:r>
            <w:r>
              <w:rPr>
                <w:rFonts w:ascii="Arial" w:hAnsi="Arial" w:cs="Arial"/>
                <w:sz w:val="24"/>
                <w:szCs w:val="24"/>
                <w:lang w:val="en"/>
              </w:rPr>
              <w:t xml:space="preserve"> as described below.</w:t>
            </w:r>
            <w:r w:rsidRPr="00BA606D">
              <w:rPr>
                <w:rFonts w:ascii="Arial" w:hAnsi="Arial" w:cs="Arial"/>
                <w:sz w:val="24"/>
                <w:szCs w:val="24"/>
                <w:lang w:val="en"/>
              </w:rPr>
              <w:t xml:space="preserve"> </w:t>
            </w:r>
          </w:p>
        </w:tc>
      </w:tr>
    </w:tbl>
    <w:tbl>
      <w:tblPr>
        <w:tblStyle w:val="TableGrid"/>
        <w:tblW w:w="0" w:type="auto"/>
        <w:tblLook w:val="04A0" w:firstRow="1" w:lastRow="0" w:firstColumn="1" w:lastColumn="0" w:noHBand="0" w:noVBand="1"/>
      </w:tblPr>
      <w:tblGrid>
        <w:gridCol w:w="1795"/>
        <w:gridCol w:w="2248"/>
        <w:gridCol w:w="2249"/>
        <w:gridCol w:w="2249"/>
        <w:gridCol w:w="2249"/>
      </w:tblGrid>
      <w:tr w:rsidR="008146DF" w14:paraId="20E8CB6B" w14:textId="77777777" w:rsidTr="00E31452">
        <w:tc>
          <w:tcPr>
            <w:tcW w:w="10790" w:type="dxa"/>
            <w:gridSpan w:val="5"/>
          </w:tcPr>
          <w:p w14:paraId="460DF7D0" w14:textId="77777777" w:rsidR="008146DF" w:rsidRDefault="008146DF" w:rsidP="00E31452">
            <w:pPr>
              <w:jc w:val="center"/>
              <w:rPr>
                <w:rFonts w:ascii="Copperplate Gothic Bold" w:hAnsi="Copperplate Gothic Bold"/>
                <w:b/>
                <w:sz w:val="40"/>
                <w:szCs w:val="40"/>
              </w:rPr>
            </w:pPr>
            <w:r w:rsidRPr="0015503D">
              <w:rPr>
                <w:rFonts w:ascii="Tahoma" w:hAnsi="Tahoma"/>
                <w:b/>
                <w:sz w:val="24"/>
                <w:szCs w:val="24"/>
              </w:rPr>
              <w:t xml:space="preserve">NORMS FOR SIT AND REACH </w:t>
            </w:r>
            <w:r>
              <w:rPr>
                <w:rFonts w:ascii="Tahoma" w:hAnsi="Tahoma"/>
                <w:b/>
                <w:sz w:val="24"/>
                <w:szCs w:val="24"/>
              </w:rPr>
              <w:t xml:space="preserve">AGAINST THE WALL </w:t>
            </w:r>
            <w:r w:rsidRPr="0015503D">
              <w:rPr>
                <w:rFonts w:ascii="Tahoma" w:hAnsi="Tahoma"/>
                <w:b/>
                <w:sz w:val="24"/>
                <w:szCs w:val="24"/>
              </w:rPr>
              <w:t>– TRUNK FLEXIBILITY</w:t>
            </w:r>
          </w:p>
        </w:tc>
      </w:tr>
      <w:tr w:rsidR="008146DF" w14:paraId="64E776AC" w14:textId="77777777" w:rsidTr="00E31452">
        <w:tc>
          <w:tcPr>
            <w:tcW w:w="10790" w:type="dxa"/>
            <w:gridSpan w:val="5"/>
          </w:tcPr>
          <w:p w14:paraId="1DD08E15" w14:textId="77777777" w:rsidR="008146DF" w:rsidRPr="00C02AEA" w:rsidRDefault="008146DF" w:rsidP="00E31452">
            <w:pPr>
              <w:jc w:val="center"/>
              <w:rPr>
                <w:rFonts w:ascii="Arial Narrow" w:hAnsi="Arial Narrow"/>
                <w:b/>
                <w:sz w:val="28"/>
                <w:szCs w:val="40"/>
              </w:rPr>
            </w:pPr>
            <w:r>
              <w:rPr>
                <w:rFonts w:ascii="Arial Narrow" w:hAnsi="Arial Narrow"/>
                <w:b/>
                <w:sz w:val="28"/>
                <w:szCs w:val="40"/>
              </w:rPr>
              <w:t>How far can you reach?</w:t>
            </w:r>
          </w:p>
        </w:tc>
      </w:tr>
      <w:tr w:rsidR="008146DF" w14:paraId="5CE9A17B" w14:textId="77777777" w:rsidTr="00E31452">
        <w:tc>
          <w:tcPr>
            <w:tcW w:w="1795" w:type="dxa"/>
          </w:tcPr>
          <w:p w14:paraId="1EC0836C" w14:textId="77777777" w:rsidR="008146DF" w:rsidRPr="00476B75" w:rsidRDefault="008146DF" w:rsidP="00E31452">
            <w:pPr>
              <w:jc w:val="center"/>
              <w:rPr>
                <w:rFonts w:ascii="Arial" w:hAnsi="Arial" w:cs="Arial"/>
                <w:b/>
                <w:sz w:val="24"/>
                <w:szCs w:val="24"/>
              </w:rPr>
            </w:pPr>
            <w:r w:rsidRPr="00476B75">
              <w:rPr>
                <w:rFonts w:ascii="Arial" w:hAnsi="Arial" w:cs="Arial"/>
                <w:b/>
                <w:sz w:val="24"/>
                <w:szCs w:val="24"/>
              </w:rPr>
              <w:t>Hands (palms) flat on wall</w:t>
            </w:r>
          </w:p>
        </w:tc>
        <w:tc>
          <w:tcPr>
            <w:tcW w:w="2248" w:type="dxa"/>
          </w:tcPr>
          <w:p w14:paraId="5A7E7F07" w14:textId="77777777" w:rsidR="008146DF" w:rsidRPr="00476B75" w:rsidRDefault="008146DF" w:rsidP="00E31452">
            <w:pPr>
              <w:jc w:val="center"/>
              <w:rPr>
                <w:rFonts w:ascii="Arial" w:hAnsi="Arial" w:cs="Arial"/>
                <w:b/>
                <w:sz w:val="24"/>
                <w:szCs w:val="24"/>
              </w:rPr>
            </w:pPr>
            <w:r w:rsidRPr="00476B75">
              <w:rPr>
                <w:rFonts w:ascii="Arial" w:hAnsi="Arial" w:cs="Arial"/>
                <w:b/>
                <w:sz w:val="24"/>
                <w:szCs w:val="24"/>
              </w:rPr>
              <w:t>Knuckles can touch the wall</w:t>
            </w:r>
          </w:p>
        </w:tc>
        <w:tc>
          <w:tcPr>
            <w:tcW w:w="2249" w:type="dxa"/>
          </w:tcPr>
          <w:p w14:paraId="41DC239B" w14:textId="77777777" w:rsidR="008146DF" w:rsidRPr="00476B75" w:rsidRDefault="008146DF" w:rsidP="00E31452">
            <w:pPr>
              <w:jc w:val="center"/>
              <w:rPr>
                <w:rFonts w:ascii="Arial" w:hAnsi="Arial" w:cs="Arial"/>
                <w:b/>
                <w:sz w:val="24"/>
                <w:szCs w:val="24"/>
              </w:rPr>
            </w:pPr>
            <w:r w:rsidRPr="00476B75">
              <w:rPr>
                <w:rFonts w:ascii="Arial" w:hAnsi="Arial" w:cs="Arial"/>
                <w:b/>
                <w:sz w:val="24"/>
                <w:szCs w:val="24"/>
              </w:rPr>
              <w:t>Fingers can touch toes</w:t>
            </w:r>
          </w:p>
        </w:tc>
        <w:tc>
          <w:tcPr>
            <w:tcW w:w="2249" w:type="dxa"/>
          </w:tcPr>
          <w:p w14:paraId="354ED903" w14:textId="77777777" w:rsidR="008146DF" w:rsidRPr="00476B75" w:rsidRDefault="008146DF" w:rsidP="00E31452">
            <w:pPr>
              <w:jc w:val="center"/>
              <w:rPr>
                <w:rFonts w:ascii="Arial" w:hAnsi="Arial" w:cs="Arial"/>
                <w:b/>
                <w:sz w:val="24"/>
                <w:szCs w:val="24"/>
              </w:rPr>
            </w:pPr>
            <w:r w:rsidRPr="00476B75">
              <w:rPr>
                <w:rFonts w:ascii="Arial" w:hAnsi="Arial" w:cs="Arial"/>
                <w:b/>
                <w:sz w:val="24"/>
                <w:szCs w:val="24"/>
              </w:rPr>
              <w:t>Fingers reach the ankles</w:t>
            </w:r>
          </w:p>
        </w:tc>
        <w:tc>
          <w:tcPr>
            <w:tcW w:w="2249" w:type="dxa"/>
          </w:tcPr>
          <w:p w14:paraId="2CE80A8D" w14:textId="77777777" w:rsidR="008146DF" w:rsidRPr="00476B75" w:rsidRDefault="008146DF" w:rsidP="00E31452">
            <w:pPr>
              <w:jc w:val="center"/>
              <w:rPr>
                <w:rFonts w:ascii="Arial" w:hAnsi="Arial" w:cs="Arial"/>
                <w:b/>
                <w:sz w:val="24"/>
                <w:szCs w:val="24"/>
              </w:rPr>
            </w:pPr>
            <w:r w:rsidRPr="00476B75">
              <w:rPr>
                <w:rFonts w:ascii="Arial" w:hAnsi="Arial" w:cs="Arial"/>
                <w:b/>
                <w:sz w:val="24"/>
                <w:szCs w:val="24"/>
              </w:rPr>
              <w:t>Fingers reach ½ way down the shin</w:t>
            </w:r>
          </w:p>
        </w:tc>
      </w:tr>
      <w:tr w:rsidR="008146DF" w14:paraId="2B6015FD" w14:textId="77777777" w:rsidTr="00E31452">
        <w:tc>
          <w:tcPr>
            <w:tcW w:w="10790" w:type="dxa"/>
            <w:gridSpan w:val="5"/>
          </w:tcPr>
          <w:p w14:paraId="09E4D8DC" w14:textId="77777777" w:rsidR="008146DF" w:rsidRDefault="008146DF" w:rsidP="00E31452">
            <w:pPr>
              <w:jc w:val="center"/>
              <w:rPr>
                <w:rFonts w:ascii="Arial Narrow" w:hAnsi="Arial Narrow"/>
                <w:b/>
                <w:sz w:val="28"/>
                <w:szCs w:val="40"/>
              </w:rPr>
            </w:pPr>
            <w:r>
              <w:rPr>
                <w:rFonts w:ascii="Arial Narrow" w:hAnsi="Arial Narrow"/>
                <w:b/>
                <w:sz w:val="28"/>
                <w:szCs w:val="40"/>
              </w:rPr>
              <w:t>Verbal Rating</w:t>
            </w:r>
          </w:p>
        </w:tc>
      </w:tr>
      <w:tr w:rsidR="008146DF" w14:paraId="21750190" w14:textId="77777777" w:rsidTr="00E31452">
        <w:tc>
          <w:tcPr>
            <w:tcW w:w="1795" w:type="dxa"/>
          </w:tcPr>
          <w:p w14:paraId="203848E1" w14:textId="77777777" w:rsidR="008146DF" w:rsidRPr="00C02AEA" w:rsidRDefault="008146DF" w:rsidP="00E31452">
            <w:pPr>
              <w:jc w:val="center"/>
              <w:rPr>
                <w:rFonts w:ascii="Arial Narrow" w:hAnsi="Arial Narrow"/>
                <w:b/>
                <w:sz w:val="28"/>
                <w:szCs w:val="40"/>
              </w:rPr>
            </w:pPr>
            <w:r>
              <w:rPr>
                <w:rFonts w:ascii="Arial Narrow" w:hAnsi="Arial Narrow"/>
                <w:b/>
                <w:sz w:val="28"/>
                <w:szCs w:val="40"/>
              </w:rPr>
              <w:t>Excellent</w:t>
            </w:r>
          </w:p>
        </w:tc>
        <w:tc>
          <w:tcPr>
            <w:tcW w:w="2248" w:type="dxa"/>
          </w:tcPr>
          <w:p w14:paraId="2A509B88" w14:textId="77777777" w:rsidR="008146DF" w:rsidRDefault="008146DF" w:rsidP="00E31452">
            <w:pPr>
              <w:jc w:val="center"/>
              <w:rPr>
                <w:rFonts w:ascii="Arial Narrow" w:hAnsi="Arial Narrow"/>
                <w:b/>
                <w:sz w:val="28"/>
                <w:szCs w:val="40"/>
              </w:rPr>
            </w:pPr>
            <w:r>
              <w:rPr>
                <w:rFonts w:ascii="Arial Narrow" w:hAnsi="Arial Narrow"/>
                <w:b/>
                <w:sz w:val="28"/>
                <w:szCs w:val="40"/>
              </w:rPr>
              <w:t>Above Average</w:t>
            </w:r>
          </w:p>
        </w:tc>
        <w:tc>
          <w:tcPr>
            <w:tcW w:w="2249" w:type="dxa"/>
          </w:tcPr>
          <w:p w14:paraId="716B884B" w14:textId="77777777" w:rsidR="008146DF" w:rsidRDefault="008146DF" w:rsidP="00E31452">
            <w:pPr>
              <w:jc w:val="center"/>
              <w:rPr>
                <w:rFonts w:ascii="Arial Narrow" w:hAnsi="Arial Narrow"/>
                <w:b/>
                <w:sz w:val="28"/>
                <w:szCs w:val="40"/>
              </w:rPr>
            </w:pPr>
            <w:r>
              <w:rPr>
                <w:rFonts w:ascii="Arial Narrow" w:hAnsi="Arial Narrow"/>
                <w:b/>
                <w:sz w:val="28"/>
                <w:szCs w:val="40"/>
              </w:rPr>
              <w:t>Average</w:t>
            </w:r>
          </w:p>
        </w:tc>
        <w:tc>
          <w:tcPr>
            <w:tcW w:w="2249" w:type="dxa"/>
          </w:tcPr>
          <w:p w14:paraId="4558A7EC" w14:textId="77777777" w:rsidR="008146DF" w:rsidRDefault="008146DF" w:rsidP="00E31452">
            <w:pPr>
              <w:jc w:val="center"/>
              <w:rPr>
                <w:rFonts w:ascii="Arial Narrow" w:hAnsi="Arial Narrow"/>
                <w:b/>
                <w:sz w:val="28"/>
                <w:szCs w:val="40"/>
              </w:rPr>
            </w:pPr>
            <w:r>
              <w:rPr>
                <w:rFonts w:ascii="Arial Narrow" w:hAnsi="Arial Narrow"/>
                <w:b/>
                <w:sz w:val="28"/>
                <w:szCs w:val="40"/>
              </w:rPr>
              <w:t>Below Average</w:t>
            </w:r>
          </w:p>
        </w:tc>
        <w:tc>
          <w:tcPr>
            <w:tcW w:w="2249" w:type="dxa"/>
          </w:tcPr>
          <w:p w14:paraId="752EDA2E" w14:textId="77777777" w:rsidR="008146DF" w:rsidRDefault="008146DF" w:rsidP="00E31452">
            <w:pPr>
              <w:jc w:val="center"/>
              <w:rPr>
                <w:rFonts w:ascii="Arial Narrow" w:hAnsi="Arial Narrow"/>
                <w:b/>
                <w:sz w:val="28"/>
                <w:szCs w:val="40"/>
              </w:rPr>
            </w:pPr>
            <w:r>
              <w:rPr>
                <w:rFonts w:ascii="Arial Narrow" w:hAnsi="Arial Narrow"/>
                <w:b/>
                <w:sz w:val="28"/>
                <w:szCs w:val="40"/>
              </w:rPr>
              <w:t>Poor</w:t>
            </w:r>
          </w:p>
        </w:tc>
      </w:tr>
    </w:tbl>
    <w:p w14:paraId="20C9A5B1" w14:textId="77777777" w:rsidR="008146DF" w:rsidRDefault="00386ED6" w:rsidP="008146DF">
      <w:pPr>
        <w:jc w:val="center"/>
      </w:pPr>
      <w:hyperlink r:id="rId478" w:history="1">
        <w:r w:rsidR="008146DF">
          <w:rPr>
            <w:rStyle w:val="Hyperlink"/>
          </w:rPr>
          <w:t>sit and reach against a wall - Search Videos (bing.com)</w:t>
        </w:r>
      </w:hyperlink>
    </w:p>
    <w:p w14:paraId="72E62980" w14:textId="77777777" w:rsidR="008146DF" w:rsidRDefault="008146DF" w:rsidP="008146DF">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5"/>
        <w:gridCol w:w="4145"/>
      </w:tblGrid>
      <w:tr w:rsidR="008146DF" w:rsidRPr="00BA606D" w14:paraId="74ED060D" w14:textId="77777777" w:rsidTr="00E31452">
        <w:tc>
          <w:tcPr>
            <w:tcW w:w="10790" w:type="dxa"/>
            <w:gridSpan w:val="2"/>
            <w:shd w:val="clear" w:color="auto" w:fill="auto"/>
          </w:tcPr>
          <w:p w14:paraId="02D3082B" w14:textId="77777777" w:rsidR="008146DF" w:rsidRPr="005B58C1" w:rsidRDefault="008146DF" w:rsidP="00E31452">
            <w:pPr>
              <w:jc w:val="center"/>
              <w:rPr>
                <w:rFonts w:ascii="Tahoma" w:hAnsi="Tahoma" w:cs="Tahoma"/>
                <w:noProof/>
                <w:sz w:val="24"/>
                <w:szCs w:val="24"/>
              </w:rPr>
            </w:pPr>
            <w:r w:rsidRPr="005B58C1">
              <w:rPr>
                <w:rFonts w:ascii="Tahoma" w:hAnsi="Tahoma" w:cs="Tahoma"/>
                <w:b/>
                <w:sz w:val="28"/>
                <w:szCs w:val="24"/>
              </w:rPr>
              <w:lastRenderedPageBreak/>
              <w:t xml:space="preserve">Shoulder Flexibility Test </w:t>
            </w:r>
          </w:p>
        </w:tc>
      </w:tr>
      <w:tr w:rsidR="008146DF" w:rsidRPr="00BA606D" w14:paraId="1614EA33" w14:textId="77777777" w:rsidTr="00E31452">
        <w:tc>
          <w:tcPr>
            <w:tcW w:w="6645" w:type="dxa"/>
            <w:shd w:val="clear" w:color="auto" w:fill="auto"/>
          </w:tcPr>
          <w:p w14:paraId="440E15EA" w14:textId="77777777" w:rsidR="008146DF" w:rsidRPr="00BA606D" w:rsidRDefault="008146DF" w:rsidP="00E31452">
            <w:pPr>
              <w:jc w:val="center"/>
              <w:rPr>
                <w:rFonts w:ascii="Arial" w:hAnsi="Arial" w:cs="Arial"/>
                <w:sz w:val="24"/>
                <w:szCs w:val="24"/>
              </w:rPr>
            </w:pPr>
            <w:r w:rsidRPr="00BA606D">
              <w:rPr>
                <w:rFonts w:ascii="Arial" w:hAnsi="Arial" w:cs="Arial"/>
                <w:sz w:val="24"/>
                <w:szCs w:val="24"/>
              </w:rPr>
              <w:t xml:space="preserve">The </w:t>
            </w:r>
            <w:r>
              <w:rPr>
                <w:rFonts w:ascii="Arial" w:hAnsi="Arial" w:cs="Arial"/>
                <w:sz w:val="24"/>
                <w:szCs w:val="24"/>
              </w:rPr>
              <w:t xml:space="preserve">following modified Apley scratch </w:t>
            </w:r>
            <w:r w:rsidRPr="00BA606D">
              <w:rPr>
                <w:rFonts w:ascii="Arial" w:hAnsi="Arial" w:cs="Arial"/>
                <w:sz w:val="24"/>
                <w:szCs w:val="24"/>
              </w:rPr>
              <w:t xml:space="preserve">test </w:t>
            </w:r>
            <w:r>
              <w:rPr>
                <w:rFonts w:ascii="Arial" w:hAnsi="Arial" w:cs="Arial"/>
                <w:sz w:val="24"/>
                <w:szCs w:val="24"/>
              </w:rPr>
              <w:t xml:space="preserve">is a shoulder flexibility test that </w:t>
            </w:r>
            <w:r w:rsidRPr="00BA606D">
              <w:rPr>
                <w:rFonts w:ascii="Arial" w:hAnsi="Arial" w:cs="Arial"/>
                <w:sz w:val="24"/>
                <w:szCs w:val="24"/>
              </w:rPr>
              <w:t xml:space="preserve">measures the </w:t>
            </w:r>
            <w:r>
              <w:rPr>
                <w:rFonts w:ascii="Arial" w:hAnsi="Arial" w:cs="Arial"/>
                <w:sz w:val="24"/>
                <w:szCs w:val="24"/>
              </w:rPr>
              <w:t xml:space="preserve">range of motion and mobility of the shoulder joint. </w:t>
            </w:r>
            <w:r w:rsidRPr="00BA606D">
              <w:rPr>
                <w:rFonts w:ascii="Arial" w:hAnsi="Arial" w:cs="Arial"/>
                <w:sz w:val="24"/>
                <w:szCs w:val="24"/>
              </w:rPr>
              <w:t xml:space="preserve">Poor </w:t>
            </w:r>
            <w:r>
              <w:rPr>
                <w:rFonts w:ascii="Arial" w:hAnsi="Arial" w:cs="Arial"/>
                <w:sz w:val="24"/>
                <w:szCs w:val="24"/>
              </w:rPr>
              <w:t xml:space="preserve">shoulder </w:t>
            </w:r>
            <w:r w:rsidRPr="00BA606D">
              <w:rPr>
                <w:rFonts w:ascii="Arial" w:hAnsi="Arial" w:cs="Arial"/>
                <w:sz w:val="24"/>
                <w:szCs w:val="24"/>
              </w:rPr>
              <w:t xml:space="preserve">flexibility </w:t>
            </w:r>
            <w:r>
              <w:rPr>
                <w:rFonts w:ascii="Arial" w:hAnsi="Arial" w:cs="Arial"/>
                <w:sz w:val="24"/>
                <w:szCs w:val="24"/>
              </w:rPr>
              <w:t xml:space="preserve">and range of motion </w:t>
            </w:r>
            <w:r w:rsidRPr="00BA606D">
              <w:rPr>
                <w:rFonts w:ascii="Arial" w:hAnsi="Arial" w:cs="Arial"/>
                <w:sz w:val="24"/>
                <w:szCs w:val="24"/>
              </w:rPr>
              <w:t xml:space="preserve">can lead to </w:t>
            </w:r>
            <w:r>
              <w:rPr>
                <w:rFonts w:ascii="Arial" w:hAnsi="Arial" w:cs="Arial"/>
                <w:sz w:val="24"/>
                <w:szCs w:val="24"/>
              </w:rPr>
              <w:t xml:space="preserve">shoulder </w:t>
            </w:r>
            <w:r w:rsidRPr="00BA606D">
              <w:rPr>
                <w:rFonts w:ascii="Arial" w:hAnsi="Arial" w:cs="Arial"/>
                <w:sz w:val="24"/>
                <w:szCs w:val="24"/>
              </w:rPr>
              <w:t xml:space="preserve">injury, muscle stiffness, </w:t>
            </w:r>
            <w:r>
              <w:rPr>
                <w:rFonts w:ascii="Arial" w:hAnsi="Arial" w:cs="Arial"/>
                <w:sz w:val="24"/>
                <w:szCs w:val="24"/>
              </w:rPr>
              <w:t>rounded shoulders, neck pain and headaches</w:t>
            </w:r>
            <w:r w:rsidRPr="00BA606D">
              <w:rPr>
                <w:rFonts w:ascii="Arial" w:hAnsi="Arial" w:cs="Arial"/>
                <w:sz w:val="24"/>
                <w:szCs w:val="24"/>
              </w:rPr>
              <w:t>.</w:t>
            </w:r>
          </w:p>
        </w:tc>
        <w:tc>
          <w:tcPr>
            <w:tcW w:w="4145" w:type="dxa"/>
            <w:shd w:val="clear" w:color="auto" w:fill="auto"/>
          </w:tcPr>
          <w:p w14:paraId="6B6B7FDB" w14:textId="77777777" w:rsidR="008146DF" w:rsidRPr="00BA606D" w:rsidRDefault="008146DF" w:rsidP="00E31452">
            <w:pPr>
              <w:jc w:val="center"/>
              <w:rPr>
                <w:sz w:val="24"/>
                <w:szCs w:val="24"/>
              </w:rPr>
            </w:pPr>
            <w:r>
              <w:rPr>
                <w:noProof/>
              </w:rPr>
              <w:drawing>
                <wp:inline distT="0" distB="0" distL="0" distR="0" wp14:anchorId="6171655E" wp14:editId="564AB4EB">
                  <wp:extent cx="581025" cy="914400"/>
                  <wp:effectExtent l="0" t="0" r="9525"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9" cstate="print">
                            <a:extLst>
                              <a:ext uri="{28A0092B-C50C-407E-A947-70E740481C1C}">
                                <a14:useLocalDpi xmlns:a14="http://schemas.microsoft.com/office/drawing/2010/main" val="0"/>
                              </a:ext>
                            </a:extLst>
                          </a:blip>
                          <a:srcRect/>
                          <a:stretch>
                            <a:fillRect/>
                          </a:stretch>
                        </pic:blipFill>
                        <pic:spPr bwMode="auto">
                          <a:xfrm>
                            <a:off x="0" y="0"/>
                            <a:ext cx="581025" cy="914400"/>
                          </a:xfrm>
                          <a:prstGeom prst="rect">
                            <a:avLst/>
                          </a:prstGeom>
                          <a:noFill/>
                          <a:ln>
                            <a:noFill/>
                          </a:ln>
                        </pic:spPr>
                      </pic:pic>
                    </a:graphicData>
                  </a:graphic>
                </wp:inline>
              </w:drawing>
            </w:r>
          </w:p>
        </w:tc>
      </w:tr>
      <w:tr w:rsidR="008146DF" w:rsidRPr="00BA606D" w14:paraId="5C37B08D" w14:textId="77777777" w:rsidTr="00E31452">
        <w:tc>
          <w:tcPr>
            <w:tcW w:w="10790" w:type="dxa"/>
            <w:gridSpan w:val="2"/>
            <w:shd w:val="clear" w:color="auto" w:fill="auto"/>
          </w:tcPr>
          <w:p w14:paraId="3B6960E6" w14:textId="77777777" w:rsidR="008146DF" w:rsidRPr="00BA606D" w:rsidRDefault="008146DF" w:rsidP="00E31452">
            <w:pPr>
              <w:rPr>
                <w:rFonts w:ascii="Arial" w:hAnsi="Arial" w:cs="Arial"/>
                <w:b/>
                <w:sz w:val="24"/>
                <w:szCs w:val="24"/>
                <w:lang w:val="en"/>
              </w:rPr>
            </w:pPr>
            <w:r w:rsidRPr="00BA606D">
              <w:rPr>
                <w:rFonts w:ascii="Arial" w:hAnsi="Arial" w:cs="Arial"/>
                <w:b/>
                <w:sz w:val="24"/>
                <w:szCs w:val="24"/>
                <w:lang w:val="en"/>
              </w:rPr>
              <w:t xml:space="preserve">How to: </w:t>
            </w:r>
          </w:p>
          <w:p w14:paraId="54B71E23" w14:textId="77777777" w:rsidR="008146DF" w:rsidRPr="00BA606D" w:rsidRDefault="008146DF" w:rsidP="00E31452">
            <w:pPr>
              <w:pStyle w:val="ListParagraph"/>
              <w:numPr>
                <w:ilvl w:val="0"/>
                <w:numId w:val="70"/>
              </w:numPr>
              <w:contextualSpacing/>
              <w:rPr>
                <w:rFonts w:ascii="Arial" w:hAnsi="Arial" w:cs="Arial"/>
                <w:sz w:val="24"/>
                <w:szCs w:val="24"/>
                <w:lang w:val="en"/>
              </w:rPr>
            </w:pPr>
            <w:r w:rsidRPr="00BA606D">
              <w:rPr>
                <w:rFonts w:ascii="Arial" w:hAnsi="Arial" w:cs="Arial"/>
                <w:sz w:val="24"/>
                <w:szCs w:val="24"/>
                <w:lang w:val="en"/>
              </w:rPr>
              <w:t>R</w:t>
            </w:r>
            <w:r>
              <w:rPr>
                <w:rFonts w:ascii="Arial" w:hAnsi="Arial" w:cs="Arial"/>
                <w:sz w:val="24"/>
                <w:szCs w:val="24"/>
                <w:lang w:val="en"/>
              </w:rPr>
              <w:t xml:space="preserve">aise your right arm straight overhead and then bend your elbow and lower your fingertips as low as you can on your upper back. </w:t>
            </w:r>
          </w:p>
          <w:p w14:paraId="100C029A" w14:textId="77777777" w:rsidR="008146DF" w:rsidRDefault="008146DF" w:rsidP="00E31452">
            <w:pPr>
              <w:pStyle w:val="ListParagraph"/>
              <w:numPr>
                <w:ilvl w:val="0"/>
                <w:numId w:val="70"/>
              </w:numPr>
              <w:contextualSpacing/>
              <w:rPr>
                <w:rFonts w:ascii="Arial" w:hAnsi="Arial" w:cs="Arial"/>
                <w:sz w:val="24"/>
                <w:szCs w:val="24"/>
                <w:lang w:val="en"/>
              </w:rPr>
            </w:pPr>
            <w:r>
              <w:rPr>
                <w:rFonts w:ascii="Arial" w:hAnsi="Arial" w:cs="Arial"/>
                <w:sz w:val="24"/>
                <w:szCs w:val="24"/>
                <w:lang w:val="en"/>
              </w:rPr>
              <w:t xml:space="preserve">Bring your left arm behind you back and reach up as far on your back as you can towards your right hand. </w:t>
            </w:r>
          </w:p>
          <w:p w14:paraId="37CC9846" w14:textId="77777777" w:rsidR="008146DF" w:rsidRDefault="008146DF" w:rsidP="00E31452">
            <w:pPr>
              <w:pStyle w:val="ListParagraph"/>
              <w:numPr>
                <w:ilvl w:val="0"/>
                <w:numId w:val="70"/>
              </w:numPr>
              <w:contextualSpacing/>
              <w:rPr>
                <w:rFonts w:ascii="Arial" w:hAnsi="Arial" w:cs="Arial"/>
                <w:sz w:val="24"/>
                <w:szCs w:val="24"/>
                <w:lang w:val="en"/>
              </w:rPr>
            </w:pPr>
            <w:r>
              <w:rPr>
                <w:rFonts w:ascii="Arial" w:hAnsi="Arial" w:cs="Arial"/>
                <w:sz w:val="24"/>
                <w:szCs w:val="24"/>
                <w:lang w:val="en"/>
              </w:rPr>
              <w:t xml:space="preserve">Keep your neck and back straight. </w:t>
            </w:r>
          </w:p>
          <w:p w14:paraId="3EFA9676" w14:textId="77777777" w:rsidR="008146DF" w:rsidRDefault="008146DF" w:rsidP="00E31452">
            <w:pPr>
              <w:pStyle w:val="ListParagraph"/>
              <w:numPr>
                <w:ilvl w:val="0"/>
                <w:numId w:val="70"/>
              </w:numPr>
              <w:contextualSpacing/>
              <w:rPr>
                <w:rFonts w:ascii="Arial" w:hAnsi="Arial" w:cs="Arial"/>
                <w:sz w:val="24"/>
                <w:szCs w:val="24"/>
                <w:lang w:val="en"/>
              </w:rPr>
            </w:pPr>
            <w:r>
              <w:rPr>
                <w:rFonts w:ascii="Arial" w:hAnsi="Arial" w:cs="Arial"/>
                <w:sz w:val="24"/>
                <w:szCs w:val="24"/>
                <w:lang w:val="en"/>
              </w:rPr>
              <w:t xml:space="preserve">Record the </w:t>
            </w:r>
            <w:r w:rsidRPr="005C6DE9">
              <w:rPr>
                <w:rFonts w:ascii="Arial" w:hAnsi="Arial" w:cs="Arial"/>
                <w:sz w:val="24"/>
                <w:szCs w:val="24"/>
                <w:lang w:val="en"/>
              </w:rPr>
              <w:t>distance between your hands</w:t>
            </w:r>
            <w:r>
              <w:rPr>
                <w:rFonts w:ascii="Arial" w:hAnsi="Arial" w:cs="Arial"/>
                <w:sz w:val="24"/>
                <w:szCs w:val="24"/>
                <w:lang w:val="en"/>
              </w:rPr>
              <w:t>.</w:t>
            </w:r>
          </w:p>
          <w:p w14:paraId="2E6B0F53" w14:textId="77777777" w:rsidR="008146DF" w:rsidRPr="00BA606D" w:rsidRDefault="008146DF" w:rsidP="00E31452">
            <w:pPr>
              <w:pStyle w:val="ListParagraph"/>
              <w:numPr>
                <w:ilvl w:val="0"/>
                <w:numId w:val="70"/>
              </w:numPr>
              <w:contextualSpacing/>
              <w:rPr>
                <w:sz w:val="24"/>
                <w:szCs w:val="24"/>
              </w:rPr>
            </w:pPr>
            <w:r>
              <w:rPr>
                <w:rFonts w:ascii="Arial" w:hAnsi="Arial" w:cs="Arial"/>
                <w:sz w:val="24"/>
                <w:szCs w:val="24"/>
                <w:lang w:val="en"/>
              </w:rPr>
              <w:t>Repeat on the other side</w:t>
            </w:r>
          </w:p>
        </w:tc>
      </w:tr>
      <w:tr w:rsidR="008146DF" w14:paraId="59F8CC74" w14:textId="77777777" w:rsidTr="00E314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790" w:type="dxa"/>
            <w:gridSpan w:val="2"/>
            <w:tcBorders>
              <w:top w:val="single" w:sz="4" w:space="0" w:color="auto"/>
              <w:left w:val="single" w:sz="4" w:space="0" w:color="auto"/>
              <w:bottom w:val="single" w:sz="4" w:space="0" w:color="auto"/>
              <w:right w:val="single" w:sz="4" w:space="0" w:color="auto"/>
            </w:tcBorders>
            <w:shd w:val="clear" w:color="auto" w:fill="auto"/>
          </w:tcPr>
          <w:p w14:paraId="5F7D0369" w14:textId="77777777" w:rsidR="008146DF" w:rsidRPr="005C6DE9" w:rsidRDefault="008146DF" w:rsidP="00E31452">
            <w:pPr>
              <w:rPr>
                <w:rFonts w:ascii="Arial" w:hAnsi="Arial" w:cs="Arial"/>
                <w:b/>
                <w:sz w:val="24"/>
                <w:szCs w:val="24"/>
                <w:lang w:val="en"/>
              </w:rPr>
            </w:pPr>
            <w:r w:rsidRPr="005C6DE9">
              <w:rPr>
                <w:rFonts w:ascii="Arial" w:hAnsi="Arial" w:cs="Arial"/>
                <w:b/>
                <w:sz w:val="24"/>
                <w:szCs w:val="24"/>
                <w:lang w:val="en"/>
              </w:rPr>
              <w:t>NORMS FOR S</w:t>
            </w:r>
            <w:r>
              <w:rPr>
                <w:rFonts w:ascii="Arial" w:hAnsi="Arial" w:cs="Arial"/>
                <w:b/>
                <w:sz w:val="24"/>
                <w:szCs w:val="24"/>
                <w:lang w:val="en"/>
              </w:rPr>
              <w:t xml:space="preserve">HOULDER </w:t>
            </w:r>
            <w:r w:rsidRPr="005C6DE9">
              <w:rPr>
                <w:rFonts w:ascii="Arial" w:hAnsi="Arial" w:cs="Arial"/>
                <w:b/>
                <w:sz w:val="24"/>
                <w:szCs w:val="24"/>
                <w:lang w:val="en"/>
              </w:rPr>
              <w:t>FLEXIBILITY</w:t>
            </w:r>
          </w:p>
        </w:tc>
      </w:tr>
      <w:tr w:rsidR="008146DF" w:rsidRPr="00C02AEA" w14:paraId="795424CF" w14:textId="77777777" w:rsidTr="00E314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790" w:type="dxa"/>
            <w:gridSpan w:val="2"/>
            <w:tcBorders>
              <w:top w:val="single" w:sz="4" w:space="0" w:color="auto"/>
              <w:left w:val="single" w:sz="4" w:space="0" w:color="auto"/>
              <w:bottom w:val="single" w:sz="4" w:space="0" w:color="auto"/>
              <w:right w:val="single" w:sz="4" w:space="0" w:color="auto"/>
            </w:tcBorders>
            <w:shd w:val="clear" w:color="auto" w:fill="auto"/>
          </w:tcPr>
          <w:p w14:paraId="38C85AE7" w14:textId="77777777" w:rsidR="008146DF" w:rsidRPr="005C6DE9" w:rsidRDefault="008146DF" w:rsidP="00E31452">
            <w:pPr>
              <w:rPr>
                <w:rFonts w:ascii="Arial" w:hAnsi="Arial" w:cs="Arial"/>
                <w:b/>
                <w:sz w:val="24"/>
                <w:szCs w:val="24"/>
                <w:lang w:val="en"/>
              </w:rPr>
            </w:pPr>
            <w:r w:rsidRPr="005C6DE9">
              <w:rPr>
                <w:rFonts w:ascii="Arial" w:hAnsi="Arial" w:cs="Arial"/>
                <w:b/>
                <w:sz w:val="24"/>
                <w:szCs w:val="24"/>
                <w:lang w:val="en"/>
              </w:rPr>
              <w:t>How far can you reach?</w:t>
            </w:r>
          </w:p>
        </w:tc>
      </w:tr>
    </w:tbl>
    <w:tbl>
      <w:tblPr>
        <w:tblStyle w:val="TableGrid"/>
        <w:tblW w:w="0" w:type="auto"/>
        <w:tblLook w:val="04A0" w:firstRow="1" w:lastRow="0" w:firstColumn="1" w:lastColumn="0" w:noHBand="0" w:noVBand="1"/>
      </w:tblPr>
      <w:tblGrid>
        <w:gridCol w:w="1795"/>
        <w:gridCol w:w="2248"/>
        <w:gridCol w:w="2249"/>
        <w:gridCol w:w="2249"/>
        <w:gridCol w:w="2249"/>
      </w:tblGrid>
      <w:tr w:rsidR="008146DF" w14:paraId="5FAFE378" w14:textId="77777777" w:rsidTr="00E31452">
        <w:tc>
          <w:tcPr>
            <w:tcW w:w="1795" w:type="dxa"/>
          </w:tcPr>
          <w:p w14:paraId="2C1511AF" w14:textId="77777777" w:rsidR="008146DF" w:rsidRDefault="008146DF" w:rsidP="00E31452">
            <w:pPr>
              <w:jc w:val="center"/>
              <w:rPr>
                <w:rFonts w:ascii="Arial Narrow" w:hAnsi="Arial Narrow"/>
                <w:b/>
                <w:sz w:val="28"/>
                <w:szCs w:val="40"/>
              </w:rPr>
            </w:pPr>
            <w:r>
              <w:rPr>
                <w:rFonts w:ascii="Arial Narrow" w:hAnsi="Arial Narrow"/>
                <w:b/>
                <w:sz w:val="28"/>
                <w:szCs w:val="40"/>
              </w:rPr>
              <w:t>Fingers Overlap</w:t>
            </w:r>
          </w:p>
          <w:p w14:paraId="3F544369" w14:textId="77777777" w:rsidR="008146DF" w:rsidRPr="00C02AEA" w:rsidRDefault="008146DF" w:rsidP="00E31452">
            <w:pPr>
              <w:jc w:val="center"/>
              <w:rPr>
                <w:rFonts w:ascii="Arial Narrow" w:hAnsi="Arial Narrow"/>
                <w:b/>
                <w:sz w:val="28"/>
                <w:szCs w:val="40"/>
              </w:rPr>
            </w:pPr>
            <w:r>
              <w:rPr>
                <w:rFonts w:ascii="Arial Narrow" w:hAnsi="Arial Narrow"/>
                <w:b/>
                <w:sz w:val="28"/>
                <w:szCs w:val="40"/>
              </w:rPr>
              <w:t>(as in photo)</w:t>
            </w:r>
          </w:p>
        </w:tc>
        <w:tc>
          <w:tcPr>
            <w:tcW w:w="2248" w:type="dxa"/>
          </w:tcPr>
          <w:p w14:paraId="1EAAEF02" w14:textId="77777777" w:rsidR="008146DF" w:rsidRDefault="008146DF" w:rsidP="00E31452">
            <w:pPr>
              <w:jc w:val="center"/>
              <w:rPr>
                <w:rFonts w:ascii="Arial Narrow" w:hAnsi="Arial Narrow"/>
                <w:b/>
                <w:sz w:val="28"/>
                <w:szCs w:val="40"/>
              </w:rPr>
            </w:pPr>
            <w:r>
              <w:rPr>
                <w:rFonts w:ascii="Arial Narrow" w:hAnsi="Arial Narrow"/>
                <w:b/>
                <w:sz w:val="28"/>
                <w:szCs w:val="40"/>
              </w:rPr>
              <w:t>Fingers touch</w:t>
            </w:r>
          </w:p>
        </w:tc>
        <w:tc>
          <w:tcPr>
            <w:tcW w:w="2249" w:type="dxa"/>
          </w:tcPr>
          <w:p w14:paraId="1E9FEDBB" w14:textId="77777777" w:rsidR="008146DF" w:rsidRDefault="008146DF" w:rsidP="00E31452">
            <w:pPr>
              <w:jc w:val="center"/>
              <w:rPr>
                <w:rFonts w:ascii="Arial Narrow" w:hAnsi="Arial Narrow"/>
                <w:b/>
                <w:sz w:val="28"/>
                <w:szCs w:val="40"/>
              </w:rPr>
            </w:pPr>
            <w:r>
              <w:rPr>
                <w:rFonts w:ascii="Arial Narrow" w:hAnsi="Arial Narrow"/>
                <w:b/>
                <w:sz w:val="28"/>
                <w:szCs w:val="40"/>
              </w:rPr>
              <w:t>Fingers are less than 2 inches apart</w:t>
            </w:r>
          </w:p>
        </w:tc>
        <w:tc>
          <w:tcPr>
            <w:tcW w:w="2249" w:type="dxa"/>
          </w:tcPr>
          <w:p w14:paraId="786FD5C7" w14:textId="77777777" w:rsidR="008146DF" w:rsidRDefault="008146DF" w:rsidP="00E31452">
            <w:pPr>
              <w:jc w:val="center"/>
              <w:rPr>
                <w:rFonts w:ascii="Arial Narrow" w:hAnsi="Arial Narrow"/>
                <w:b/>
                <w:sz w:val="28"/>
                <w:szCs w:val="40"/>
              </w:rPr>
            </w:pPr>
            <w:r>
              <w:rPr>
                <w:rFonts w:ascii="Arial Narrow" w:hAnsi="Arial Narrow"/>
                <w:b/>
                <w:sz w:val="28"/>
                <w:szCs w:val="40"/>
              </w:rPr>
              <w:t>Fingers are 2-6 inches apart</w:t>
            </w:r>
          </w:p>
        </w:tc>
        <w:tc>
          <w:tcPr>
            <w:tcW w:w="2249" w:type="dxa"/>
          </w:tcPr>
          <w:p w14:paraId="756931FE" w14:textId="77777777" w:rsidR="008146DF" w:rsidRDefault="008146DF" w:rsidP="00E31452">
            <w:pPr>
              <w:jc w:val="center"/>
              <w:rPr>
                <w:rFonts w:ascii="Arial Narrow" w:hAnsi="Arial Narrow"/>
                <w:b/>
                <w:sz w:val="28"/>
                <w:szCs w:val="40"/>
              </w:rPr>
            </w:pPr>
            <w:r>
              <w:rPr>
                <w:rFonts w:ascii="Arial Narrow" w:hAnsi="Arial Narrow"/>
                <w:b/>
                <w:sz w:val="28"/>
                <w:szCs w:val="40"/>
              </w:rPr>
              <w:t>Fingers are more than 6 inches apart</w:t>
            </w:r>
          </w:p>
        </w:tc>
      </w:tr>
      <w:tr w:rsidR="008146DF" w14:paraId="63767AC9" w14:textId="77777777" w:rsidTr="00E31452">
        <w:tc>
          <w:tcPr>
            <w:tcW w:w="10790" w:type="dxa"/>
            <w:gridSpan w:val="5"/>
          </w:tcPr>
          <w:p w14:paraId="79B658B8" w14:textId="77777777" w:rsidR="008146DF" w:rsidRDefault="008146DF" w:rsidP="00E31452">
            <w:pPr>
              <w:jc w:val="center"/>
              <w:rPr>
                <w:rFonts w:ascii="Arial Narrow" w:hAnsi="Arial Narrow"/>
                <w:b/>
                <w:sz w:val="28"/>
                <w:szCs w:val="40"/>
              </w:rPr>
            </w:pPr>
            <w:r>
              <w:rPr>
                <w:rFonts w:ascii="Arial Narrow" w:hAnsi="Arial Narrow"/>
                <w:b/>
                <w:sz w:val="28"/>
                <w:szCs w:val="40"/>
              </w:rPr>
              <w:t>Verbal Rating</w:t>
            </w:r>
          </w:p>
        </w:tc>
      </w:tr>
      <w:tr w:rsidR="008146DF" w14:paraId="2B186A9B" w14:textId="77777777" w:rsidTr="00E31452">
        <w:tc>
          <w:tcPr>
            <w:tcW w:w="1795" w:type="dxa"/>
          </w:tcPr>
          <w:p w14:paraId="5351593E" w14:textId="77777777" w:rsidR="008146DF" w:rsidRPr="00C02AEA" w:rsidRDefault="008146DF" w:rsidP="00E31452">
            <w:pPr>
              <w:jc w:val="center"/>
              <w:rPr>
                <w:rFonts w:ascii="Arial Narrow" w:hAnsi="Arial Narrow"/>
                <w:b/>
                <w:sz w:val="28"/>
                <w:szCs w:val="40"/>
              </w:rPr>
            </w:pPr>
            <w:r>
              <w:rPr>
                <w:rFonts w:ascii="Arial Narrow" w:hAnsi="Arial Narrow"/>
                <w:b/>
                <w:sz w:val="28"/>
                <w:szCs w:val="40"/>
              </w:rPr>
              <w:t>Excellent</w:t>
            </w:r>
          </w:p>
        </w:tc>
        <w:tc>
          <w:tcPr>
            <w:tcW w:w="2248" w:type="dxa"/>
          </w:tcPr>
          <w:p w14:paraId="72D992C3" w14:textId="77777777" w:rsidR="008146DF" w:rsidRDefault="008146DF" w:rsidP="00E31452">
            <w:pPr>
              <w:jc w:val="center"/>
              <w:rPr>
                <w:rFonts w:ascii="Arial Narrow" w:hAnsi="Arial Narrow"/>
                <w:b/>
                <w:sz w:val="28"/>
                <w:szCs w:val="40"/>
              </w:rPr>
            </w:pPr>
            <w:r>
              <w:rPr>
                <w:rFonts w:ascii="Arial Narrow" w:hAnsi="Arial Narrow"/>
                <w:b/>
                <w:sz w:val="28"/>
                <w:szCs w:val="40"/>
              </w:rPr>
              <w:t>Above Average</w:t>
            </w:r>
          </w:p>
        </w:tc>
        <w:tc>
          <w:tcPr>
            <w:tcW w:w="2249" w:type="dxa"/>
          </w:tcPr>
          <w:p w14:paraId="1FE02A9E" w14:textId="77777777" w:rsidR="008146DF" w:rsidRDefault="008146DF" w:rsidP="00E31452">
            <w:pPr>
              <w:jc w:val="center"/>
              <w:rPr>
                <w:rFonts w:ascii="Arial Narrow" w:hAnsi="Arial Narrow"/>
                <w:b/>
                <w:sz w:val="28"/>
                <w:szCs w:val="40"/>
              </w:rPr>
            </w:pPr>
            <w:r>
              <w:rPr>
                <w:rFonts w:ascii="Arial Narrow" w:hAnsi="Arial Narrow"/>
                <w:b/>
                <w:sz w:val="28"/>
                <w:szCs w:val="40"/>
              </w:rPr>
              <w:t>Average</w:t>
            </w:r>
          </w:p>
        </w:tc>
        <w:tc>
          <w:tcPr>
            <w:tcW w:w="2249" w:type="dxa"/>
          </w:tcPr>
          <w:p w14:paraId="75CFB8E6" w14:textId="77777777" w:rsidR="008146DF" w:rsidRDefault="008146DF" w:rsidP="00E31452">
            <w:pPr>
              <w:jc w:val="center"/>
              <w:rPr>
                <w:rFonts w:ascii="Arial Narrow" w:hAnsi="Arial Narrow"/>
                <w:b/>
                <w:sz w:val="28"/>
                <w:szCs w:val="40"/>
              </w:rPr>
            </w:pPr>
            <w:r>
              <w:rPr>
                <w:rFonts w:ascii="Arial Narrow" w:hAnsi="Arial Narrow"/>
                <w:b/>
                <w:sz w:val="28"/>
                <w:szCs w:val="40"/>
              </w:rPr>
              <w:t>Below Average</w:t>
            </w:r>
          </w:p>
        </w:tc>
        <w:tc>
          <w:tcPr>
            <w:tcW w:w="2249" w:type="dxa"/>
          </w:tcPr>
          <w:p w14:paraId="3CF55707" w14:textId="77777777" w:rsidR="008146DF" w:rsidRDefault="008146DF" w:rsidP="00E31452">
            <w:pPr>
              <w:jc w:val="center"/>
              <w:rPr>
                <w:rFonts w:ascii="Arial Narrow" w:hAnsi="Arial Narrow"/>
                <w:b/>
                <w:sz w:val="28"/>
                <w:szCs w:val="40"/>
              </w:rPr>
            </w:pPr>
            <w:r>
              <w:rPr>
                <w:rFonts w:ascii="Arial Narrow" w:hAnsi="Arial Narrow"/>
                <w:b/>
                <w:sz w:val="28"/>
                <w:szCs w:val="40"/>
              </w:rPr>
              <w:t>Poor</w:t>
            </w:r>
          </w:p>
        </w:tc>
      </w:tr>
    </w:tbl>
    <w:p w14:paraId="62BE8596" w14:textId="77777777" w:rsidR="008146DF" w:rsidRDefault="008146DF" w:rsidP="008146DF">
      <w:pPr>
        <w:pStyle w:val="NormalWeb"/>
        <w:spacing w:before="0" w:beforeAutospacing="0" w:after="0" w:afterAutospacing="0"/>
        <w:jc w:val="center"/>
        <w:rPr>
          <w:rFonts w:ascii="Copperplate Gothic Bold" w:hAnsi="Copperplate Gothic Bold"/>
          <w:b/>
          <w:sz w:val="40"/>
          <w:szCs w:val="40"/>
        </w:rPr>
      </w:pPr>
      <w:bookmarkStart w:id="24" w:name="_Hlk156240738"/>
      <w:r w:rsidRPr="00521550">
        <w:rPr>
          <w:rFonts w:ascii="Arial Narrow" w:hAnsi="Arial Narrow"/>
          <w:b/>
          <w:sz w:val="20"/>
          <w:szCs w:val="40"/>
        </w:rPr>
        <w:t>Adapted From:</w:t>
      </w:r>
      <w:r>
        <w:rPr>
          <w:rFonts w:ascii="Copperplate Gothic Bold" w:hAnsi="Copperplate Gothic Bold"/>
          <w:b/>
          <w:sz w:val="40"/>
          <w:szCs w:val="40"/>
        </w:rPr>
        <w:t xml:space="preserve"> </w:t>
      </w:r>
      <w:hyperlink r:id="rId480" w:history="1">
        <w:r>
          <w:rPr>
            <w:rStyle w:val="Hyperlink"/>
          </w:rPr>
          <w:t>Apley's Scratch Shoulder Flexibility Test (topendsports.com)</w:t>
        </w:r>
      </w:hyperlink>
    </w:p>
    <w:bookmarkEnd w:id="24"/>
    <w:p w14:paraId="4217BE0F" w14:textId="77777777" w:rsidR="008146DF" w:rsidRDefault="008146DF" w:rsidP="008146DF">
      <w:pPr>
        <w:rPr>
          <w:rFonts w:ascii="Copperplate Gothic Bold" w:hAnsi="Copperplate Gothic Bold"/>
          <w:b/>
          <w:sz w:val="40"/>
          <w:szCs w:val="40"/>
          <w:lang w:val="en-US" w:eastAsia="en-US"/>
        </w:rPr>
      </w:pPr>
      <w:r>
        <w:rPr>
          <w:rFonts w:ascii="Copperplate Gothic Bold" w:hAnsi="Copperplate Gothic Bold"/>
          <w:b/>
          <w:sz w:val="40"/>
          <w:szCs w:val="40"/>
        </w:rPr>
        <w:br w:type="page"/>
      </w:r>
    </w:p>
    <w:p w14:paraId="23E314E0" w14:textId="77777777" w:rsidR="008146DF" w:rsidRDefault="008146DF" w:rsidP="008146DF">
      <w:pPr>
        <w:pStyle w:val="NormalWeb"/>
        <w:spacing w:before="0" w:beforeAutospacing="0" w:after="0" w:afterAutospacing="0"/>
        <w:jc w:val="center"/>
        <w:rPr>
          <w:rFonts w:ascii="Copperplate Gothic Bold" w:hAnsi="Copperplate Gothic Bold"/>
          <w:b/>
          <w:sz w:val="40"/>
          <w:szCs w:val="40"/>
        </w:rPr>
      </w:pPr>
      <w:bookmarkStart w:id="25" w:name="Chapter10"/>
      <w:bookmarkEnd w:id="25"/>
      <w:r w:rsidRPr="00305253">
        <w:rPr>
          <w:rFonts w:ascii="Copperplate Gothic Bold" w:hAnsi="Copperplate Gothic Bold"/>
          <w:b/>
          <w:sz w:val="40"/>
          <w:szCs w:val="40"/>
        </w:rPr>
        <w:lastRenderedPageBreak/>
        <w:t xml:space="preserve">CHAPTER </w:t>
      </w:r>
      <w:r>
        <w:rPr>
          <w:rFonts w:ascii="Copperplate Gothic Bold" w:hAnsi="Copperplate Gothic Bold"/>
          <w:b/>
          <w:sz w:val="40"/>
          <w:szCs w:val="40"/>
        </w:rPr>
        <w:t>10</w:t>
      </w:r>
    </w:p>
    <w:p w14:paraId="59A49D88" w14:textId="77777777" w:rsidR="008146DF" w:rsidRPr="002C517D" w:rsidRDefault="008146DF" w:rsidP="008146DF">
      <w:pPr>
        <w:tabs>
          <w:tab w:val="left" w:pos="2670"/>
        </w:tabs>
        <w:jc w:val="center"/>
        <w:rPr>
          <w:rFonts w:ascii="Tahoma" w:hAnsi="Tahoma" w:cs="Tahoma"/>
          <w:b/>
          <w:color w:val="000000"/>
          <w:sz w:val="32"/>
          <w:szCs w:val="24"/>
        </w:rPr>
      </w:pPr>
      <w:r w:rsidRPr="002C517D">
        <w:rPr>
          <w:rFonts w:ascii="Tahoma" w:hAnsi="Tahoma" w:cs="Tahoma"/>
          <w:b/>
          <w:color w:val="000000"/>
          <w:sz w:val="32"/>
          <w:szCs w:val="24"/>
        </w:rPr>
        <w:t xml:space="preserve"> </w:t>
      </w:r>
      <w:r w:rsidRPr="002C517D">
        <w:rPr>
          <w:rFonts w:ascii="Copperplate Gothic Bold" w:hAnsi="Copperplate Gothic Bold" w:cs="Tahoma"/>
          <w:b/>
          <w:color w:val="000000"/>
          <w:sz w:val="40"/>
          <w:szCs w:val="24"/>
        </w:rPr>
        <w:t>102 - SMART Goal Setting</w:t>
      </w:r>
      <w:r w:rsidRPr="002C517D">
        <w:rPr>
          <w:rFonts w:ascii="Copperplate Gothic Bold" w:hAnsi="Copperplate Gothic Bold" w:cs="Tahoma"/>
          <w:b/>
          <w:color w:val="000000"/>
          <w:sz w:val="32"/>
          <w:szCs w:val="24"/>
        </w:rPr>
        <w:t xml:space="preserve"> </w:t>
      </w:r>
    </w:p>
    <w:p w14:paraId="1B3C412D" w14:textId="77777777" w:rsidR="008146DF" w:rsidRDefault="008146DF" w:rsidP="008146DF">
      <w:pPr>
        <w:rPr>
          <w:rFonts w:ascii="Arial" w:hAnsi="Arial" w:cs="Arial"/>
          <w:color w:val="000000"/>
          <w:sz w:val="24"/>
          <w:szCs w:val="18"/>
        </w:rPr>
      </w:pPr>
    </w:p>
    <w:p w14:paraId="719D1BDC" w14:textId="77777777" w:rsidR="008146DF" w:rsidRDefault="008146DF" w:rsidP="008146DF">
      <w:pPr>
        <w:rPr>
          <w:rFonts w:ascii="Arial" w:hAnsi="Arial" w:cs="Arial"/>
          <w:color w:val="000000"/>
          <w:sz w:val="24"/>
          <w:szCs w:val="18"/>
        </w:rPr>
      </w:pPr>
      <w:r w:rsidRPr="009076A5">
        <w:rPr>
          <w:rFonts w:ascii="Arial" w:hAnsi="Arial" w:cs="Arial"/>
          <w:color w:val="000000"/>
          <w:sz w:val="24"/>
          <w:szCs w:val="18"/>
        </w:rPr>
        <w:t>A goal is something that we want to achieve. The SMART goal setting process is a way for us to organize and plan so that we can be successful in achieving the goals that we set for ourselves in all facets of our life. Goal setting provides us with motivation, accountability and focus to create change and personal satisfaction.</w:t>
      </w:r>
    </w:p>
    <w:p w14:paraId="3342AFD3" w14:textId="77777777" w:rsidR="008146DF" w:rsidRDefault="008146DF" w:rsidP="008146DF">
      <w:pPr>
        <w:jc w:val="center"/>
        <w:rPr>
          <w:rFonts w:ascii="Arial" w:hAnsi="Arial" w:cs="Arial"/>
          <w:b/>
          <w:color w:val="000000"/>
          <w:sz w:val="32"/>
          <w:szCs w:val="18"/>
          <w:lang w:val="en-US"/>
        </w:rPr>
      </w:pPr>
      <w:r w:rsidRPr="00114649">
        <w:rPr>
          <w:rFonts w:ascii="Arial" w:hAnsi="Arial" w:cs="Arial"/>
          <w:b/>
          <w:color w:val="000000"/>
          <w:sz w:val="32"/>
          <w:szCs w:val="18"/>
          <w:lang w:val="en-US"/>
        </w:rPr>
        <w:t>A goal without a plan is just a wis</w:t>
      </w:r>
      <w:r>
        <w:rPr>
          <w:rFonts w:ascii="Arial" w:hAnsi="Arial" w:cs="Arial"/>
          <w:b/>
          <w:color w:val="000000"/>
          <w:sz w:val="32"/>
          <w:szCs w:val="18"/>
          <w:lang w:val="en-US"/>
        </w:rPr>
        <w:t>h.</w:t>
      </w:r>
    </w:p>
    <w:tbl>
      <w:tblPr>
        <w:tblStyle w:val="TableGrid"/>
        <w:tblW w:w="0" w:type="auto"/>
        <w:tblLook w:val="04A0" w:firstRow="1" w:lastRow="0" w:firstColumn="1" w:lastColumn="0" w:noHBand="0" w:noVBand="1"/>
      </w:tblPr>
      <w:tblGrid>
        <w:gridCol w:w="4874"/>
        <w:gridCol w:w="5916"/>
      </w:tblGrid>
      <w:tr w:rsidR="008146DF" w14:paraId="5C8D0A55" w14:textId="77777777" w:rsidTr="00E31452">
        <w:tc>
          <w:tcPr>
            <w:tcW w:w="5395" w:type="dxa"/>
          </w:tcPr>
          <w:p w14:paraId="205FF085" w14:textId="77777777" w:rsidR="008146DF" w:rsidRDefault="008146DF" w:rsidP="00E31452">
            <w:pPr>
              <w:spacing w:after="160" w:line="259" w:lineRule="auto"/>
              <w:jc w:val="center"/>
              <w:rPr>
                <w:rFonts w:ascii="Arial" w:hAnsi="Arial" w:cs="Arial"/>
                <w:color w:val="000000"/>
                <w:sz w:val="24"/>
                <w:szCs w:val="18"/>
                <w:lang w:val="en-US"/>
              </w:rPr>
            </w:pPr>
          </w:p>
          <w:p w14:paraId="1B9AE101" w14:textId="77777777" w:rsidR="008146DF" w:rsidRPr="00114649" w:rsidRDefault="00386ED6" w:rsidP="00E31452">
            <w:pPr>
              <w:spacing w:after="160" w:line="259" w:lineRule="auto"/>
              <w:jc w:val="center"/>
              <w:rPr>
                <w:rFonts w:ascii="Arial" w:hAnsi="Arial" w:cs="Arial"/>
                <w:color w:val="000000"/>
                <w:sz w:val="24"/>
                <w:szCs w:val="18"/>
                <w:lang w:val="en-US"/>
              </w:rPr>
            </w:pPr>
            <w:hyperlink r:id="rId481" w:history="1">
              <w:r w:rsidR="008146DF" w:rsidRPr="00E109AB">
                <w:rPr>
                  <w:rStyle w:val="Hyperlink"/>
                  <w:rFonts w:ascii="Arial" w:hAnsi="Arial" w:cs="Arial"/>
                  <w:szCs w:val="18"/>
                  <w:lang w:val="en-US"/>
                </w:rPr>
                <w:t>https://youtu.be/i0QfCZjASX8</w:t>
              </w:r>
            </w:hyperlink>
          </w:p>
          <w:p w14:paraId="1FB6B02B" w14:textId="77777777" w:rsidR="008146DF" w:rsidRPr="00AB6A0B" w:rsidRDefault="008146DF" w:rsidP="00E31452">
            <w:pPr>
              <w:jc w:val="center"/>
              <w:rPr>
                <w:rFonts w:ascii="Arial" w:hAnsi="Arial" w:cs="Arial"/>
                <w:color w:val="000000"/>
                <w:sz w:val="24"/>
                <w:szCs w:val="18"/>
                <w:lang w:val="en-US"/>
              </w:rPr>
            </w:pPr>
            <w:r w:rsidRPr="00AB6A0B">
              <w:rPr>
                <w:rFonts w:ascii="Arial" w:hAnsi="Arial" w:cs="Arial"/>
                <w:color w:val="000000"/>
                <w:sz w:val="24"/>
                <w:szCs w:val="18"/>
                <w:lang w:val="en-US"/>
              </w:rPr>
              <w:t xml:space="preserve">Take a look at this </w:t>
            </w:r>
          </w:p>
          <w:p w14:paraId="3E911C11" w14:textId="77777777" w:rsidR="008146DF" w:rsidRDefault="008146DF" w:rsidP="00E31452">
            <w:pPr>
              <w:jc w:val="center"/>
              <w:rPr>
                <w:rFonts w:ascii="Arial" w:hAnsi="Arial" w:cs="Arial"/>
                <w:b/>
                <w:color w:val="000000"/>
                <w:sz w:val="32"/>
                <w:szCs w:val="18"/>
                <w:lang w:val="en-US"/>
              </w:rPr>
            </w:pPr>
            <w:r w:rsidRPr="00AB6A0B">
              <w:rPr>
                <w:rFonts w:ascii="Arial" w:hAnsi="Arial" w:cs="Arial"/>
                <w:color w:val="000000"/>
                <w:sz w:val="24"/>
                <w:szCs w:val="18"/>
                <w:lang w:val="en-US"/>
              </w:rPr>
              <w:t>S</w:t>
            </w:r>
            <w:r>
              <w:rPr>
                <w:rFonts w:ascii="Arial" w:hAnsi="Arial" w:cs="Arial"/>
                <w:color w:val="000000"/>
                <w:sz w:val="24"/>
                <w:szCs w:val="18"/>
                <w:lang w:val="en-US"/>
              </w:rPr>
              <w:t>MART</w:t>
            </w:r>
            <w:r w:rsidRPr="00AB6A0B">
              <w:rPr>
                <w:rFonts w:ascii="Arial" w:hAnsi="Arial" w:cs="Arial"/>
                <w:color w:val="000000"/>
                <w:sz w:val="24"/>
                <w:szCs w:val="18"/>
                <w:lang w:val="en-US"/>
              </w:rPr>
              <w:t xml:space="preserve"> </w:t>
            </w:r>
            <w:r>
              <w:rPr>
                <w:rFonts w:ascii="Arial" w:hAnsi="Arial" w:cs="Arial"/>
                <w:color w:val="000000"/>
                <w:sz w:val="24"/>
                <w:szCs w:val="18"/>
                <w:lang w:val="en-US"/>
              </w:rPr>
              <w:t>g</w:t>
            </w:r>
            <w:r w:rsidRPr="00AB6A0B">
              <w:rPr>
                <w:rFonts w:ascii="Arial" w:hAnsi="Arial" w:cs="Arial"/>
                <w:color w:val="000000"/>
                <w:sz w:val="24"/>
                <w:szCs w:val="18"/>
                <w:lang w:val="en-US"/>
              </w:rPr>
              <w:t>oal instructional video</w:t>
            </w:r>
            <w:r>
              <w:rPr>
                <w:rFonts w:ascii="Arial" w:hAnsi="Arial" w:cs="Arial"/>
                <w:color w:val="000000"/>
                <w:sz w:val="24"/>
                <w:szCs w:val="18"/>
                <w:lang w:val="en-US"/>
              </w:rPr>
              <w:t>.</w:t>
            </w:r>
          </w:p>
        </w:tc>
        <w:tc>
          <w:tcPr>
            <w:tcW w:w="5395" w:type="dxa"/>
          </w:tcPr>
          <w:p w14:paraId="5FEE85BA" w14:textId="77777777" w:rsidR="008146DF" w:rsidRDefault="008146DF" w:rsidP="00E31452">
            <w:pPr>
              <w:jc w:val="center"/>
              <w:rPr>
                <w:rFonts w:ascii="Arial" w:hAnsi="Arial" w:cs="Arial"/>
                <w:b/>
                <w:color w:val="000000"/>
                <w:sz w:val="32"/>
                <w:szCs w:val="18"/>
                <w:lang w:val="en-US"/>
              </w:rPr>
            </w:pPr>
            <w:r>
              <w:rPr>
                <w:noProof/>
              </w:rPr>
              <w:drawing>
                <wp:inline distT="0" distB="0" distL="0" distR="0" wp14:anchorId="0B0B792F" wp14:editId="5234C36F">
                  <wp:extent cx="3611880" cy="1173480"/>
                  <wp:effectExtent l="0" t="0" r="7620" b="7620"/>
                  <wp:docPr id="307" name="Picture 307" descr="GS-768x384.png (76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S-768x384.png (768×384)"/>
                          <pic:cNvPicPr>
                            <a:picLocks noChangeAspect="1" noChangeArrowheads="1"/>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3611880" cy="1173480"/>
                          </a:xfrm>
                          <a:prstGeom prst="rect">
                            <a:avLst/>
                          </a:prstGeom>
                          <a:noFill/>
                          <a:ln>
                            <a:noFill/>
                          </a:ln>
                        </pic:spPr>
                      </pic:pic>
                    </a:graphicData>
                  </a:graphic>
                </wp:inline>
              </w:drawing>
            </w:r>
          </w:p>
        </w:tc>
      </w:tr>
    </w:tbl>
    <w:p w14:paraId="29D24FF3" w14:textId="77777777" w:rsidR="008146DF" w:rsidRDefault="008146DF" w:rsidP="008146DF">
      <w:pPr>
        <w:rPr>
          <w:rFonts w:ascii="Arial" w:hAnsi="Arial" w:cs="Arial"/>
          <w:b/>
          <w:color w:val="000000"/>
          <w:sz w:val="24"/>
          <w:szCs w:val="24"/>
        </w:rPr>
      </w:pPr>
    </w:p>
    <w:p w14:paraId="0451D46E" w14:textId="77777777" w:rsidR="008146DF" w:rsidRDefault="008146DF" w:rsidP="008146DF">
      <w:pPr>
        <w:rPr>
          <w:rFonts w:ascii="Arial" w:hAnsi="Arial" w:cs="Arial"/>
          <w:b/>
          <w:color w:val="000000"/>
          <w:sz w:val="24"/>
          <w:szCs w:val="24"/>
        </w:rPr>
      </w:pPr>
      <w:r w:rsidRPr="0039760A">
        <w:rPr>
          <w:rFonts w:ascii="Arial" w:hAnsi="Arial" w:cs="Arial"/>
          <w:b/>
          <w:color w:val="000000"/>
          <w:sz w:val="24"/>
          <w:szCs w:val="24"/>
        </w:rPr>
        <w:t xml:space="preserve">Step 1: </w:t>
      </w:r>
      <w:r>
        <w:rPr>
          <w:rFonts w:ascii="Arial" w:hAnsi="Arial" w:cs="Arial"/>
          <w:b/>
          <w:color w:val="000000"/>
          <w:sz w:val="24"/>
          <w:szCs w:val="24"/>
        </w:rPr>
        <w:t xml:space="preserve">Identify Initial State (Skill, habit, fitness level, problem you want to fix) </w:t>
      </w:r>
    </w:p>
    <w:p w14:paraId="524F2773" w14:textId="77777777" w:rsidR="008146DF" w:rsidRPr="0039760A" w:rsidRDefault="008146DF" w:rsidP="008146DF">
      <w:pPr>
        <w:rPr>
          <w:rFonts w:ascii="Arial" w:hAnsi="Arial" w:cs="Arial"/>
          <w:b/>
          <w:color w:val="000000"/>
          <w:sz w:val="24"/>
          <w:szCs w:val="24"/>
        </w:rPr>
      </w:pPr>
      <w:r>
        <w:rPr>
          <w:rFonts w:ascii="Arial" w:hAnsi="Arial" w:cs="Arial"/>
          <w:b/>
          <w:color w:val="000000"/>
          <w:sz w:val="24"/>
          <w:szCs w:val="24"/>
        </w:rPr>
        <w:t xml:space="preserve">Step 2: </w:t>
      </w:r>
      <w:r w:rsidRPr="0039760A">
        <w:rPr>
          <w:rFonts w:ascii="Arial" w:hAnsi="Arial" w:cs="Arial"/>
          <w:b/>
          <w:color w:val="000000"/>
          <w:sz w:val="24"/>
          <w:szCs w:val="24"/>
        </w:rPr>
        <w:t xml:space="preserve">Develop and State Your SMART Goal </w:t>
      </w:r>
    </w:p>
    <w:tbl>
      <w:tblPr>
        <w:tblStyle w:val="TableGrid"/>
        <w:tblW w:w="0" w:type="auto"/>
        <w:tblLook w:val="04A0" w:firstRow="1" w:lastRow="0" w:firstColumn="1" w:lastColumn="0" w:noHBand="0" w:noVBand="1"/>
      </w:tblPr>
      <w:tblGrid>
        <w:gridCol w:w="1471"/>
        <w:gridCol w:w="9319"/>
      </w:tblGrid>
      <w:tr w:rsidR="008146DF" w:rsidRPr="00FD1E26" w14:paraId="138B714F" w14:textId="77777777" w:rsidTr="00E31452">
        <w:tc>
          <w:tcPr>
            <w:tcW w:w="10768" w:type="dxa"/>
            <w:gridSpan w:val="2"/>
          </w:tcPr>
          <w:p w14:paraId="41A9360D" w14:textId="77777777" w:rsidR="008146DF" w:rsidRPr="00FD1E26" w:rsidRDefault="008146DF" w:rsidP="00E31452">
            <w:pPr>
              <w:rPr>
                <w:rFonts w:ascii="Arial" w:hAnsi="Arial" w:cs="Arial"/>
                <w:color w:val="000000"/>
                <w:sz w:val="24"/>
                <w:szCs w:val="24"/>
              </w:rPr>
            </w:pPr>
            <w:r w:rsidRPr="00FD1E26">
              <w:rPr>
                <w:rFonts w:ascii="Arial" w:hAnsi="Arial" w:cs="Arial"/>
                <w:color w:val="000000"/>
                <w:sz w:val="24"/>
                <w:szCs w:val="24"/>
              </w:rPr>
              <w:t xml:space="preserve">Checklist for a SMART Goal </w:t>
            </w:r>
          </w:p>
        </w:tc>
      </w:tr>
      <w:tr w:rsidR="008146DF" w:rsidRPr="00FD1E26" w14:paraId="35C5264C" w14:textId="77777777" w:rsidTr="00E31452">
        <w:tc>
          <w:tcPr>
            <w:tcW w:w="1371" w:type="dxa"/>
          </w:tcPr>
          <w:p w14:paraId="67869C58" w14:textId="77777777" w:rsidR="008146DF" w:rsidRPr="00FD1E26" w:rsidRDefault="008146DF" w:rsidP="00E31452">
            <w:pPr>
              <w:rPr>
                <w:rFonts w:ascii="Arial" w:hAnsi="Arial" w:cs="Arial"/>
                <w:b/>
                <w:color w:val="000000"/>
                <w:sz w:val="24"/>
                <w:szCs w:val="24"/>
              </w:rPr>
            </w:pPr>
            <w:r w:rsidRPr="00FD1E26">
              <w:rPr>
                <w:rFonts w:ascii="Arial" w:hAnsi="Arial" w:cs="Arial"/>
                <w:b/>
                <w:color w:val="000000"/>
                <w:sz w:val="24"/>
                <w:szCs w:val="24"/>
              </w:rPr>
              <w:t>S</w:t>
            </w:r>
            <w:r w:rsidRPr="00FD1E26">
              <w:rPr>
                <w:rFonts w:ascii="Arial" w:hAnsi="Arial" w:cs="Arial"/>
                <w:color w:val="000000"/>
                <w:sz w:val="24"/>
                <w:szCs w:val="24"/>
              </w:rPr>
              <w:t>pecific</w:t>
            </w:r>
          </w:p>
        </w:tc>
        <w:tc>
          <w:tcPr>
            <w:tcW w:w="9397" w:type="dxa"/>
          </w:tcPr>
          <w:p w14:paraId="3228C219" w14:textId="77777777" w:rsidR="008146DF" w:rsidRDefault="008146DF" w:rsidP="00E31452">
            <w:pPr>
              <w:rPr>
                <w:rFonts w:ascii="Arial" w:hAnsi="Arial" w:cs="Arial"/>
                <w:color w:val="000000"/>
                <w:sz w:val="24"/>
                <w:szCs w:val="24"/>
              </w:rPr>
            </w:pPr>
            <w:r w:rsidRPr="00FD1E26">
              <w:rPr>
                <w:rFonts w:ascii="Arial" w:hAnsi="Arial" w:cs="Arial"/>
                <w:color w:val="000000"/>
                <w:sz w:val="24"/>
                <w:szCs w:val="24"/>
              </w:rPr>
              <w:t xml:space="preserve">Have you stated exactly what you want to achieve? Is your goal </w:t>
            </w:r>
            <w:r w:rsidRPr="002F0C01">
              <w:rPr>
                <w:rFonts w:ascii="Arial" w:hAnsi="Arial" w:cs="Arial"/>
                <w:b/>
                <w:color w:val="000000"/>
                <w:sz w:val="24"/>
                <w:szCs w:val="24"/>
              </w:rPr>
              <w:t>specific</w:t>
            </w:r>
            <w:r w:rsidRPr="00FD1E26">
              <w:rPr>
                <w:rFonts w:ascii="Arial" w:hAnsi="Arial" w:cs="Arial"/>
                <w:color w:val="000000"/>
                <w:sz w:val="24"/>
                <w:szCs w:val="24"/>
              </w:rPr>
              <w:t xml:space="preserve">, </w:t>
            </w:r>
            <w:r w:rsidRPr="002F0C01">
              <w:rPr>
                <w:rFonts w:ascii="Arial" w:hAnsi="Arial" w:cs="Arial"/>
                <w:b/>
                <w:color w:val="000000"/>
                <w:sz w:val="24"/>
                <w:szCs w:val="24"/>
              </w:rPr>
              <w:t>clear</w:t>
            </w:r>
            <w:r w:rsidRPr="00FD1E26">
              <w:rPr>
                <w:rFonts w:ascii="Arial" w:hAnsi="Arial" w:cs="Arial"/>
                <w:color w:val="000000"/>
                <w:sz w:val="24"/>
                <w:szCs w:val="24"/>
              </w:rPr>
              <w:t xml:space="preserve"> and </w:t>
            </w:r>
            <w:r w:rsidRPr="002F0C01">
              <w:rPr>
                <w:rFonts w:ascii="Arial" w:hAnsi="Arial" w:cs="Arial"/>
                <w:b/>
                <w:color w:val="000000"/>
                <w:sz w:val="24"/>
                <w:szCs w:val="24"/>
              </w:rPr>
              <w:t>precise</w:t>
            </w:r>
            <w:r w:rsidRPr="00FD1E26">
              <w:rPr>
                <w:rFonts w:ascii="Arial" w:hAnsi="Arial" w:cs="Arial"/>
                <w:color w:val="000000"/>
                <w:sz w:val="24"/>
                <w:szCs w:val="24"/>
              </w:rPr>
              <w:t>? Can you answer what</w:t>
            </w:r>
            <w:r>
              <w:rPr>
                <w:rFonts w:ascii="Arial" w:hAnsi="Arial" w:cs="Arial"/>
                <w:color w:val="000000"/>
                <w:sz w:val="24"/>
                <w:szCs w:val="24"/>
              </w:rPr>
              <w:t xml:space="preserve"> you are trying to accomplish?</w:t>
            </w:r>
          </w:p>
          <w:p w14:paraId="60AB02A9" w14:textId="77777777" w:rsidR="008146DF" w:rsidRDefault="008146DF" w:rsidP="00E31452">
            <w:pPr>
              <w:rPr>
                <w:rFonts w:ascii="Arial" w:hAnsi="Arial" w:cs="Arial"/>
                <w:color w:val="000000"/>
                <w:sz w:val="24"/>
                <w:szCs w:val="24"/>
              </w:rPr>
            </w:pPr>
            <w:r>
              <w:rPr>
                <w:rFonts w:ascii="Arial" w:hAnsi="Arial" w:cs="Arial"/>
                <w:color w:val="000000"/>
                <w:sz w:val="24"/>
                <w:szCs w:val="24"/>
              </w:rPr>
              <w:t>Ask yourself What, When, Why?</w:t>
            </w:r>
          </w:p>
          <w:p w14:paraId="1B91F579" w14:textId="77777777" w:rsidR="008146DF" w:rsidRDefault="008146DF" w:rsidP="00E31452">
            <w:pPr>
              <w:rPr>
                <w:rFonts w:ascii="Arial" w:hAnsi="Arial" w:cs="Arial"/>
                <w:color w:val="000000"/>
                <w:sz w:val="24"/>
                <w:szCs w:val="24"/>
              </w:rPr>
            </w:pPr>
            <w:r>
              <w:rPr>
                <w:rFonts w:ascii="Arial" w:hAnsi="Arial" w:cs="Arial"/>
                <w:color w:val="000000"/>
                <w:sz w:val="24"/>
                <w:szCs w:val="24"/>
              </w:rPr>
              <w:t xml:space="preserve">What do you want to achieve? </w:t>
            </w:r>
          </w:p>
          <w:p w14:paraId="4982E1E6" w14:textId="77777777" w:rsidR="008146DF" w:rsidRDefault="008146DF" w:rsidP="00E31452">
            <w:pPr>
              <w:rPr>
                <w:rFonts w:ascii="Arial" w:hAnsi="Arial" w:cs="Arial"/>
                <w:color w:val="000000"/>
                <w:sz w:val="24"/>
                <w:szCs w:val="24"/>
              </w:rPr>
            </w:pPr>
            <w:r>
              <w:rPr>
                <w:rFonts w:ascii="Arial" w:hAnsi="Arial" w:cs="Arial"/>
                <w:color w:val="000000"/>
                <w:sz w:val="24"/>
                <w:szCs w:val="24"/>
              </w:rPr>
              <w:t xml:space="preserve">When do you want to achieve it? </w:t>
            </w:r>
          </w:p>
          <w:p w14:paraId="3D20FE36" w14:textId="77777777" w:rsidR="008146DF" w:rsidRPr="00FD1E26" w:rsidRDefault="008146DF" w:rsidP="00E31452">
            <w:pPr>
              <w:rPr>
                <w:rFonts w:ascii="Arial" w:hAnsi="Arial" w:cs="Arial"/>
                <w:color w:val="000000"/>
                <w:sz w:val="24"/>
                <w:szCs w:val="24"/>
              </w:rPr>
            </w:pPr>
            <w:r>
              <w:rPr>
                <w:rFonts w:ascii="Arial" w:hAnsi="Arial" w:cs="Arial"/>
                <w:color w:val="000000"/>
                <w:sz w:val="24"/>
                <w:szCs w:val="24"/>
              </w:rPr>
              <w:t>Why do you want to achieve it?</w:t>
            </w:r>
          </w:p>
        </w:tc>
      </w:tr>
      <w:tr w:rsidR="008146DF" w:rsidRPr="00FD1E26" w14:paraId="1B5D9F4E" w14:textId="77777777" w:rsidTr="00E31452">
        <w:tc>
          <w:tcPr>
            <w:tcW w:w="1371" w:type="dxa"/>
          </w:tcPr>
          <w:p w14:paraId="675B12CA" w14:textId="77777777" w:rsidR="008146DF" w:rsidRPr="00FD1E26" w:rsidRDefault="008146DF" w:rsidP="00E31452">
            <w:pPr>
              <w:rPr>
                <w:rFonts w:ascii="Arial" w:hAnsi="Arial" w:cs="Arial"/>
                <w:color w:val="000000"/>
                <w:sz w:val="24"/>
                <w:szCs w:val="24"/>
              </w:rPr>
            </w:pPr>
            <w:r w:rsidRPr="00FD1E26">
              <w:rPr>
                <w:rFonts w:ascii="Arial" w:hAnsi="Arial" w:cs="Arial"/>
                <w:b/>
                <w:color w:val="000000"/>
                <w:sz w:val="24"/>
                <w:szCs w:val="24"/>
              </w:rPr>
              <w:t>M</w:t>
            </w:r>
            <w:r w:rsidRPr="00FD1E26">
              <w:rPr>
                <w:rFonts w:ascii="Arial" w:hAnsi="Arial" w:cs="Arial"/>
                <w:color w:val="000000"/>
                <w:sz w:val="24"/>
                <w:szCs w:val="24"/>
              </w:rPr>
              <w:t xml:space="preserve">easurable </w:t>
            </w:r>
          </w:p>
        </w:tc>
        <w:tc>
          <w:tcPr>
            <w:tcW w:w="9397" w:type="dxa"/>
          </w:tcPr>
          <w:p w14:paraId="2BECBFC7" w14:textId="77777777" w:rsidR="008146DF" w:rsidRPr="00FD1E26" w:rsidRDefault="008146DF" w:rsidP="00E31452">
            <w:pPr>
              <w:rPr>
                <w:rFonts w:ascii="Arial" w:hAnsi="Arial" w:cs="Arial"/>
                <w:color w:val="000000"/>
                <w:sz w:val="24"/>
                <w:szCs w:val="24"/>
              </w:rPr>
            </w:pPr>
            <w:r w:rsidRPr="00FD1E26">
              <w:rPr>
                <w:rFonts w:ascii="Arial" w:hAnsi="Arial" w:cs="Arial"/>
                <w:color w:val="000000"/>
                <w:sz w:val="24"/>
                <w:szCs w:val="24"/>
              </w:rPr>
              <w:t xml:space="preserve">Will you be able to easily </w:t>
            </w:r>
            <w:r w:rsidRPr="002F0C01">
              <w:rPr>
                <w:rFonts w:ascii="Arial" w:hAnsi="Arial" w:cs="Arial"/>
                <w:b/>
                <w:color w:val="000000"/>
                <w:sz w:val="24"/>
                <w:szCs w:val="24"/>
              </w:rPr>
              <w:t>measure</w:t>
            </w:r>
            <w:r w:rsidRPr="00FD1E26">
              <w:rPr>
                <w:rFonts w:ascii="Arial" w:hAnsi="Arial" w:cs="Arial"/>
                <w:color w:val="000000"/>
                <w:sz w:val="24"/>
                <w:szCs w:val="24"/>
              </w:rPr>
              <w:t xml:space="preserve"> whether or not you achieved your goal? </w:t>
            </w:r>
          </w:p>
          <w:p w14:paraId="3485FA74" w14:textId="77777777" w:rsidR="008146DF" w:rsidRDefault="008146DF" w:rsidP="00E31452">
            <w:pPr>
              <w:rPr>
                <w:rFonts w:ascii="Arial" w:hAnsi="Arial" w:cs="Arial"/>
                <w:color w:val="000000"/>
                <w:sz w:val="24"/>
                <w:szCs w:val="24"/>
              </w:rPr>
            </w:pPr>
            <w:r w:rsidRPr="00FD1E26">
              <w:rPr>
                <w:rFonts w:ascii="Arial" w:hAnsi="Arial" w:cs="Arial"/>
                <w:color w:val="000000"/>
                <w:sz w:val="24"/>
                <w:szCs w:val="24"/>
              </w:rPr>
              <w:t xml:space="preserve">Is there a </w:t>
            </w:r>
            <w:r w:rsidRPr="002F0C01">
              <w:rPr>
                <w:rFonts w:ascii="Arial" w:hAnsi="Arial" w:cs="Arial"/>
                <w:b/>
                <w:color w:val="000000"/>
                <w:sz w:val="24"/>
                <w:szCs w:val="24"/>
              </w:rPr>
              <w:t>quantitative</w:t>
            </w:r>
            <w:r w:rsidRPr="00FD1E26">
              <w:rPr>
                <w:rFonts w:ascii="Arial" w:hAnsi="Arial" w:cs="Arial"/>
                <w:color w:val="000000"/>
                <w:sz w:val="24"/>
                <w:szCs w:val="24"/>
              </w:rPr>
              <w:t xml:space="preserve"> component to your goal? Can you answer how much, how many or how you</w:t>
            </w:r>
            <w:r>
              <w:rPr>
                <w:rFonts w:ascii="Arial" w:hAnsi="Arial" w:cs="Arial"/>
                <w:color w:val="000000"/>
                <w:sz w:val="24"/>
                <w:szCs w:val="24"/>
              </w:rPr>
              <w:t xml:space="preserve"> will</w:t>
            </w:r>
            <w:r w:rsidRPr="00FD1E26">
              <w:rPr>
                <w:rFonts w:ascii="Arial" w:hAnsi="Arial" w:cs="Arial"/>
                <w:color w:val="000000"/>
                <w:sz w:val="24"/>
                <w:szCs w:val="24"/>
              </w:rPr>
              <w:t xml:space="preserve"> know if you have improved? </w:t>
            </w:r>
          </w:p>
          <w:p w14:paraId="12E600B8" w14:textId="77777777" w:rsidR="008146DF" w:rsidRPr="00AB6A0B" w:rsidRDefault="008146DF" w:rsidP="00E31452">
            <w:pPr>
              <w:numPr>
                <w:ilvl w:val="0"/>
                <w:numId w:val="84"/>
              </w:numPr>
              <w:tabs>
                <w:tab w:val="clear" w:pos="720"/>
                <w:tab w:val="num" w:pos="264"/>
              </w:tabs>
              <w:ind w:hanging="720"/>
              <w:rPr>
                <w:rFonts w:ascii="Arial" w:hAnsi="Arial" w:cs="Arial"/>
                <w:color w:val="000000"/>
                <w:sz w:val="24"/>
                <w:szCs w:val="24"/>
                <w:lang w:val="en-US"/>
              </w:rPr>
            </w:pPr>
            <w:r w:rsidRPr="00AB6A0B">
              <w:rPr>
                <w:rFonts w:ascii="Arial" w:hAnsi="Arial" w:cs="Arial"/>
                <w:color w:val="000000"/>
                <w:sz w:val="24"/>
                <w:szCs w:val="24"/>
                <w:lang w:val="en-US"/>
              </w:rPr>
              <w:t>Use numbers/Metrics</w:t>
            </w:r>
          </w:p>
          <w:p w14:paraId="1CB65EC0" w14:textId="77777777" w:rsidR="008146DF" w:rsidRPr="00FD1E26" w:rsidRDefault="008146DF" w:rsidP="00E31452">
            <w:pPr>
              <w:numPr>
                <w:ilvl w:val="0"/>
                <w:numId w:val="84"/>
              </w:numPr>
              <w:tabs>
                <w:tab w:val="clear" w:pos="720"/>
                <w:tab w:val="num" w:pos="264"/>
              </w:tabs>
              <w:ind w:hanging="720"/>
              <w:rPr>
                <w:rFonts w:ascii="Arial" w:hAnsi="Arial" w:cs="Arial"/>
                <w:color w:val="000000"/>
                <w:sz w:val="24"/>
                <w:szCs w:val="24"/>
              </w:rPr>
            </w:pPr>
            <w:r w:rsidRPr="00AB6A0B">
              <w:rPr>
                <w:rFonts w:ascii="Arial" w:hAnsi="Arial" w:cs="Arial"/>
                <w:color w:val="000000"/>
                <w:sz w:val="24"/>
                <w:szCs w:val="24"/>
                <w:lang w:val="en-US"/>
              </w:rPr>
              <w:t>Prioritize quantitative over qualitative measures</w:t>
            </w:r>
          </w:p>
        </w:tc>
      </w:tr>
      <w:tr w:rsidR="008146DF" w:rsidRPr="00FD1E26" w14:paraId="75A47F84" w14:textId="77777777" w:rsidTr="00E31452">
        <w:tc>
          <w:tcPr>
            <w:tcW w:w="1371" w:type="dxa"/>
          </w:tcPr>
          <w:p w14:paraId="71B5259C" w14:textId="77777777" w:rsidR="008146DF" w:rsidRPr="00FD1E26" w:rsidRDefault="008146DF" w:rsidP="00E31452">
            <w:pPr>
              <w:rPr>
                <w:rFonts w:ascii="Arial" w:hAnsi="Arial" w:cs="Arial"/>
                <w:color w:val="000000"/>
                <w:sz w:val="24"/>
                <w:szCs w:val="24"/>
              </w:rPr>
            </w:pPr>
            <w:r w:rsidRPr="00FD1E26">
              <w:rPr>
                <w:rFonts w:ascii="Arial" w:hAnsi="Arial" w:cs="Arial"/>
                <w:b/>
                <w:color w:val="000000"/>
                <w:sz w:val="24"/>
                <w:szCs w:val="24"/>
              </w:rPr>
              <w:t>A</w:t>
            </w:r>
            <w:r w:rsidRPr="00FD1E26">
              <w:rPr>
                <w:rFonts w:ascii="Arial" w:hAnsi="Arial" w:cs="Arial"/>
                <w:color w:val="000000"/>
                <w:sz w:val="24"/>
                <w:szCs w:val="24"/>
              </w:rPr>
              <w:t>ction Oriented</w:t>
            </w:r>
            <w:r w:rsidRPr="00FD1E26">
              <w:rPr>
                <w:rFonts w:ascii="Arial" w:hAnsi="Arial" w:cs="Arial"/>
                <w:b/>
                <w:color w:val="000000"/>
                <w:sz w:val="24"/>
                <w:szCs w:val="24"/>
              </w:rPr>
              <w:t xml:space="preserve"> A</w:t>
            </w:r>
            <w:r w:rsidRPr="00FD1E26">
              <w:rPr>
                <w:rFonts w:ascii="Arial" w:hAnsi="Arial" w:cs="Arial"/>
                <w:color w:val="000000"/>
                <w:sz w:val="24"/>
                <w:szCs w:val="24"/>
              </w:rPr>
              <w:t>chievable</w:t>
            </w:r>
          </w:p>
          <w:p w14:paraId="4D70CD4E" w14:textId="77777777" w:rsidR="008146DF" w:rsidRPr="00FD1E26" w:rsidRDefault="008146DF" w:rsidP="00E31452">
            <w:pPr>
              <w:rPr>
                <w:rFonts w:ascii="Arial" w:hAnsi="Arial" w:cs="Arial"/>
                <w:color w:val="000000"/>
                <w:sz w:val="24"/>
                <w:szCs w:val="24"/>
              </w:rPr>
            </w:pPr>
          </w:p>
        </w:tc>
        <w:tc>
          <w:tcPr>
            <w:tcW w:w="9397" w:type="dxa"/>
          </w:tcPr>
          <w:p w14:paraId="7B80F815" w14:textId="77777777" w:rsidR="008146DF" w:rsidRPr="00AB6A0B" w:rsidRDefault="008146DF" w:rsidP="00E31452">
            <w:pPr>
              <w:rPr>
                <w:rFonts w:ascii="Arial" w:hAnsi="Arial" w:cs="Arial"/>
                <w:color w:val="000000"/>
                <w:sz w:val="24"/>
                <w:szCs w:val="24"/>
                <w:lang w:val="en-US"/>
              </w:rPr>
            </w:pPr>
            <w:r w:rsidRPr="00AB6A0B">
              <w:rPr>
                <w:rFonts w:ascii="Arial" w:hAnsi="Arial" w:cs="Arial"/>
                <w:b/>
                <w:color w:val="000000"/>
                <w:sz w:val="24"/>
                <w:szCs w:val="24"/>
              </w:rPr>
              <w:t>Action Plan:</w:t>
            </w:r>
            <w:r>
              <w:rPr>
                <w:rFonts w:ascii="Arial" w:hAnsi="Arial" w:cs="Arial"/>
                <w:color w:val="000000"/>
                <w:sz w:val="24"/>
                <w:szCs w:val="24"/>
              </w:rPr>
              <w:t xml:space="preserve"> What is your </w:t>
            </w:r>
            <w:r w:rsidRPr="00FD1E26">
              <w:rPr>
                <w:rFonts w:ascii="Arial" w:hAnsi="Arial" w:cs="Arial"/>
                <w:color w:val="000000"/>
                <w:sz w:val="24"/>
                <w:szCs w:val="24"/>
              </w:rPr>
              <w:t>plan of action on how you can</w:t>
            </w:r>
            <w:r>
              <w:rPr>
                <w:rFonts w:ascii="Arial" w:hAnsi="Arial" w:cs="Arial"/>
                <w:color w:val="000000"/>
                <w:sz w:val="24"/>
                <w:szCs w:val="24"/>
              </w:rPr>
              <w:t>/will</w:t>
            </w:r>
            <w:r w:rsidRPr="00FD1E26">
              <w:rPr>
                <w:rFonts w:ascii="Arial" w:hAnsi="Arial" w:cs="Arial"/>
                <w:color w:val="000000"/>
                <w:sz w:val="24"/>
                <w:szCs w:val="24"/>
              </w:rPr>
              <w:t xml:space="preserve"> work on achieving this goal?</w:t>
            </w:r>
            <w:r>
              <w:rPr>
                <w:rFonts w:ascii="Arial" w:hAnsi="Arial" w:cs="Arial"/>
                <w:color w:val="000000"/>
                <w:sz w:val="24"/>
                <w:szCs w:val="24"/>
              </w:rPr>
              <w:t xml:space="preserve"> What will you do to help you achieve your goal. </w:t>
            </w:r>
            <w:r w:rsidRPr="00AB6A0B">
              <w:rPr>
                <w:rFonts w:ascii="Arial" w:hAnsi="Arial" w:cs="Arial"/>
                <w:color w:val="000000"/>
                <w:sz w:val="24"/>
                <w:szCs w:val="24"/>
                <w:lang w:val="en-US"/>
              </w:rPr>
              <w:t>Set a clear weekly/daily agenda</w:t>
            </w:r>
            <w:r>
              <w:rPr>
                <w:rFonts w:ascii="Arial" w:hAnsi="Arial" w:cs="Arial"/>
                <w:color w:val="000000"/>
                <w:sz w:val="24"/>
                <w:szCs w:val="24"/>
                <w:lang w:val="en-US"/>
              </w:rPr>
              <w:t>. D</w:t>
            </w:r>
            <w:r w:rsidRPr="00AB6A0B">
              <w:rPr>
                <w:rFonts w:ascii="Arial" w:hAnsi="Arial" w:cs="Arial"/>
                <w:color w:val="000000"/>
                <w:sz w:val="24"/>
                <w:szCs w:val="24"/>
                <w:lang w:val="en-US"/>
              </w:rPr>
              <w:t>escribe the actions you</w:t>
            </w:r>
            <w:r>
              <w:rPr>
                <w:rFonts w:ascii="Arial" w:hAnsi="Arial" w:cs="Arial"/>
                <w:color w:val="000000"/>
                <w:sz w:val="24"/>
                <w:szCs w:val="24"/>
                <w:lang w:val="en-US"/>
              </w:rPr>
              <w:t xml:space="preserve"> will take by asking:</w:t>
            </w:r>
          </w:p>
          <w:p w14:paraId="1DBA3A2A" w14:textId="77777777" w:rsidR="008146DF" w:rsidRPr="00AB6A0B" w:rsidRDefault="008146DF" w:rsidP="00E31452">
            <w:pPr>
              <w:rPr>
                <w:rFonts w:ascii="Arial" w:hAnsi="Arial" w:cs="Arial"/>
                <w:color w:val="000000"/>
                <w:sz w:val="24"/>
                <w:szCs w:val="24"/>
                <w:lang w:val="en-US"/>
              </w:rPr>
            </w:pPr>
            <w:r w:rsidRPr="00AB6A0B">
              <w:rPr>
                <w:rFonts w:ascii="Arial" w:hAnsi="Arial" w:cs="Arial"/>
                <w:color w:val="000000"/>
                <w:sz w:val="24"/>
                <w:szCs w:val="24"/>
                <w:lang w:val="en-US"/>
              </w:rPr>
              <w:t>Wha</w:t>
            </w:r>
            <w:r>
              <w:rPr>
                <w:rFonts w:ascii="Arial" w:hAnsi="Arial" w:cs="Arial"/>
                <w:color w:val="000000"/>
                <w:sz w:val="24"/>
                <w:szCs w:val="24"/>
                <w:lang w:val="en-US"/>
              </w:rPr>
              <w:t>t will you do</w:t>
            </w:r>
            <w:r w:rsidRPr="00AB6A0B">
              <w:rPr>
                <w:rFonts w:ascii="Arial" w:hAnsi="Arial" w:cs="Arial"/>
                <w:color w:val="000000"/>
                <w:sz w:val="24"/>
                <w:szCs w:val="24"/>
                <w:lang w:val="en-US"/>
              </w:rPr>
              <w:t>?</w:t>
            </w:r>
            <w:r>
              <w:rPr>
                <w:rFonts w:ascii="Arial" w:hAnsi="Arial" w:cs="Arial"/>
                <w:color w:val="000000"/>
                <w:sz w:val="24"/>
                <w:szCs w:val="24"/>
                <w:lang w:val="en-US"/>
              </w:rPr>
              <w:t xml:space="preserve"> When will you do</w:t>
            </w:r>
            <w:r w:rsidRPr="00AB6A0B">
              <w:rPr>
                <w:rFonts w:ascii="Arial" w:hAnsi="Arial" w:cs="Arial"/>
                <w:color w:val="000000"/>
                <w:sz w:val="24"/>
                <w:szCs w:val="24"/>
                <w:lang w:val="en-US"/>
              </w:rPr>
              <w:t>?</w:t>
            </w:r>
            <w:r>
              <w:rPr>
                <w:rFonts w:ascii="Arial" w:hAnsi="Arial" w:cs="Arial"/>
                <w:color w:val="000000"/>
                <w:sz w:val="24"/>
                <w:szCs w:val="24"/>
                <w:lang w:val="en-US"/>
              </w:rPr>
              <w:t xml:space="preserve"> Where will you do? How will you do</w:t>
            </w:r>
            <w:r w:rsidRPr="00AB6A0B">
              <w:rPr>
                <w:rFonts w:ascii="Arial" w:hAnsi="Arial" w:cs="Arial"/>
                <w:color w:val="000000"/>
                <w:sz w:val="24"/>
                <w:szCs w:val="24"/>
                <w:lang w:val="en-US"/>
              </w:rPr>
              <w:t>?</w:t>
            </w:r>
          </w:p>
          <w:p w14:paraId="0C560C8B" w14:textId="77777777" w:rsidR="008146DF" w:rsidRDefault="008146DF" w:rsidP="00E31452">
            <w:pPr>
              <w:rPr>
                <w:rFonts w:ascii="Arial" w:hAnsi="Arial" w:cs="Arial"/>
                <w:color w:val="000000"/>
                <w:sz w:val="24"/>
                <w:szCs w:val="24"/>
              </w:rPr>
            </w:pPr>
            <w:r>
              <w:rPr>
                <w:rFonts w:ascii="Arial" w:hAnsi="Arial" w:cs="Arial"/>
                <w:color w:val="000000"/>
                <w:sz w:val="24"/>
                <w:szCs w:val="24"/>
                <w:lang w:val="en-US"/>
              </w:rPr>
              <w:t xml:space="preserve">Refer to the FITT training guidelines for Fitness related goals. </w:t>
            </w:r>
          </w:p>
          <w:p w14:paraId="5C2BD536" w14:textId="77777777" w:rsidR="008146DF" w:rsidRPr="00AB6A0B" w:rsidRDefault="008146DF" w:rsidP="00E31452">
            <w:pPr>
              <w:rPr>
                <w:rFonts w:ascii="Arial" w:hAnsi="Arial" w:cs="Arial"/>
                <w:b/>
                <w:color w:val="000000"/>
                <w:sz w:val="24"/>
                <w:szCs w:val="24"/>
              </w:rPr>
            </w:pPr>
            <w:r w:rsidRPr="00AB6A0B">
              <w:rPr>
                <w:rFonts w:ascii="Arial" w:hAnsi="Arial" w:cs="Arial"/>
                <w:b/>
                <w:color w:val="000000"/>
                <w:sz w:val="24"/>
                <w:szCs w:val="24"/>
              </w:rPr>
              <w:t>Achievable:</w:t>
            </w:r>
          </w:p>
          <w:p w14:paraId="189F529C" w14:textId="77777777" w:rsidR="008146DF" w:rsidRDefault="008146DF" w:rsidP="00E31452">
            <w:pPr>
              <w:rPr>
                <w:rFonts w:ascii="Arial" w:hAnsi="Arial" w:cs="Arial"/>
                <w:color w:val="000000"/>
                <w:sz w:val="24"/>
                <w:szCs w:val="24"/>
              </w:rPr>
            </w:pPr>
            <w:r>
              <w:rPr>
                <w:rFonts w:ascii="Arial" w:hAnsi="Arial" w:cs="Arial"/>
                <w:color w:val="000000"/>
                <w:sz w:val="24"/>
                <w:szCs w:val="24"/>
              </w:rPr>
              <w:t xml:space="preserve">Will your action plan be adequate enough for you to actually achieve your goal? </w:t>
            </w:r>
          </w:p>
          <w:p w14:paraId="3330E3EB" w14:textId="77777777" w:rsidR="008146DF" w:rsidRPr="00FD1E26" w:rsidRDefault="008146DF" w:rsidP="00E31452">
            <w:pPr>
              <w:rPr>
                <w:rFonts w:ascii="Arial" w:hAnsi="Arial" w:cs="Arial"/>
                <w:color w:val="000000"/>
                <w:sz w:val="24"/>
                <w:szCs w:val="24"/>
              </w:rPr>
            </w:pPr>
            <w:r w:rsidRPr="00FD1E26">
              <w:rPr>
                <w:rFonts w:ascii="Arial" w:hAnsi="Arial" w:cs="Arial"/>
                <w:color w:val="000000"/>
                <w:sz w:val="24"/>
                <w:szCs w:val="24"/>
              </w:rPr>
              <w:t>into account your present lifestyle, environment and skill level is this a goal that you can achieve in the time frame that you have been given?</w:t>
            </w:r>
          </w:p>
        </w:tc>
      </w:tr>
      <w:tr w:rsidR="008146DF" w:rsidRPr="00FD1E26" w14:paraId="6B7BB249" w14:textId="77777777" w:rsidTr="00E31452">
        <w:tc>
          <w:tcPr>
            <w:tcW w:w="1371" w:type="dxa"/>
          </w:tcPr>
          <w:p w14:paraId="42BCE04A" w14:textId="77777777" w:rsidR="008146DF" w:rsidRDefault="008146DF" w:rsidP="00E31452">
            <w:pPr>
              <w:rPr>
                <w:rFonts w:ascii="Arial" w:hAnsi="Arial" w:cs="Arial"/>
                <w:color w:val="000000"/>
                <w:sz w:val="24"/>
                <w:szCs w:val="24"/>
              </w:rPr>
            </w:pPr>
            <w:r w:rsidRPr="00FD1E26">
              <w:rPr>
                <w:rFonts w:ascii="Arial" w:hAnsi="Arial" w:cs="Arial"/>
                <w:b/>
                <w:color w:val="000000"/>
                <w:sz w:val="24"/>
                <w:szCs w:val="24"/>
              </w:rPr>
              <w:t>R</w:t>
            </w:r>
            <w:r w:rsidRPr="00FD1E26">
              <w:rPr>
                <w:rFonts w:ascii="Arial" w:hAnsi="Arial" w:cs="Arial"/>
                <w:color w:val="000000"/>
                <w:sz w:val="24"/>
                <w:szCs w:val="24"/>
              </w:rPr>
              <w:t xml:space="preserve">elevant / </w:t>
            </w:r>
            <w:r w:rsidRPr="00FD1E26">
              <w:rPr>
                <w:rFonts w:ascii="Arial" w:hAnsi="Arial" w:cs="Arial"/>
                <w:b/>
                <w:color w:val="000000"/>
                <w:sz w:val="24"/>
                <w:szCs w:val="24"/>
              </w:rPr>
              <w:t>R</w:t>
            </w:r>
            <w:r w:rsidRPr="00FD1E26">
              <w:rPr>
                <w:rFonts w:ascii="Arial" w:hAnsi="Arial" w:cs="Arial"/>
                <w:color w:val="000000"/>
                <w:sz w:val="24"/>
                <w:szCs w:val="24"/>
              </w:rPr>
              <w:t>eason</w:t>
            </w:r>
          </w:p>
          <w:p w14:paraId="62F5621A" w14:textId="77777777" w:rsidR="008146DF" w:rsidRDefault="008146DF" w:rsidP="00E31452">
            <w:pPr>
              <w:rPr>
                <w:rFonts w:ascii="Arial" w:hAnsi="Arial" w:cs="Arial"/>
                <w:b/>
                <w:color w:val="000000"/>
                <w:sz w:val="24"/>
                <w:szCs w:val="24"/>
              </w:rPr>
            </w:pPr>
          </w:p>
          <w:p w14:paraId="7AC17CDF" w14:textId="77777777" w:rsidR="008146DF" w:rsidRPr="00FD1E26" w:rsidRDefault="008146DF" w:rsidP="00E31452">
            <w:pPr>
              <w:rPr>
                <w:rFonts w:ascii="Arial" w:hAnsi="Arial" w:cs="Arial"/>
                <w:color w:val="000000"/>
                <w:sz w:val="24"/>
                <w:szCs w:val="24"/>
              </w:rPr>
            </w:pPr>
            <w:r w:rsidRPr="008F2882">
              <w:rPr>
                <w:rFonts w:ascii="Arial" w:hAnsi="Arial" w:cs="Arial"/>
                <w:b/>
                <w:color w:val="000000"/>
                <w:sz w:val="24"/>
                <w:szCs w:val="24"/>
              </w:rPr>
              <w:t>R</w:t>
            </w:r>
            <w:r>
              <w:rPr>
                <w:rFonts w:ascii="Arial" w:hAnsi="Arial" w:cs="Arial"/>
                <w:color w:val="000000"/>
                <w:sz w:val="24"/>
                <w:szCs w:val="24"/>
              </w:rPr>
              <w:t>ealistic</w:t>
            </w:r>
          </w:p>
        </w:tc>
        <w:tc>
          <w:tcPr>
            <w:tcW w:w="9397" w:type="dxa"/>
          </w:tcPr>
          <w:p w14:paraId="6BE079C2" w14:textId="77777777" w:rsidR="008146DF" w:rsidRDefault="008146DF" w:rsidP="00E31452">
            <w:pPr>
              <w:rPr>
                <w:rFonts w:ascii="Arial" w:hAnsi="Arial" w:cs="Arial"/>
                <w:color w:val="000000"/>
                <w:sz w:val="24"/>
                <w:szCs w:val="24"/>
              </w:rPr>
            </w:pPr>
            <w:r w:rsidRPr="00FD1E26">
              <w:rPr>
                <w:rFonts w:ascii="Arial" w:hAnsi="Arial" w:cs="Arial"/>
                <w:color w:val="000000"/>
                <w:sz w:val="24"/>
                <w:szCs w:val="24"/>
              </w:rPr>
              <w:t xml:space="preserve">Is this goal </w:t>
            </w:r>
            <w:r w:rsidRPr="002F0C01">
              <w:rPr>
                <w:rFonts w:ascii="Arial" w:hAnsi="Arial" w:cs="Arial"/>
                <w:b/>
                <w:color w:val="000000"/>
                <w:sz w:val="24"/>
                <w:szCs w:val="24"/>
              </w:rPr>
              <w:t>relevant</w:t>
            </w:r>
            <w:r w:rsidRPr="00FD1E26">
              <w:rPr>
                <w:rFonts w:ascii="Arial" w:hAnsi="Arial" w:cs="Arial"/>
                <w:color w:val="000000"/>
                <w:sz w:val="24"/>
                <w:szCs w:val="24"/>
              </w:rPr>
              <w:t xml:space="preserve"> and important to you? What is your </w:t>
            </w:r>
            <w:r w:rsidRPr="002F0C01">
              <w:rPr>
                <w:rFonts w:ascii="Arial" w:hAnsi="Arial" w:cs="Arial"/>
                <w:b/>
                <w:color w:val="000000"/>
                <w:sz w:val="24"/>
                <w:szCs w:val="24"/>
              </w:rPr>
              <w:t>reason</w:t>
            </w:r>
            <w:r w:rsidRPr="00FD1E26">
              <w:rPr>
                <w:rFonts w:ascii="Arial" w:hAnsi="Arial" w:cs="Arial"/>
                <w:color w:val="000000"/>
                <w:sz w:val="24"/>
                <w:szCs w:val="24"/>
              </w:rPr>
              <w:t xml:space="preserve"> for working towards this goal? A goal that is not meaningful to you will be more difficult to attain.  </w:t>
            </w:r>
          </w:p>
          <w:p w14:paraId="1DAC0655" w14:textId="77777777" w:rsidR="008146DF" w:rsidRPr="00FD1E26" w:rsidRDefault="008146DF" w:rsidP="00E31452">
            <w:pPr>
              <w:rPr>
                <w:rFonts w:ascii="Arial" w:hAnsi="Arial" w:cs="Arial"/>
                <w:color w:val="000000"/>
                <w:sz w:val="24"/>
                <w:szCs w:val="24"/>
              </w:rPr>
            </w:pPr>
            <w:r>
              <w:rPr>
                <w:rFonts w:ascii="Arial" w:hAnsi="Arial" w:cs="Arial"/>
                <w:color w:val="000000"/>
                <w:sz w:val="24"/>
                <w:szCs w:val="24"/>
              </w:rPr>
              <w:t xml:space="preserve">Taking you present lifestyle, environment and skill level </w:t>
            </w:r>
            <w:r w:rsidRPr="00FD1E26">
              <w:rPr>
                <w:rFonts w:ascii="Arial" w:hAnsi="Arial" w:cs="Arial"/>
                <w:color w:val="000000"/>
                <w:sz w:val="24"/>
                <w:szCs w:val="24"/>
              </w:rPr>
              <w:t>into account</w:t>
            </w:r>
            <w:r>
              <w:rPr>
                <w:rFonts w:ascii="Arial" w:hAnsi="Arial" w:cs="Arial"/>
                <w:color w:val="000000"/>
                <w:sz w:val="24"/>
                <w:szCs w:val="24"/>
              </w:rPr>
              <w:t>,</w:t>
            </w:r>
            <w:r w:rsidRPr="00FD1E26">
              <w:rPr>
                <w:rFonts w:ascii="Arial" w:hAnsi="Arial" w:cs="Arial"/>
                <w:color w:val="000000"/>
                <w:sz w:val="24"/>
                <w:szCs w:val="24"/>
              </w:rPr>
              <w:t xml:space="preserve"> is this a goal that you can achieve in the time frame that you have been given?</w:t>
            </w:r>
            <w:r>
              <w:rPr>
                <w:rFonts w:ascii="Arial" w:hAnsi="Arial" w:cs="Arial"/>
                <w:color w:val="000000"/>
                <w:sz w:val="24"/>
                <w:szCs w:val="24"/>
              </w:rPr>
              <w:t xml:space="preserve"> Is your goal expectation </w:t>
            </w:r>
            <w:r w:rsidRPr="002F0C01">
              <w:rPr>
                <w:rFonts w:ascii="Arial" w:hAnsi="Arial" w:cs="Arial"/>
                <w:b/>
                <w:color w:val="000000"/>
                <w:sz w:val="24"/>
                <w:szCs w:val="24"/>
              </w:rPr>
              <w:t>realistic</w:t>
            </w:r>
            <w:r>
              <w:rPr>
                <w:rFonts w:ascii="Arial" w:hAnsi="Arial" w:cs="Arial"/>
                <w:color w:val="000000"/>
                <w:sz w:val="24"/>
                <w:szCs w:val="24"/>
              </w:rPr>
              <w:t>?</w:t>
            </w:r>
          </w:p>
        </w:tc>
      </w:tr>
      <w:tr w:rsidR="008146DF" w:rsidRPr="00FD1E26" w14:paraId="16549953" w14:textId="77777777" w:rsidTr="00E31452">
        <w:tc>
          <w:tcPr>
            <w:tcW w:w="1371" w:type="dxa"/>
          </w:tcPr>
          <w:p w14:paraId="03737855" w14:textId="77777777" w:rsidR="008146DF" w:rsidRPr="00FD1E26" w:rsidRDefault="008146DF" w:rsidP="00E31452">
            <w:pPr>
              <w:rPr>
                <w:rFonts w:ascii="Arial" w:hAnsi="Arial" w:cs="Arial"/>
                <w:color w:val="000000"/>
                <w:sz w:val="24"/>
                <w:szCs w:val="24"/>
              </w:rPr>
            </w:pPr>
            <w:r w:rsidRPr="00324E60">
              <w:rPr>
                <w:rFonts w:ascii="Arial" w:hAnsi="Arial" w:cs="Arial"/>
                <w:b/>
                <w:color w:val="000000"/>
                <w:sz w:val="24"/>
                <w:szCs w:val="24"/>
              </w:rPr>
              <w:t>T</w:t>
            </w:r>
            <w:r w:rsidRPr="00FD1E26">
              <w:rPr>
                <w:rFonts w:ascii="Arial" w:hAnsi="Arial" w:cs="Arial"/>
                <w:color w:val="000000"/>
                <w:sz w:val="24"/>
                <w:szCs w:val="24"/>
              </w:rPr>
              <w:t xml:space="preserve">ime-Bound </w:t>
            </w:r>
          </w:p>
        </w:tc>
        <w:tc>
          <w:tcPr>
            <w:tcW w:w="9397" w:type="dxa"/>
          </w:tcPr>
          <w:p w14:paraId="7FDC183C" w14:textId="77777777" w:rsidR="008146DF" w:rsidRPr="00FD1E26" w:rsidRDefault="008146DF" w:rsidP="00E31452">
            <w:pPr>
              <w:rPr>
                <w:rFonts w:ascii="Arial" w:hAnsi="Arial" w:cs="Arial"/>
                <w:color w:val="000000"/>
                <w:sz w:val="24"/>
                <w:szCs w:val="24"/>
              </w:rPr>
            </w:pPr>
            <w:r w:rsidRPr="00FD1E26">
              <w:rPr>
                <w:rFonts w:ascii="Arial" w:hAnsi="Arial" w:cs="Arial"/>
                <w:color w:val="000000"/>
                <w:sz w:val="24"/>
                <w:szCs w:val="24"/>
              </w:rPr>
              <w:t xml:space="preserve">Your goal should have an achieve by date. </w:t>
            </w:r>
          </w:p>
          <w:p w14:paraId="399AC150" w14:textId="77777777" w:rsidR="008146DF" w:rsidRPr="00FD1E26" w:rsidRDefault="008146DF" w:rsidP="00E31452">
            <w:pPr>
              <w:rPr>
                <w:rFonts w:ascii="Arial" w:hAnsi="Arial" w:cs="Arial"/>
                <w:color w:val="000000"/>
                <w:sz w:val="24"/>
                <w:szCs w:val="24"/>
              </w:rPr>
            </w:pPr>
            <w:r w:rsidRPr="00FD1E26">
              <w:rPr>
                <w:rFonts w:ascii="Arial" w:hAnsi="Arial" w:cs="Arial"/>
                <w:color w:val="000000"/>
                <w:sz w:val="24"/>
                <w:szCs w:val="24"/>
              </w:rPr>
              <w:t>When do plan to have achieved this goal by</w:t>
            </w:r>
            <w:r>
              <w:rPr>
                <w:rFonts w:ascii="Arial" w:hAnsi="Arial" w:cs="Arial"/>
                <w:color w:val="000000"/>
                <w:sz w:val="24"/>
                <w:szCs w:val="24"/>
              </w:rPr>
              <w:t>?</w:t>
            </w:r>
            <w:r w:rsidRPr="00FD1E26">
              <w:rPr>
                <w:rFonts w:ascii="Arial" w:hAnsi="Arial" w:cs="Arial"/>
                <w:color w:val="000000"/>
                <w:sz w:val="24"/>
                <w:szCs w:val="24"/>
              </w:rPr>
              <w:t xml:space="preserve"> </w:t>
            </w:r>
          </w:p>
          <w:p w14:paraId="00F6FC4C" w14:textId="77777777" w:rsidR="008146DF" w:rsidRDefault="008146DF" w:rsidP="00E31452">
            <w:pPr>
              <w:rPr>
                <w:rFonts w:ascii="Arial" w:hAnsi="Arial" w:cs="Arial"/>
                <w:color w:val="000000"/>
                <w:sz w:val="24"/>
                <w:szCs w:val="24"/>
              </w:rPr>
            </w:pPr>
            <w:r w:rsidRPr="00FD1E26">
              <w:rPr>
                <w:rFonts w:ascii="Arial" w:hAnsi="Arial" w:cs="Arial"/>
                <w:color w:val="000000"/>
                <w:sz w:val="24"/>
                <w:szCs w:val="24"/>
              </w:rPr>
              <w:t xml:space="preserve">This is what I can do today, what do I plan to be able to do 4-6 weeks from now? </w:t>
            </w:r>
          </w:p>
          <w:p w14:paraId="1E39A81C" w14:textId="77777777" w:rsidR="008146DF" w:rsidRDefault="008146DF" w:rsidP="00E31452">
            <w:pPr>
              <w:rPr>
                <w:rFonts w:ascii="Arial" w:hAnsi="Arial" w:cs="Arial"/>
                <w:color w:val="000000"/>
                <w:sz w:val="24"/>
                <w:szCs w:val="24"/>
              </w:rPr>
            </w:pPr>
            <w:r>
              <w:rPr>
                <w:rFonts w:ascii="Arial" w:hAnsi="Arial" w:cs="Arial"/>
                <w:color w:val="000000"/>
                <w:sz w:val="24"/>
                <w:szCs w:val="24"/>
              </w:rPr>
              <w:t>Short term Goals: 2-8 weeks / Long term goals: 6 months – 1 year …</w:t>
            </w:r>
          </w:p>
          <w:p w14:paraId="24F2EC01" w14:textId="77777777" w:rsidR="008146DF" w:rsidRPr="00FD1E26" w:rsidRDefault="008146DF" w:rsidP="00E31452">
            <w:pPr>
              <w:rPr>
                <w:rFonts w:ascii="Arial" w:hAnsi="Arial" w:cs="Arial"/>
                <w:color w:val="000000"/>
                <w:sz w:val="24"/>
                <w:szCs w:val="24"/>
              </w:rPr>
            </w:pPr>
            <w:r>
              <w:rPr>
                <w:rFonts w:ascii="Arial" w:hAnsi="Arial" w:cs="Arial"/>
                <w:color w:val="000000"/>
                <w:sz w:val="24"/>
                <w:szCs w:val="24"/>
              </w:rPr>
              <w:t xml:space="preserve">We can use a variety of short-term goals to help us achieve long-term goals. </w:t>
            </w:r>
          </w:p>
        </w:tc>
      </w:tr>
    </w:tbl>
    <w:p w14:paraId="468AD4C3" w14:textId="77777777" w:rsidR="008146DF" w:rsidRDefault="008146DF" w:rsidP="008146DF">
      <w:pPr>
        <w:rPr>
          <w:rFonts w:ascii="Arial" w:hAnsi="Arial" w:cs="Arial"/>
          <w:b/>
          <w:color w:val="000000"/>
          <w:sz w:val="24"/>
          <w:szCs w:val="24"/>
        </w:rPr>
      </w:pPr>
    </w:p>
    <w:p w14:paraId="57112999" w14:textId="77777777" w:rsidR="008146DF" w:rsidRDefault="008146DF" w:rsidP="008146DF">
      <w:pPr>
        <w:rPr>
          <w:ins w:id="26" w:author="Marie Gribbon" w:date="2024-08-08T22:04:00Z"/>
          <w:rFonts w:ascii="Arial" w:hAnsi="Arial" w:cs="Arial"/>
          <w:b/>
          <w:color w:val="000000"/>
          <w:sz w:val="24"/>
          <w:szCs w:val="24"/>
        </w:rPr>
      </w:pPr>
    </w:p>
    <w:p w14:paraId="4875B231" w14:textId="77777777" w:rsidR="008146DF" w:rsidRPr="00FD1E26" w:rsidRDefault="008146DF" w:rsidP="008146DF">
      <w:pPr>
        <w:rPr>
          <w:rFonts w:ascii="Arial" w:hAnsi="Arial" w:cs="Arial"/>
          <w:color w:val="000000"/>
          <w:sz w:val="24"/>
          <w:szCs w:val="24"/>
        </w:rPr>
      </w:pPr>
      <w:r>
        <w:rPr>
          <w:rFonts w:ascii="Arial" w:hAnsi="Arial" w:cs="Arial"/>
          <w:b/>
          <w:color w:val="000000"/>
          <w:sz w:val="24"/>
          <w:szCs w:val="24"/>
        </w:rPr>
        <w:t>S</w:t>
      </w:r>
      <w:r w:rsidRPr="0039760A">
        <w:rPr>
          <w:rFonts w:ascii="Arial" w:hAnsi="Arial" w:cs="Arial"/>
          <w:b/>
          <w:color w:val="000000"/>
          <w:sz w:val="24"/>
          <w:szCs w:val="24"/>
        </w:rPr>
        <w:t xml:space="preserve">tep </w:t>
      </w:r>
      <w:r>
        <w:rPr>
          <w:rFonts w:ascii="Arial" w:hAnsi="Arial" w:cs="Arial"/>
          <w:b/>
          <w:color w:val="000000"/>
          <w:sz w:val="24"/>
          <w:szCs w:val="24"/>
        </w:rPr>
        <w:t>3</w:t>
      </w:r>
      <w:r w:rsidRPr="0039760A">
        <w:rPr>
          <w:rFonts w:ascii="Arial" w:hAnsi="Arial" w:cs="Arial"/>
          <w:b/>
          <w:color w:val="000000"/>
          <w:sz w:val="24"/>
          <w:szCs w:val="24"/>
        </w:rPr>
        <w:t>:</w:t>
      </w:r>
      <w:r w:rsidRPr="00FD1E26">
        <w:rPr>
          <w:rFonts w:ascii="Arial" w:hAnsi="Arial" w:cs="Arial"/>
          <w:color w:val="000000"/>
          <w:sz w:val="24"/>
          <w:szCs w:val="24"/>
        </w:rPr>
        <w:t xml:space="preserve"> </w:t>
      </w:r>
      <w:r w:rsidRPr="00FD1E26">
        <w:rPr>
          <w:rFonts w:ascii="Arial" w:hAnsi="Arial" w:cs="Arial"/>
          <w:b/>
          <w:color w:val="000000"/>
          <w:sz w:val="24"/>
          <w:szCs w:val="24"/>
        </w:rPr>
        <w:t>Plan your goal</w:t>
      </w:r>
      <w:r w:rsidRPr="00FD1E26">
        <w:rPr>
          <w:rFonts w:ascii="Arial" w:hAnsi="Arial" w:cs="Arial"/>
          <w:color w:val="000000"/>
          <w:sz w:val="24"/>
          <w:szCs w:val="24"/>
        </w:rPr>
        <w:t xml:space="preserve"> </w:t>
      </w:r>
    </w:p>
    <w:p w14:paraId="6641D2F2" w14:textId="77777777" w:rsidR="008146DF" w:rsidRDefault="008146DF" w:rsidP="008146DF">
      <w:pPr>
        <w:rPr>
          <w:rFonts w:ascii="Arial" w:hAnsi="Arial" w:cs="Arial"/>
          <w:color w:val="000000"/>
          <w:sz w:val="24"/>
          <w:szCs w:val="24"/>
        </w:rPr>
      </w:pPr>
      <w:r>
        <w:rPr>
          <w:rFonts w:ascii="Arial" w:hAnsi="Arial" w:cs="Arial"/>
          <w:color w:val="000000"/>
          <w:sz w:val="24"/>
          <w:szCs w:val="24"/>
        </w:rPr>
        <w:t xml:space="preserve">Develop your </w:t>
      </w:r>
      <w:r w:rsidRPr="008F2882">
        <w:rPr>
          <w:rFonts w:ascii="Arial" w:hAnsi="Arial" w:cs="Arial"/>
          <w:b/>
          <w:color w:val="000000"/>
          <w:sz w:val="24"/>
          <w:szCs w:val="24"/>
        </w:rPr>
        <w:t>Action Plan.</w:t>
      </w:r>
      <w:r>
        <w:rPr>
          <w:rFonts w:ascii="Arial" w:hAnsi="Arial" w:cs="Arial"/>
          <w:color w:val="000000"/>
          <w:sz w:val="24"/>
          <w:szCs w:val="24"/>
        </w:rPr>
        <w:t xml:space="preserve"> </w:t>
      </w:r>
    </w:p>
    <w:p w14:paraId="06468341" w14:textId="77777777" w:rsidR="008146DF" w:rsidRDefault="008146DF" w:rsidP="008146DF">
      <w:pPr>
        <w:rPr>
          <w:rFonts w:ascii="Arial" w:hAnsi="Arial" w:cs="Arial"/>
          <w:color w:val="000000"/>
          <w:sz w:val="24"/>
          <w:szCs w:val="24"/>
        </w:rPr>
      </w:pPr>
      <w:r>
        <w:rPr>
          <w:rFonts w:ascii="Arial" w:hAnsi="Arial" w:cs="Arial"/>
          <w:color w:val="000000"/>
          <w:sz w:val="24"/>
          <w:szCs w:val="24"/>
        </w:rPr>
        <w:t>What strategies will you use to help you adhere to your goal? (logs, agenda, reminders, partner...)</w:t>
      </w:r>
    </w:p>
    <w:p w14:paraId="5A261952" w14:textId="77777777" w:rsidR="008146DF" w:rsidRDefault="008146DF" w:rsidP="008146DF">
      <w:pPr>
        <w:rPr>
          <w:rFonts w:ascii="Arial" w:hAnsi="Arial" w:cs="Arial"/>
          <w:color w:val="000000"/>
          <w:sz w:val="24"/>
          <w:szCs w:val="24"/>
        </w:rPr>
      </w:pPr>
      <w:r w:rsidRPr="00FD1E26">
        <w:rPr>
          <w:rFonts w:ascii="Arial" w:hAnsi="Arial" w:cs="Arial"/>
          <w:color w:val="000000"/>
          <w:sz w:val="24"/>
          <w:szCs w:val="24"/>
        </w:rPr>
        <w:t xml:space="preserve">What </w:t>
      </w:r>
      <w:r>
        <w:rPr>
          <w:rFonts w:ascii="Arial" w:hAnsi="Arial" w:cs="Arial"/>
          <w:color w:val="000000"/>
          <w:sz w:val="24"/>
          <w:szCs w:val="24"/>
        </w:rPr>
        <w:t xml:space="preserve">exactly will you be doing (Drills, workouts, habits) </w:t>
      </w:r>
    </w:p>
    <w:p w14:paraId="02A64E49" w14:textId="77777777" w:rsidR="008146DF" w:rsidRPr="00FD1E26" w:rsidRDefault="008146DF" w:rsidP="008146DF">
      <w:pPr>
        <w:rPr>
          <w:rFonts w:ascii="Arial" w:hAnsi="Arial" w:cs="Arial"/>
          <w:color w:val="000000"/>
          <w:sz w:val="24"/>
          <w:szCs w:val="24"/>
        </w:rPr>
      </w:pPr>
      <w:r>
        <w:rPr>
          <w:rFonts w:ascii="Arial" w:hAnsi="Arial" w:cs="Arial"/>
          <w:color w:val="000000"/>
          <w:sz w:val="24"/>
          <w:szCs w:val="24"/>
        </w:rPr>
        <w:t>Where will you be working on you goal.</w:t>
      </w:r>
    </w:p>
    <w:p w14:paraId="411604C9" w14:textId="77777777" w:rsidR="008146DF" w:rsidRDefault="008146DF" w:rsidP="008146DF">
      <w:pPr>
        <w:rPr>
          <w:rFonts w:ascii="Arial" w:hAnsi="Arial" w:cs="Arial"/>
          <w:color w:val="000000"/>
          <w:sz w:val="24"/>
          <w:szCs w:val="24"/>
        </w:rPr>
      </w:pPr>
      <w:r>
        <w:rPr>
          <w:rFonts w:ascii="Arial" w:hAnsi="Arial" w:cs="Arial"/>
          <w:color w:val="000000"/>
          <w:sz w:val="24"/>
          <w:szCs w:val="24"/>
        </w:rPr>
        <w:t>When will you be working on your goal? (weekly daily, 3x / week)</w:t>
      </w:r>
    </w:p>
    <w:p w14:paraId="04C26AB1" w14:textId="77777777" w:rsidR="008146DF" w:rsidRPr="00320F82" w:rsidRDefault="008146DF" w:rsidP="008146DF">
      <w:pPr>
        <w:rPr>
          <w:rFonts w:ascii="Arial" w:hAnsi="Arial" w:cs="Arial"/>
          <w:color w:val="000000"/>
          <w:sz w:val="14"/>
          <w:szCs w:val="24"/>
        </w:rPr>
      </w:pPr>
    </w:p>
    <w:p w14:paraId="3183C059" w14:textId="77777777" w:rsidR="008146DF" w:rsidRPr="0039760A" w:rsidRDefault="008146DF" w:rsidP="008146DF">
      <w:pPr>
        <w:rPr>
          <w:rFonts w:ascii="Arial" w:hAnsi="Arial" w:cs="Arial"/>
          <w:b/>
          <w:color w:val="000000"/>
          <w:sz w:val="24"/>
          <w:szCs w:val="24"/>
        </w:rPr>
      </w:pPr>
      <w:r>
        <w:rPr>
          <w:rFonts w:ascii="Arial" w:hAnsi="Arial" w:cs="Arial"/>
          <w:b/>
          <w:color w:val="000000"/>
          <w:sz w:val="24"/>
          <w:szCs w:val="24"/>
        </w:rPr>
        <w:t xml:space="preserve">Step 4: </w:t>
      </w:r>
      <w:r w:rsidRPr="0039760A">
        <w:rPr>
          <w:rFonts w:ascii="Arial" w:hAnsi="Arial" w:cs="Arial"/>
          <w:b/>
          <w:color w:val="000000"/>
          <w:sz w:val="24"/>
          <w:szCs w:val="24"/>
        </w:rPr>
        <w:t>Record your progress</w:t>
      </w:r>
    </w:p>
    <w:p w14:paraId="2676EB14" w14:textId="77777777" w:rsidR="008146DF" w:rsidRDefault="008146DF" w:rsidP="008146DF">
      <w:pPr>
        <w:rPr>
          <w:rFonts w:ascii="Arial" w:hAnsi="Arial" w:cs="Arial"/>
          <w:color w:val="000000"/>
          <w:sz w:val="24"/>
          <w:szCs w:val="24"/>
        </w:rPr>
      </w:pPr>
      <w:r>
        <w:rPr>
          <w:rFonts w:ascii="Arial" w:hAnsi="Arial" w:cs="Arial"/>
          <w:color w:val="000000"/>
          <w:sz w:val="24"/>
          <w:szCs w:val="24"/>
        </w:rPr>
        <w:t>How will you record your progress (logs, charts)?</w:t>
      </w:r>
    </w:p>
    <w:p w14:paraId="3B252273" w14:textId="77777777" w:rsidR="008146DF" w:rsidRDefault="008146DF" w:rsidP="008146DF">
      <w:pPr>
        <w:rPr>
          <w:rFonts w:ascii="Arial" w:hAnsi="Arial" w:cs="Arial"/>
          <w:color w:val="000000"/>
          <w:sz w:val="24"/>
          <w:szCs w:val="24"/>
        </w:rPr>
      </w:pPr>
      <w:r>
        <w:rPr>
          <w:rFonts w:ascii="Arial" w:hAnsi="Arial" w:cs="Arial"/>
          <w:color w:val="000000"/>
          <w:sz w:val="24"/>
          <w:szCs w:val="24"/>
        </w:rPr>
        <w:t>Develop personal logs, journal, blog to record your progress.</w:t>
      </w:r>
    </w:p>
    <w:p w14:paraId="1AA77ADC" w14:textId="77777777" w:rsidR="008146DF" w:rsidRPr="00320F82" w:rsidRDefault="008146DF" w:rsidP="008146DF">
      <w:pPr>
        <w:rPr>
          <w:rFonts w:ascii="Arial" w:hAnsi="Arial" w:cs="Arial"/>
          <w:color w:val="000000"/>
          <w:sz w:val="14"/>
          <w:szCs w:val="24"/>
        </w:rPr>
      </w:pPr>
    </w:p>
    <w:p w14:paraId="2620FEAC" w14:textId="77777777" w:rsidR="008146DF" w:rsidRPr="0039760A" w:rsidRDefault="008146DF" w:rsidP="008146DF">
      <w:pPr>
        <w:rPr>
          <w:rFonts w:ascii="Arial" w:hAnsi="Arial" w:cs="Arial"/>
          <w:b/>
          <w:color w:val="000000"/>
          <w:sz w:val="24"/>
          <w:szCs w:val="24"/>
        </w:rPr>
      </w:pPr>
      <w:r>
        <w:rPr>
          <w:rFonts w:ascii="Arial" w:hAnsi="Arial" w:cs="Arial"/>
          <w:b/>
          <w:color w:val="000000"/>
          <w:sz w:val="24"/>
          <w:szCs w:val="24"/>
        </w:rPr>
        <w:t>Step 5: Evaluate your progress</w:t>
      </w:r>
    </w:p>
    <w:p w14:paraId="5AD6E187" w14:textId="77777777" w:rsidR="008146DF" w:rsidRDefault="008146DF" w:rsidP="008146DF">
      <w:pPr>
        <w:rPr>
          <w:rFonts w:ascii="Arial" w:hAnsi="Arial" w:cs="Arial"/>
          <w:color w:val="000000"/>
          <w:sz w:val="24"/>
          <w:szCs w:val="24"/>
        </w:rPr>
      </w:pPr>
      <w:r>
        <w:rPr>
          <w:rFonts w:ascii="Arial" w:hAnsi="Arial" w:cs="Arial"/>
          <w:color w:val="000000"/>
          <w:sz w:val="24"/>
          <w:szCs w:val="24"/>
        </w:rPr>
        <w:t xml:space="preserve">Evaluate progress regularly and adjust your goals if required, </w:t>
      </w:r>
    </w:p>
    <w:p w14:paraId="0096D81B" w14:textId="77777777" w:rsidR="008146DF" w:rsidRPr="00FD1E26" w:rsidRDefault="008146DF" w:rsidP="008146DF">
      <w:pPr>
        <w:rPr>
          <w:rFonts w:ascii="Arial" w:hAnsi="Arial" w:cs="Arial"/>
          <w:color w:val="000000"/>
          <w:sz w:val="24"/>
          <w:szCs w:val="24"/>
        </w:rPr>
      </w:pPr>
      <w:r>
        <w:rPr>
          <w:rFonts w:ascii="Arial" w:hAnsi="Arial" w:cs="Arial"/>
          <w:color w:val="000000"/>
          <w:sz w:val="24"/>
          <w:szCs w:val="24"/>
        </w:rPr>
        <w:t xml:space="preserve">Identify barriers </w:t>
      </w:r>
      <w:r w:rsidRPr="00FD1E26">
        <w:rPr>
          <w:rFonts w:ascii="Arial" w:hAnsi="Arial" w:cs="Arial"/>
          <w:color w:val="000000"/>
          <w:sz w:val="24"/>
          <w:szCs w:val="24"/>
        </w:rPr>
        <w:t>that may prevent you from achieving your goal?</w:t>
      </w:r>
    </w:p>
    <w:p w14:paraId="35ED320A" w14:textId="77777777" w:rsidR="008146DF" w:rsidRDefault="008146DF" w:rsidP="008146DF">
      <w:pPr>
        <w:rPr>
          <w:rFonts w:ascii="Arial" w:hAnsi="Arial" w:cs="Arial"/>
          <w:color w:val="000000"/>
          <w:sz w:val="24"/>
          <w:szCs w:val="24"/>
        </w:rPr>
      </w:pPr>
      <w:r>
        <w:rPr>
          <w:rFonts w:ascii="Arial" w:hAnsi="Arial" w:cs="Arial"/>
          <w:color w:val="000000"/>
          <w:sz w:val="24"/>
          <w:szCs w:val="24"/>
        </w:rPr>
        <w:t>Identify solutions to help you overcome barriers and lack of progress.</w:t>
      </w:r>
      <w:r w:rsidRPr="00FD1E26">
        <w:rPr>
          <w:rFonts w:ascii="Arial" w:hAnsi="Arial" w:cs="Arial"/>
          <w:color w:val="000000"/>
          <w:sz w:val="24"/>
          <w:szCs w:val="24"/>
        </w:rPr>
        <w:t xml:space="preserve"> </w:t>
      </w:r>
    </w:p>
    <w:p w14:paraId="67A5863E" w14:textId="77777777" w:rsidR="008146DF" w:rsidRPr="00320F82" w:rsidRDefault="008146DF" w:rsidP="008146DF">
      <w:pPr>
        <w:rPr>
          <w:rFonts w:ascii="Arial" w:hAnsi="Arial" w:cs="Arial"/>
          <w:color w:val="000000"/>
          <w:sz w:val="12"/>
          <w:szCs w:val="24"/>
        </w:rPr>
      </w:pPr>
    </w:p>
    <w:p w14:paraId="541BF14F" w14:textId="77777777" w:rsidR="008146DF" w:rsidRPr="0039760A" w:rsidRDefault="008146DF" w:rsidP="008146DF">
      <w:pPr>
        <w:rPr>
          <w:rFonts w:ascii="Arial" w:hAnsi="Arial" w:cs="Arial"/>
          <w:b/>
          <w:color w:val="000000"/>
          <w:sz w:val="24"/>
          <w:szCs w:val="24"/>
        </w:rPr>
      </w:pPr>
      <w:r w:rsidRPr="0039760A">
        <w:rPr>
          <w:rFonts w:ascii="Arial" w:hAnsi="Arial" w:cs="Arial"/>
          <w:b/>
          <w:color w:val="000000"/>
          <w:sz w:val="24"/>
          <w:szCs w:val="24"/>
        </w:rPr>
        <w:t xml:space="preserve">Step </w:t>
      </w:r>
      <w:r>
        <w:rPr>
          <w:rFonts w:ascii="Arial" w:hAnsi="Arial" w:cs="Arial"/>
          <w:b/>
          <w:color w:val="000000"/>
          <w:sz w:val="24"/>
          <w:szCs w:val="24"/>
        </w:rPr>
        <w:t>6</w:t>
      </w:r>
      <w:r w:rsidRPr="0039760A">
        <w:rPr>
          <w:rFonts w:ascii="Arial" w:hAnsi="Arial" w:cs="Arial"/>
          <w:b/>
          <w:color w:val="000000"/>
          <w:sz w:val="24"/>
          <w:szCs w:val="24"/>
        </w:rPr>
        <w:t xml:space="preserve">: Final Reflection of Goal Achievement </w:t>
      </w:r>
    </w:p>
    <w:p w14:paraId="4F05360B" w14:textId="77777777" w:rsidR="008146DF" w:rsidRDefault="008146DF" w:rsidP="008146DF">
      <w:pPr>
        <w:rPr>
          <w:rFonts w:ascii="Arial" w:hAnsi="Arial" w:cs="Arial"/>
          <w:color w:val="000000"/>
          <w:sz w:val="24"/>
          <w:szCs w:val="24"/>
        </w:rPr>
      </w:pPr>
      <w:r>
        <w:rPr>
          <w:rFonts w:ascii="Arial" w:hAnsi="Arial" w:cs="Arial"/>
          <w:color w:val="000000"/>
          <w:sz w:val="24"/>
          <w:szCs w:val="24"/>
        </w:rPr>
        <w:t>Once you have completed the time frame that you set for goal achievement, reflect on your success, failures and your commitment to the goal.</w:t>
      </w:r>
    </w:p>
    <w:p w14:paraId="15F735BD" w14:textId="77777777" w:rsidR="008146DF" w:rsidRDefault="008146DF" w:rsidP="008146DF">
      <w:pPr>
        <w:rPr>
          <w:rFonts w:ascii="Arial" w:hAnsi="Arial" w:cs="Arial"/>
          <w:color w:val="000000"/>
          <w:sz w:val="24"/>
          <w:szCs w:val="24"/>
        </w:rPr>
      </w:pPr>
      <w:r>
        <w:rPr>
          <w:rFonts w:ascii="Arial" w:hAnsi="Arial" w:cs="Arial"/>
          <w:color w:val="000000"/>
          <w:sz w:val="24"/>
          <w:szCs w:val="24"/>
        </w:rPr>
        <w:t xml:space="preserve">Reflect on what you have learned in the process. </w:t>
      </w:r>
    </w:p>
    <w:p w14:paraId="47D56329" w14:textId="77777777" w:rsidR="008146DF" w:rsidRDefault="008146DF" w:rsidP="008146DF">
      <w:pPr>
        <w:rPr>
          <w:rFonts w:ascii="Arial" w:hAnsi="Arial" w:cs="Arial"/>
          <w:color w:val="000000"/>
          <w:sz w:val="24"/>
          <w:szCs w:val="24"/>
        </w:rPr>
      </w:pPr>
      <w:r>
        <w:rPr>
          <w:rFonts w:ascii="Arial" w:hAnsi="Arial" w:cs="Arial"/>
          <w:color w:val="000000"/>
          <w:sz w:val="24"/>
          <w:szCs w:val="24"/>
        </w:rPr>
        <w:t xml:space="preserve">Reflect on your attitude and motivation towards working towards a goal. </w:t>
      </w:r>
    </w:p>
    <w:p w14:paraId="6049EB04" w14:textId="77777777" w:rsidR="008146DF" w:rsidRPr="00FD1E26" w:rsidRDefault="008146DF" w:rsidP="008146DF">
      <w:pPr>
        <w:rPr>
          <w:rFonts w:ascii="Arial" w:hAnsi="Arial" w:cs="Arial"/>
          <w:color w:val="000000"/>
          <w:sz w:val="24"/>
          <w:szCs w:val="24"/>
        </w:rPr>
      </w:pPr>
      <w:r>
        <w:rPr>
          <w:rFonts w:ascii="Arial" w:hAnsi="Arial" w:cs="Arial"/>
          <w:color w:val="000000"/>
          <w:sz w:val="24"/>
          <w:szCs w:val="24"/>
        </w:rPr>
        <w:t xml:space="preserve">Reflect on other areas in your life where the goal setting process can be beneficial. </w:t>
      </w:r>
    </w:p>
    <w:p w14:paraId="0EC9F177" w14:textId="77777777" w:rsidR="008146DF" w:rsidRDefault="008146DF" w:rsidP="008146DF">
      <w:pPr>
        <w:tabs>
          <w:tab w:val="left" w:pos="2370"/>
        </w:tabs>
        <w:rPr>
          <w:rFonts w:ascii="Arial" w:hAnsi="Arial" w:cs="Arial"/>
          <w:color w:val="000000"/>
          <w:sz w:val="24"/>
          <w:szCs w:val="24"/>
        </w:rPr>
      </w:pPr>
    </w:p>
    <w:tbl>
      <w:tblPr>
        <w:tblStyle w:val="TableGrid"/>
        <w:tblW w:w="0" w:type="auto"/>
        <w:tblLook w:val="04A0" w:firstRow="1" w:lastRow="0" w:firstColumn="1" w:lastColumn="0" w:noHBand="0" w:noVBand="1"/>
      </w:tblPr>
      <w:tblGrid>
        <w:gridCol w:w="1795"/>
        <w:gridCol w:w="8995"/>
      </w:tblGrid>
      <w:tr w:rsidR="008146DF" w:rsidRPr="00FD1E26" w14:paraId="01ED1B48" w14:textId="77777777" w:rsidTr="00E31452">
        <w:tc>
          <w:tcPr>
            <w:tcW w:w="10790" w:type="dxa"/>
            <w:gridSpan w:val="2"/>
          </w:tcPr>
          <w:p w14:paraId="7441231E" w14:textId="77777777" w:rsidR="008146DF" w:rsidRPr="00320F82" w:rsidRDefault="008146DF" w:rsidP="00E31452">
            <w:pPr>
              <w:jc w:val="center"/>
              <w:rPr>
                <w:rFonts w:ascii="Arial" w:hAnsi="Arial" w:cs="Arial"/>
                <w:b/>
                <w:color w:val="000000"/>
                <w:sz w:val="24"/>
                <w:szCs w:val="18"/>
              </w:rPr>
            </w:pPr>
            <w:r w:rsidRPr="00320F82">
              <w:rPr>
                <w:rFonts w:ascii="Arial" w:hAnsi="Arial" w:cs="Arial"/>
                <w:b/>
                <w:color w:val="000000"/>
                <w:sz w:val="24"/>
                <w:szCs w:val="24"/>
              </w:rPr>
              <w:t>Sample 102 Goals for Students</w:t>
            </w:r>
          </w:p>
        </w:tc>
      </w:tr>
      <w:tr w:rsidR="008146DF" w:rsidRPr="00FD1E26" w14:paraId="530FF268" w14:textId="77777777" w:rsidTr="00E31452">
        <w:tc>
          <w:tcPr>
            <w:tcW w:w="1795" w:type="dxa"/>
            <w:vMerge w:val="restart"/>
          </w:tcPr>
          <w:p w14:paraId="003C437F"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Performance Goals</w:t>
            </w:r>
          </w:p>
        </w:tc>
        <w:tc>
          <w:tcPr>
            <w:tcW w:w="8995" w:type="dxa"/>
          </w:tcPr>
          <w:p w14:paraId="22F6044E"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Improve upon muscle strength and endurance (Max Push-Ups, Max Pull-ups, 1 RM Bench Press, plank time, Fitness Appraisal results</w:t>
            </w:r>
          </w:p>
        </w:tc>
      </w:tr>
      <w:tr w:rsidR="008146DF" w:rsidRPr="00FD1E26" w14:paraId="7ED273AF" w14:textId="77777777" w:rsidTr="00E31452">
        <w:tc>
          <w:tcPr>
            <w:tcW w:w="1795" w:type="dxa"/>
            <w:vMerge/>
          </w:tcPr>
          <w:p w14:paraId="25D353B4" w14:textId="77777777" w:rsidR="008146DF" w:rsidRPr="00320F82" w:rsidRDefault="008146DF" w:rsidP="00E31452">
            <w:pPr>
              <w:rPr>
                <w:rFonts w:ascii="Arial" w:hAnsi="Arial" w:cs="Arial"/>
                <w:color w:val="000000"/>
                <w:sz w:val="24"/>
                <w:szCs w:val="18"/>
              </w:rPr>
            </w:pPr>
          </w:p>
        </w:tc>
        <w:tc>
          <w:tcPr>
            <w:tcW w:w="8995" w:type="dxa"/>
          </w:tcPr>
          <w:p w14:paraId="373EE4A7"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Improve Cardiovascular Endurance:</w:t>
            </w:r>
          </w:p>
          <w:p w14:paraId="02D6A05B"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 xml:space="preserve">5 km run time, 30 minutes consecutive, Beep test score, Total </w:t>
            </w:r>
          </w:p>
        </w:tc>
      </w:tr>
      <w:tr w:rsidR="008146DF" w:rsidRPr="00FD1E26" w14:paraId="6800DDD8" w14:textId="77777777" w:rsidTr="00E31452">
        <w:tc>
          <w:tcPr>
            <w:tcW w:w="1795" w:type="dxa"/>
            <w:vMerge/>
          </w:tcPr>
          <w:p w14:paraId="6AACFC5B" w14:textId="77777777" w:rsidR="008146DF" w:rsidRPr="00320F82" w:rsidRDefault="008146DF" w:rsidP="00E31452">
            <w:pPr>
              <w:rPr>
                <w:rFonts w:ascii="Arial" w:hAnsi="Arial" w:cs="Arial"/>
                <w:color w:val="000000"/>
                <w:sz w:val="24"/>
                <w:szCs w:val="18"/>
              </w:rPr>
            </w:pPr>
          </w:p>
        </w:tc>
        <w:tc>
          <w:tcPr>
            <w:tcW w:w="8995" w:type="dxa"/>
          </w:tcPr>
          <w:p w14:paraId="095A22AD"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Athletic Skills Goals:</w:t>
            </w:r>
          </w:p>
          <w:p w14:paraId="61F104BD"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Free Throw %, Volleyball Service %, Swim stroke improvement, kayak flip, pike dive, Squat technique, sprint time, penalty shot in soccer.</w:t>
            </w:r>
          </w:p>
          <w:p w14:paraId="764FA1D8"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 xml:space="preserve">Learn a new skill </w:t>
            </w:r>
          </w:p>
        </w:tc>
      </w:tr>
      <w:tr w:rsidR="008146DF" w:rsidRPr="00FD1E26" w14:paraId="0838FBD8" w14:textId="77777777" w:rsidTr="00E31452">
        <w:tc>
          <w:tcPr>
            <w:tcW w:w="1795" w:type="dxa"/>
            <w:vMerge/>
            <w:tcBorders>
              <w:bottom w:val="single" w:sz="4" w:space="0" w:color="auto"/>
            </w:tcBorders>
          </w:tcPr>
          <w:p w14:paraId="044B8369" w14:textId="77777777" w:rsidR="008146DF" w:rsidRPr="00320F82" w:rsidRDefault="008146DF" w:rsidP="00E31452">
            <w:pPr>
              <w:rPr>
                <w:rFonts w:ascii="Arial" w:hAnsi="Arial" w:cs="Arial"/>
                <w:color w:val="000000"/>
                <w:sz w:val="24"/>
                <w:szCs w:val="18"/>
              </w:rPr>
            </w:pPr>
          </w:p>
        </w:tc>
        <w:tc>
          <w:tcPr>
            <w:tcW w:w="8995" w:type="dxa"/>
          </w:tcPr>
          <w:p w14:paraId="5FFD01C0"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Grades, R-Score</w:t>
            </w:r>
          </w:p>
        </w:tc>
      </w:tr>
      <w:tr w:rsidR="008146DF" w:rsidRPr="00FD1E26" w14:paraId="0892DD70" w14:textId="77777777" w:rsidTr="00E31452">
        <w:tc>
          <w:tcPr>
            <w:tcW w:w="1795" w:type="dxa"/>
            <w:vMerge w:val="restart"/>
          </w:tcPr>
          <w:p w14:paraId="0D223FD3"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Skills Goals</w:t>
            </w:r>
          </w:p>
        </w:tc>
        <w:tc>
          <w:tcPr>
            <w:tcW w:w="8995" w:type="dxa"/>
          </w:tcPr>
          <w:p w14:paraId="75F73786"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Athletic Skills Performance Goals:</w:t>
            </w:r>
          </w:p>
          <w:p w14:paraId="281A0086"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Free Throw %, Volleyball/Badminton Service %, Sprint time</w:t>
            </w:r>
          </w:p>
        </w:tc>
      </w:tr>
      <w:tr w:rsidR="008146DF" w:rsidRPr="00FD1E26" w14:paraId="6220BC26" w14:textId="77777777" w:rsidTr="00E31452">
        <w:tc>
          <w:tcPr>
            <w:tcW w:w="1795" w:type="dxa"/>
            <w:vMerge/>
          </w:tcPr>
          <w:p w14:paraId="0545D37A" w14:textId="77777777" w:rsidR="008146DF" w:rsidRPr="00320F82" w:rsidRDefault="008146DF" w:rsidP="00E31452">
            <w:pPr>
              <w:rPr>
                <w:rFonts w:ascii="Arial" w:hAnsi="Arial" w:cs="Arial"/>
                <w:color w:val="000000"/>
                <w:sz w:val="24"/>
                <w:szCs w:val="18"/>
              </w:rPr>
            </w:pPr>
          </w:p>
        </w:tc>
        <w:tc>
          <w:tcPr>
            <w:tcW w:w="8995" w:type="dxa"/>
          </w:tcPr>
          <w:p w14:paraId="62CEB53A"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Technique Goals:</w:t>
            </w:r>
          </w:p>
          <w:p w14:paraId="2F0B5DF8" w14:textId="77777777" w:rsidR="008146DF" w:rsidRPr="00320F82" w:rsidRDefault="008146DF" w:rsidP="00E31452">
            <w:pPr>
              <w:rPr>
                <w:rFonts w:ascii="Arial" w:hAnsi="Arial" w:cs="Arial"/>
                <w:color w:val="000000"/>
                <w:sz w:val="24"/>
                <w:szCs w:val="18"/>
                <w:lang w:val="en-US"/>
              </w:rPr>
            </w:pPr>
            <w:r w:rsidRPr="00320F82">
              <w:rPr>
                <w:rFonts w:ascii="Arial" w:hAnsi="Arial" w:cs="Arial"/>
                <w:color w:val="000000"/>
                <w:sz w:val="24"/>
                <w:szCs w:val="18"/>
                <w:lang w:val="en-US"/>
              </w:rPr>
              <w:t>Yoga Posture, Squat technique, Parallel ski turn, kayak flip, stroke improvement</w:t>
            </w:r>
          </w:p>
        </w:tc>
      </w:tr>
      <w:tr w:rsidR="008146DF" w:rsidRPr="00FD1E26" w14:paraId="2033542B" w14:textId="77777777" w:rsidTr="00E31452">
        <w:tc>
          <w:tcPr>
            <w:tcW w:w="1795" w:type="dxa"/>
            <w:vMerge w:val="restart"/>
          </w:tcPr>
          <w:p w14:paraId="1CDEDB78"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 xml:space="preserve">Behavioural Goals </w:t>
            </w:r>
          </w:p>
        </w:tc>
        <w:tc>
          <w:tcPr>
            <w:tcW w:w="8995" w:type="dxa"/>
          </w:tcPr>
          <w:p w14:paraId="2C964005"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Commitment to an activity: (30 min/day, cardio 3 x/week, plank 4 x/ week)</w:t>
            </w:r>
          </w:p>
          <w:p w14:paraId="1B22C6DA"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 xml:space="preserve">Commitment to a Positive Lifestyle Habit: (To do lists, Meditation, </w:t>
            </w:r>
          </w:p>
        </w:tc>
      </w:tr>
      <w:tr w:rsidR="008146DF" w:rsidRPr="00FD1E26" w14:paraId="16A76F50" w14:textId="77777777" w:rsidTr="00E31452">
        <w:tc>
          <w:tcPr>
            <w:tcW w:w="1795" w:type="dxa"/>
            <w:vMerge/>
          </w:tcPr>
          <w:p w14:paraId="6C30A739" w14:textId="77777777" w:rsidR="008146DF" w:rsidRPr="00320F82" w:rsidRDefault="008146DF" w:rsidP="00E31452">
            <w:pPr>
              <w:rPr>
                <w:rFonts w:ascii="Arial" w:hAnsi="Arial" w:cs="Arial"/>
                <w:color w:val="000000"/>
                <w:sz w:val="24"/>
                <w:szCs w:val="18"/>
              </w:rPr>
            </w:pPr>
          </w:p>
        </w:tc>
        <w:tc>
          <w:tcPr>
            <w:tcW w:w="8995" w:type="dxa"/>
          </w:tcPr>
          <w:p w14:paraId="218C18FD"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Lifestyle Habits:</w:t>
            </w:r>
            <w:r>
              <w:rPr>
                <w:rFonts w:ascii="Arial" w:hAnsi="Arial" w:cs="Arial"/>
                <w:color w:val="000000"/>
                <w:sz w:val="24"/>
                <w:szCs w:val="18"/>
              </w:rPr>
              <w:t xml:space="preserve"> </w:t>
            </w:r>
            <w:r w:rsidRPr="00320F82">
              <w:rPr>
                <w:rFonts w:ascii="Arial" w:hAnsi="Arial" w:cs="Arial"/>
                <w:color w:val="000000"/>
                <w:sz w:val="24"/>
                <w:szCs w:val="18"/>
              </w:rPr>
              <w:t xml:space="preserve">Sleep Time, Screen Time, smoking, </w:t>
            </w:r>
          </w:p>
        </w:tc>
      </w:tr>
      <w:tr w:rsidR="008146DF" w:rsidRPr="00FD1E26" w14:paraId="7BE4A4B0" w14:textId="77777777" w:rsidTr="00E31452">
        <w:tc>
          <w:tcPr>
            <w:tcW w:w="1795" w:type="dxa"/>
            <w:vMerge/>
          </w:tcPr>
          <w:p w14:paraId="30661BE4" w14:textId="77777777" w:rsidR="008146DF" w:rsidRPr="00320F82" w:rsidRDefault="008146DF" w:rsidP="00E31452">
            <w:pPr>
              <w:rPr>
                <w:rFonts w:ascii="Arial" w:hAnsi="Arial" w:cs="Arial"/>
                <w:color w:val="000000"/>
                <w:sz w:val="24"/>
                <w:szCs w:val="18"/>
              </w:rPr>
            </w:pPr>
          </w:p>
        </w:tc>
        <w:tc>
          <w:tcPr>
            <w:tcW w:w="8995" w:type="dxa"/>
          </w:tcPr>
          <w:p w14:paraId="5848CCC6"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Time Management</w:t>
            </w:r>
          </w:p>
        </w:tc>
      </w:tr>
      <w:tr w:rsidR="008146DF" w:rsidRPr="00FD1E26" w14:paraId="72086439" w14:textId="77777777" w:rsidTr="00E31452">
        <w:tc>
          <w:tcPr>
            <w:tcW w:w="1795" w:type="dxa"/>
            <w:vMerge/>
          </w:tcPr>
          <w:p w14:paraId="0D8EEF33" w14:textId="77777777" w:rsidR="008146DF" w:rsidRPr="00320F82" w:rsidRDefault="008146DF" w:rsidP="00E31452">
            <w:pPr>
              <w:rPr>
                <w:rFonts w:ascii="Arial" w:hAnsi="Arial" w:cs="Arial"/>
                <w:color w:val="000000"/>
                <w:sz w:val="24"/>
                <w:szCs w:val="18"/>
              </w:rPr>
            </w:pPr>
          </w:p>
        </w:tc>
        <w:tc>
          <w:tcPr>
            <w:tcW w:w="8995" w:type="dxa"/>
          </w:tcPr>
          <w:p w14:paraId="3F7B235C"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Nutrition:</w:t>
            </w:r>
            <w:r>
              <w:rPr>
                <w:rFonts w:ascii="Arial" w:hAnsi="Arial" w:cs="Arial"/>
                <w:color w:val="000000"/>
                <w:sz w:val="24"/>
                <w:szCs w:val="18"/>
              </w:rPr>
              <w:t xml:space="preserve"> </w:t>
            </w:r>
            <w:r w:rsidRPr="00320F82">
              <w:rPr>
                <w:rFonts w:ascii="Arial" w:hAnsi="Arial" w:cs="Arial"/>
                <w:color w:val="000000"/>
                <w:sz w:val="24"/>
                <w:szCs w:val="18"/>
              </w:rPr>
              <w:t xml:space="preserve">Eat certain # of vegetables/day, Increase / decrease specific foods. </w:t>
            </w:r>
          </w:p>
        </w:tc>
      </w:tr>
      <w:tr w:rsidR="008146DF" w:rsidRPr="00FD1E26" w14:paraId="0E5D8B89" w14:textId="77777777" w:rsidTr="00E31452">
        <w:tc>
          <w:tcPr>
            <w:tcW w:w="1795" w:type="dxa"/>
          </w:tcPr>
          <w:p w14:paraId="46F9DCD0"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Knowledge Goals</w:t>
            </w:r>
          </w:p>
        </w:tc>
        <w:tc>
          <w:tcPr>
            <w:tcW w:w="8995" w:type="dxa"/>
          </w:tcPr>
          <w:p w14:paraId="7A98E602"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Learn the Rules of the Sport</w:t>
            </w:r>
          </w:p>
          <w:p w14:paraId="56BCE1BF"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Learn the Safety Rules of an Activity</w:t>
            </w:r>
          </w:p>
          <w:p w14:paraId="272D4284"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Learn how to use a compass</w:t>
            </w:r>
          </w:p>
        </w:tc>
      </w:tr>
      <w:tr w:rsidR="008146DF" w:rsidRPr="00FD1E26" w14:paraId="6FB2B771" w14:textId="77777777" w:rsidTr="00E31452">
        <w:tc>
          <w:tcPr>
            <w:tcW w:w="1795" w:type="dxa"/>
          </w:tcPr>
          <w:p w14:paraId="35BEC87C" w14:textId="774DCD22"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Personal</w:t>
            </w:r>
            <w:r w:rsidR="00C74CD9">
              <w:rPr>
                <w:rFonts w:ascii="Arial" w:hAnsi="Arial" w:cs="Arial"/>
                <w:color w:val="000000"/>
                <w:sz w:val="24"/>
                <w:szCs w:val="18"/>
              </w:rPr>
              <w:t xml:space="preserve"> Commitment</w:t>
            </w:r>
            <w:r w:rsidRPr="00320F82">
              <w:rPr>
                <w:rFonts w:ascii="Arial" w:hAnsi="Arial" w:cs="Arial"/>
                <w:color w:val="000000"/>
                <w:sz w:val="24"/>
                <w:szCs w:val="18"/>
              </w:rPr>
              <w:t xml:space="preserve"> Goals </w:t>
            </w:r>
          </w:p>
        </w:tc>
        <w:tc>
          <w:tcPr>
            <w:tcW w:w="8995" w:type="dxa"/>
          </w:tcPr>
          <w:p w14:paraId="731DFBFC"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 xml:space="preserve">Use Pre-Post results </w:t>
            </w:r>
          </w:p>
          <w:p w14:paraId="6058E290"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Goal Setting Cardio – Muscle Conditioning – Body Comp</w:t>
            </w:r>
          </w:p>
          <w:p w14:paraId="4CF89D6E"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 xml:space="preserve">Workout Logs – Analysis </w:t>
            </w:r>
          </w:p>
          <w:p w14:paraId="78BC6D1C"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Technique Checklists</w:t>
            </w:r>
          </w:p>
        </w:tc>
      </w:tr>
      <w:tr w:rsidR="008146DF" w:rsidRPr="00FD1E26" w14:paraId="7E285F56" w14:textId="77777777" w:rsidTr="00E31452">
        <w:tc>
          <w:tcPr>
            <w:tcW w:w="1795" w:type="dxa"/>
          </w:tcPr>
          <w:p w14:paraId="36345606"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Personal Lifestyle Goals</w:t>
            </w:r>
          </w:p>
        </w:tc>
        <w:tc>
          <w:tcPr>
            <w:tcW w:w="8995" w:type="dxa"/>
          </w:tcPr>
          <w:p w14:paraId="10D4F448"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Initial self-evaluation</w:t>
            </w:r>
          </w:p>
          <w:p w14:paraId="54AC284D"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Goal Setting – Nutrition, Habits, Activity, Nature awareness</w:t>
            </w:r>
          </w:p>
          <w:p w14:paraId="6B92EA03" w14:textId="77777777" w:rsidR="008146DF" w:rsidRPr="00320F82" w:rsidRDefault="008146DF" w:rsidP="00E31452">
            <w:pPr>
              <w:rPr>
                <w:rFonts w:ascii="Arial" w:hAnsi="Arial" w:cs="Arial"/>
                <w:color w:val="000000"/>
                <w:sz w:val="24"/>
                <w:szCs w:val="18"/>
              </w:rPr>
            </w:pPr>
            <w:r w:rsidRPr="00320F82">
              <w:rPr>
                <w:rFonts w:ascii="Arial" w:hAnsi="Arial" w:cs="Arial"/>
                <w:color w:val="000000"/>
                <w:sz w:val="24"/>
                <w:szCs w:val="18"/>
              </w:rPr>
              <w:t xml:space="preserve">Goal Logs – Analysis </w:t>
            </w:r>
          </w:p>
        </w:tc>
      </w:tr>
    </w:tbl>
    <w:p w14:paraId="6DDE55F5" w14:textId="77777777" w:rsidR="008146DF" w:rsidRDefault="008146DF" w:rsidP="008146DF">
      <w:pPr>
        <w:tabs>
          <w:tab w:val="left" w:pos="10095"/>
        </w:tabs>
        <w:rPr>
          <w:rFonts w:ascii="Arial" w:hAnsi="Arial" w:cs="Arial"/>
          <w:color w:val="000000"/>
          <w:sz w:val="24"/>
          <w:szCs w:val="24"/>
        </w:rPr>
      </w:pPr>
    </w:p>
    <w:p w14:paraId="0594919E" w14:textId="77777777" w:rsidR="008146DF" w:rsidRDefault="008146DF" w:rsidP="008146DF">
      <w:pPr>
        <w:tabs>
          <w:tab w:val="left" w:pos="10095"/>
        </w:tabs>
        <w:rPr>
          <w:rFonts w:ascii="Arial" w:hAnsi="Arial" w:cs="Arial"/>
          <w:color w:val="000000"/>
          <w:sz w:val="24"/>
          <w:szCs w:val="24"/>
        </w:rPr>
      </w:pPr>
      <w:r w:rsidRPr="00320F82">
        <w:rPr>
          <w:rFonts w:ascii="Arial" w:hAnsi="Arial" w:cs="Arial"/>
          <w:b/>
          <w:color w:val="000000"/>
          <w:sz w:val="24"/>
          <w:szCs w:val="24"/>
        </w:rPr>
        <w:t>Sample Goal Setting Templates:</w:t>
      </w:r>
      <w:r>
        <w:rPr>
          <w:rFonts w:ascii="Arial" w:hAnsi="Arial" w:cs="Arial"/>
          <w:color w:val="000000"/>
          <w:sz w:val="24"/>
          <w:szCs w:val="24"/>
        </w:rPr>
        <w:t xml:space="preserve"> (Use to practice in preparation for the LIA Goals Assignment</w:t>
      </w:r>
      <w:r w:rsidRPr="00FD1E26">
        <w:rPr>
          <w:rFonts w:ascii="Arial" w:hAnsi="Arial" w:cs="Arial"/>
          <w:color w:val="000000"/>
          <w:sz w:val="24"/>
          <w:szCs w:val="24"/>
        </w:rPr>
        <w:t>:</w:t>
      </w:r>
    </w:p>
    <w:p w14:paraId="2FA30662" w14:textId="77777777" w:rsidR="008146DF" w:rsidRDefault="008146DF" w:rsidP="008146DF">
      <w:pPr>
        <w:tabs>
          <w:tab w:val="left" w:pos="10095"/>
        </w:tabs>
        <w:rPr>
          <w:rFonts w:ascii="Arial" w:hAnsi="Arial" w:cs="Arial"/>
          <w:color w:val="000000"/>
          <w:sz w:val="24"/>
          <w:szCs w:val="24"/>
        </w:rPr>
      </w:pPr>
    </w:p>
    <w:tbl>
      <w:tblPr>
        <w:tblStyle w:val="TableGrid"/>
        <w:tblW w:w="0" w:type="auto"/>
        <w:tblLook w:val="04A0" w:firstRow="1" w:lastRow="0" w:firstColumn="1" w:lastColumn="0" w:noHBand="0" w:noVBand="1"/>
      </w:tblPr>
      <w:tblGrid>
        <w:gridCol w:w="715"/>
        <w:gridCol w:w="1620"/>
        <w:gridCol w:w="3690"/>
        <w:gridCol w:w="4405"/>
      </w:tblGrid>
      <w:tr w:rsidR="008146DF" w14:paraId="4D042CB3" w14:textId="77777777" w:rsidTr="00E31452">
        <w:tc>
          <w:tcPr>
            <w:tcW w:w="715" w:type="dxa"/>
          </w:tcPr>
          <w:p w14:paraId="1C38A8FB" w14:textId="77777777" w:rsidR="008146DF" w:rsidRPr="005D6855" w:rsidRDefault="008146DF" w:rsidP="00E31452">
            <w:pPr>
              <w:tabs>
                <w:tab w:val="left" w:pos="10095"/>
              </w:tabs>
              <w:jc w:val="center"/>
              <w:rPr>
                <w:rFonts w:ascii="Arial Black" w:hAnsi="Arial Black" w:cs="Arial"/>
                <w:color w:val="000000" w:themeColor="text1"/>
                <w:sz w:val="36"/>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6855">
              <w:rPr>
                <w:rFonts w:ascii="Arial Black" w:hAnsi="Arial Black"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9715" w:type="dxa"/>
            <w:gridSpan w:val="3"/>
          </w:tcPr>
          <w:p w14:paraId="44B774AF"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Set a Performance Goal:</w:t>
            </w:r>
          </w:p>
        </w:tc>
      </w:tr>
      <w:tr w:rsidR="008146DF" w14:paraId="1178E479" w14:textId="77777777" w:rsidTr="00E31452">
        <w:tc>
          <w:tcPr>
            <w:tcW w:w="715" w:type="dxa"/>
          </w:tcPr>
          <w:p w14:paraId="3433A1AD" w14:textId="77777777" w:rsidR="008146DF" w:rsidRPr="005D6855" w:rsidRDefault="008146DF" w:rsidP="00E31452">
            <w:pPr>
              <w:tabs>
                <w:tab w:val="left" w:pos="10095"/>
              </w:tabs>
              <w:jc w:val="center"/>
              <w:rPr>
                <w:rFonts w:ascii="Arial Black" w:hAnsi="Arial Black" w:cs="Arial"/>
                <w:b/>
                <w:color w:val="000000"/>
                <w:sz w:val="24"/>
                <w:szCs w:val="24"/>
              </w:rPr>
            </w:pPr>
          </w:p>
        </w:tc>
        <w:tc>
          <w:tcPr>
            <w:tcW w:w="9715" w:type="dxa"/>
            <w:gridSpan w:val="3"/>
          </w:tcPr>
          <w:p w14:paraId="3BCE2ABC"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 xml:space="preserve">I will: </w:t>
            </w:r>
          </w:p>
          <w:p w14:paraId="6F4A53AC"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 xml:space="preserve">Presently I can: </w:t>
            </w:r>
          </w:p>
        </w:tc>
      </w:tr>
      <w:tr w:rsidR="008146DF" w14:paraId="4D5B1B73" w14:textId="77777777" w:rsidTr="00E31452">
        <w:tc>
          <w:tcPr>
            <w:tcW w:w="715" w:type="dxa"/>
          </w:tcPr>
          <w:p w14:paraId="65E1BA84" w14:textId="77777777" w:rsidR="008146DF" w:rsidRDefault="008146DF" w:rsidP="00E31452">
            <w:pPr>
              <w:tabs>
                <w:tab w:val="left" w:pos="10095"/>
              </w:tabs>
              <w:rPr>
                <w:rFonts w:ascii="Arial" w:hAnsi="Arial" w:cs="Arial"/>
                <w:color w:val="000000"/>
                <w:sz w:val="24"/>
                <w:szCs w:val="24"/>
              </w:rPr>
            </w:pPr>
          </w:p>
        </w:tc>
        <w:tc>
          <w:tcPr>
            <w:tcW w:w="1620" w:type="dxa"/>
          </w:tcPr>
          <w:p w14:paraId="1FBD3B83"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Specific</w:t>
            </w:r>
          </w:p>
        </w:tc>
        <w:tc>
          <w:tcPr>
            <w:tcW w:w="3690" w:type="dxa"/>
          </w:tcPr>
          <w:p w14:paraId="39A0D719"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What will you achieve?</w:t>
            </w:r>
          </w:p>
        </w:tc>
        <w:tc>
          <w:tcPr>
            <w:tcW w:w="4405" w:type="dxa"/>
          </w:tcPr>
          <w:p w14:paraId="6A68B0FF" w14:textId="77777777" w:rsidR="008146DF" w:rsidRDefault="008146DF" w:rsidP="00E31452">
            <w:pPr>
              <w:tabs>
                <w:tab w:val="left" w:pos="10095"/>
              </w:tabs>
              <w:rPr>
                <w:rFonts w:ascii="Arial" w:hAnsi="Arial" w:cs="Arial"/>
                <w:color w:val="000000"/>
                <w:sz w:val="24"/>
                <w:szCs w:val="24"/>
              </w:rPr>
            </w:pPr>
          </w:p>
        </w:tc>
      </w:tr>
      <w:tr w:rsidR="008146DF" w14:paraId="6BAF1444" w14:textId="77777777" w:rsidTr="00E31452">
        <w:tc>
          <w:tcPr>
            <w:tcW w:w="715" w:type="dxa"/>
          </w:tcPr>
          <w:p w14:paraId="3B38EB6F" w14:textId="77777777" w:rsidR="008146DF" w:rsidRDefault="008146DF" w:rsidP="00E31452">
            <w:pPr>
              <w:tabs>
                <w:tab w:val="left" w:pos="10095"/>
              </w:tabs>
              <w:rPr>
                <w:rFonts w:ascii="Arial" w:hAnsi="Arial" w:cs="Arial"/>
                <w:color w:val="000000"/>
                <w:sz w:val="24"/>
                <w:szCs w:val="24"/>
              </w:rPr>
            </w:pPr>
          </w:p>
        </w:tc>
        <w:tc>
          <w:tcPr>
            <w:tcW w:w="1620" w:type="dxa"/>
          </w:tcPr>
          <w:p w14:paraId="11ACE74E"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Measurable</w:t>
            </w:r>
          </w:p>
        </w:tc>
        <w:tc>
          <w:tcPr>
            <w:tcW w:w="3690" w:type="dxa"/>
          </w:tcPr>
          <w:p w14:paraId="313256FB"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What are you measuring?</w:t>
            </w:r>
          </w:p>
        </w:tc>
        <w:tc>
          <w:tcPr>
            <w:tcW w:w="4405" w:type="dxa"/>
          </w:tcPr>
          <w:p w14:paraId="733FA523" w14:textId="77777777" w:rsidR="008146DF" w:rsidRDefault="008146DF" w:rsidP="00E31452">
            <w:pPr>
              <w:tabs>
                <w:tab w:val="left" w:pos="10095"/>
              </w:tabs>
              <w:rPr>
                <w:rFonts w:ascii="Arial" w:hAnsi="Arial" w:cs="Arial"/>
                <w:color w:val="000000"/>
                <w:sz w:val="24"/>
                <w:szCs w:val="24"/>
              </w:rPr>
            </w:pPr>
          </w:p>
        </w:tc>
      </w:tr>
      <w:tr w:rsidR="008146DF" w14:paraId="279D741B" w14:textId="77777777" w:rsidTr="00E31452">
        <w:tc>
          <w:tcPr>
            <w:tcW w:w="715" w:type="dxa"/>
          </w:tcPr>
          <w:p w14:paraId="36A96BEA" w14:textId="77777777" w:rsidR="008146DF" w:rsidRDefault="008146DF" w:rsidP="00E31452">
            <w:pPr>
              <w:tabs>
                <w:tab w:val="left" w:pos="10095"/>
              </w:tabs>
              <w:rPr>
                <w:rFonts w:ascii="Arial" w:hAnsi="Arial" w:cs="Arial"/>
                <w:color w:val="000000"/>
                <w:sz w:val="24"/>
                <w:szCs w:val="24"/>
              </w:rPr>
            </w:pPr>
          </w:p>
        </w:tc>
        <w:tc>
          <w:tcPr>
            <w:tcW w:w="1620" w:type="dxa"/>
          </w:tcPr>
          <w:p w14:paraId="1C9DC98D"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Measurable</w:t>
            </w:r>
          </w:p>
        </w:tc>
        <w:tc>
          <w:tcPr>
            <w:tcW w:w="3690" w:type="dxa"/>
          </w:tcPr>
          <w:p w14:paraId="6C49DC05"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How, when are you measuring?</w:t>
            </w:r>
          </w:p>
        </w:tc>
        <w:tc>
          <w:tcPr>
            <w:tcW w:w="4405" w:type="dxa"/>
          </w:tcPr>
          <w:p w14:paraId="688A95B0" w14:textId="77777777" w:rsidR="008146DF" w:rsidRDefault="008146DF" w:rsidP="00E31452">
            <w:pPr>
              <w:tabs>
                <w:tab w:val="left" w:pos="10095"/>
              </w:tabs>
              <w:rPr>
                <w:rFonts w:ascii="Arial" w:hAnsi="Arial" w:cs="Arial"/>
                <w:color w:val="000000"/>
                <w:sz w:val="24"/>
                <w:szCs w:val="24"/>
              </w:rPr>
            </w:pPr>
          </w:p>
        </w:tc>
      </w:tr>
      <w:tr w:rsidR="008146DF" w14:paraId="69F9799C" w14:textId="77777777" w:rsidTr="00E31452">
        <w:tc>
          <w:tcPr>
            <w:tcW w:w="715" w:type="dxa"/>
          </w:tcPr>
          <w:p w14:paraId="5E7BEA40" w14:textId="77777777" w:rsidR="008146DF" w:rsidRDefault="008146DF" w:rsidP="00E31452">
            <w:pPr>
              <w:tabs>
                <w:tab w:val="left" w:pos="10095"/>
              </w:tabs>
              <w:rPr>
                <w:rFonts w:ascii="Arial" w:hAnsi="Arial" w:cs="Arial"/>
                <w:color w:val="000000"/>
                <w:sz w:val="24"/>
                <w:szCs w:val="24"/>
              </w:rPr>
            </w:pPr>
          </w:p>
        </w:tc>
        <w:tc>
          <w:tcPr>
            <w:tcW w:w="1620" w:type="dxa"/>
          </w:tcPr>
          <w:p w14:paraId="52D68D2A"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Action Plan</w:t>
            </w:r>
          </w:p>
        </w:tc>
        <w:tc>
          <w:tcPr>
            <w:tcW w:w="3690" w:type="dxa"/>
          </w:tcPr>
          <w:p w14:paraId="0BF25E07"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What, when and where?</w:t>
            </w:r>
          </w:p>
        </w:tc>
        <w:tc>
          <w:tcPr>
            <w:tcW w:w="4405" w:type="dxa"/>
          </w:tcPr>
          <w:p w14:paraId="6C0DD6E1" w14:textId="77777777" w:rsidR="008146DF" w:rsidRDefault="008146DF" w:rsidP="00E31452">
            <w:pPr>
              <w:tabs>
                <w:tab w:val="left" w:pos="10095"/>
              </w:tabs>
              <w:rPr>
                <w:rFonts w:ascii="Arial" w:hAnsi="Arial" w:cs="Arial"/>
                <w:color w:val="000000"/>
                <w:sz w:val="24"/>
                <w:szCs w:val="24"/>
              </w:rPr>
            </w:pPr>
          </w:p>
        </w:tc>
      </w:tr>
      <w:tr w:rsidR="008146DF" w14:paraId="624BEF88" w14:textId="77777777" w:rsidTr="00E31452">
        <w:tc>
          <w:tcPr>
            <w:tcW w:w="715" w:type="dxa"/>
          </w:tcPr>
          <w:p w14:paraId="22BB49E3" w14:textId="77777777" w:rsidR="008146DF" w:rsidRDefault="008146DF" w:rsidP="00E31452">
            <w:pPr>
              <w:tabs>
                <w:tab w:val="left" w:pos="10095"/>
              </w:tabs>
              <w:rPr>
                <w:rFonts w:ascii="Arial" w:hAnsi="Arial" w:cs="Arial"/>
                <w:color w:val="000000"/>
                <w:sz w:val="24"/>
                <w:szCs w:val="24"/>
              </w:rPr>
            </w:pPr>
          </w:p>
        </w:tc>
        <w:tc>
          <w:tcPr>
            <w:tcW w:w="1620" w:type="dxa"/>
          </w:tcPr>
          <w:p w14:paraId="060E58BE"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Reason</w:t>
            </w:r>
          </w:p>
        </w:tc>
        <w:tc>
          <w:tcPr>
            <w:tcW w:w="3690" w:type="dxa"/>
          </w:tcPr>
          <w:p w14:paraId="6F6F2B3D"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Why?</w:t>
            </w:r>
          </w:p>
        </w:tc>
        <w:tc>
          <w:tcPr>
            <w:tcW w:w="4405" w:type="dxa"/>
          </w:tcPr>
          <w:p w14:paraId="16DAC889" w14:textId="77777777" w:rsidR="008146DF" w:rsidRDefault="008146DF" w:rsidP="00E31452">
            <w:pPr>
              <w:tabs>
                <w:tab w:val="left" w:pos="10095"/>
              </w:tabs>
              <w:rPr>
                <w:rFonts w:ascii="Arial" w:hAnsi="Arial" w:cs="Arial"/>
                <w:color w:val="000000"/>
                <w:sz w:val="24"/>
                <w:szCs w:val="24"/>
              </w:rPr>
            </w:pPr>
          </w:p>
        </w:tc>
      </w:tr>
      <w:tr w:rsidR="008146DF" w14:paraId="6DD476FC" w14:textId="77777777" w:rsidTr="00E31452">
        <w:tc>
          <w:tcPr>
            <w:tcW w:w="715" w:type="dxa"/>
          </w:tcPr>
          <w:p w14:paraId="1631245A" w14:textId="77777777" w:rsidR="008146DF" w:rsidRDefault="008146DF" w:rsidP="00E31452">
            <w:pPr>
              <w:tabs>
                <w:tab w:val="left" w:pos="10095"/>
              </w:tabs>
              <w:rPr>
                <w:rFonts w:ascii="Arial" w:hAnsi="Arial" w:cs="Arial"/>
                <w:color w:val="000000"/>
                <w:sz w:val="24"/>
                <w:szCs w:val="24"/>
              </w:rPr>
            </w:pPr>
          </w:p>
        </w:tc>
        <w:tc>
          <w:tcPr>
            <w:tcW w:w="1620" w:type="dxa"/>
          </w:tcPr>
          <w:p w14:paraId="764C5268"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Realistic</w:t>
            </w:r>
          </w:p>
        </w:tc>
        <w:tc>
          <w:tcPr>
            <w:tcW w:w="3690" w:type="dxa"/>
          </w:tcPr>
          <w:p w14:paraId="69024515"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Achievable?</w:t>
            </w:r>
          </w:p>
        </w:tc>
        <w:tc>
          <w:tcPr>
            <w:tcW w:w="4405" w:type="dxa"/>
          </w:tcPr>
          <w:p w14:paraId="172126A6" w14:textId="77777777" w:rsidR="008146DF" w:rsidRDefault="008146DF" w:rsidP="00E31452">
            <w:pPr>
              <w:tabs>
                <w:tab w:val="left" w:pos="10095"/>
              </w:tabs>
              <w:rPr>
                <w:rFonts w:ascii="Arial" w:hAnsi="Arial" w:cs="Arial"/>
                <w:color w:val="000000"/>
                <w:sz w:val="24"/>
                <w:szCs w:val="24"/>
              </w:rPr>
            </w:pPr>
          </w:p>
        </w:tc>
      </w:tr>
      <w:tr w:rsidR="008146DF" w14:paraId="4D11A1E3" w14:textId="77777777" w:rsidTr="00E31452">
        <w:tc>
          <w:tcPr>
            <w:tcW w:w="715" w:type="dxa"/>
          </w:tcPr>
          <w:p w14:paraId="0AE582BC" w14:textId="77777777" w:rsidR="008146DF" w:rsidRDefault="008146DF" w:rsidP="00E31452">
            <w:pPr>
              <w:tabs>
                <w:tab w:val="left" w:pos="10095"/>
              </w:tabs>
              <w:rPr>
                <w:rFonts w:ascii="Arial" w:hAnsi="Arial" w:cs="Arial"/>
                <w:color w:val="000000"/>
                <w:sz w:val="24"/>
                <w:szCs w:val="24"/>
              </w:rPr>
            </w:pPr>
          </w:p>
        </w:tc>
        <w:tc>
          <w:tcPr>
            <w:tcW w:w="1620" w:type="dxa"/>
          </w:tcPr>
          <w:p w14:paraId="21D50A0A"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Time Frame</w:t>
            </w:r>
          </w:p>
        </w:tc>
        <w:tc>
          <w:tcPr>
            <w:tcW w:w="3690" w:type="dxa"/>
          </w:tcPr>
          <w:p w14:paraId="04EEEDC4"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By when?</w:t>
            </w:r>
          </w:p>
        </w:tc>
        <w:tc>
          <w:tcPr>
            <w:tcW w:w="4405" w:type="dxa"/>
          </w:tcPr>
          <w:p w14:paraId="5D241A4B" w14:textId="77777777" w:rsidR="008146DF" w:rsidRDefault="008146DF" w:rsidP="00E31452">
            <w:pPr>
              <w:tabs>
                <w:tab w:val="left" w:pos="10095"/>
              </w:tabs>
              <w:rPr>
                <w:rFonts w:ascii="Arial" w:hAnsi="Arial" w:cs="Arial"/>
                <w:color w:val="000000"/>
                <w:sz w:val="24"/>
                <w:szCs w:val="24"/>
              </w:rPr>
            </w:pPr>
          </w:p>
        </w:tc>
      </w:tr>
    </w:tbl>
    <w:p w14:paraId="387C57DC" w14:textId="77777777" w:rsidR="008146DF" w:rsidRDefault="008146DF" w:rsidP="008146DF">
      <w:pPr>
        <w:tabs>
          <w:tab w:val="left" w:pos="3840"/>
        </w:tabs>
        <w:rPr>
          <w:rFonts w:ascii="Arial" w:hAnsi="Arial" w:cs="Arial"/>
          <w:color w:val="000000"/>
          <w:sz w:val="24"/>
          <w:szCs w:val="24"/>
        </w:rPr>
      </w:pPr>
    </w:p>
    <w:tbl>
      <w:tblPr>
        <w:tblStyle w:val="TableGrid"/>
        <w:tblW w:w="0" w:type="auto"/>
        <w:tblLook w:val="04A0" w:firstRow="1" w:lastRow="0" w:firstColumn="1" w:lastColumn="0" w:noHBand="0" w:noVBand="1"/>
      </w:tblPr>
      <w:tblGrid>
        <w:gridCol w:w="715"/>
        <w:gridCol w:w="1620"/>
        <w:gridCol w:w="3690"/>
        <w:gridCol w:w="4405"/>
      </w:tblGrid>
      <w:tr w:rsidR="008146DF" w14:paraId="69838ACB" w14:textId="77777777" w:rsidTr="00E31452">
        <w:tc>
          <w:tcPr>
            <w:tcW w:w="715" w:type="dxa"/>
          </w:tcPr>
          <w:p w14:paraId="154356F6" w14:textId="77777777" w:rsidR="008146DF" w:rsidRPr="005D6855" w:rsidRDefault="008146DF" w:rsidP="00E31452">
            <w:pPr>
              <w:tabs>
                <w:tab w:val="left" w:pos="10095"/>
              </w:tabs>
              <w:jc w:val="center"/>
              <w:rPr>
                <w:rFonts w:ascii="Arial Black" w:hAnsi="Arial Black" w:cs="Arial"/>
                <w:color w:val="000000" w:themeColor="text1"/>
                <w:sz w:val="36"/>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6855">
              <w:rPr>
                <w:rFonts w:ascii="Arial Black" w:hAnsi="Arial Black"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9715" w:type="dxa"/>
            <w:gridSpan w:val="3"/>
          </w:tcPr>
          <w:p w14:paraId="536BCC25"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Set a Skill Goal:</w:t>
            </w:r>
          </w:p>
        </w:tc>
      </w:tr>
      <w:tr w:rsidR="008146DF" w14:paraId="047FAA58" w14:textId="77777777" w:rsidTr="00E31452">
        <w:tc>
          <w:tcPr>
            <w:tcW w:w="715" w:type="dxa"/>
          </w:tcPr>
          <w:p w14:paraId="76708867" w14:textId="77777777" w:rsidR="008146DF" w:rsidRPr="005D6855" w:rsidRDefault="008146DF" w:rsidP="00E31452">
            <w:pPr>
              <w:tabs>
                <w:tab w:val="left" w:pos="10095"/>
              </w:tabs>
              <w:jc w:val="center"/>
              <w:rPr>
                <w:rFonts w:ascii="Arial Black" w:hAnsi="Arial Black" w:cs="Arial"/>
                <w:b/>
                <w:color w:val="000000"/>
                <w:sz w:val="24"/>
                <w:szCs w:val="24"/>
              </w:rPr>
            </w:pPr>
          </w:p>
        </w:tc>
        <w:tc>
          <w:tcPr>
            <w:tcW w:w="9715" w:type="dxa"/>
            <w:gridSpan w:val="3"/>
          </w:tcPr>
          <w:p w14:paraId="562DBE85"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 xml:space="preserve">I will: </w:t>
            </w:r>
          </w:p>
          <w:p w14:paraId="33F2CBC2"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Presently I can:</w:t>
            </w:r>
          </w:p>
        </w:tc>
      </w:tr>
      <w:tr w:rsidR="008146DF" w14:paraId="1E3C8528" w14:textId="77777777" w:rsidTr="00E31452">
        <w:tc>
          <w:tcPr>
            <w:tcW w:w="715" w:type="dxa"/>
          </w:tcPr>
          <w:p w14:paraId="30B6B5C8" w14:textId="77777777" w:rsidR="008146DF" w:rsidRDefault="008146DF" w:rsidP="00E31452">
            <w:pPr>
              <w:tabs>
                <w:tab w:val="left" w:pos="10095"/>
              </w:tabs>
              <w:rPr>
                <w:rFonts w:ascii="Arial" w:hAnsi="Arial" w:cs="Arial"/>
                <w:color w:val="000000"/>
                <w:sz w:val="24"/>
                <w:szCs w:val="24"/>
              </w:rPr>
            </w:pPr>
          </w:p>
        </w:tc>
        <w:tc>
          <w:tcPr>
            <w:tcW w:w="1620" w:type="dxa"/>
          </w:tcPr>
          <w:p w14:paraId="6C687BE4"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Specific</w:t>
            </w:r>
          </w:p>
        </w:tc>
        <w:tc>
          <w:tcPr>
            <w:tcW w:w="3690" w:type="dxa"/>
          </w:tcPr>
          <w:p w14:paraId="7F65C98B"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What will you achieve?</w:t>
            </w:r>
          </w:p>
        </w:tc>
        <w:tc>
          <w:tcPr>
            <w:tcW w:w="4405" w:type="dxa"/>
          </w:tcPr>
          <w:p w14:paraId="7EF1D31A" w14:textId="77777777" w:rsidR="008146DF" w:rsidRDefault="008146DF" w:rsidP="00E31452">
            <w:pPr>
              <w:tabs>
                <w:tab w:val="left" w:pos="10095"/>
              </w:tabs>
              <w:rPr>
                <w:rFonts w:ascii="Arial" w:hAnsi="Arial" w:cs="Arial"/>
                <w:color w:val="000000"/>
                <w:sz w:val="24"/>
                <w:szCs w:val="24"/>
              </w:rPr>
            </w:pPr>
          </w:p>
        </w:tc>
      </w:tr>
      <w:tr w:rsidR="008146DF" w14:paraId="5036C769" w14:textId="77777777" w:rsidTr="00E31452">
        <w:tc>
          <w:tcPr>
            <w:tcW w:w="715" w:type="dxa"/>
          </w:tcPr>
          <w:p w14:paraId="12CD1AFD" w14:textId="77777777" w:rsidR="008146DF" w:rsidRDefault="008146DF" w:rsidP="00E31452">
            <w:pPr>
              <w:tabs>
                <w:tab w:val="left" w:pos="10095"/>
              </w:tabs>
              <w:rPr>
                <w:rFonts w:ascii="Arial" w:hAnsi="Arial" w:cs="Arial"/>
                <w:color w:val="000000"/>
                <w:sz w:val="24"/>
                <w:szCs w:val="24"/>
              </w:rPr>
            </w:pPr>
          </w:p>
        </w:tc>
        <w:tc>
          <w:tcPr>
            <w:tcW w:w="1620" w:type="dxa"/>
          </w:tcPr>
          <w:p w14:paraId="61910C03"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Measurable</w:t>
            </w:r>
          </w:p>
        </w:tc>
        <w:tc>
          <w:tcPr>
            <w:tcW w:w="3690" w:type="dxa"/>
          </w:tcPr>
          <w:p w14:paraId="1486C076"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What are you measuring?</w:t>
            </w:r>
          </w:p>
        </w:tc>
        <w:tc>
          <w:tcPr>
            <w:tcW w:w="4405" w:type="dxa"/>
          </w:tcPr>
          <w:p w14:paraId="10921B87" w14:textId="77777777" w:rsidR="008146DF" w:rsidRDefault="008146DF" w:rsidP="00E31452">
            <w:pPr>
              <w:tabs>
                <w:tab w:val="left" w:pos="10095"/>
              </w:tabs>
              <w:rPr>
                <w:rFonts w:ascii="Arial" w:hAnsi="Arial" w:cs="Arial"/>
                <w:color w:val="000000"/>
                <w:sz w:val="24"/>
                <w:szCs w:val="24"/>
              </w:rPr>
            </w:pPr>
          </w:p>
        </w:tc>
      </w:tr>
      <w:tr w:rsidR="008146DF" w14:paraId="3D5794C9" w14:textId="77777777" w:rsidTr="00E31452">
        <w:tc>
          <w:tcPr>
            <w:tcW w:w="715" w:type="dxa"/>
          </w:tcPr>
          <w:p w14:paraId="608CD7EA" w14:textId="77777777" w:rsidR="008146DF" w:rsidRDefault="008146DF" w:rsidP="00E31452">
            <w:pPr>
              <w:tabs>
                <w:tab w:val="left" w:pos="10095"/>
              </w:tabs>
              <w:rPr>
                <w:rFonts w:ascii="Arial" w:hAnsi="Arial" w:cs="Arial"/>
                <w:color w:val="000000"/>
                <w:sz w:val="24"/>
                <w:szCs w:val="24"/>
              </w:rPr>
            </w:pPr>
          </w:p>
        </w:tc>
        <w:tc>
          <w:tcPr>
            <w:tcW w:w="1620" w:type="dxa"/>
          </w:tcPr>
          <w:p w14:paraId="164424DF"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Measurable</w:t>
            </w:r>
          </w:p>
        </w:tc>
        <w:tc>
          <w:tcPr>
            <w:tcW w:w="3690" w:type="dxa"/>
          </w:tcPr>
          <w:p w14:paraId="4F4731F6"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How, when are you measuring?</w:t>
            </w:r>
          </w:p>
        </w:tc>
        <w:tc>
          <w:tcPr>
            <w:tcW w:w="4405" w:type="dxa"/>
          </w:tcPr>
          <w:p w14:paraId="795497FC" w14:textId="77777777" w:rsidR="008146DF" w:rsidRDefault="008146DF" w:rsidP="00E31452">
            <w:pPr>
              <w:tabs>
                <w:tab w:val="left" w:pos="10095"/>
              </w:tabs>
              <w:rPr>
                <w:rFonts w:ascii="Arial" w:hAnsi="Arial" w:cs="Arial"/>
                <w:color w:val="000000"/>
                <w:sz w:val="24"/>
                <w:szCs w:val="24"/>
              </w:rPr>
            </w:pPr>
          </w:p>
        </w:tc>
      </w:tr>
      <w:tr w:rsidR="008146DF" w14:paraId="16AFD8F0" w14:textId="77777777" w:rsidTr="00E31452">
        <w:tc>
          <w:tcPr>
            <w:tcW w:w="715" w:type="dxa"/>
          </w:tcPr>
          <w:p w14:paraId="63F3AEC5" w14:textId="77777777" w:rsidR="008146DF" w:rsidRDefault="008146DF" w:rsidP="00E31452">
            <w:pPr>
              <w:tabs>
                <w:tab w:val="left" w:pos="10095"/>
              </w:tabs>
              <w:rPr>
                <w:rFonts w:ascii="Arial" w:hAnsi="Arial" w:cs="Arial"/>
                <w:color w:val="000000"/>
                <w:sz w:val="24"/>
                <w:szCs w:val="24"/>
              </w:rPr>
            </w:pPr>
          </w:p>
        </w:tc>
        <w:tc>
          <w:tcPr>
            <w:tcW w:w="1620" w:type="dxa"/>
          </w:tcPr>
          <w:p w14:paraId="1684ADE9"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Action Plan</w:t>
            </w:r>
          </w:p>
        </w:tc>
        <w:tc>
          <w:tcPr>
            <w:tcW w:w="3690" w:type="dxa"/>
          </w:tcPr>
          <w:p w14:paraId="7B107E29"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What, when and where?</w:t>
            </w:r>
          </w:p>
        </w:tc>
        <w:tc>
          <w:tcPr>
            <w:tcW w:w="4405" w:type="dxa"/>
          </w:tcPr>
          <w:p w14:paraId="42C4E5C7" w14:textId="77777777" w:rsidR="008146DF" w:rsidRDefault="008146DF" w:rsidP="00E31452">
            <w:pPr>
              <w:tabs>
                <w:tab w:val="left" w:pos="10095"/>
              </w:tabs>
              <w:rPr>
                <w:rFonts w:ascii="Arial" w:hAnsi="Arial" w:cs="Arial"/>
                <w:color w:val="000000"/>
                <w:sz w:val="24"/>
                <w:szCs w:val="24"/>
              </w:rPr>
            </w:pPr>
          </w:p>
        </w:tc>
      </w:tr>
      <w:tr w:rsidR="008146DF" w14:paraId="0B94839E" w14:textId="77777777" w:rsidTr="00E31452">
        <w:tc>
          <w:tcPr>
            <w:tcW w:w="715" w:type="dxa"/>
          </w:tcPr>
          <w:p w14:paraId="73223A43" w14:textId="77777777" w:rsidR="008146DF" w:rsidRDefault="008146DF" w:rsidP="00E31452">
            <w:pPr>
              <w:tabs>
                <w:tab w:val="left" w:pos="10095"/>
              </w:tabs>
              <w:rPr>
                <w:rFonts w:ascii="Arial" w:hAnsi="Arial" w:cs="Arial"/>
                <w:color w:val="000000"/>
                <w:sz w:val="24"/>
                <w:szCs w:val="24"/>
              </w:rPr>
            </w:pPr>
          </w:p>
        </w:tc>
        <w:tc>
          <w:tcPr>
            <w:tcW w:w="1620" w:type="dxa"/>
          </w:tcPr>
          <w:p w14:paraId="03221CB2"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Reason</w:t>
            </w:r>
          </w:p>
        </w:tc>
        <w:tc>
          <w:tcPr>
            <w:tcW w:w="3690" w:type="dxa"/>
          </w:tcPr>
          <w:p w14:paraId="4EB391FC"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Why?</w:t>
            </w:r>
          </w:p>
        </w:tc>
        <w:tc>
          <w:tcPr>
            <w:tcW w:w="4405" w:type="dxa"/>
          </w:tcPr>
          <w:p w14:paraId="59F448AA" w14:textId="77777777" w:rsidR="008146DF" w:rsidRDefault="008146DF" w:rsidP="00E31452">
            <w:pPr>
              <w:tabs>
                <w:tab w:val="left" w:pos="10095"/>
              </w:tabs>
              <w:rPr>
                <w:rFonts w:ascii="Arial" w:hAnsi="Arial" w:cs="Arial"/>
                <w:color w:val="000000"/>
                <w:sz w:val="24"/>
                <w:szCs w:val="24"/>
              </w:rPr>
            </w:pPr>
          </w:p>
        </w:tc>
      </w:tr>
      <w:tr w:rsidR="008146DF" w14:paraId="3E52B4CA" w14:textId="77777777" w:rsidTr="00E31452">
        <w:tc>
          <w:tcPr>
            <w:tcW w:w="715" w:type="dxa"/>
          </w:tcPr>
          <w:p w14:paraId="5B8A006A" w14:textId="77777777" w:rsidR="008146DF" w:rsidRDefault="008146DF" w:rsidP="00E31452">
            <w:pPr>
              <w:tabs>
                <w:tab w:val="left" w:pos="10095"/>
              </w:tabs>
              <w:rPr>
                <w:rFonts w:ascii="Arial" w:hAnsi="Arial" w:cs="Arial"/>
                <w:color w:val="000000"/>
                <w:sz w:val="24"/>
                <w:szCs w:val="24"/>
              </w:rPr>
            </w:pPr>
          </w:p>
        </w:tc>
        <w:tc>
          <w:tcPr>
            <w:tcW w:w="1620" w:type="dxa"/>
          </w:tcPr>
          <w:p w14:paraId="583ECF4D"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Realistic</w:t>
            </w:r>
          </w:p>
        </w:tc>
        <w:tc>
          <w:tcPr>
            <w:tcW w:w="3690" w:type="dxa"/>
          </w:tcPr>
          <w:p w14:paraId="7CA3B348"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Achievable?</w:t>
            </w:r>
          </w:p>
        </w:tc>
        <w:tc>
          <w:tcPr>
            <w:tcW w:w="4405" w:type="dxa"/>
          </w:tcPr>
          <w:p w14:paraId="2F21CA18" w14:textId="77777777" w:rsidR="008146DF" w:rsidRDefault="008146DF" w:rsidP="00E31452">
            <w:pPr>
              <w:tabs>
                <w:tab w:val="left" w:pos="10095"/>
              </w:tabs>
              <w:rPr>
                <w:rFonts w:ascii="Arial" w:hAnsi="Arial" w:cs="Arial"/>
                <w:color w:val="000000"/>
                <w:sz w:val="24"/>
                <w:szCs w:val="24"/>
              </w:rPr>
            </w:pPr>
          </w:p>
        </w:tc>
      </w:tr>
      <w:tr w:rsidR="008146DF" w14:paraId="42F6F110" w14:textId="77777777" w:rsidTr="00E31452">
        <w:tc>
          <w:tcPr>
            <w:tcW w:w="715" w:type="dxa"/>
          </w:tcPr>
          <w:p w14:paraId="05EE7A76" w14:textId="77777777" w:rsidR="008146DF" w:rsidRDefault="008146DF" w:rsidP="00E31452">
            <w:pPr>
              <w:tabs>
                <w:tab w:val="left" w:pos="10095"/>
              </w:tabs>
              <w:rPr>
                <w:rFonts w:ascii="Arial" w:hAnsi="Arial" w:cs="Arial"/>
                <w:color w:val="000000"/>
                <w:sz w:val="24"/>
                <w:szCs w:val="24"/>
              </w:rPr>
            </w:pPr>
          </w:p>
        </w:tc>
        <w:tc>
          <w:tcPr>
            <w:tcW w:w="1620" w:type="dxa"/>
          </w:tcPr>
          <w:p w14:paraId="28DCA283"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Time Frame</w:t>
            </w:r>
          </w:p>
        </w:tc>
        <w:tc>
          <w:tcPr>
            <w:tcW w:w="3690" w:type="dxa"/>
          </w:tcPr>
          <w:p w14:paraId="3353446C"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By when?</w:t>
            </w:r>
          </w:p>
        </w:tc>
        <w:tc>
          <w:tcPr>
            <w:tcW w:w="4405" w:type="dxa"/>
          </w:tcPr>
          <w:p w14:paraId="1C74ABFE" w14:textId="77777777" w:rsidR="008146DF" w:rsidRDefault="008146DF" w:rsidP="00E31452">
            <w:pPr>
              <w:tabs>
                <w:tab w:val="left" w:pos="10095"/>
              </w:tabs>
              <w:rPr>
                <w:rFonts w:ascii="Arial" w:hAnsi="Arial" w:cs="Arial"/>
                <w:color w:val="000000"/>
                <w:sz w:val="24"/>
                <w:szCs w:val="24"/>
              </w:rPr>
            </w:pPr>
          </w:p>
        </w:tc>
      </w:tr>
    </w:tbl>
    <w:p w14:paraId="168AB8B9" w14:textId="77777777" w:rsidR="008146DF" w:rsidRDefault="008146DF" w:rsidP="008146DF">
      <w:pPr>
        <w:tabs>
          <w:tab w:val="left" w:pos="3840"/>
        </w:tabs>
        <w:rPr>
          <w:rFonts w:ascii="Arial" w:hAnsi="Arial" w:cs="Arial"/>
          <w:color w:val="000000"/>
          <w:sz w:val="24"/>
          <w:szCs w:val="24"/>
        </w:rPr>
      </w:pPr>
    </w:p>
    <w:tbl>
      <w:tblPr>
        <w:tblStyle w:val="TableGrid"/>
        <w:tblW w:w="0" w:type="auto"/>
        <w:tblLook w:val="04A0" w:firstRow="1" w:lastRow="0" w:firstColumn="1" w:lastColumn="0" w:noHBand="0" w:noVBand="1"/>
      </w:tblPr>
      <w:tblGrid>
        <w:gridCol w:w="715"/>
        <w:gridCol w:w="1620"/>
        <w:gridCol w:w="3690"/>
        <w:gridCol w:w="4405"/>
      </w:tblGrid>
      <w:tr w:rsidR="008146DF" w14:paraId="4B1F5CED" w14:textId="77777777" w:rsidTr="00E31452">
        <w:tc>
          <w:tcPr>
            <w:tcW w:w="715" w:type="dxa"/>
          </w:tcPr>
          <w:p w14:paraId="62DD56BD" w14:textId="77777777" w:rsidR="008146DF" w:rsidRPr="005D6855" w:rsidRDefault="008146DF" w:rsidP="00E31452">
            <w:pPr>
              <w:tabs>
                <w:tab w:val="left" w:pos="10095"/>
              </w:tabs>
              <w:jc w:val="center"/>
              <w:rPr>
                <w:rFonts w:ascii="Arial Black" w:hAnsi="Arial Black" w:cs="Arial"/>
                <w:color w:val="000000" w:themeColor="text1"/>
                <w:sz w:val="36"/>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6855">
              <w:rPr>
                <w:rFonts w:ascii="Arial Black" w:hAnsi="Arial Black"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9715" w:type="dxa"/>
            <w:gridSpan w:val="3"/>
          </w:tcPr>
          <w:p w14:paraId="60558014"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Set a Behavioural Goal:</w:t>
            </w:r>
          </w:p>
        </w:tc>
      </w:tr>
      <w:tr w:rsidR="008146DF" w14:paraId="1CB0D2A3" w14:textId="77777777" w:rsidTr="00E31452">
        <w:tc>
          <w:tcPr>
            <w:tcW w:w="715" w:type="dxa"/>
          </w:tcPr>
          <w:p w14:paraId="0D3CCBE3" w14:textId="77777777" w:rsidR="008146DF" w:rsidRPr="005D6855" w:rsidRDefault="008146DF" w:rsidP="00E31452">
            <w:pPr>
              <w:tabs>
                <w:tab w:val="left" w:pos="10095"/>
              </w:tabs>
              <w:jc w:val="center"/>
              <w:rPr>
                <w:rFonts w:ascii="Arial Black" w:hAnsi="Arial Black" w:cs="Arial"/>
                <w:b/>
                <w:color w:val="000000"/>
                <w:sz w:val="24"/>
                <w:szCs w:val="24"/>
              </w:rPr>
            </w:pPr>
          </w:p>
        </w:tc>
        <w:tc>
          <w:tcPr>
            <w:tcW w:w="9715" w:type="dxa"/>
            <w:gridSpan w:val="3"/>
          </w:tcPr>
          <w:p w14:paraId="70668A7F"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 xml:space="preserve">I will: </w:t>
            </w:r>
          </w:p>
          <w:p w14:paraId="28DC0B78"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Presently I can:</w:t>
            </w:r>
          </w:p>
        </w:tc>
      </w:tr>
      <w:tr w:rsidR="008146DF" w14:paraId="11EDDE04" w14:textId="77777777" w:rsidTr="00E31452">
        <w:tc>
          <w:tcPr>
            <w:tcW w:w="715" w:type="dxa"/>
          </w:tcPr>
          <w:p w14:paraId="468D7B1A" w14:textId="77777777" w:rsidR="008146DF" w:rsidRDefault="008146DF" w:rsidP="00E31452">
            <w:pPr>
              <w:tabs>
                <w:tab w:val="left" w:pos="10095"/>
              </w:tabs>
              <w:rPr>
                <w:rFonts w:ascii="Arial" w:hAnsi="Arial" w:cs="Arial"/>
                <w:color w:val="000000"/>
                <w:sz w:val="24"/>
                <w:szCs w:val="24"/>
              </w:rPr>
            </w:pPr>
          </w:p>
        </w:tc>
        <w:tc>
          <w:tcPr>
            <w:tcW w:w="1620" w:type="dxa"/>
          </w:tcPr>
          <w:p w14:paraId="3CB85DA7"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Specific</w:t>
            </w:r>
          </w:p>
        </w:tc>
        <w:tc>
          <w:tcPr>
            <w:tcW w:w="3690" w:type="dxa"/>
          </w:tcPr>
          <w:p w14:paraId="07ED94E8"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What will you achieve?</w:t>
            </w:r>
          </w:p>
        </w:tc>
        <w:tc>
          <w:tcPr>
            <w:tcW w:w="4405" w:type="dxa"/>
          </w:tcPr>
          <w:p w14:paraId="40763577" w14:textId="77777777" w:rsidR="008146DF" w:rsidRDefault="008146DF" w:rsidP="00E31452">
            <w:pPr>
              <w:tabs>
                <w:tab w:val="left" w:pos="10095"/>
              </w:tabs>
              <w:rPr>
                <w:rFonts w:ascii="Arial" w:hAnsi="Arial" w:cs="Arial"/>
                <w:color w:val="000000"/>
                <w:sz w:val="24"/>
                <w:szCs w:val="24"/>
              </w:rPr>
            </w:pPr>
          </w:p>
        </w:tc>
      </w:tr>
      <w:tr w:rsidR="008146DF" w14:paraId="48E77137" w14:textId="77777777" w:rsidTr="00E31452">
        <w:tc>
          <w:tcPr>
            <w:tcW w:w="715" w:type="dxa"/>
          </w:tcPr>
          <w:p w14:paraId="6D6AF360" w14:textId="77777777" w:rsidR="008146DF" w:rsidRDefault="008146DF" w:rsidP="00E31452">
            <w:pPr>
              <w:tabs>
                <w:tab w:val="left" w:pos="10095"/>
              </w:tabs>
              <w:rPr>
                <w:rFonts w:ascii="Arial" w:hAnsi="Arial" w:cs="Arial"/>
                <w:color w:val="000000"/>
                <w:sz w:val="24"/>
                <w:szCs w:val="24"/>
              </w:rPr>
            </w:pPr>
          </w:p>
        </w:tc>
        <w:tc>
          <w:tcPr>
            <w:tcW w:w="1620" w:type="dxa"/>
          </w:tcPr>
          <w:p w14:paraId="3B07A55C"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Measurable</w:t>
            </w:r>
          </w:p>
        </w:tc>
        <w:tc>
          <w:tcPr>
            <w:tcW w:w="3690" w:type="dxa"/>
          </w:tcPr>
          <w:p w14:paraId="2F5F7B16"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What are you measuring?</w:t>
            </w:r>
          </w:p>
        </w:tc>
        <w:tc>
          <w:tcPr>
            <w:tcW w:w="4405" w:type="dxa"/>
          </w:tcPr>
          <w:p w14:paraId="7D01CB76" w14:textId="77777777" w:rsidR="008146DF" w:rsidRDefault="008146DF" w:rsidP="00E31452">
            <w:pPr>
              <w:tabs>
                <w:tab w:val="left" w:pos="10095"/>
              </w:tabs>
              <w:rPr>
                <w:rFonts w:ascii="Arial" w:hAnsi="Arial" w:cs="Arial"/>
                <w:color w:val="000000"/>
                <w:sz w:val="24"/>
                <w:szCs w:val="24"/>
              </w:rPr>
            </w:pPr>
          </w:p>
        </w:tc>
      </w:tr>
      <w:tr w:rsidR="008146DF" w14:paraId="1A15F09D" w14:textId="77777777" w:rsidTr="00E31452">
        <w:tc>
          <w:tcPr>
            <w:tcW w:w="715" w:type="dxa"/>
          </w:tcPr>
          <w:p w14:paraId="71EF34DA" w14:textId="77777777" w:rsidR="008146DF" w:rsidRDefault="008146DF" w:rsidP="00E31452">
            <w:pPr>
              <w:tabs>
                <w:tab w:val="left" w:pos="10095"/>
              </w:tabs>
              <w:rPr>
                <w:rFonts w:ascii="Arial" w:hAnsi="Arial" w:cs="Arial"/>
                <w:color w:val="000000"/>
                <w:sz w:val="24"/>
                <w:szCs w:val="24"/>
              </w:rPr>
            </w:pPr>
          </w:p>
        </w:tc>
        <w:tc>
          <w:tcPr>
            <w:tcW w:w="1620" w:type="dxa"/>
          </w:tcPr>
          <w:p w14:paraId="00CB824A"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Measurable</w:t>
            </w:r>
          </w:p>
        </w:tc>
        <w:tc>
          <w:tcPr>
            <w:tcW w:w="3690" w:type="dxa"/>
          </w:tcPr>
          <w:p w14:paraId="1A52045C"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How, when are you measuring?</w:t>
            </w:r>
          </w:p>
        </w:tc>
        <w:tc>
          <w:tcPr>
            <w:tcW w:w="4405" w:type="dxa"/>
          </w:tcPr>
          <w:p w14:paraId="577E0F18" w14:textId="77777777" w:rsidR="008146DF" w:rsidRDefault="008146DF" w:rsidP="00E31452">
            <w:pPr>
              <w:tabs>
                <w:tab w:val="left" w:pos="10095"/>
              </w:tabs>
              <w:rPr>
                <w:rFonts w:ascii="Arial" w:hAnsi="Arial" w:cs="Arial"/>
                <w:color w:val="000000"/>
                <w:sz w:val="24"/>
                <w:szCs w:val="24"/>
              </w:rPr>
            </w:pPr>
          </w:p>
        </w:tc>
      </w:tr>
      <w:tr w:rsidR="008146DF" w14:paraId="28A476C7" w14:textId="77777777" w:rsidTr="00E31452">
        <w:tc>
          <w:tcPr>
            <w:tcW w:w="715" w:type="dxa"/>
          </w:tcPr>
          <w:p w14:paraId="56BC6D95" w14:textId="77777777" w:rsidR="008146DF" w:rsidRDefault="008146DF" w:rsidP="00E31452">
            <w:pPr>
              <w:tabs>
                <w:tab w:val="left" w:pos="10095"/>
              </w:tabs>
              <w:rPr>
                <w:rFonts w:ascii="Arial" w:hAnsi="Arial" w:cs="Arial"/>
                <w:color w:val="000000"/>
                <w:sz w:val="24"/>
                <w:szCs w:val="24"/>
              </w:rPr>
            </w:pPr>
          </w:p>
        </w:tc>
        <w:tc>
          <w:tcPr>
            <w:tcW w:w="1620" w:type="dxa"/>
          </w:tcPr>
          <w:p w14:paraId="15C4CFF6"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Action Plan</w:t>
            </w:r>
          </w:p>
        </w:tc>
        <w:tc>
          <w:tcPr>
            <w:tcW w:w="3690" w:type="dxa"/>
          </w:tcPr>
          <w:p w14:paraId="3A6ADA3F"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What, when and where?</w:t>
            </w:r>
          </w:p>
        </w:tc>
        <w:tc>
          <w:tcPr>
            <w:tcW w:w="4405" w:type="dxa"/>
          </w:tcPr>
          <w:p w14:paraId="30438079" w14:textId="77777777" w:rsidR="008146DF" w:rsidRDefault="008146DF" w:rsidP="00E31452">
            <w:pPr>
              <w:tabs>
                <w:tab w:val="left" w:pos="10095"/>
              </w:tabs>
              <w:rPr>
                <w:rFonts w:ascii="Arial" w:hAnsi="Arial" w:cs="Arial"/>
                <w:color w:val="000000"/>
                <w:sz w:val="24"/>
                <w:szCs w:val="24"/>
              </w:rPr>
            </w:pPr>
          </w:p>
        </w:tc>
      </w:tr>
      <w:tr w:rsidR="008146DF" w14:paraId="4670DE22" w14:textId="77777777" w:rsidTr="00E31452">
        <w:tc>
          <w:tcPr>
            <w:tcW w:w="715" w:type="dxa"/>
          </w:tcPr>
          <w:p w14:paraId="486D7B72" w14:textId="77777777" w:rsidR="008146DF" w:rsidRDefault="008146DF" w:rsidP="00E31452">
            <w:pPr>
              <w:tabs>
                <w:tab w:val="left" w:pos="10095"/>
              </w:tabs>
              <w:rPr>
                <w:rFonts w:ascii="Arial" w:hAnsi="Arial" w:cs="Arial"/>
                <w:color w:val="000000"/>
                <w:sz w:val="24"/>
                <w:szCs w:val="24"/>
              </w:rPr>
            </w:pPr>
          </w:p>
        </w:tc>
        <w:tc>
          <w:tcPr>
            <w:tcW w:w="1620" w:type="dxa"/>
          </w:tcPr>
          <w:p w14:paraId="2B25A55F"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Reason</w:t>
            </w:r>
          </w:p>
        </w:tc>
        <w:tc>
          <w:tcPr>
            <w:tcW w:w="3690" w:type="dxa"/>
          </w:tcPr>
          <w:p w14:paraId="5E4608FF"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Why?</w:t>
            </w:r>
          </w:p>
        </w:tc>
        <w:tc>
          <w:tcPr>
            <w:tcW w:w="4405" w:type="dxa"/>
          </w:tcPr>
          <w:p w14:paraId="3FD41686" w14:textId="77777777" w:rsidR="008146DF" w:rsidRDefault="008146DF" w:rsidP="00E31452">
            <w:pPr>
              <w:tabs>
                <w:tab w:val="left" w:pos="10095"/>
              </w:tabs>
              <w:rPr>
                <w:rFonts w:ascii="Arial" w:hAnsi="Arial" w:cs="Arial"/>
                <w:color w:val="000000"/>
                <w:sz w:val="24"/>
                <w:szCs w:val="24"/>
              </w:rPr>
            </w:pPr>
          </w:p>
        </w:tc>
      </w:tr>
      <w:tr w:rsidR="008146DF" w14:paraId="2A92D3FD" w14:textId="77777777" w:rsidTr="00E31452">
        <w:tc>
          <w:tcPr>
            <w:tcW w:w="715" w:type="dxa"/>
          </w:tcPr>
          <w:p w14:paraId="730694D1" w14:textId="77777777" w:rsidR="008146DF" w:rsidRDefault="008146DF" w:rsidP="00E31452">
            <w:pPr>
              <w:tabs>
                <w:tab w:val="left" w:pos="10095"/>
              </w:tabs>
              <w:rPr>
                <w:rFonts w:ascii="Arial" w:hAnsi="Arial" w:cs="Arial"/>
                <w:color w:val="000000"/>
                <w:sz w:val="24"/>
                <w:szCs w:val="24"/>
              </w:rPr>
            </w:pPr>
          </w:p>
        </w:tc>
        <w:tc>
          <w:tcPr>
            <w:tcW w:w="1620" w:type="dxa"/>
          </w:tcPr>
          <w:p w14:paraId="5E88074A"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Realistic</w:t>
            </w:r>
          </w:p>
        </w:tc>
        <w:tc>
          <w:tcPr>
            <w:tcW w:w="3690" w:type="dxa"/>
          </w:tcPr>
          <w:p w14:paraId="238C9B58"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Achievable?</w:t>
            </w:r>
          </w:p>
        </w:tc>
        <w:tc>
          <w:tcPr>
            <w:tcW w:w="4405" w:type="dxa"/>
          </w:tcPr>
          <w:p w14:paraId="6430434D" w14:textId="77777777" w:rsidR="008146DF" w:rsidRDefault="008146DF" w:rsidP="00E31452">
            <w:pPr>
              <w:tabs>
                <w:tab w:val="left" w:pos="10095"/>
              </w:tabs>
              <w:rPr>
                <w:rFonts w:ascii="Arial" w:hAnsi="Arial" w:cs="Arial"/>
                <w:color w:val="000000"/>
                <w:sz w:val="24"/>
                <w:szCs w:val="24"/>
              </w:rPr>
            </w:pPr>
          </w:p>
        </w:tc>
      </w:tr>
      <w:tr w:rsidR="008146DF" w14:paraId="57FB7821" w14:textId="77777777" w:rsidTr="00E31452">
        <w:tc>
          <w:tcPr>
            <w:tcW w:w="715" w:type="dxa"/>
          </w:tcPr>
          <w:p w14:paraId="5DDB63C8" w14:textId="77777777" w:rsidR="008146DF" w:rsidRDefault="008146DF" w:rsidP="00E31452">
            <w:pPr>
              <w:tabs>
                <w:tab w:val="left" w:pos="10095"/>
              </w:tabs>
              <w:rPr>
                <w:rFonts w:ascii="Arial" w:hAnsi="Arial" w:cs="Arial"/>
                <w:color w:val="000000"/>
                <w:sz w:val="24"/>
                <w:szCs w:val="24"/>
              </w:rPr>
            </w:pPr>
          </w:p>
        </w:tc>
        <w:tc>
          <w:tcPr>
            <w:tcW w:w="1620" w:type="dxa"/>
          </w:tcPr>
          <w:p w14:paraId="448FC573"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Time Frame</w:t>
            </w:r>
          </w:p>
        </w:tc>
        <w:tc>
          <w:tcPr>
            <w:tcW w:w="3690" w:type="dxa"/>
          </w:tcPr>
          <w:p w14:paraId="5A96A5CA"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By when?</w:t>
            </w:r>
          </w:p>
        </w:tc>
        <w:tc>
          <w:tcPr>
            <w:tcW w:w="4405" w:type="dxa"/>
          </w:tcPr>
          <w:p w14:paraId="60632E7E" w14:textId="77777777" w:rsidR="008146DF" w:rsidRDefault="008146DF" w:rsidP="00E31452">
            <w:pPr>
              <w:tabs>
                <w:tab w:val="left" w:pos="10095"/>
              </w:tabs>
              <w:rPr>
                <w:rFonts w:ascii="Arial" w:hAnsi="Arial" w:cs="Arial"/>
                <w:color w:val="000000"/>
                <w:sz w:val="24"/>
                <w:szCs w:val="24"/>
              </w:rPr>
            </w:pPr>
          </w:p>
        </w:tc>
      </w:tr>
    </w:tbl>
    <w:p w14:paraId="653C7A74" w14:textId="77777777" w:rsidR="008146DF" w:rsidRDefault="008146DF" w:rsidP="008146DF">
      <w:pPr>
        <w:tabs>
          <w:tab w:val="left" w:pos="3840"/>
        </w:tabs>
        <w:rPr>
          <w:rFonts w:ascii="Arial" w:hAnsi="Arial" w:cs="Arial"/>
          <w:color w:val="000000"/>
          <w:sz w:val="24"/>
          <w:szCs w:val="24"/>
        </w:rPr>
      </w:pPr>
    </w:p>
    <w:tbl>
      <w:tblPr>
        <w:tblStyle w:val="TableGrid"/>
        <w:tblW w:w="0" w:type="auto"/>
        <w:tblLook w:val="04A0" w:firstRow="1" w:lastRow="0" w:firstColumn="1" w:lastColumn="0" w:noHBand="0" w:noVBand="1"/>
      </w:tblPr>
      <w:tblGrid>
        <w:gridCol w:w="715"/>
        <w:gridCol w:w="1620"/>
        <w:gridCol w:w="3690"/>
        <w:gridCol w:w="4405"/>
      </w:tblGrid>
      <w:tr w:rsidR="008146DF" w14:paraId="1A1B6BFB" w14:textId="77777777" w:rsidTr="00E31452">
        <w:tc>
          <w:tcPr>
            <w:tcW w:w="715" w:type="dxa"/>
          </w:tcPr>
          <w:p w14:paraId="5C32A6A1" w14:textId="77777777" w:rsidR="008146DF" w:rsidRPr="005D6855" w:rsidRDefault="008146DF" w:rsidP="00E31452">
            <w:pPr>
              <w:tabs>
                <w:tab w:val="left" w:pos="10095"/>
              </w:tabs>
              <w:jc w:val="center"/>
              <w:rPr>
                <w:rFonts w:ascii="Arial Black" w:hAnsi="Arial Black" w:cs="Arial"/>
                <w:color w:val="000000" w:themeColor="text1"/>
                <w:sz w:val="36"/>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6855">
              <w:rPr>
                <w:rFonts w:ascii="Arial Black" w:hAnsi="Arial Black"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9715" w:type="dxa"/>
            <w:gridSpan w:val="3"/>
          </w:tcPr>
          <w:p w14:paraId="1E2F5D4F"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Set a Knowledge Goal:</w:t>
            </w:r>
          </w:p>
        </w:tc>
      </w:tr>
      <w:tr w:rsidR="008146DF" w14:paraId="3530C893" w14:textId="77777777" w:rsidTr="00E31452">
        <w:tc>
          <w:tcPr>
            <w:tcW w:w="715" w:type="dxa"/>
          </w:tcPr>
          <w:p w14:paraId="290A2C37" w14:textId="77777777" w:rsidR="008146DF" w:rsidRPr="005D6855" w:rsidRDefault="008146DF" w:rsidP="00E31452">
            <w:pPr>
              <w:tabs>
                <w:tab w:val="left" w:pos="10095"/>
              </w:tabs>
              <w:jc w:val="center"/>
              <w:rPr>
                <w:rFonts w:ascii="Arial Black" w:hAnsi="Arial Black" w:cs="Arial"/>
                <w:b/>
                <w:color w:val="000000"/>
                <w:sz w:val="24"/>
                <w:szCs w:val="24"/>
              </w:rPr>
            </w:pPr>
          </w:p>
        </w:tc>
        <w:tc>
          <w:tcPr>
            <w:tcW w:w="9715" w:type="dxa"/>
            <w:gridSpan w:val="3"/>
          </w:tcPr>
          <w:p w14:paraId="064EFE05"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I will:</w:t>
            </w:r>
          </w:p>
          <w:p w14:paraId="1F73B699"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Presently I can:</w:t>
            </w:r>
          </w:p>
        </w:tc>
      </w:tr>
      <w:tr w:rsidR="008146DF" w14:paraId="7DB90B02" w14:textId="77777777" w:rsidTr="00E31452">
        <w:tc>
          <w:tcPr>
            <w:tcW w:w="715" w:type="dxa"/>
          </w:tcPr>
          <w:p w14:paraId="2B8B83B3" w14:textId="77777777" w:rsidR="008146DF" w:rsidRDefault="008146DF" w:rsidP="00E31452">
            <w:pPr>
              <w:tabs>
                <w:tab w:val="left" w:pos="10095"/>
              </w:tabs>
              <w:rPr>
                <w:rFonts w:ascii="Arial" w:hAnsi="Arial" w:cs="Arial"/>
                <w:color w:val="000000"/>
                <w:sz w:val="24"/>
                <w:szCs w:val="24"/>
              </w:rPr>
            </w:pPr>
          </w:p>
        </w:tc>
        <w:tc>
          <w:tcPr>
            <w:tcW w:w="1620" w:type="dxa"/>
          </w:tcPr>
          <w:p w14:paraId="22482AC4"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Specific</w:t>
            </w:r>
          </w:p>
        </w:tc>
        <w:tc>
          <w:tcPr>
            <w:tcW w:w="3690" w:type="dxa"/>
          </w:tcPr>
          <w:p w14:paraId="459D78A5"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What will you achieve?</w:t>
            </w:r>
          </w:p>
        </w:tc>
        <w:tc>
          <w:tcPr>
            <w:tcW w:w="4405" w:type="dxa"/>
          </w:tcPr>
          <w:p w14:paraId="452A2ACE" w14:textId="77777777" w:rsidR="008146DF" w:rsidRDefault="008146DF" w:rsidP="00E31452">
            <w:pPr>
              <w:tabs>
                <w:tab w:val="left" w:pos="10095"/>
              </w:tabs>
              <w:rPr>
                <w:rFonts w:ascii="Arial" w:hAnsi="Arial" w:cs="Arial"/>
                <w:color w:val="000000"/>
                <w:sz w:val="24"/>
                <w:szCs w:val="24"/>
              </w:rPr>
            </w:pPr>
          </w:p>
        </w:tc>
      </w:tr>
      <w:tr w:rsidR="008146DF" w14:paraId="0F63CC83" w14:textId="77777777" w:rsidTr="00E31452">
        <w:tc>
          <w:tcPr>
            <w:tcW w:w="715" w:type="dxa"/>
          </w:tcPr>
          <w:p w14:paraId="3EE83454" w14:textId="77777777" w:rsidR="008146DF" w:rsidRDefault="008146DF" w:rsidP="00E31452">
            <w:pPr>
              <w:tabs>
                <w:tab w:val="left" w:pos="10095"/>
              </w:tabs>
              <w:rPr>
                <w:rFonts w:ascii="Arial" w:hAnsi="Arial" w:cs="Arial"/>
                <w:color w:val="000000"/>
                <w:sz w:val="24"/>
                <w:szCs w:val="24"/>
              </w:rPr>
            </w:pPr>
          </w:p>
        </w:tc>
        <w:tc>
          <w:tcPr>
            <w:tcW w:w="1620" w:type="dxa"/>
          </w:tcPr>
          <w:p w14:paraId="6D2C43DE"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Measurable</w:t>
            </w:r>
          </w:p>
        </w:tc>
        <w:tc>
          <w:tcPr>
            <w:tcW w:w="3690" w:type="dxa"/>
          </w:tcPr>
          <w:p w14:paraId="5634952E"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What are you measuring?</w:t>
            </w:r>
          </w:p>
        </w:tc>
        <w:tc>
          <w:tcPr>
            <w:tcW w:w="4405" w:type="dxa"/>
          </w:tcPr>
          <w:p w14:paraId="3A4BF787" w14:textId="77777777" w:rsidR="008146DF" w:rsidRDefault="008146DF" w:rsidP="00E31452">
            <w:pPr>
              <w:tabs>
                <w:tab w:val="left" w:pos="10095"/>
              </w:tabs>
              <w:rPr>
                <w:rFonts w:ascii="Arial" w:hAnsi="Arial" w:cs="Arial"/>
                <w:color w:val="000000"/>
                <w:sz w:val="24"/>
                <w:szCs w:val="24"/>
              </w:rPr>
            </w:pPr>
          </w:p>
        </w:tc>
      </w:tr>
      <w:tr w:rsidR="008146DF" w14:paraId="608216D0" w14:textId="77777777" w:rsidTr="00E31452">
        <w:tc>
          <w:tcPr>
            <w:tcW w:w="715" w:type="dxa"/>
          </w:tcPr>
          <w:p w14:paraId="02A98899" w14:textId="77777777" w:rsidR="008146DF" w:rsidRDefault="008146DF" w:rsidP="00E31452">
            <w:pPr>
              <w:tabs>
                <w:tab w:val="left" w:pos="10095"/>
              </w:tabs>
              <w:rPr>
                <w:rFonts w:ascii="Arial" w:hAnsi="Arial" w:cs="Arial"/>
                <w:color w:val="000000"/>
                <w:sz w:val="24"/>
                <w:szCs w:val="24"/>
              </w:rPr>
            </w:pPr>
          </w:p>
        </w:tc>
        <w:tc>
          <w:tcPr>
            <w:tcW w:w="1620" w:type="dxa"/>
          </w:tcPr>
          <w:p w14:paraId="3CEA023D"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Measurable</w:t>
            </w:r>
          </w:p>
        </w:tc>
        <w:tc>
          <w:tcPr>
            <w:tcW w:w="3690" w:type="dxa"/>
          </w:tcPr>
          <w:p w14:paraId="7864C1E4"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How, when are you measuring?</w:t>
            </w:r>
          </w:p>
        </w:tc>
        <w:tc>
          <w:tcPr>
            <w:tcW w:w="4405" w:type="dxa"/>
          </w:tcPr>
          <w:p w14:paraId="4C6F2F9A" w14:textId="77777777" w:rsidR="008146DF" w:rsidRDefault="008146DF" w:rsidP="00E31452">
            <w:pPr>
              <w:tabs>
                <w:tab w:val="left" w:pos="10095"/>
              </w:tabs>
              <w:rPr>
                <w:rFonts w:ascii="Arial" w:hAnsi="Arial" w:cs="Arial"/>
                <w:color w:val="000000"/>
                <w:sz w:val="24"/>
                <w:szCs w:val="24"/>
              </w:rPr>
            </w:pPr>
          </w:p>
        </w:tc>
      </w:tr>
      <w:tr w:rsidR="008146DF" w14:paraId="539F8B78" w14:textId="77777777" w:rsidTr="00E31452">
        <w:tc>
          <w:tcPr>
            <w:tcW w:w="715" w:type="dxa"/>
          </w:tcPr>
          <w:p w14:paraId="79B20AAB" w14:textId="77777777" w:rsidR="008146DF" w:rsidRDefault="008146DF" w:rsidP="00E31452">
            <w:pPr>
              <w:tabs>
                <w:tab w:val="left" w:pos="10095"/>
              </w:tabs>
              <w:rPr>
                <w:rFonts w:ascii="Arial" w:hAnsi="Arial" w:cs="Arial"/>
                <w:color w:val="000000"/>
                <w:sz w:val="24"/>
                <w:szCs w:val="24"/>
              </w:rPr>
            </w:pPr>
          </w:p>
        </w:tc>
        <w:tc>
          <w:tcPr>
            <w:tcW w:w="1620" w:type="dxa"/>
          </w:tcPr>
          <w:p w14:paraId="3E502B8C"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Action Plan</w:t>
            </w:r>
          </w:p>
        </w:tc>
        <w:tc>
          <w:tcPr>
            <w:tcW w:w="3690" w:type="dxa"/>
          </w:tcPr>
          <w:p w14:paraId="24A36337"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What, when and where?</w:t>
            </w:r>
          </w:p>
        </w:tc>
        <w:tc>
          <w:tcPr>
            <w:tcW w:w="4405" w:type="dxa"/>
          </w:tcPr>
          <w:p w14:paraId="2B220827" w14:textId="77777777" w:rsidR="008146DF" w:rsidRDefault="008146DF" w:rsidP="00E31452">
            <w:pPr>
              <w:tabs>
                <w:tab w:val="left" w:pos="10095"/>
              </w:tabs>
              <w:rPr>
                <w:rFonts w:ascii="Arial" w:hAnsi="Arial" w:cs="Arial"/>
                <w:color w:val="000000"/>
                <w:sz w:val="24"/>
                <w:szCs w:val="24"/>
              </w:rPr>
            </w:pPr>
          </w:p>
        </w:tc>
      </w:tr>
      <w:tr w:rsidR="008146DF" w14:paraId="4F144D02" w14:textId="77777777" w:rsidTr="00E31452">
        <w:tc>
          <w:tcPr>
            <w:tcW w:w="715" w:type="dxa"/>
          </w:tcPr>
          <w:p w14:paraId="2AB6697D" w14:textId="77777777" w:rsidR="008146DF" w:rsidRDefault="008146DF" w:rsidP="00E31452">
            <w:pPr>
              <w:tabs>
                <w:tab w:val="left" w:pos="10095"/>
              </w:tabs>
              <w:rPr>
                <w:rFonts w:ascii="Arial" w:hAnsi="Arial" w:cs="Arial"/>
                <w:color w:val="000000"/>
                <w:sz w:val="24"/>
                <w:szCs w:val="24"/>
              </w:rPr>
            </w:pPr>
          </w:p>
        </w:tc>
        <w:tc>
          <w:tcPr>
            <w:tcW w:w="1620" w:type="dxa"/>
          </w:tcPr>
          <w:p w14:paraId="32F9B3A8"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Reason</w:t>
            </w:r>
          </w:p>
        </w:tc>
        <w:tc>
          <w:tcPr>
            <w:tcW w:w="3690" w:type="dxa"/>
          </w:tcPr>
          <w:p w14:paraId="306E064E"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Why?</w:t>
            </w:r>
          </w:p>
        </w:tc>
        <w:tc>
          <w:tcPr>
            <w:tcW w:w="4405" w:type="dxa"/>
          </w:tcPr>
          <w:p w14:paraId="07F4A2C0" w14:textId="77777777" w:rsidR="008146DF" w:rsidRDefault="008146DF" w:rsidP="00E31452">
            <w:pPr>
              <w:tabs>
                <w:tab w:val="left" w:pos="10095"/>
              </w:tabs>
              <w:rPr>
                <w:rFonts w:ascii="Arial" w:hAnsi="Arial" w:cs="Arial"/>
                <w:color w:val="000000"/>
                <w:sz w:val="24"/>
                <w:szCs w:val="24"/>
              </w:rPr>
            </w:pPr>
          </w:p>
        </w:tc>
      </w:tr>
      <w:tr w:rsidR="008146DF" w14:paraId="528FE877" w14:textId="77777777" w:rsidTr="00E31452">
        <w:tc>
          <w:tcPr>
            <w:tcW w:w="715" w:type="dxa"/>
          </w:tcPr>
          <w:p w14:paraId="58DB147A" w14:textId="77777777" w:rsidR="008146DF" w:rsidRDefault="008146DF" w:rsidP="00E31452">
            <w:pPr>
              <w:tabs>
                <w:tab w:val="left" w:pos="10095"/>
              </w:tabs>
              <w:rPr>
                <w:rFonts w:ascii="Arial" w:hAnsi="Arial" w:cs="Arial"/>
                <w:color w:val="000000"/>
                <w:sz w:val="24"/>
                <w:szCs w:val="24"/>
              </w:rPr>
            </w:pPr>
          </w:p>
        </w:tc>
        <w:tc>
          <w:tcPr>
            <w:tcW w:w="1620" w:type="dxa"/>
          </w:tcPr>
          <w:p w14:paraId="67AD627C"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Realistic</w:t>
            </w:r>
          </w:p>
        </w:tc>
        <w:tc>
          <w:tcPr>
            <w:tcW w:w="3690" w:type="dxa"/>
          </w:tcPr>
          <w:p w14:paraId="01A82AE8"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Achievable?</w:t>
            </w:r>
          </w:p>
        </w:tc>
        <w:tc>
          <w:tcPr>
            <w:tcW w:w="4405" w:type="dxa"/>
          </w:tcPr>
          <w:p w14:paraId="2B82C36D" w14:textId="77777777" w:rsidR="008146DF" w:rsidRDefault="008146DF" w:rsidP="00E31452">
            <w:pPr>
              <w:tabs>
                <w:tab w:val="left" w:pos="10095"/>
              </w:tabs>
              <w:rPr>
                <w:rFonts w:ascii="Arial" w:hAnsi="Arial" w:cs="Arial"/>
                <w:color w:val="000000"/>
                <w:sz w:val="24"/>
                <w:szCs w:val="24"/>
              </w:rPr>
            </w:pPr>
          </w:p>
        </w:tc>
      </w:tr>
      <w:tr w:rsidR="008146DF" w14:paraId="798E9B4D" w14:textId="77777777" w:rsidTr="00E31452">
        <w:tc>
          <w:tcPr>
            <w:tcW w:w="715" w:type="dxa"/>
          </w:tcPr>
          <w:p w14:paraId="75D60797" w14:textId="77777777" w:rsidR="008146DF" w:rsidRDefault="008146DF" w:rsidP="00E31452">
            <w:pPr>
              <w:tabs>
                <w:tab w:val="left" w:pos="10095"/>
              </w:tabs>
              <w:rPr>
                <w:rFonts w:ascii="Arial" w:hAnsi="Arial" w:cs="Arial"/>
                <w:color w:val="000000"/>
                <w:sz w:val="24"/>
                <w:szCs w:val="24"/>
              </w:rPr>
            </w:pPr>
          </w:p>
        </w:tc>
        <w:tc>
          <w:tcPr>
            <w:tcW w:w="1620" w:type="dxa"/>
          </w:tcPr>
          <w:p w14:paraId="2EEE12A9"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Time Frame</w:t>
            </w:r>
          </w:p>
        </w:tc>
        <w:tc>
          <w:tcPr>
            <w:tcW w:w="3690" w:type="dxa"/>
          </w:tcPr>
          <w:p w14:paraId="7E4E98F6" w14:textId="77777777" w:rsidR="008146DF" w:rsidRDefault="008146DF" w:rsidP="00E31452">
            <w:pPr>
              <w:tabs>
                <w:tab w:val="left" w:pos="10095"/>
              </w:tabs>
              <w:rPr>
                <w:rFonts w:ascii="Arial" w:hAnsi="Arial" w:cs="Arial"/>
                <w:color w:val="000000"/>
                <w:sz w:val="24"/>
                <w:szCs w:val="24"/>
              </w:rPr>
            </w:pPr>
            <w:r>
              <w:rPr>
                <w:rFonts w:ascii="Arial" w:hAnsi="Arial" w:cs="Arial"/>
                <w:color w:val="000000"/>
                <w:sz w:val="24"/>
                <w:szCs w:val="24"/>
              </w:rPr>
              <w:t>By when?</w:t>
            </w:r>
          </w:p>
        </w:tc>
        <w:tc>
          <w:tcPr>
            <w:tcW w:w="4405" w:type="dxa"/>
          </w:tcPr>
          <w:p w14:paraId="284EFEB8" w14:textId="77777777" w:rsidR="008146DF" w:rsidRDefault="008146DF" w:rsidP="00E31452">
            <w:pPr>
              <w:tabs>
                <w:tab w:val="left" w:pos="10095"/>
              </w:tabs>
              <w:rPr>
                <w:rFonts w:ascii="Arial" w:hAnsi="Arial" w:cs="Arial"/>
                <w:color w:val="000000"/>
                <w:sz w:val="24"/>
                <w:szCs w:val="24"/>
              </w:rPr>
            </w:pPr>
          </w:p>
        </w:tc>
      </w:tr>
    </w:tbl>
    <w:p w14:paraId="6EE8DD98" w14:textId="77777777" w:rsidR="008146DF" w:rsidRDefault="008146DF" w:rsidP="008146DF">
      <w:pPr>
        <w:rPr>
          <w:rFonts w:ascii="Arial" w:hAnsi="Arial" w:cs="Arial"/>
          <w:color w:val="000000"/>
          <w:sz w:val="24"/>
          <w:szCs w:val="24"/>
        </w:rPr>
      </w:pPr>
    </w:p>
    <w:p w14:paraId="64B2CD96" w14:textId="721DBD60" w:rsidR="007A3525" w:rsidRDefault="008146DF" w:rsidP="007A3525">
      <w:pPr>
        <w:pStyle w:val="NormalWeb"/>
        <w:spacing w:before="0" w:beforeAutospacing="0" w:after="0" w:afterAutospacing="0"/>
        <w:jc w:val="center"/>
        <w:rPr>
          <w:rFonts w:ascii="Copperplate Gothic Bold" w:hAnsi="Copperplate Gothic Bold"/>
          <w:b/>
          <w:sz w:val="40"/>
          <w:szCs w:val="40"/>
        </w:rPr>
      </w:pPr>
      <w:r>
        <w:rPr>
          <w:rFonts w:ascii="Arial Narrow" w:hAnsi="Arial Narrow"/>
          <w:sz w:val="24"/>
          <w:szCs w:val="24"/>
        </w:rPr>
        <w:br w:type="page"/>
      </w:r>
      <w:bookmarkStart w:id="27" w:name="Chapter11"/>
      <w:bookmarkEnd w:id="27"/>
      <w:r w:rsidR="007A3525" w:rsidRPr="00305253">
        <w:rPr>
          <w:rFonts w:ascii="Copperplate Gothic Bold" w:hAnsi="Copperplate Gothic Bold"/>
          <w:b/>
          <w:sz w:val="40"/>
          <w:szCs w:val="40"/>
        </w:rPr>
        <w:lastRenderedPageBreak/>
        <w:t xml:space="preserve">CHAPTER </w:t>
      </w:r>
      <w:r w:rsidR="007A3525">
        <w:rPr>
          <w:rFonts w:ascii="Copperplate Gothic Bold" w:hAnsi="Copperplate Gothic Bold"/>
          <w:b/>
          <w:sz w:val="40"/>
          <w:szCs w:val="40"/>
        </w:rPr>
        <w:t>11</w:t>
      </w:r>
    </w:p>
    <w:p w14:paraId="3A85E8E8" w14:textId="37437109" w:rsidR="007A3525" w:rsidRDefault="007A3525" w:rsidP="007A3525">
      <w:pPr>
        <w:tabs>
          <w:tab w:val="left" w:pos="2670"/>
        </w:tabs>
        <w:jc w:val="center"/>
        <w:rPr>
          <w:rFonts w:ascii="Copperplate Gothic Bold" w:hAnsi="Copperplate Gothic Bold" w:cs="Tahoma"/>
          <w:b/>
          <w:color w:val="000000"/>
          <w:sz w:val="32"/>
          <w:szCs w:val="24"/>
        </w:rPr>
      </w:pPr>
      <w:r w:rsidRPr="002C517D">
        <w:rPr>
          <w:rFonts w:ascii="Tahoma" w:hAnsi="Tahoma" w:cs="Tahoma"/>
          <w:b/>
          <w:color w:val="000000"/>
          <w:sz w:val="32"/>
          <w:szCs w:val="24"/>
        </w:rPr>
        <w:t xml:space="preserve"> </w:t>
      </w:r>
      <w:r w:rsidRPr="002C517D">
        <w:rPr>
          <w:rFonts w:ascii="Copperplate Gothic Bold" w:hAnsi="Copperplate Gothic Bold" w:cs="Tahoma"/>
          <w:b/>
          <w:color w:val="000000"/>
          <w:sz w:val="40"/>
          <w:szCs w:val="24"/>
        </w:rPr>
        <w:t>10</w:t>
      </w:r>
      <w:r>
        <w:rPr>
          <w:rFonts w:ascii="Copperplate Gothic Bold" w:hAnsi="Copperplate Gothic Bold" w:cs="Tahoma"/>
          <w:b/>
          <w:color w:val="000000"/>
          <w:sz w:val="40"/>
          <w:szCs w:val="24"/>
        </w:rPr>
        <w:t>3</w:t>
      </w:r>
      <w:r w:rsidRPr="002C517D">
        <w:rPr>
          <w:rFonts w:ascii="Copperplate Gothic Bold" w:hAnsi="Copperplate Gothic Bold" w:cs="Tahoma"/>
          <w:b/>
          <w:color w:val="000000"/>
          <w:sz w:val="40"/>
          <w:szCs w:val="24"/>
        </w:rPr>
        <w:t xml:space="preserve"> </w:t>
      </w:r>
      <w:r>
        <w:rPr>
          <w:rFonts w:ascii="Copperplate Gothic Bold" w:hAnsi="Copperplate Gothic Bold" w:cs="Tahoma"/>
          <w:b/>
          <w:color w:val="000000"/>
          <w:sz w:val="40"/>
          <w:szCs w:val="24"/>
        </w:rPr>
        <w:t>–</w:t>
      </w:r>
      <w:r w:rsidRPr="002C517D">
        <w:rPr>
          <w:rFonts w:ascii="Copperplate Gothic Bold" w:hAnsi="Copperplate Gothic Bold" w:cs="Tahoma"/>
          <w:b/>
          <w:color w:val="000000"/>
          <w:sz w:val="40"/>
          <w:szCs w:val="24"/>
        </w:rPr>
        <w:t xml:space="preserve"> </w:t>
      </w:r>
      <w:r>
        <w:rPr>
          <w:rFonts w:ascii="Copperplate Gothic Bold" w:hAnsi="Copperplate Gothic Bold" w:cs="Tahoma"/>
          <w:b/>
          <w:color w:val="000000"/>
          <w:sz w:val="40"/>
          <w:szCs w:val="24"/>
        </w:rPr>
        <w:t>Persona</w:t>
      </w:r>
      <w:r w:rsidRPr="002C517D">
        <w:rPr>
          <w:rFonts w:ascii="Copperplate Gothic Bold" w:hAnsi="Copperplate Gothic Bold" w:cs="Tahoma"/>
          <w:b/>
          <w:color w:val="000000"/>
          <w:sz w:val="40"/>
          <w:szCs w:val="24"/>
        </w:rPr>
        <w:t>l</w:t>
      </w:r>
      <w:r>
        <w:rPr>
          <w:rFonts w:ascii="Copperplate Gothic Bold" w:hAnsi="Copperplate Gothic Bold" w:cs="Tahoma"/>
          <w:b/>
          <w:color w:val="000000"/>
          <w:sz w:val="40"/>
          <w:szCs w:val="24"/>
        </w:rPr>
        <w:t xml:space="preserve"> Program Development</w:t>
      </w:r>
      <w:r w:rsidRPr="002C517D">
        <w:rPr>
          <w:rFonts w:ascii="Copperplate Gothic Bold" w:hAnsi="Copperplate Gothic Bold" w:cs="Tahoma"/>
          <w:b/>
          <w:color w:val="000000"/>
          <w:sz w:val="32"/>
          <w:szCs w:val="24"/>
        </w:rPr>
        <w:t xml:space="preserve"> </w:t>
      </w:r>
    </w:p>
    <w:tbl>
      <w:tblPr>
        <w:tblW w:w="10882" w:type="dxa"/>
        <w:tblBorders>
          <w:insideH w:val="single" w:sz="6" w:space="0" w:color="auto"/>
          <w:insideV w:val="single" w:sz="6" w:space="0" w:color="auto"/>
        </w:tblBorders>
        <w:tblLayout w:type="fixed"/>
        <w:tblLook w:val="04A0" w:firstRow="1" w:lastRow="0" w:firstColumn="1" w:lastColumn="0" w:noHBand="0" w:noVBand="1"/>
      </w:tblPr>
      <w:tblGrid>
        <w:gridCol w:w="10882"/>
      </w:tblGrid>
      <w:tr w:rsidR="007A3525" w14:paraId="75D6AC9F" w14:textId="77777777" w:rsidTr="004B676B">
        <w:tc>
          <w:tcPr>
            <w:tcW w:w="10882" w:type="dxa"/>
            <w:tcBorders>
              <w:top w:val="single" w:sz="6" w:space="0" w:color="auto"/>
              <w:left w:val="single" w:sz="6" w:space="0" w:color="auto"/>
              <w:bottom w:val="single" w:sz="6" w:space="0" w:color="auto"/>
              <w:right w:val="single" w:sz="6" w:space="0" w:color="auto"/>
            </w:tcBorders>
            <w:shd w:val="clear" w:color="auto" w:fill="8496B0" w:themeFill="text2" w:themeFillTint="99"/>
            <w:hideMark/>
          </w:tcPr>
          <w:p w14:paraId="30638AF5" w14:textId="77777777" w:rsidR="007A3525" w:rsidRDefault="007A3525" w:rsidP="004B676B">
            <w:pPr>
              <w:pStyle w:val="Heading1"/>
            </w:pPr>
            <w:r>
              <w:t>PHYSICAL HEALTH</w:t>
            </w:r>
          </w:p>
        </w:tc>
      </w:tr>
      <w:tr w:rsidR="007A3525" w14:paraId="05B1CF4F" w14:textId="77777777" w:rsidTr="004B676B">
        <w:tc>
          <w:tcPr>
            <w:tcW w:w="10882" w:type="dxa"/>
            <w:tcBorders>
              <w:top w:val="single" w:sz="6" w:space="0" w:color="auto"/>
              <w:left w:val="single" w:sz="6" w:space="0" w:color="auto"/>
              <w:bottom w:val="single" w:sz="6" w:space="0" w:color="auto"/>
              <w:right w:val="single" w:sz="6" w:space="0" w:color="auto"/>
            </w:tcBorders>
            <w:hideMark/>
          </w:tcPr>
          <w:p w14:paraId="47A944E0" w14:textId="77777777" w:rsidR="007A3525" w:rsidRDefault="007A3525" w:rsidP="004B676B">
            <w:pPr>
              <w:jc w:val="center"/>
              <w:rPr>
                <w:rFonts w:ascii="Copperplate Gothic Bold" w:hAnsi="Copperplate Gothic Bold"/>
                <w:b/>
                <w:sz w:val="40"/>
                <w:szCs w:val="40"/>
              </w:rPr>
            </w:pPr>
            <w:r w:rsidRPr="006D14E7">
              <w:rPr>
                <w:rFonts w:ascii="Copperplate Gothic Bold" w:hAnsi="Copperplate Gothic Bold"/>
                <w:b/>
                <w:sz w:val="40"/>
                <w:szCs w:val="40"/>
              </w:rPr>
              <w:t>5 COMPONENTS of Fitness</w:t>
            </w:r>
          </w:p>
          <w:p w14:paraId="43C41B9E" w14:textId="77777777" w:rsidR="007A3525" w:rsidRDefault="007A3525" w:rsidP="004B676B">
            <w:pPr>
              <w:widowControl w:val="0"/>
              <w:jc w:val="center"/>
              <w:rPr>
                <w:rFonts w:ascii="Arial Narrow" w:hAnsi="Arial Narrow"/>
                <w:sz w:val="24"/>
              </w:rPr>
            </w:pPr>
            <w:r>
              <w:rPr>
                <w:rFonts w:ascii="Arial Narrow" w:hAnsi="Arial Narrow"/>
                <w:sz w:val="24"/>
              </w:rPr>
              <w:t>Achieving an optimum level of physical fitness and health involves the development of the 5 components of physical fitness which are:</w:t>
            </w:r>
          </w:p>
          <w:p w14:paraId="556458DC" w14:textId="77777777" w:rsidR="007A3525" w:rsidRDefault="007A3525" w:rsidP="004B676B">
            <w:pPr>
              <w:jc w:val="center"/>
              <w:rPr>
                <w:rFonts w:ascii="Arial Narrow" w:hAnsi="Arial Narrow"/>
                <w:b/>
                <w:sz w:val="24"/>
              </w:rPr>
            </w:pPr>
          </w:p>
        </w:tc>
      </w:tr>
    </w:tbl>
    <w:p w14:paraId="116AC5F2" w14:textId="77777777" w:rsidR="007A3525" w:rsidRDefault="007A3525" w:rsidP="007A3525">
      <w:pPr>
        <w:widowControl w:val="0"/>
        <w:rPr>
          <w:sz w:val="24"/>
        </w:rPr>
      </w:pPr>
      <w:r>
        <w:rPr>
          <w:noProof/>
          <w:sz w:val="24"/>
        </w:rPr>
        <mc:AlternateContent>
          <mc:Choice Requires="wps">
            <w:drawing>
              <wp:anchor distT="0" distB="0" distL="114300" distR="114300" simplePos="0" relativeHeight="251725824" behindDoc="0" locked="0" layoutInCell="1" allowOverlap="1" wp14:anchorId="78C01AEE" wp14:editId="7CD617A4">
                <wp:simplePos x="0" y="0"/>
                <wp:positionH relativeFrom="column">
                  <wp:posOffset>1550670</wp:posOffset>
                </wp:positionH>
                <wp:positionV relativeFrom="paragraph">
                  <wp:posOffset>161925</wp:posOffset>
                </wp:positionV>
                <wp:extent cx="2974340" cy="331470"/>
                <wp:effectExtent l="7620" t="9525" r="8890" b="11430"/>
                <wp:wrapNone/>
                <wp:docPr id="552311906"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4340" cy="331470"/>
                        </a:xfrm>
                        <a:prstGeom prst="roundRect">
                          <a:avLst>
                            <a:gd name="adj" fmla="val 16667"/>
                          </a:avLst>
                        </a:prstGeom>
                        <a:solidFill>
                          <a:srgbClr val="FFFFFF"/>
                        </a:solidFill>
                        <a:ln w="9525">
                          <a:solidFill>
                            <a:srgbClr val="000000"/>
                          </a:solidFill>
                          <a:round/>
                          <a:headEnd/>
                          <a:tailEnd/>
                        </a:ln>
                      </wps:spPr>
                      <wps:txbx>
                        <w:txbxContent>
                          <w:p w14:paraId="06AB152D" w14:textId="77777777" w:rsidR="00386ED6" w:rsidRPr="00CF1CE1" w:rsidRDefault="00386ED6" w:rsidP="007A3525">
                            <w:pPr>
                              <w:jc w:val="center"/>
                              <w:rPr>
                                <w:rFonts w:ascii="Arial" w:hAnsi="Arial" w:cs="Arial"/>
                                <w:b/>
                                <w:color w:val="8496B0" w:themeColor="text2" w:themeTint="99"/>
                                <w:sz w:val="28"/>
                                <w:szCs w:val="28"/>
                              </w:rPr>
                            </w:pPr>
                            <w:r w:rsidRPr="00CF1CE1">
                              <w:rPr>
                                <w:rFonts w:ascii="Arial" w:hAnsi="Arial" w:cs="Arial"/>
                                <w:b/>
                                <w:color w:val="8496B0" w:themeColor="text2" w:themeTint="99"/>
                                <w:sz w:val="28"/>
                                <w:szCs w:val="28"/>
                              </w:rPr>
                              <w:t>5 components of Physical Fitness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8C01AEE" id="_x0000_s1046" style="position:absolute;margin-left:122.1pt;margin-top:12.75pt;width:234.2pt;height:26.1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">
                <v:textbox>
                  <w:txbxContent>
                    <w:p w14:paraId="06AB152D" w14:textId="77777777" w:rsidR="00386ED6" w:rsidRPr="00CF1CE1" w:rsidRDefault="00386ED6" w:rsidP="007A3525">
                      <w:pPr>
                        <w:jc w:val="center"/>
                        <w:rPr>
                          <w:rFonts w:ascii="Arial" w:hAnsi="Arial" w:cs="Arial"/>
                          <w:b/>
                          <w:color w:val="8496B0" w:themeColor="text2" w:themeTint="99"/>
                          <w:sz w:val="28"/>
                          <w:szCs w:val="28"/>
                        </w:rPr>
                      </w:pPr>
                      <w:r w:rsidRPr="00CF1CE1">
                        <w:rPr>
                          <w:rFonts w:ascii="Arial" w:hAnsi="Arial" w:cs="Arial"/>
                          <w:b/>
                          <w:color w:val="8496B0" w:themeColor="text2" w:themeTint="99"/>
                          <w:sz w:val="28"/>
                          <w:szCs w:val="28"/>
                        </w:rPr>
                        <w:t>5 components of Physical Fitness</w:t>
                      </w:r>
                    </w:p>
                  </w:txbxContent>
                </v:textbox>
              </v:roundrect>
            </w:pict>
          </mc:Fallback>
        </mc:AlternateContent>
      </w:r>
    </w:p>
    <w:tbl>
      <w:tblPr>
        <w:tblW w:w="0" w:type="auto"/>
        <w:tblLook w:val="04A0" w:firstRow="1" w:lastRow="0" w:firstColumn="1" w:lastColumn="0" w:noHBand="0" w:noVBand="1"/>
      </w:tblPr>
      <w:tblGrid>
        <w:gridCol w:w="1915"/>
        <w:gridCol w:w="1915"/>
        <w:gridCol w:w="1915"/>
        <w:gridCol w:w="1915"/>
        <w:gridCol w:w="1916"/>
      </w:tblGrid>
      <w:tr w:rsidR="007A3525" w:rsidRPr="005476B0" w14:paraId="51BC9D40" w14:textId="77777777" w:rsidTr="004B676B">
        <w:tc>
          <w:tcPr>
            <w:tcW w:w="1915" w:type="dxa"/>
            <w:shd w:val="clear" w:color="auto" w:fill="auto"/>
          </w:tcPr>
          <w:p w14:paraId="483889E3" w14:textId="77777777" w:rsidR="007A3525" w:rsidRPr="005476B0" w:rsidRDefault="007A3525" w:rsidP="004B676B">
            <w:pPr>
              <w:widowControl w:val="0"/>
              <w:rPr>
                <w:sz w:val="24"/>
              </w:rPr>
            </w:pPr>
            <w:r>
              <w:rPr>
                <w:noProof/>
                <w:sz w:val="24"/>
              </w:rPr>
              <mc:AlternateContent>
                <mc:Choice Requires="wps">
                  <w:drawing>
                    <wp:anchor distT="0" distB="0" distL="114300" distR="114300" simplePos="0" relativeHeight="251731968" behindDoc="0" locked="0" layoutInCell="1" allowOverlap="1" wp14:anchorId="3C55E018" wp14:editId="4582D9C0">
                      <wp:simplePos x="0" y="0"/>
                      <wp:positionH relativeFrom="column">
                        <wp:posOffset>908050</wp:posOffset>
                      </wp:positionH>
                      <wp:positionV relativeFrom="paragraph">
                        <wp:posOffset>318135</wp:posOffset>
                      </wp:positionV>
                      <wp:extent cx="1159510" cy="245110"/>
                      <wp:effectExtent l="31750" t="13335" r="8890" b="55880"/>
                      <wp:wrapNone/>
                      <wp:docPr id="552311907" name="Auto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59510" cy="2451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4D54990" id="_x0000_t32" coordsize="21600,21600" o:spt="32" o:oned="t" path="m,l21600,21600e" filled="f">
                      <v:path arrowok="t" fillok="f" o:connecttype="none"/>
                      <o:lock v:ext="edit" shapetype="t"/>
                    </v:shapetype>
                    <v:shape id="AutoShape 70" o:spid="_x0000_s1026" type="#_x0000_t32" style="position:absolute;margin-left:71.5pt;margin-top:25.05pt;width:91.3pt;height:19.3pt;flip:x;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">
                      <v:stroke endarrow="block"/>
                    </v:shape>
                  </w:pict>
                </mc:Fallback>
              </mc:AlternateContent>
            </w:r>
            <w:r>
              <w:rPr>
                <w:noProof/>
                <w:sz w:val="24"/>
              </w:rPr>
              <mc:AlternateContent>
                <mc:Choice Requires="wps">
                  <w:drawing>
                    <wp:anchor distT="0" distB="0" distL="114300" distR="114300" simplePos="0" relativeHeight="251726848" behindDoc="0" locked="0" layoutInCell="1" allowOverlap="1" wp14:anchorId="47E87D35" wp14:editId="3D1827A8">
                      <wp:simplePos x="0" y="0"/>
                      <wp:positionH relativeFrom="column">
                        <wp:posOffset>-19685</wp:posOffset>
                      </wp:positionH>
                      <wp:positionV relativeFrom="paragraph">
                        <wp:posOffset>582930</wp:posOffset>
                      </wp:positionV>
                      <wp:extent cx="1278890" cy="490220"/>
                      <wp:effectExtent l="8890" t="11430" r="7620" b="12700"/>
                      <wp:wrapNone/>
                      <wp:docPr id="552311908" name="AutoShap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8890" cy="490220"/>
                              </a:xfrm>
                              <a:prstGeom prst="roundRect">
                                <a:avLst>
                                  <a:gd name="adj" fmla="val 16667"/>
                                </a:avLst>
                              </a:prstGeom>
                              <a:solidFill>
                                <a:srgbClr val="FFFFFF"/>
                              </a:solidFill>
                              <a:ln w="9525">
                                <a:solidFill>
                                  <a:srgbClr val="000000"/>
                                </a:solidFill>
                                <a:round/>
                                <a:headEnd/>
                                <a:tailEnd/>
                              </a:ln>
                            </wps:spPr>
                            <wps:txbx>
                              <w:txbxContent>
                                <w:p w14:paraId="0C0A60FB" w14:textId="77777777" w:rsidR="00386ED6" w:rsidRPr="00CF1CE1" w:rsidRDefault="00386ED6" w:rsidP="007A3525">
                                  <w:pPr>
                                    <w:widowControl w:val="0"/>
                                    <w:jc w:val="center"/>
                                    <w:rPr>
                                      <w:rFonts w:ascii="Arial" w:hAnsi="Arial" w:cs="Arial"/>
                                      <w:color w:val="FF0000"/>
                                      <w:sz w:val="24"/>
                                    </w:rPr>
                                  </w:pPr>
                                  <w:r w:rsidRPr="00CF1CE1">
                                    <w:rPr>
                                      <w:rFonts w:ascii="Arial" w:hAnsi="Arial" w:cs="Arial"/>
                                      <w:color w:val="FF0000"/>
                                      <w:sz w:val="24"/>
                                    </w:rPr>
                                    <w:t>Cardiovascular</w:t>
                                  </w:r>
                                </w:p>
                                <w:p w14:paraId="05372E44" w14:textId="77777777" w:rsidR="00386ED6" w:rsidRPr="00CF1CE1" w:rsidRDefault="00386ED6" w:rsidP="007A3525">
                                  <w:pPr>
                                    <w:jc w:val="center"/>
                                    <w:rPr>
                                      <w:rFonts w:ascii="Arial" w:hAnsi="Arial" w:cs="Arial"/>
                                      <w:color w:val="FF0000"/>
                                    </w:rPr>
                                  </w:pPr>
                                  <w:r w:rsidRPr="00CF1CE1">
                                    <w:rPr>
                                      <w:rFonts w:ascii="Arial" w:hAnsi="Arial" w:cs="Arial"/>
                                      <w:color w:val="FF0000"/>
                                      <w:sz w:val="24"/>
                                    </w:rPr>
                                    <w:t>Endurance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E87D35" id="_x0000_s1047" style="position:absolute;margin-left:-1.55pt;margin-top:45.9pt;width:100.7pt;height:38.6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">
                      <v:textbox>
                        <w:txbxContent>
                          <w:p w14:paraId="0C0A60FB" w14:textId="77777777" w:rsidR="00386ED6" w:rsidRPr="00CF1CE1" w:rsidRDefault="00386ED6" w:rsidP="007A3525">
                            <w:pPr>
                              <w:widowControl w:val="0"/>
                              <w:jc w:val="center"/>
                              <w:rPr>
                                <w:rFonts w:ascii="Arial" w:hAnsi="Arial" w:cs="Arial"/>
                                <w:color w:val="FF0000"/>
                                <w:sz w:val="24"/>
                              </w:rPr>
                            </w:pPr>
                            <w:r w:rsidRPr="00CF1CE1">
                              <w:rPr>
                                <w:rFonts w:ascii="Arial" w:hAnsi="Arial" w:cs="Arial"/>
                                <w:color w:val="FF0000"/>
                                <w:sz w:val="24"/>
                              </w:rPr>
                              <w:t>Cardiovascular</w:t>
                            </w:r>
                          </w:p>
                          <w:p w14:paraId="05372E44" w14:textId="77777777" w:rsidR="00386ED6" w:rsidRPr="00CF1CE1" w:rsidRDefault="00386ED6" w:rsidP="007A3525">
                            <w:pPr>
                              <w:jc w:val="center"/>
                              <w:rPr>
                                <w:rFonts w:ascii="Arial" w:hAnsi="Arial" w:cs="Arial"/>
                                <w:color w:val="FF0000"/>
                              </w:rPr>
                            </w:pPr>
                            <w:r w:rsidRPr="00CF1CE1">
                              <w:rPr>
                                <w:rFonts w:ascii="Arial" w:hAnsi="Arial" w:cs="Arial"/>
                                <w:color w:val="FF0000"/>
                                <w:sz w:val="24"/>
                              </w:rPr>
                              <w:t>Endurance</w:t>
                            </w:r>
                          </w:p>
                        </w:txbxContent>
                      </v:textbox>
                    </v:roundrect>
                  </w:pict>
                </mc:Fallback>
              </mc:AlternateContent>
            </w:r>
          </w:p>
        </w:tc>
        <w:tc>
          <w:tcPr>
            <w:tcW w:w="5745" w:type="dxa"/>
            <w:gridSpan w:val="3"/>
            <w:shd w:val="clear" w:color="auto" w:fill="auto"/>
          </w:tcPr>
          <w:p w14:paraId="3C0EB36A" w14:textId="77777777" w:rsidR="007A3525" w:rsidRPr="005476B0" w:rsidRDefault="007A3525" w:rsidP="004B676B">
            <w:pPr>
              <w:widowControl w:val="0"/>
              <w:jc w:val="center"/>
              <w:rPr>
                <w:sz w:val="24"/>
              </w:rPr>
            </w:pPr>
          </w:p>
          <w:p w14:paraId="1B05BD35" w14:textId="77777777" w:rsidR="007A3525" w:rsidRPr="005476B0" w:rsidRDefault="007A3525" w:rsidP="004B676B">
            <w:pPr>
              <w:widowControl w:val="0"/>
              <w:jc w:val="center"/>
              <w:rPr>
                <w:sz w:val="24"/>
              </w:rPr>
            </w:pPr>
            <w:r>
              <w:rPr>
                <w:noProof/>
                <w:sz w:val="24"/>
              </w:rPr>
              <mc:AlternateContent>
                <mc:Choice Requires="wps">
                  <w:drawing>
                    <wp:anchor distT="0" distB="0" distL="114300" distR="114300" simplePos="0" relativeHeight="251736064" behindDoc="0" locked="0" layoutInCell="1" allowOverlap="1" wp14:anchorId="62B623DB" wp14:editId="008A81DF">
                      <wp:simplePos x="0" y="0"/>
                      <wp:positionH relativeFrom="column">
                        <wp:posOffset>3176905</wp:posOffset>
                      </wp:positionH>
                      <wp:positionV relativeFrom="paragraph">
                        <wp:posOffset>142875</wp:posOffset>
                      </wp:positionV>
                      <wp:extent cx="868045" cy="245110"/>
                      <wp:effectExtent l="5080" t="9525" r="31750" b="59690"/>
                      <wp:wrapNone/>
                      <wp:docPr id="552311909"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8045" cy="2451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7E6017" id="AutoShape 74" o:spid="_x0000_s1026" type="#_x0000_t32" style="position:absolute;margin-left:250.15pt;margin-top:11.25pt;width:68.35pt;height:19.3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">
                      <v:stroke endarrow="block"/>
                    </v:shape>
                  </w:pict>
                </mc:Fallback>
              </mc:AlternateContent>
            </w:r>
            <w:r>
              <w:rPr>
                <w:noProof/>
                <w:sz w:val="24"/>
              </w:rPr>
              <mc:AlternateContent>
                <mc:Choice Requires="wps">
                  <w:drawing>
                    <wp:anchor distT="0" distB="0" distL="114300" distR="114300" simplePos="0" relativeHeight="251735040" behindDoc="0" locked="0" layoutInCell="1" allowOverlap="1" wp14:anchorId="5CA4FE69" wp14:editId="40C0D70A">
                      <wp:simplePos x="0" y="0"/>
                      <wp:positionH relativeFrom="column">
                        <wp:posOffset>2561590</wp:posOffset>
                      </wp:positionH>
                      <wp:positionV relativeFrom="paragraph">
                        <wp:posOffset>142875</wp:posOffset>
                      </wp:positionV>
                      <wp:extent cx="396875" cy="245110"/>
                      <wp:effectExtent l="8890" t="9525" r="41910" b="59690"/>
                      <wp:wrapNone/>
                      <wp:docPr id="552311910"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875" cy="2451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1F9D00" id="AutoShape 73" o:spid="_x0000_s1026" type="#_x0000_t32" style="position:absolute;margin-left:201.7pt;margin-top:11.25pt;width:31.25pt;height:19.3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">
                      <v:stroke endarrow="block"/>
                    </v:shape>
                  </w:pict>
                </mc:Fallback>
              </mc:AlternateContent>
            </w:r>
            <w:r>
              <w:rPr>
                <w:noProof/>
                <w:sz w:val="24"/>
              </w:rPr>
              <mc:AlternateContent>
                <mc:Choice Requires="wps">
                  <w:drawing>
                    <wp:anchor distT="0" distB="0" distL="114300" distR="114300" simplePos="0" relativeHeight="251734016" behindDoc="0" locked="0" layoutInCell="1" allowOverlap="1" wp14:anchorId="41067838" wp14:editId="303ED12A">
                      <wp:simplePos x="0" y="0"/>
                      <wp:positionH relativeFrom="column">
                        <wp:posOffset>1931670</wp:posOffset>
                      </wp:positionH>
                      <wp:positionV relativeFrom="paragraph">
                        <wp:posOffset>142875</wp:posOffset>
                      </wp:positionV>
                      <wp:extent cx="0" cy="245110"/>
                      <wp:effectExtent l="55245" t="9525" r="59055" b="21590"/>
                      <wp:wrapNone/>
                      <wp:docPr id="552311911"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51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B5D593" id="AutoShape 72" o:spid="_x0000_s1026" type="#_x0000_t32" style="position:absolute;margin-left:152.1pt;margin-top:11.25pt;width:0;height:19.3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">
                      <v:stroke endarrow="block"/>
                    </v:shape>
                  </w:pict>
                </mc:Fallback>
              </mc:AlternateContent>
            </w:r>
            <w:r>
              <w:rPr>
                <w:noProof/>
                <w:sz w:val="24"/>
              </w:rPr>
              <mc:AlternateContent>
                <mc:Choice Requires="wps">
                  <w:drawing>
                    <wp:anchor distT="0" distB="0" distL="114300" distR="114300" simplePos="0" relativeHeight="251732992" behindDoc="0" locked="0" layoutInCell="1" allowOverlap="1" wp14:anchorId="74EB0368" wp14:editId="76EEB419">
                      <wp:simplePos x="0" y="0"/>
                      <wp:positionH relativeFrom="column">
                        <wp:posOffset>1056640</wp:posOffset>
                      </wp:positionH>
                      <wp:positionV relativeFrom="paragraph">
                        <wp:posOffset>142875</wp:posOffset>
                      </wp:positionV>
                      <wp:extent cx="212090" cy="245110"/>
                      <wp:effectExtent l="56515" t="9525" r="7620" b="50165"/>
                      <wp:wrapNone/>
                      <wp:docPr id="552311912"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2090" cy="2451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8EFDCE" id="AutoShape 71" o:spid="_x0000_s1026" type="#_x0000_t32" style="position:absolute;margin-left:83.2pt;margin-top:11.25pt;width:16.7pt;height:19.3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">
                      <v:stroke endarrow="block"/>
                    </v:shape>
                  </w:pict>
                </mc:Fallback>
              </mc:AlternateContent>
            </w:r>
          </w:p>
          <w:p w14:paraId="4638499C" w14:textId="77777777" w:rsidR="007A3525" w:rsidRPr="005476B0" w:rsidRDefault="007A3525" w:rsidP="004B676B">
            <w:pPr>
              <w:widowControl w:val="0"/>
              <w:jc w:val="center"/>
              <w:rPr>
                <w:sz w:val="24"/>
              </w:rPr>
            </w:pPr>
          </w:p>
          <w:p w14:paraId="786CB7B7" w14:textId="77777777" w:rsidR="007A3525" w:rsidRPr="005476B0" w:rsidRDefault="007A3525" w:rsidP="004B676B">
            <w:pPr>
              <w:widowControl w:val="0"/>
              <w:jc w:val="center"/>
              <w:rPr>
                <w:sz w:val="24"/>
              </w:rPr>
            </w:pPr>
            <w:r>
              <w:rPr>
                <w:noProof/>
                <w:sz w:val="24"/>
              </w:rPr>
              <mc:AlternateContent>
                <mc:Choice Requires="wps">
                  <w:drawing>
                    <wp:anchor distT="0" distB="0" distL="114300" distR="114300" simplePos="0" relativeHeight="251729920" behindDoc="0" locked="0" layoutInCell="1" allowOverlap="1" wp14:anchorId="3E802515" wp14:editId="551B7629">
                      <wp:simplePos x="0" y="0"/>
                      <wp:positionH relativeFrom="column">
                        <wp:posOffset>2561590</wp:posOffset>
                      </wp:positionH>
                      <wp:positionV relativeFrom="paragraph">
                        <wp:posOffset>37465</wp:posOffset>
                      </wp:positionV>
                      <wp:extent cx="958850" cy="542925"/>
                      <wp:effectExtent l="8890" t="8890" r="13335" b="10160"/>
                      <wp:wrapNone/>
                      <wp:docPr id="552311913"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8850" cy="542925"/>
                              </a:xfrm>
                              <a:prstGeom prst="roundRect">
                                <a:avLst>
                                  <a:gd name="adj" fmla="val 16667"/>
                                </a:avLst>
                              </a:prstGeom>
                              <a:solidFill>
                                <a:srgbClr val="FFFFFF"/>
                              </a:solidFill>
                              <a:ln w="9525">
                                <a:solidFill>
                                  <a:srgbClr val="000000"/>
                                </a:solidFill>
                                <a:round/>
                                <a:headEnd/>
                                <a:tailEnd/>
                              </a:ln>
                            </wps:spPr>
                            <wps:txbx>
                              <w:txbxContent>
                                <w:p w14:paraId="7F604A0F" w14:textId="77777777" w:rsidR="00386ED6" w:rsidRPr="00CF1CE1" w:rsidRDefault="00386ED6" w:rsidP="007A3525">
                                  <w:pPr>
                                    <w:jc w:val="center"/>
                                    <w:rPr>
                                      <w:rFonts w:ascii="Arial" w:hAnsi="Arial" w:cs="Arial"/>
                                      <w:color w:val="7030A0"/>
                                    </w:rPr>
                                  </w:pPr>
                                  <w:r w:rsidRPr="00CF1CE1">
                                    <w:rPr>
                                      <w:rFonts w:ascii="Arial" w:hAnsi="Arial" w:cs="Arial"/>
                                      <w:color w:val="7030A0"/>
                                      <w:sz w:val="24"/>
                                    </w:rPr>
                                    <w:t>Flexibility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802515" id="_x0000_s1048" style="position:absolute;left:0;text-align:left;margin-left:201.7pt;margin-top:2.95pt;width:75.5pt;height:42.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">
                      <v:textbox>
                        <w:txbxContent>
                          <w:p w14:paraId="7F604A0F" w14:textId="77777777" w:rsidR="00386ED6" w:rsidRPr="00CF1CE1" w:rsidRDefault="00386ED6" w:rsidP="007A3525">
                            <w:pPr>
                              <w:jc w:val="center"/>
                              <w:rPr>
                                <w:rFonts w:ascii="Arial" w:hAnsi="Arial" w:cs="Arial"/>
                                <w:color w:val="7030A0"/>
                              </w:rPr>
                            </w:pPr>
                            <w:r w:rsidRPr="00CF1CE1">
                              <w:rPr>
                                <w:rFonts w:ascii="Arial" w:hAnsi="Arial" w:cs="Arial"/>
                                <w:color w:val="7030A0"/>
                                <w:sz w:val="24"/>
                              </w:rPr>
                              <w:t>Flexibility</w:t>
                            </w:r>
                          </w:p>
                        </w:txbxContent>
                      </v:textbox>
                    </v:roundrect>
                  </w:pict>
                </mc:Fallback>
              </mc:AlternateContent>
            </w:r>
            <w:r>
              <w:rPr>
                <w:noProof/>
                <w:sz w:val="24"/>
              </w:rPr>
              <mc:AlternateContent>
                <mc:Choice Requires="wps">
                  <w:drawing>
                    <wp:anchor distT="0" distB="0" distL="114300" distR="114300" simplePos="0" relativeHeight="251727872" behindDoc="0" locked="0" layoutInCell="1" allowOverlap="1" wp14:anchorId="1990F371" wp14:editId="68D7E2C8">
                      <wp:simplePos x="0" y="0"/>
                      <wp:positionH relativeFrom="column">
                        <wp:posOffset>168275</wp:posOffset>
                      </wp:positionH>
                      <wp:positionV relativeFrom="paragraph">
                        <wp:posOffset>57150</wp:posOffset>
                      </wp:positionV>
                      <wp:extent cx="1100455" cy="497205"/>
                      <wp:effectExtent l="6350" t="9525" r="7620" b="7620"/>
                      <wp:wrapNone/>
                      <wp:docPr id="552311914"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0455" cy="497205"/>
                              </a:xfrm>
                              <a:prstGeom prst="roundRect">
                                <a:avLst>
                                  <a:gd name="adj" fmla="val 16667"/>
                                </a:avLst>
                              </a:prstGeom>
                              <a:solidFill>
                                <a:srgbClr val="FFFFFF"/>
                              </a:solidFill>
                              <a:ln w="9525">
                                <a:solidFill>
                                  <a:srgbClr val="000000"/>
                                </a:solidFill>
                                <a:round/>
                                <a:headEnd/>
                                <a:tailEnd/>
                              </a:ln>
                            </wps:spPr>
                            <wps:txbx>
                              <w:txbxContent>
                                <w:p w14:paraId="047C1BDE" w14:textId="77777777" w:rsidR="00386ED6" w:rsidRPr="00CF1CE1" w:rsidRDefault="00386ED6" w:rsidP="007A3525">
                                  <w:pPr>
                                    <w:jc w:val="center"/>
                                    <w:rPr>
                                      <w:rFonts w:ascii="Arial" w:hAnsi="Arial" w:cs="Arial"/>
                                      <w:color w:val="00B050"/>
                                    </w:rPr>
                                  </w:pPr>
                                  <w:r w:rsidRPr="00CF1CE1">
                                    <w:rPr>
                                      <w:rFonts w:ascii="Arial" w:hAnsi="Arial" w:cs="Arial"/>
                                      <w:color w:val="00B050"/>
                                      <w:sz w:val="24"/>
                                    </w:rPr>
                                    <w:t>Muscular Strength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90F371" id="_x0000_s1049" style="position:absolute;left:0;text-align:left;margin-left:13.25pt;margin-top:4.5pt;width:86.65pt;height:39.1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">
                      <v:textbox>
                        <w:txbxContent>
                          <w:p w14:paraId="047C1BDE" w14:textId="77777777" w:rsidR="00386ED6" w:rsidRPr="00CF1CE1" w:rsidRDefault="00386ED6" w:rsidP="007A3525">
                            <w:pPr>
                              <w:jc w:val="center"/>
                              <w:rPr>
                                <w:rFonts w:ascii="Arial" w:hAnsi="Arial" w:cs="Arial"/>
                                <w:color w:val="00B050"/>
                              </w:rPr>
                            </w:pPr>
                            <w:r w:rsidRPr="00CF1CE1">
                              <w:rPr>
                                <w:rFonts w:ascii="Arial" w:hAnsi="Arial" w:cs="Arial"/>
                                <w:color w:val="00B050"/>
                                <w:sz w:val="24"/>
                              </w:rPr>
                              <w:t>Muscular Strength</w:t>
                            </w:r>
                          </w:p>
                        </w:txbxContent>
                      </v:textbox>
                    </v:roundrect>
                  </w:pict>
                </mc:Fallback>
              </mc:AlternateContent>
            </w:r>
            <w:r>
              <w:rPr>
                <w:noProof/>
                <w:sz w:val="24"/>
              </w:rPr>
              <mc:AlternateContent>
                <mc:Choice Requires="wps">
                  <w:drawing>
                    <wp:anchor distT="0" distB="0" distL="114300" distR="114300" simplePos="0" relativeHeight="251728896" behindDoc="0" locked="0" layoutInCell="1" allowOverlap="1" wp14:anchorId="3D23FD5B" wp14:editId="28BB58B6">
                      <wp:simplePos x="0" y="0"/>
                      <wp:positionH relativeFrom="column">
                        <wp:posOffset>1447800</wp:posOffset>
                      </wp:positionH>
                      <wp:positionV relativeFrom="paragraph">
                        <wp:posOffset>37465</wp:posOffset>
                      </wp:positionV>
                      <wp:extent cx="1014730" cy="516890"/>
                      <wp:effectExtent l="9525" t="8890" r="13970" b="7620"/>
                      <wp:wrapNone/>
                      <wp:docPr id="552311915"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4730" cy="516890"/>
                              </a:xfrm>
                              <a:prstGeom prst="roundRect">
                                <a:avLst>
                                  <a:gd name="adj" fmla="val 16667"/>
                                </a:avLst>
                              </a:prstGeom>
                              <a:solidFill>
                                <a:srgbClr val="FFFFFF"/>
                              </a:solidFill>
                              <a:ln w="9525">
                                <a:solidFill>
                                  <a:srgbClr val="000000"/>
                                </a:solidFill>
                                <a:round/>
                                <a:headEnd/>
                                <a:tailEnd/>
                              </a:ln>
                            </wps:spPr>
                            <wps:txbx>
                              <w:txbxContent>
                                <w:p w14:paraId="16F513CF" w14:textId="77777777" w:rsidR="00386ED6" w:rsidRPr="00CF1CE1" w:rsidRDefault="00386ED6" w:rsidP="007A3525">
                                  <w:pPr>
                                    <w:jc w:val="center"/>
                                    <w:rPr>
                                      <w:rFonts w:ascii="Arial" w:hAnsi="Arial" w:cs="Arial"/>
                                      <w:color w:val="538135" w:themeColor="accent6" w:themeShade="BF"/>
                                    </w:rPr>
                                  </w:pPr>
                                  <w:r w:rsidRPr="00CF1CE1">
                                    <w:rPr>
                                      <w:rFonts w:ascii="Arial" w:hAnsi="Arial" w:cs="Arial"/>
                                      <w:color w:val="538135" w:themeColor="accent6" w:themeShade="BF"/>
                                      <w:sz w:val="24"/>
                                    </w:rPr>
                                    <w:t>Muscular Endurance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23FD5B" id="_x0000_s1050" style="position:absolute;left:0;text-align:left;margin-left:114pt;margin-top:2.95pt;width:79.9pt;height:40.7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">
                      <v:textbox>
                        <w:txbxContent>
                          <w:p w14:paraId="16F513CF" w14:textId="77777777" w:rsidR="00386ED6" w:rsidRPr="00CF1CE1" w:rsidRDefault="00386ED6" w:rsidP="007A3525">
                            <w:pPr>
                              <w:jc w:val="center"/>
                              <w:rPr>
                                <w:rFonts w:ascii="Arial" w:hAnsi="Arial" w:cs="Arial"/>
                                <w:color w:val="538135" w:themeColor="accent6" w:themeShade="BF"/>
                              </w:rPr>
                            </w:pPr>
                            <w:r w:rsidRPr="00CF1CE1">
                              <w:rPr>
                                <w:rFonts w:ascii="Arial" w:hAnsi="Arial" w:cs="Arial"/>
                                <w:color w:val="538135" w:themeColor="accent6" w:themeShade="BF"/>
                                <w:sz w:val="24"/>
                              </w:rPr>
                              <w:t>Muscular Endurance</w:t>
                            </w:r>
                          </w:p>
                        </w:txbxContent>
                      </v:textbox>
                    </v:roundrect>
                  </w:pict>
                </mc:Fallback>
              </mc:AlternateContent>
            </w:r>
          </w:p>
        </w:tc>
        <w:tc>
          <w:tcPr>
            <w:tcW w:w="1916" w:type="dxa"/>
            <w:shd w:val="clear" w:color="auto" w:fill="auto"/>
          </w:tcPr>
          <w:p w14:paraId="7DD0E3B5" w14:textId="77777777" w:rsidR="007A3525" w:rsidRPr="005476B0" w:rsidRDefault="007A3525" w:rsidP="004B676B">
            <w:pPr>
              <w:widowControl w:val="0"/>
              <w:rPr>
                <w:sz w:val="24"/>
              </w:rPr>
            </w:pPr>
            <w:r>
              <w:rPr>
                <w:b/>
                <w:noProof/>
                <w:sz w:val="24"/>
              </w:rPr>
              <mc:AlternateContent>
                <mc:Choice Requires="wps">
                  <w:drawing>
                    <wp:anchor distT="0" distB="0" distL="114300" distR="114300" simplePos="0" relativeHeight="251730944" behindDoc="0" locked="0" layoutInCell="1" allowOverlap="1" wp14:anchorId="364710FD" wp14:editId="5F638FB4">
                      <wp:simplePos x="0" y="0"/>
                      <wp:positionH relativeFrom="column">
                        <wp:posOffset>-62230</wp:posOffset>
                      </wp:positionH>
                      <wp:positionV relativeFrom="paragraph">
                        <wp:posOffset>563245</wp:posOffset>
                      </wp:positionV>
                      <wp:extent cx="1652270" cy="542925"/>
                      <wp:effectExtent l="13970" t="10795" r="10160" b="8255"/>
                      <wp:wrapNone/>
                      <wp:docPr id="552311916"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2270" cy="542925"/>
                              </a:xfrm>
                              <a:prstGeom prst="roundRect">
                                <a:avLst>
                                  <a:gd name="adj" fmla="val 16667"/>
                                </a:avLst>
                              </a:prstGeom>
                              <a:solidFill>
                                <a:srgbClr val="FFFFFF"/>
                              </a:solidFill>
                              <a:ln w="9525">
                                <a:solidFill>
                                  <a:srgbClr val="000000"/>
                                </a:solidFill>
                                <a:round/>
                                <a:headEnd/>
                                <a:tailEnd/>
                              </a:ln>
                            </wps:spPr>
                            <wps:txbx>
                              <w:txbxContent>
                                <w:p w14:paraId="1CF33D2E" w14:textId="77777777" w:rsidR="00386ED6" w:rsidRPr="00815422" w:rsidRDefault="00386ED6" w:rsidP="007A3525">
                                  <w:pPr>
                                    <w:jc w:val="center"/>
                                    <w:rPr>
                                      <w:rFonts w:ascii="Arial" w:hAnsi="Arial" w:cs="Arial"/>
                                      <w:color w:val="C45911" w:themeColor="accent2" w:themeShade="BF"/>
                                    </w:rPr>
                                  </w:pPr>
                                  <w:r w:rsidRPr="00815422">
                                    <w:rPr>
                                      <w:rFonts w:ascii="Arial" w:hAnsi="Arial" w:cs="Arial"/>
                                      <w:color w:val="C45911" w:themeColor="accent2" w:themeShade="BF"/>
                                      <w:sz w:val="24"/>
                                    </w:rPr>
                                    <w:t>Body Composition</w:t>
                                  </w:r>
                                  <w:r>
                                    <w:rPr>
                                      <w:rFonts w:ascii="Arial" w:hAnsi="Arial" w:cs="Arial"/>
                                      <w:color w:val="C45911" w:themeColor="accent2" w:themeShade="BF"/>
                                      <w:sz w:val="24"/>
                                    </w:rPr>
                                    <w:t xml:space="preserve"> </w:t>
                                  </w:r>
                                  <w:r w:rsidRPr="00815422">
                                    <w:rPr>
                                      <w:rFonts w:ascii="Arial" w:hAnsi="Arial" w:cs="Arial"/>
                                      <w:color w:val="C45911" w:themeColor="accent2" w:themeShade="BF"/>
                                      <w:sz w:val="24"/>
                                    </w:rPr>
                                    <w:t xml:space="preserve">&amp; Weight Management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4710FD" id="_x0000_s1051" style="position:absolute;margin-left:-4.9pt;margin-top:44.35pt;width:130.1pt;height:42.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">
                      <v:textbox>
                        <w:txbxContent>
                          <w:p w14:paraId="1CF33D2E" w14:textId="77777777" w:rsidR="00386ED6" w:rsidRPr="00815422" w:rsidRDefault="00386ED6" w:rsidP="007A3525">
                            <w:pPr>
                              <w:jc w:val="center"/>
                              <w:rPr>
                                <w:rFonts w:ascii="Arial" w:hAnsi="Arial" w:cs="Arial"/>
                                <w:color w:val="C45911" w:themeColor="accent2" w:themeShade="BF"/>
                              </w:rPr>
                            </w:pPr>
                            <w:r w:rsidRPr="00815422">
                              <w:rPr>
                                <w:rFonts w:ascii="Arial" w:hAnsi="Arial" w:cs="Arial"/>
                                <w:color w:val="C45911" w:themeColor="accent2" w:themeShade="BF"/>
                                <w:sz w:val="24"/>
                              </w:rPr>
                              <w:t>Body Composition</w:t>
                            </w:r>
                            <w:r>
                              <w:rPr>
                                <w:rFonts w:ascii="Arial" w:hAnsi="Arial" w:cs="Arial"/>
                                <w:color w:val="C45911" w:themeColor="accent2" w:themeShade="BF"/>
                                <w:sz w:val="24"/>
                              </w:rPr>
                              <w:t xml:space="preserve"> </w:t>
                            </w:r>
                            <w:r w:rsidRPr="00815422">
                              <w:rPr>
                                <w:rFonts w:ascii="Arial" w:hAnsi="Arial" w:cs="Arial"/>
                                <w:color w:val="C45911" w:themeColor="accent2" w:themeShade="BF"/>
                                <w:sz w:val="24"/>
                              </w:rPr>
                              <w:t xml:space="preserve">&amp; Weight Management </w:t>
                            </w:r>
                          </w:p>
                        </w:txbxContent>
                      </v:textbox>
                    </v:roundrect>
                  </w:pict>
                </mc:Fallback>
              </mc:AlternateContent>
            </w:r>
          </w:p>
        </w:tc>
      </w:tr>
      <w:tr w:rsidR="007A3525" w:rsidRPr="005476B0" w14:paraId="3663260E" w14:textId="77777777" w:rsidTr="004B676B">
        <w:tc>
          <w:tcPr>
            <w:tcW w:w="1915" w:type="dxa"/>
            <w:shd w:val="clear" w:color="auto" w:fill="auto"/>
          </w:tcPr>
          <w:p w14:paraId="4BE97BE3" w14:textId="77777777" w:rsidR="007A3525" w:rsidRPr="005476B0" w:rsidRDefault="007A3525" w:rsidP="004B676B">
            <w:pPr>
              <w:widowControl w:val="0"/>
              <w:rPr>
                <w:b/>
                <w:sz w:val="24"/>
              </w:rPr>
            </w:pPr>
          </w:p>
        </w:tc>
        <w:tc>
          <w:tcPr>
            <w:tcW w:w="1915" w:type="dxa"/>
            <w:shd w:val="clear" w:color="auto" w:fill="auto"/>
          </w:tcPr>
          <w:p w14:paraId="574292EC" w14:textId="77777777" w:rsidR="007A3525" w:rsidRPr="005476B0" w:rsidRDefault="007A3525" w:rsidP="004B676B">
            <w:pPr>
              <w:widowControl w:val="0"/>
              <w:rPr>
                <w:b/>
                <w:sz w:val="24"/>
              </w:rPr>
            </w:pPr>
          </w:p>
        </w:tc>
        <w:tc>
          <w:tcPr>
            <w:tcW w:w="1915" w:type="dxa"/>
            <w:shd w:val="clear" w:color="auto" w:fill="auto"/>
          </w:tcPr>
          <w:p w14:paraId="300B514F" w14:textId="77777777" w:rsidR="007A3525" w:rsidRPr="005476B0" w:rsidRDefault="007A3525" w:rsidP="004B676B">
            <w:pPr>
              <w:widowControl w:val="0"/>
              <w:rPr>
                <w:b/>
                <w:sz w:val="24"/>
              </w:rPr>
            </w:pPr>
          </w:p>
        </w:tc>
        <w:tc>
          <w:tcPr>
            <w:tcW w:w="1915" w:type="dxa"/>
            <w:shd w:val="clear" w:color="auto" w:fill="auto"/>
          </w:tcPr>
          <w:p w14:paraId="3D3B1AEB" w14:textId="77777777" w:rsidR="007A3525" w:rsidRPr="005476B0" w:rsidRDefault="007A3525" w:rsidP="004B676B">
            <w:pPr>
              <w:widowControl w:val="0"/>
              <w:rPr>
                <w:b/>
                <w:sz w:val="24"/>
              </w:rPr>
            </w:pPr>
          </w:p>
        </w:tc>
        <w:tc>
          <w:tcPr>
            <w:tcW w:w="1916" w:type="dxa"/>
            <w:shd w:val="clear" w:color="auto" w:fill="auto"/>
          </w:tcPr>
          <w:p w14:paraId="1F846D55" w14:textId="77777777" w:rsidR="007A3525" w:rsidRPr="005476B0" w:rsidRDefault="007A3525" w:rsidP="004B676B">
            <w:pPr>
              <w:widowControl w:val="0"/>
              <w:rPr>
                <w:b/>
                <w:sz w:val="24"/>
              </w:rPr>
            </w:pPr>
          </w:p>
        </w:tc>
      </w:tr>
      <w:tr w:rsidR="007A3525" w:rsidRPr="005476B0" w14:paraId="776B5D49" w14:textId="77777777" w:rsidTr="004B676B">
        <w:tc>
          <w:tcPr>
            <w:tcW w:w="1915" w:type="dxa"/>
            <w:shd w:val="clear" w:color="auto" w:fill="auto"/>
          </w:tcPr>
          <w:p w14:paraId="14B7A834" w14:textId="77777777" w:rsidR="007A3525" w:rsidRPr="005476B0" w:rsidRDefault="007A3525" w:rsidP="004B676B">
            <w:pPr>
              <w:widowControl w:val="0"/>
              <w:jc w:val="center"/>
              <w:rPr>
                <w:b/>
                <w:sz w:val="24"/>
              </w:rPr>
            </w:pPr>
          </w:p>
        </w:tc>
        <w:tc>
          <w:tcPr>
            <w:tcW w:w="1915" w:type="dxa"/>
            <w:shd w:val="clear" w:color="auto" w:fill="auto"/>
          </w:tcPr>
          <w:p w14:paraId="64BC8072" w14:textId="77777777" w:rsidR="007A3525" w:rsidRPr="005476B0" w:rsidRDefault="007A3525" w:rsidP="004B676B">
            <w:pPr>
              <w:widowControl w:val="0"/>
              <w:jc w:val="center"/>
              <w:rPr>
                <w:b/>
                <w:sz w:val="24"/>
              </w:rPr>
            </w:pPr>
          </w:p>
        </w:tc>
        <w:tc>
          <w:tcPr>
            <w:tcW w:w="1915" w:type="dxa"/>
            <w:shd w:val="clear" w:color="auto" w:fill="auto"/>
          </w:tcPr>
          <w:p w14:paraId="2E98800A" w14:textId="77777777" w:rsidR="007A3525" w:rsidRPr="005476B0" w:rsidRDefault="007A3525" w:rsidP="004B676B">
            <w:pPr>
              <w:widowControl w:val="0"/>
              <w:jc w:val="center"/>
              <w:rPr>
                <w:b/>
                <w:sz w:val="24"/>
              </w:rPr>
            </w:pPr>
          </w:p>
        </w:tc>
        <w:tc>
          <w:tcPr>
            <w:tcW w:w="1915" w:type="dxa"/>
            <w:shd w:val="clear" w:color="auto" w:fill="auto"/>
          </w:tcPr>
          <w:p w14:paraId="2B74C551" w14:textId="77777777" w:rsidR="007A3525" w:rsidRPr="005476B0" w:rsidRDefault="007A3525" w:rsidP="004B676B">
            <w:pPr>
              <w:widowControl w:val="0"/>
              <w:jc w:val="center"/>
              <w:rPr>
                <w:b/>
                <w:sz w:val="24"/>
              </w:rPr>
            </w:pPr>
          </w:p>
        </w:tc>
        <w:tc>
          <w:tcPr>
            <w:tcW w:w="1916" w:type="dxa"/>
            <w:shd w:val="clear" w:color="auto" w:fill="auto"/>
          </w:tcPr>
          <w:p w14:paraId="39C28B6B" w14:textId="77777777" w:rsidR="007A3525" w:rsidRPr="005476B0" w:rsidRDefault="007A3525" w:rsidP="004B676B">
            <w:pPr>
              <w:widowControl w:val="0"/>
              <w:jc w:val="center"/>
              <w:rPr>
                <w:b/>
                <w:sz w:val="24"/>
              </w:rPr>
            </w:pPr>
          </w:p>
        </w:tc>
      </w:tr>
    </w:tbl>
    <w:p w14:paraId="6CE6BC6B" w14:textId="77777777" w:rsidR="007A3525" w:rsidRPr="00300139" w:rsidRDefault="007A3525" w:rsidP="007A3525">
      <w:pPr>
        <w:widowControl w:val="0"/>
        <w:rPr>
          <w:b/>
          <w:sz w:val="24"/>
        </w:rPr>
      </w:pPr>
    </w:p>
    <w:tbl>
      <w:tblPr>
        <w:tblW w:w="11057" w:type="dxa"/>
        <w:tblInd w:w="-1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76"/>
        <w:gridCol w:w="1522"/>
        <w:gridCol w:w="1440"/>
        <w:gridCol w:w="1980"/>
        <w:gridCol w:w="900"/>
        <w:gridCol w:w="3150"/>
        <w:gridCol w:w="1782"/>
        <w:gridCol w:w="107"/>
      </w:tblGrid>
      <w:tr w:rsidR="007A3525" w:rsidRPr="005B06AA" w14:paraId="5E0AB823" w14:textId="77777777" w:rsidTr="00B9645F">
        <w:tc>
          <w:tcPr>
            <w:tcW w:w="11057" w:type="dxa"/>
            <w:gridSpan w:val="8"/>
            <w:shd w:val="pct10" w:color="auto" w:fill="auto"/>
          </w:tcPr>
          <w:p w14:paraId="6AD73B4C" w14:textId="77777777" w:rsidR="007A3525" w:rsidRPr="005B06AA" w:rsidRDefault="007A3525" w:rsidP="004B676B">
            <w:pPr>
              <w:jc w:val="center"/>
              <w:rPr>
                <w:rFonts w:ascii="Arial Narrow" w:hAnsi="Arial Narrow"/>
                <w:b/>
              </w:rPr>
            </w:pPr>
            <w:r>
              <w:rPr>
                <w:rFonts w:ascii="Tahoma" w:hAnsi="Tahoma"/>
                <w:b/>
                <w:sz w:val="28"/>
              </w:rPr>
              <w:t>FITT TABLE FOR THE COMPONENTS OF FITNESS</w:t>
            </w:r>
          </w:p>
        </w:tc>
      </w:tr>
      <w:tr w:rsidR="007A3525" w:rsidRPr="005B06AA" w14:paraId="3929F000" w14:textId="77777777" w:rsidTr="00B9645F">
        <w:tc>
          <w:tcPr>
            <w:tcW w:w="1698" w:type="dxa"/>
            <w:gridSpan w:val="2"/>
            <w:shd w:val="pct10" w:color="auto" w:fill="auto"/>
          </w:tcPr>
          <w:p w14:paraId="5C46F559" w14:textId="77777777" w:rsidR="007A3525" w:rsidRPr="005B06AA" w:rsidRDefault="007A3525" w:rsidP="004B676B">
            <w:pPr>
              <w:jc w:val="center"/>
              <w:rPr>
                <w:rFonts w:ascii="Arial Narrow" w:hAnsi="Arial Narrow"/>
                <w:b/>
              </w:rPr>
            </w:pPr>
            <w:r w:rsidRPr="005B06AA">
              <w:rPr>
                <w:rFonts w:ascii="Arial Narrow" w:hAnsi="Arial Narrow"/>
                <w:b/>
              </w:rPr>
              <w:t>Fitness Component</w:t>
            </w:r>
          </w:p>
        </w:tc>
        <w:tc>
          <w:tcPr>
            <w:tcW w:w="1440" w:type="dxa"/>
            <w:shd w:val="pct10" w:color="auto" w:fill="auto"/>
          </w:tcPr>
          <w:p w14:paraId="293F40FC" w14:textId="77777777" w:rsidR="007A3525" w:rsidRPr="005B06AA" w:rsidRDefault="007A3525" w:rsidP="004B676B">
            <w:pPr>
              <w:jc w:val="center"/>
              <w:rPr>
                <w:rFonts w:ascii="Arial Narrow" w:hAnsi="Arial Narrow"/>
                <w:b/>
              </w:rPr>
            </w:pPr>
            <w:r w:rsidRPr="005B06AA">
              <w:rPr>
                <w:rFonts w:ascii="Arial Narrow" w:hAnsi="Arial Narrow"/>
                <w:b/>
              </w:rPr>
              <w:t>Frequency</w:t>
            </w:r>
          </w:p>
        </w:tc>
        <w:tc>
          <w:tcPr>
            <w:tcW w:w="2880" w:type="dxa"/>
            <w:gridSpan w:val="2"/>
            <w:shd w:val="pct10" w:color="auto" w:fill="auto"/>
          </w:tcPr>
          <w:p w14:paraId="7AACBB5D" w14:textId="77777777" w:rsidR="007A3525" w:rsidRPr="005B06AA" w:rsidRDefault="007A3525" w:rsidP="004B676B">
            <w:pPr>
              <w:jc w:val="center"/>
              <w:rPr>
                <w:rFonts w:ascii="Arial Narrow" w:hAnsi="Arial Narrow"/>
                <w:b/>
              </w:rPr>
            </w:pPr>
            <w:r w:rsidRPr="005B06AA">
              <w:rPr>
                <w:rFonts w:ascii="Arial Narrow" w:hAnsi="Arial Narrow"/>
                <w:b/>
              </w:rPr>
              <w:t>Intensity</w:t>
            </w:r>
          </w:p>
        </w:tc>
        <w:tc>
          <w:tcPr>
            <w:tcW w:w="3150" w:type="dxa"/>
            <w:shd w:val="pct10" w:color="auto" w:fill="auto"/>
          </w:tcPr>
          <w:p w14:paraId="4F9CEB5A" w14:textId="77777777" w:rsidR="007A3525" w:rsidRPr="005B06AA" w:rsidRDefault="007A3525" w:rsidP="004B676B">
            <w:pPr>
              <w:jc w:val="center"/>
              <w:rPr>
                <w:rFonts w:ascii="Arial Narrow" w:hAnsi="Arial Narrow"/>
                <w:b/>
              </w:rPr>
            </w:pPr>
            <w:r w:rsidRPr="005B06AA">
              <w:rPr>
                <w:rFonts w:ascii="Arial Narrow" w:hAnsi="Arial Narrow"/>
                <w:b/>
              </w:rPr>
              <w:t xml:space="preserve">Time </w:t>
            </w:r>
          </w:p>
          <w:p w14:paraId="51FDAC3E" w14:textId="77777777" w:rsidR="007A3525" w:rsidRPr="005B06AA" w:rsidRDefault="007A3525" w:rsidP="004B676B">
            <w:pPr>
              <w:jc w:val="center"/>
              <w:rPr>
                <w:rFonts w:ascii="Arial Narrow" w:hAnsi="Arial Narrow"/>
                <w:b/>
              </w:rPr>
            </w:pPr>
            <w:r w:rsidRPr="005B06AA">
              <w:rPr>
                <w:rFonts w:ascii="Arial Narrow" w:hAnsi="Arial Narrow"/>
                <w:b/>
              </w:rPr>
              <w:t>(duration of workout)</w:t>
            </w:r>
          </w:p>
        </w:tc>
        <w:tc>
          <w:tcPr>
            <w:tcW w:w="1889" w:type="dxa"/>
            <w:gridSpan w:val="2"/>
            <w:shd w:val="pct10" w:color="auto" w:fill="auto"/>
          </w:tcPr>
          <w:p w14:paraId="0BC5AA7B" w14:textId="77777777" w:rsidR="007A3525" w:rsidRPr="005B06AA" w:rsidRDefault="007A3525" w:rsidP="004B676B">
            <w:pPr>
              <w:jc w:val="center"/>
              <w:rPr>
                <w:rFonts w:ascii="Arial Narrow" w:hAnsi="Arial Narrow"/>
                <w:b/>
              </w:rPr>
            </w:pPr>
            <w:r w:rsidRPr="005B06AA">
              <w:rPr>
                <w:rFonts w:ascii="Arial Narrow" w:hAnsi="Arial Narrow"/>
                <w:b/>
              </w:rPr>
              <w:t>Type</w:t>
            </w:r>
          </w:p>
        </w:tc>
      </w:tr>
      <w:tr w:rsidR="007A3525" w:rsidRPr="005B06AA" w14:paraId="19C76BEF" w14:textId="77777777" w:rsidTr="00B9645F">
        <w:tc>
          <w:tcPr>
            <w:tcW w:w="1698" w:type="dxa"/>
            <w:gridSpan w:val="2"/>
          </w:tcPr>
          <w:p w14:paraId="18E8F623" w14:textId="77777777" w:rsidR="007A3525" w:rsidRDefault="007A3525" w:rsidP="004B676B">
            <w:pPr>
              <w:jc w:val="center"/>
              <w:rPr>
                <w:rFonts w:ascii="Arial Narrow" w:hAnsi="Arial Narrow"/>
                <w:b/>
                <w:color w:val="FF0000"/>
              </w:rPr>
            </w:pPr>
            <w:r w:rsidRPr="005B06AA">
              <w:rPr>
                <w:rFonts w:ascii="Arial Narrow" w:hAnsi="Arial Narrow"/>
                <w:b/>
                <w:color w:val="FF0000"/>
              </w:rPr>
              <w:t>Cardiovascular Endurance</w:t>
            </w:r>
          </w:p>
          <w:p w14:paraId="3C3750CA" w14:textId="77777777" w:rsidR="007A3525" w:rsidRPr="00341EBC" w:rsidRDefault="007A3525" w:rsidP="004B676B">
            <w:pPr>
              <w:jc w:val="center"/>
              <w:rPr>
                <w:rFonts w:ascii="Arial Narrow" w:hAnsi="Arial Narrow"/>
                <w:b/>
              </w:rPr>
            </w:pPr>
            <w:r>
              <w:rPr>
                <w:rFonts w:ascii="Arial Narrow" w:hAnsi="Arial Narrow"/>
                <w:b/>
              </w:rPr>
              <w:t>Guidelines</w:t>
            </w:r>
          </w:p>
        </w:tc>
        <w:tc>
          <w:tcPr>
            <w:tcW w:w="1440" w:type="dxa"/>
          </w:tcPr>
          <w:p w14:paraId="31233870" w14:textId="77777777" w:rsidR="007A3525" w:rsidRPr="005B06AA" w:rsidRDefault="007A3525" w:rsidP="004B676B">
            <w:pPr>
              <w:jc w:val="center"/>
              <w:rPr>
                <w:rFonts w:ascii="Arial Narrow" w:hAnsi="Arial Narrow"/>
              </w:rPr>
            </w:pPr>
            <w:r w:rsidRPr="005B06AA">
              <w:rPr>
                <w:rFonts w:ascii="Arial Narrow" w:hAnsi="Arial Narrow"/>
              </w:rPr>
              <w:t xml:space="preserve">3 - 5 </w:t>
            </w:r>
          </w:p>
          <w:p w14:paraId="2F38FF79" w14:textId="77777777" w:rsidR="007A3525" w:rsidRPr="005B06AA" w:rsidRDefault="007A3525" w:rsidP="004B676B">
            <w:pPr>
              <w:jc w:val="center"/>
              <w:rPr>
                <w:rFonts w:ascii="Arial Narrow" w:hAnsi="Arial Narrow"/>
              </w:rPr>
            </w:pPr>
            <w:r w:rsidRPr="005B06AA">
              <w:rPr>
                <w:rFonts w:ascii="Arial Narrow" w:hAnsi="Arial Narrow"/>
              </w:rPr>
              <w:t>times / week</w:t>
            </w:r>
          </w:p>
          <w:p w14:paraId="38AD962E" w14:textId="77777777" w:rsidR="007A3525" w:rsidRPr="005B06AA" w:rsidRDefault="007A3525" w:rsidP="004B676B">
            <w:pPr>
              <w:jc w:val="center"/>
              <w:rPr>
                <w:rFonts w:ascii="Arial Narrow" w:hAnsi="Arial Narrow"/>
              </w:rPr>
            </w:pPr>
          </w:p>
          <w:p w14:paraId="766738A7" w14:textId="77777777" w:rsidR="007A3525" w:rsidRPr="005B06AA" w:rsidRDefault="007A3525" w:rsidP="004B676B">
            <w:pPr>
              <w:jc w:val="center"/>
              <w:rPr>
                <w:rFonts w:ascii="Arial Narrow" w:hAnsi="Arial Narrow"/>
              </w:rPr>
            </w:pPr>
            <w:r w:rsidRPr="005B06AA">
              <w:rPr>
                <w:rFonts w:ascii="Arial Narrow" w:hAnsi="Arial Narrow"/>
              </w:rPr>
              <w:t xml:space="preserve">2 x / week for maintenance </w:t>
            </w:r>
          </w:p>
        </w:tc>
        <w:tc>
          <w:tcPr>
            <w:tcW w:w="2880" w:type="dxa"/>
            <w:gridSpan w:val="2"/>
          </w:tcPr>
          <w:p w14:paraId="70F5459E" w14:textId="77777777" w:rsidR="007A3525" w:rsidRPr="005B06AA" w:rsidRDefault="007A3525" w:rsidP="004B676B">
            <w:pPr>
              <w:jc w:val="center"/>
              <w:rPr>
                <w:rFonts w:ascii="Arial Narrow" w:hAnsi="Arial Narrow"/>
              </w:rPr>
            </w:pPr>
            <w:r w:rsidRPr="005B06AA">
              <w:rPr>
                <w:rFonts w:ascii="Arial Narrow" w:hAnsi="Arial Narrow"/>
              </w:rPr>
              <w:t>60-85% of Max HR</w:t>
            </w:r>
          </w:p>
          <w:p w14:paraId="0C7CAE6B" w14:textId="77777777" w:rsidR="007A3525" w:rsidRPr="005B06AA" w:rsidRDefault="007A3525" w:rsidP="004B676B">
            <w:pPr>
              <w:jc w:val="center"/>
              <w:rPr>
                <w:rFonts w:ascii="Arial Narrow" w:hAnsi="Arial Narrow"/>
              </w:rPr>
            </w:pPr>
            <w:r w:rsidRPr="005B06AA">
              <w:rPr>
                <w:rFonts w:ascii="Arial Narrow" w:hAnsi="Arial Narrow"/>
              </w:rPr>
              <w:t>RPE: 2-4</w:t>
            </w:r>
          </w:p>
          <w:p w14:paraId="263C07A1" w14:textId="77777777" w:rsidR="007A3525" w:rsidRPr="005B06AA" w:rsidRDefault="007A3525" w:rsidP="004B676B">
            <w:pPr>
              <w:jc w:val="center"/>
              <w:rPr>
                <w:rFonts w:ascii="Arial Narrow" w:hAnsi="Arial Narrow"/>
              </w:rPr>
            </w:pPr>
            <w:r w:rsidRPr="005B06AA">
              <w:rPr>
                <w:rFonts w:ascii="Arial Narrow" w:hAnsi="Arial Narrow"/>
              </w:rPr>
              <w:t>comfortable to moderately hard</w:t>
            </w:r>
          </w:p>
        </w:tc>
        <w:tc>
          <w:tcPr>
            <w:tcW w:w="3150" w:type="dxa"/>
          </w:tcPr>
          <w:p w14:paraId="67FD6D46" w14:textId="77777777" w:rsidR="007A3525" w:rsidRDefault="007A3525" w:rsidP="004B676B">
            <w:pPr>
              <w:jc w:val="center"/>
              <w:rPr>
                <w:rFonts w:ascii="Arial Narrow" w:hAnsi="Arial Narrow"/>
              </w:rPr>
            </w:pPr>
            <w:r w:rsidRPr="005B06AA">
              <w:rPr>
                <w:rFonts w:ascii="Arial Narrow" w:hAnsi="Arial Narrow"/>
              </w:rPr>
              <w:t>20 - 60 minutes of continuous activity</w:t>
            </w:r>
            <w:r>
              <w:rPr>
                <w:rFonts w:ascii="Arial Narrow" w:hAnsi="Arial Narrow"/>
              </w:rPr>
              <w:t xml:space="preserve"> or</w:t>
            </w:r>
          </w:p>
          <w:p w14:paraId="005602B5" w14:textId="77777777" w:rsidR="007A3525" w:rsidRPr="005B06AA" w:rsidRDefault="007A3525" w:rsidP="004B676B">
            <w:pPr>
              <w:jc w:val="center"/>
              <w:rPr>
                <w:rFonts w:ascii="Arial Narrow" w:hAnsi="Arial Narrow"/>
              </w:rPr>
            </w:pPr>
            <w:r w:rsidRPr="005B06AA">
              <w:rPr>
                <w:rFonts w:ascii="Arial Narrow" w:hAnsi="Arial Narrow"/>
              </w:rPr>
              <w:t>1-2 minutes of high intensity intervals (for at least 10 minutes) between muscle conditioning exercises can also be effective.</w:t>
            </w:r>
          </w:p>
        </w:tc>
        <w:tc>
          <w:tcPr>
            <w:tcW w:w="1889" w:type="dxa"/>
            <w:gridSpan w:val="2"/>
          </w:tcPr>
          <w:p w14:paraId="7EB278EC" w14:textId="77777777" w:rsidR="007A3525" w:rsidRPr="005B06AA" w:rsidRDefault="007A3525" w:rsidP="004B676B">
            <w:pPr>
              <w:jc w:val="center"/>
              <w:rPr>
                <w:rFonts w:ascii="Arial Narrow" w:hAnsi="Arial Narrow"/>
              </w:rPr>
            </w:pPr>
            <w:r w:rsidRPr="005B06AA">
              <w:rPr>
                <w:rFonts w:ascii="Arial Narrow" w:hAnsi="Arial Narrow"/>
              </w:rPr>
              <w:t xml:space="preserve">walk, jog, bike, swim, </w:t>
            </w:r>
          </w:p>
          <w:p w14:paraId="1FD5E528" w14:textId="77777777" w:rsidR="007A3525" w:rsidRPr="005B06AA" w:rsidRDefault="007A3525" w:rsidP="004B676B">
            <w:pPr>
              <w:jc w:val="center"/>
              <w:rPr>
                <w:rFonts w:ascii="Arial Narrow" w:hAnsi="Arial Narrow"/>
              </w:rPr>
            </w:pPr>
            <w:r w:rsidRPr="005B06AA">
              <w:rPr>
                <w:rFonts w:ascii="Arial Narrow" w:hAnsi="Arial Narrow"/>
              </w:rPr>
              <w:t xml:space="preserve">soccer, basketball, </w:t>
            </w:r>
          </w:p>
          <w:p w14:paraId="6BC4F54A" w14:textId="77777777" w:rsidR="007A3525" w:rsidRPr="005B06AA" w:rsidRDefault="007A3525" w:rsidP="004B676B">
            <w:pPr>
              <w:jc w:val="center"/>
              <w:rPr>
                <w:rFonts w:ascii="Arial Narrow" w:hAnsi="Arial Narrow"/>
              </w:rPr>
            </w:pPr>
            <w:r w:rsidRPr="005B06AA">
              <w:rPr>
                <w:rFonts w:ascii="Arial Narrow" w:hAnsi="Arial Narrow"/>
              </w:rPr>
              <w:t>elliptical, spinning,</w:t>
            </w:r>
          </w:p>
          <w:p w14:paraId="7E02F5D7" w14:textId="77777777" w:rsidR="007A3525" w:rsidRPr="005B06AA" w:rsidRDefault="007A3525" w:rsidP="004B676B">
            <w:pPr>
              <w:jc w:val="center"/>
              <w:rPr>
                <w:rFonts w:ascii="Arial Narrow" w:hAnsi="Arial Narrow"/>
              </w:rPr>
            </w:pPr>
            <w:r w:rsidRPr="005B06AA">
              <w:rPr>
                <w:rFonts w:ascii="Arial Narrow" w:hAnsi="Arial Narrow"/>
              </w:rPr>
              <w:t xml:space="preserve"> group fitness, box fit</w:t>
            </w:r>
          </w:p>
          <w:p w14:paraId="529E30EA" w14:textId="77777777" w:rsidR="007A3525" w:rsidRPr="005B06AA" w:rsidRDefault="007A3525" w:rsidP="004B676B">
            <w:pPr>
              <w:jc w:val="center"/>
              <w:rPr>
                <w:rFonts w:ascii="Arial Narrow" w:hAnsi="Arial Narrow"/>
              </w:rPr>
            </w:pPr>
            <w:r w:rsidRPr="005B06AA">
              <w:rPr>
                <w:rFonts w:ascii="Arial Narrow" w:hAnsi="Arial Narrow"/>
              </w:rPr>
              <w:t xml:space="preserve"> body weight exercises</w:t>
            </w:r>
          </w:p>
        </w:tc>
      </w:tr>
      <w:tr w:rsidR="007A3525" w:rsidRPr="005B06AA" w14:paraId="7D0A6552" w14:textId="77777777" w:rsidTr="00B9645F">
        <w:trPr>
          <w:cantSplit/>
        </w:trPr>
        <w:tc>
          <w:tcPr>
            <w:tcW w:w="11057" w:type="dxa"/>
            <w:gridSpan w:val="8"/>
          </w:tcPr>
          <w:p w14:paraId="12846B05" w14:textId="77777777" w:rsidR="007A3525" w:rsidRPr="005B06AA" w:rsidRDefault="007A3525" w:rsidP="004B676B">
            <w:pPr>
              <w:pStyle w:val="Heading1"/>
              <w:jc w:val="left"/>
              <w:rPr>
                <w:rFonts w:ascii="Arial Narrow" w:hAnsi="Arial Narrow"/>
                <w:sz w:val="20"/>
              </w:rPr>
            </w:pPr>
            <w:r w:rsidRPr="006F6B9A">
              <w:rPr>
                <w:rFonts w:ascii="Arial Narrow" w:hAnsi="Arial Narrow"/>
                <w:color w:val="00B050"/>
                <w:sz w:val="20"/>
              </w:rPr>
              <w:t xml:space="preserve">Muscular Strength </w:t>
            </w:r>
            <w:r w:rsidRPr="005B06AA">
              <w:rPr>
                <w:rFonts w:ascii="Arial Narrow" w:hAnsi="Arial Narrow"/>
                <w:sz w:val="20"/>
              </w:rPr>
              <w:t xml:space="preserve">&amp; </w:t>
            </w:r>
            <w:r w:rsidRPr="006F6B9A">
              <w:rPr>
                <w:rFonts w:ascii="Arial Narrow" w:hAnsi="Arial Narrow"/>
                <w:color w:val="70AD47" w:themeColor="accent6"/>
                <w:sz w:val="20"/>
              </w:rPr>
              <w:t xml:space="preserve">Muscular Endurance </w:t>
            </w:r>
            <w:r w:rsidRPr="005B06AA">
              <w:rPr>
                <w:rFonts w:ascii="Arial Narrow" w:hAnsi="Arial Narrow"/>
                <w:sz w:val="20"/>
              </w:rPr>
              <w:t>Guidelines</w:t>
            </w:r>
          </w:p>
        </w:tc>
      </w:tr>
      <w:tr w:rsidR="007A3525" w:rsidRPr="005B06AA" w14:paraId="79ECF709" w14:textId="77777777" w:rsidTr="00B9645F">
        <w:tc>
          <w:tcPr>
            <w:tcW w:w="1698" w:type="dxa"/>
            <w:gridSpan w:val="2"/>
            <w:shd w:val="clear" w:color="auto" w:fill="D9D9D9" w:themeFill="background1" w:themeFillShade="D9"/>
          </w:tcPr>
          <w:p w14:paraId="12DDF812" w14:textId="77777777" w:rsidR="007A3525" w:rsidRPr="005B06AA" w:rsidRDefault="007A3525" w:rsidP="004B676B">
            <w:pPr>
              <w:jc w:val="center"/>
              <w:rPr>
                <w:rFonts w:ascii="Arial Narrow" w:hAnsi="Arial Narrow"/>
                <w:b/>
              </w:rPr>
            </w:pPr>
            <w:r w:rsidRPr="005B06AA">
              <w:rPr>
                <w:rFonts w:ascii="Arial Narrow" w:hAnsi="Arial Narrow"/>
                <w:b/>
              </w:rPr>
              <w:t>Training Goal:</w:t>
            </w:r>
          </w:p>
          <w:p w14:paraId="688298FD" w14:textId="77777777" w:rsidR="007A3525" w:rsidRPr="005B06AA" w:rsidRDefault="007A3525" w:rsidP="004B676B">
            <w:pPr>
              <w:jc w:val="center"/>
              <w:rPr>
                <w:rFonts w:ascii="Arial Narrow" w:hAnsi="Arial Narrow"/>
                <w:b/>
              </w:rPr>
            </w:pPr>
            <w:r w:rsidRPr="005B06AA">
              <w:rPr>
                <w:rFonts w:ascii="Arial Narrow" w:hAnsi="Arial Narrow"/>
                <w:b/>
              </w:rPr>
              <w:t>↓</w:t>
            </w:r>
          </w:p>
          <w:p w14:paraId="75340291" w14:textId="77777777" w:rsidR="007A3525" w:rsidRPr="005B06AA" w:rsidRDefault="007A3525" w:rsidP="004B676B">
            <w:pPr>
              <w:jc w:val="center"/>
              <w:rPr>
                <w:rFonts w:ascii="Arial Narrow" w:hAnsi="Arial Narrow"/>
                <w:b/>
              </w:rPr>
            </w:pPr>
            <w:r w:rsidRPr="005B06AA">
              <w:rPr>
                <w:rFonts w:ascii="Arial Narrow" w:hAnsi="Arial Narrow"/>
                <w:b/>
              </w:rPr>
              <w:t>Select your program goal.</w:t>
            </w:r>
          </w:p>
        </w:tc>
        <w:tc>
          <w:tcPr>
            <w:tcW w:w="1440" w:type="dxa"/>
            <w:shd w:val="clear" w:color="auto" w:fill="D9D9D9" w:themeFill="background1" w:themeFillShade="D9"/>
          </w:tcPr>
          <w:p w14:paraId="67535AA7" w14:textId="77777777" w:rsidR="007A3525" w:rsidRPr="005B06AA" w:rsidRDefault="007A3525" w:rsidP="004B676B">
            <w:pPr>
              <w:pStyle w:val="Heading1"/>
              <w:rPr>
                <w:rFonts w:ascii="Arial Narrow" w:hAnsi="Arial Narrow"/>
                <w:sz w:val="20"/>
              </w:rPr>
            </w:pPr>
            <w:r w:rsidRPr="005B06AA">
              <w:rPr>
                <w:rFonts w:ascii="Arial Narrow" w:hAnsi="Arial Narrow"/>
                <w:sz w:val="20"/>
              </w:rPr>
              <w:t>Frequency</w:t>
            </w:r>
          </w:p>
          <w:p w14:paraId="03C99AC1" w14:textId="77777777" w:rsidR="007A3525" w:rsidRPr="005B06AA" w:rsidRDefault="007A3525" w:rsidP="004B676B">
            <w:pPr>
              <w:jc w:val="center"/>
              <w:rPr>
                <w:rFonts w:ascii="Arial Narrow" w:hAnsi="Arial Narrow"/>
              </w:rPr>
            </w:pPr>
          </w:p>
        </w:tc>
        <w:tc>
          <w:tcPr>
            <w:tcW w:w="2880" w:type="dxa"/>
            <w:gridSpan w:val="2"/>
            <w:shd w:val="clear" w:color="auto" w:fill="D9D9D9" w:themeFill="background1" w:themeFillShade="D9"/>
          </w:tcPr>
          <w:p w14:paraId="684288AC" w14:textId="77777777" w:rsidR="007A3525" w:rsidRPr="005B06AA" w:rsidRDefault="007A3525" w:rsidP="004B676B">
            <w:pPr>
              <w:pStyle w:val="Heading1"/>
              <w:rPr>
                <w:rFonts w:ascii="Arial Narrow" w:hAnsi="Arial Narrow"/>
                <w:sz w:val="20"/>
              </w:rPr>
            </w:pPr>
            <w:r w:rsidRPr="005B06AA">
              <w:rPr>
                <w:rFonts w:ascii="Arial Narrow" w:hAnsi="Arial Narrow"/>
                <w:sz w:val="20"/>
              </w:rPr>
              <w:t>Intensity</w:t>
            </w:r>
          </w:p>
          <w:p w14:paraId="5B820EEA" w14:textId="77777777" w:rsidR="007A3525" w:rsidRPr="005B06AA" w:rsidRDefault="007A3525" w:rsidP="004B676B">
            <w:pPr>
              <w:jc w:val="center"/>
              <w:rPr>
                <w:rFonts w:ascii="Arial Narrow" w:hAnsi="Arial Narrow"/>
              </w:rPr>
            </w:pPr>
            <w:r w:rsidRPr="005B06AA">
              <w:rPr>
                <w:rFonts w:ascii="Arial Narrow" w:hAnsi="Arial Narrow"/>
              </w:rPr>
              <w:t># of sets /</w:t>
            </w:r>
          </w:p>
          <w:p w14:paraId="27831E72" w14:textId="77777777" w:rsidR="007A3525" w:rsidRPr="005B06AA" w:rsidRDefault="007A3525" w:rsidP="004B676B">
            <w:pPr>
              <w:jc w:val="center"/>
              <w:rPr>
                <w:rFonts w:ascii="Arial Narrow" w:hAnsi="Arial Narrow"/>
              </w:rPr>
            </w:pPr>
            <w:r w:rsidRPr="005B06AA">
              <w:rPr>
                <w:rFonts w:ascii="Arial Narrow" w:hAnsi="Arial Narrow"/>
              </w:rPr>
              <w:t># or reps (RM)</w:t>
            </w:r>
          </w:p>
          <w:p w14:paraId="6C33C36B" w14:textId="77777777" w:rsidR="007A3525" w:rsidRPr="005B06AA" w:rsidRDefault="007A3525" w:rsidP="004B676B">
            <w:pPr>
              <w:jc w:val="center"/>
              <w:rPr>
                <w:rFonts w:ascii="Arial Narrow" w:hAnsi="Arial Narrow"/>
              </w:rPr>
            </w:pPr>
            <w:r w:rsidRPr="005B06AA">
              <w:rPr>
                <w:rFonts w:ascii="Arial Narrow" w:hAnsi="Arial Narrow"/>
              </w:rPr>
              <w:t>Reps Maximum</w:t>
            </w:r>
          </w:p>
        </w:tc>
        <w:tc>
          <w:tcPr>
            <w:tcW w:w="3150" w:type="dxa"/>
            <w:shd w:val="clear" w:color="auto" w:fill="D9D9D9" w:themeFill="background1" w:themeFillShade="D9"/>
          </w:tcPr>
          <w:p w14:paraId="18DCCF11" w14:textId="77777777" w:rsidR="007A3525" w:rsidRPr="005B06AA" w:rsidRDefault="007A3525" w:rsidP="004B676B">
            <w:pPr>
              <w:pStyle w:val="Heading1"/>
              <w:rPr>
                <w:rFonts w:ascii="Arial Narrow" w:hAnsi="Arial Narrow"/>
                <w:sz w:val="20"/>
              </w:rPr>
            </w:pPr>
            <w:r w:rsidRPr="005B06AA">
              <w:rPr>
                <w:rFonts w:ascii="Arial Narrow" w:hAnsi="Arial Narrow"/>
                <w:sz w:val="20"/>
              </w:rPr>
              <w:t xml:space="preserve">Time </w:t>
            </w:r>
          </w:p>
          <w:p w14:paraId="6A0087EE" w14:textId="77777777" w:rsidR="007A3525" w:rsidRPr="005B06AA" w:rsidRDefault="007A3525" w:rsidP="004B676B">
            <w:pPr>
              <w:jc w:val="center"/>
              <w:rPr>
                <w:rFonts w:ascii="Arial Narrow" w:hAnsi="Arial Narrow"/>
              </w:rPr>
            </w:pPr>
            <w:r w:rsidRPr="005B06AA">
              <w:rPr>
                <w:rFonts w:ascii="Arial Narrow" w:hAnsi="Arial Narrow"/>
              </w:rPr>
              <w:t xml:space="preserve">10 – 60 minutes </w:t>
            </w:r>
          </w:p>
          <w:p w14:paraId="316B9D9D" w14:textId="77777777" w:rsidR="007A3525" w:rsidRPr="005B06AA" w:rsidRDefault="007A3525" w:rsidP="004B676B">
            <w:pPr>
              <w:jc w:val="center"/>
              <w:rPr>
                <w:rFonts w:ascii="Arial Narrow" w:hAnsi="Arial Narrow"/>
              </w:rPr>
            </w:pPr>
            <w:r w:rsidRPr="005B06AA">
              <w:rPr>
                <w:rFonts w:ascii="Arial Narrow" w:hAnsi="Arial Narrow"/>
              </w:rPr>
              <w:t xml:space="preserve">Depends on the # of exercises, sets and reps you will be doing. </w:t>
            </w:r>
          </w:p>
        </w:tc>
        <w:tc>
          <w:tcPr>
            <w:tcW w:w="1889" w:type="dxa"/>
            <w:gridSpan w:val="2"/>
            <w:tcBorders>
              <w:bottom w:val="nil"/>
            </w:tcBorders>
            <w:shd w:val="clear" w:color="auto" w:fill="D9D9D9" w:themeFill="background1" w:themeFillShade="D9"/>
          </w:tcPr>
          <w:p w14:paraId="088A55F2" w14:textId="77777777" w:rsidR="007A3525" w:rsidRPr="005B06AA" w:rsidRDefault="007A3525" w:rsidP="004B676B">
            <w:pPr>
              <w:jc w:val="center"/>
              <w:rPr>
                <w:rFonts w:ascii="Arial Narrow" w:hAnsi="Arial Narrow"/>
              </w:rPr>
            </w:pPr>
            <w:r w:rsidRPr="005B06AA">
              <w:rPr>
                <w:rFonts w:ascii="Arial Narrow" w:hAnsi="Arial Narrow"/>
                <w:b/>
              </w:rPr>
              <w:t>Type</w:t>
            </w:r>
            <w:r w:rsidRPr="005B06AA">
              <w:rPr>
                <w:rFonts w:ascii="Arial Narrow" w:hAnsi="Arial Narrow"/>
              </w:rPr>
              <w:t xml:space="preserve"> </w:t>
            </w:r>
          </w:p>
          <w:p w14:paraId="3E0FEA73" w14:textId="77777777" w:rsidR="007A3525" w:rsidRPr="005B06AA" w:rsidRDefault="007A3525" w:rsidP="004B676B">
            <w:pPr>
              <w:jc w:val="center"/>
              <w:rPr>
                <w:rFonts w:ascii="Arial Narrow" w:hAnsi="Arial Narrow"/>
              </w:rPr>
            </w:pPr>
            <w:r w:rsidRPr="005B06AA">
              <w:rPr>
                <w:rFonts w:ascii="Arial Narrow" w:hAnsi="Arial Narrow"/>
              </w:rPr>
              <w:t>A variety of equipment</w:t>
            </w:r>
          </w:p>
          <w:p w14:paraId="03A206D6" w14:textId="77777777" w:rsidR="007A3525" w:rsidRPr="005B06AA" w:rsidRDefault="007A3525" w:rsidP="004B676B">
            <w:pPr>
              <w:pStyle w:val="Heading1"/>
              <w:rPr>
                <w:rFonts w:ascii="Arial Narrow" w:hAnsi="Arial Narrow"/>
                <w:b w:val="0"/>
                <w:sz w:val="20"/>
              </w:rPr>
            </w:pPr>
            <w:r w:rsidRPr="005B06AA">
              <w:rPr>
                <w:rFonts w:ascii="Arial Narrow" w:hAnsi="Arial Narrow"/>
                <w:b w:val="0"/>
                <w:sz w:val="20"/>
              </w:rPr>
              <w:t>can be used</w:t>
            </w:r>
          </w:p>
        </w:tc>
      </w:tr>
      <w:tr w:rsidR="007A3525" w:rsidRPr="005B06AA" w14:paraId="54438A76" w14:textId="77777777" w:rsidTr="00B9645F">
        <w:tc>
          <w:tcPr>
            <w:tcW w:w="1698" w:type="dxa"/>
            <w:gridSpan w:val="2"/>
          </w:tcPr>
          <w:p w14:paraId="12CE166C" w14:textId="77777777" w:rsidR="007A3525" w:rsidRPr="005B06AA" w:rsidRDefault="007A3525" w:rsidP="004B676B">
            <w:pPr>
              <w:jc w:val="center"/>
              <w:rPr>
                <w:rFonts w:ascii="Arial Narrow" w:hAnsi="Arial Narrow"/>
                <w:b/>
              </w:rPr>
            </w:pPr>
            <w:r w:rsidRPr="005B06AA">
              <w:rPr>
                <w:rFonts w:ascii="Arial Narrow" w:hAnsi="Arial Narrow"/>
                <w:b/>
              </w:rPr>
              <w:t>General Fitness</w:t>
            </w:r>
          </w:p>
          <w:p w14:paraId="073EF458" w14:textId="77777777" w:rsidR="007A3525" w:rsidRPr="005B06AA" w:rsidRDefault="007A3525" w:rsidP="004B676B">
            <w:pPr>
              <w:jc w:val="center"/>
              <w:rPr>
                <w:rFonts w:ascii="Arial Narrow" w:hAnsi="Arial Narrow"/>
              </w:rPr>
            </w:pPr>
            <w:r w:rsidRPr="005B06AA">
              <w:rPr>
                <w:rFonts w:ascii="Arial Narrow" w:hAnsi="Arial Narrow"/>
              </w:rPr>
              <w:t xml:space="preserve">Strength &amp; Endurance </w:t>
            </w:r>
          </w:p>
          <w:p w14:paraId="153095E9" w14:textId="77777777" w:rsidR="007A3525" w:rsidRPr="005B06AA" w:rsidRDefault="007A3525" w:rsidP="004B676B">
            <w:pPr>
              <w:jc w:val="center"/>
              <w:rPr>
                <w:rFonts w:ascii="Arial Narrow" w:hAnsi="Arial Narrow"/>
                <w:b/>
              </w:rPr>
            </w:pPr>
            <w:r w:rsidRPr="005B06AA">
              <w:rPr>
                <w:rFonts w:ascii="Arial Narrow" w:hAnsi="Arial Narrow"/>
              </w:rPr>
              <w:t>Development</w:t>
            </w:r>
          </w:p>
        </w:tc>
        <w:tc>
          <w:tcPr>
            <w:tcW w:w="1440" w:type="dxa"/>
          </w:tcPr>
          <w:p w14:paraId="03F3B921" w14:textId="77777777" w:rsidR="007A3525" w:rsidRPr="005B06AA" w:rsidRDefault="007A3525" w:rsidP="004B676B">
            <w:pPr>
              <w:jc w:val="center"/>
              <w:rPr>
                <w:rFonts w:ascii="Arial Narrow" w:hAnsi="Arial Narrow"/>
              </w:rPr>
            </w:pPr>
            <w:r w:rsidRPr="005B06AA">
              <w:rPr>
                <w:rFonts w:ascii="Arial Narrow" w:hAnsi="Arial Narrow"/>
              </w:rPr>
              <w:t>2 - 3 x’s / week / muscle group</w:t>
            </w:r>
          </w:p>
        </w:tc>
        <w:tc>
          <w:tcPr>
            <w:tcW w:w="2880" w:type="dxa"/>
            <w:gridSpan w:val="2"/>
          </w:tcPr>
          <w:p w14:paraId="3811E448" w14:textId="77777777" w:rsidR="007A3525" w:rsidRPr="005521E2" w:rsidRDefault="007A3525" w:rsidP="004B676B">
            <w:pPr>
              <w:jc w:val="center"/>
              <w:rPr>
                <w:rFonts w:ascii="Arial Narrow" w:hAnsi="Arial Narrow"/>
                <w:lang w:val="en-US"/>
              </w:rPr>
            </w:pPr>
            <w:r w:rsidRPr="005521E2">
              <w:rPr>
                <w:rFonts w:ascii="Arial Narrow" w:hAnsi="Arial Narrow"/>
                <w:lang w:val="en-US"/>
              </w:rPr>
              <w:t>2 - 3 sets / exercise</w:t>
            </w:r>
          </w:p>
          <w:p w14:paraId="216F67F6" w14:textId="77777777" w:rsidR="007A3525" w:rsidRPr="005521E2" w:rsidRDefault="007A3525" w:rsidP="004B676B">
            <w:pPr>
              <w:widowControl w:val="0"/>
              <w:jc w:val="center"/>
              <w:rPr>
                <w:rFonts w:ascii="Arial Narrow" w:hAnsi="Arial Narrow"/>
                <w:lang w:val="en-US"/>
              </w:rPr>
            </w:pPr>
            <w:r w:rsidRPr="005521E2">
              <w:rPr>
                <w:rFonts w:ascii="Arial Narrow" w:hAnsi="Arial Narrow"/>
                <w:lang w:val="en-US"/>
              </w:rPr>
              <w:t xml:space="preserve">Reach Fatigue by 10 - 15 RM </w:t>
            </w:r>
          </w:p>
          <w:p w14:paraId="49F41EFC" w14:textId="77777777" w:rsidR="007A3525" w:rsidRPr="005B06AA" w:rsidRDefault="007A3525" w:rsidP="004B676B">
            <w:pPr>
              <w:jc w:val="center"/>
              <w:rPr>
                <w:rFonts w:ascii="Arial Narrow" w:hAnsi="Arial Narrow"/>
                <w:lang w:val="fr-CA"/>
              </w:rPr>
            </w:pPr>
            <w:r w:rsidRPr="005B06AA">
              <w:rPr>
                <w:rFonts w:ascii="Arial Narrow" w:hAnsi="Arial Narrow"/>
                <w:lang w:val="fr-CA"/>
              </w:rPr>
              <w:t xml:space="preserve">1-2 </w:t>
            </w:r>
            <w:r w:rsidRPr="00933D54">
              <w:rPr>
                <w:rFonts w:ascii="Arial Narrow" w:hAnsi="Arial Narrow"/>
              </w:rPr>
              <w:t>exercises</w:t>
            </w:r>
            <w:r w:rsidRPr="005B06AA">
              <w:rPr>
                <w:rFonts w:ascii="Arial Narrow" w:hAnsi="Arial Narrow"/>
                <w:lang w:val="fr-CA"/>
              </w:rPr>
              <w:t xml:space="preserve"> / </w:t>
            </w:r>
          </w:p>
          <w:p w14:paraId="3555827D" w14:textId="77777777" w:rsidR="007A3525" w:rsidRPr="005B06AA" w:rsidRDefault="007A3525" w:rsidP="004B676B">
            <w:pPr>
              <w:widowControl w:val="0"/>
              <w:jc w:val="center"/>
              <w:rPr>
                <w:rFonts w:ascii="Arial Narrow" w:hAnsi="Arial Narrow"/>
              </w:rPr>
            </w:pPr>
            <w:r w:rsidRPr="005B06AA">
              <w:rPr>
                <w:rFonts w:ascii="Arial Narrow" w:hAnsi="Arial Narrow"/>
              </w:rPr>
              <w:t>major muscle group</w:t>
            </w:r>
          </w:p>
        </w:tc>
        <w:tc>
          <w:tcPr>
            <w:tcW w:w="3150" w:type="dxa"/>
            <w:vMerge w:val="restart"/>
          </w:tcPr>
          <w:p w14:paraId="2C7BC031" w14:textId="77777777" w:rsidR="007A3525" w:rsidRPr="005B06AA" w:rsidRDefault="007A3525" w:rsidP="004B676B">
            <w:pPr>
              <w:numPr>
                <w:ilvl w:val="0"/>
                <w:numId w:val="87"/>
              </w:numPr>
              <w:jc w:val="center"/>
              <w:rPr>
                <w:rFonts w:ascii="Arial Narrow" w:hAnsi="Arial Narrow"/>
              </w:rPr>
            </w:pPr>
            <w:r w:rsidRPr="005B06AA">
              <w:rPr>
                <w:rFonts w:ascii="Arial Narrow" w:hAnsi="Arial Narrow"/>
              </w:rPr>
              <w:t>All major muscle groups should be trained weekly = Full Body Training.</w:t>
            </w:r>
          </w:p>
          <w:p w14:paraId="2288D5EB" w14:textId="77777777" w:rsidR="007A3525" w:rsidRPr="005B06AA" w:rsidRDefault="007A3525" w:rsidP="004B676B">
            <w:pPr>
              <w:jc w:val="center"/>
              <w:rPr>
                <w:rFonts w:ascii="Arial Narrow" w:hAnsi="Arial Narrow"/>
              </w:rPr>
            </w:pPr>
          </w:p>
          <w:p w14:paraId="76836219" w14:textId="77777777" w:rsidR="007A3525" w:rsidRPr="005B06AA" w:rsidRDefault="007A3525" w:rsidP="004B676B">
            <w:pPr>
              <w:numPr>
                <w:ilvl w:val="0"/>
                <w:numId w:val="87"/>
              </w:numPr>
              <w:jc w:val="center"/>
              <w:rPr>
                <w:rFonts w:ascii="Arial Narrow" w:hAnsi="Arial Narrow"/>
              </w:rPr>
            </w:pPr>
            <w:r w:rsidRPr="005B06AA">
              <w:rPr>
                <w:rFonts w:ascii="Arial Narrow" w:hAnsi="Arial Narrow"/>
              </w:rPr>
              <w:t>A Muscle conditioning workout should last no longer than 45 – 60 minutes.</w:t>
            </w:r>
          </w:p>
          <w:p w14:paraId="29574F19" w14:textId="77777777" w:rsidR="007A3525" w:rsidRPr="005B06AA" w:rsidRDefault="007A3525" w:rsidP="004B676B">
            <w:pPr>
              <w:jc w:val="center"/>
              <w:rPr>
                <w:rFonts w:ascii="Arial Narrow" w:hAnsi="Arial Narrow"/>
              </w:rPr>
            </w:pPr>
            <w:r w:rsidRPr="005B06AA">
              <w:rPr>
                <w:rFonts w:ascii="Arial Narrow" w:hAnsi="Arial Narrow"/>
              </w:rPr>
              <w:t xml:space="preserve">  </w:t>
            </w:r>
          </w:p>
          <w:p w14:paraId="158228DC" w14:textId="77777777" w:rsidR="007A3525" w:rsidRPr="005B06AA" w:rsidRDefault="007A3525" w:rsidP="004B676B">
            <w:pPr>
              <w:numPr>
                <w:ilvl w:val="0"/>
                <w:numId w:val="87"/>
              </w:numPr>
              <w:jc w:val="center"/>
              <w:rPr>
                <w:rFonts w:ascii="Arial Narrow" w:hAnsi="Arial Narrow"/>
              </w:rPr>
            </w:pPr>
            <w:r w:rsidRPr="005B06AA">
              <w:rPr>
                <w:rFonts w:ascii="Arial Narrow" w:hAnsi="Arial Narrow"/>
              </w:rPr>
              <w:t xml:space="preserve">If your workout takes longer than 60 minutes it is recommended to split your program into 2 or 3 days </w:t>
            </w:r>
          </w:p>
          <w:p w14:paraId="3D662AEE" w14:textId="77777777" w:rsidR="007A3525" w:rsidRPr="005B06AA" w:rsidRDefault="007A3525" w:rsidP="004B676B">
            <w:pPr>
              <w:jc w:val="center"/>
              <w:rPr>
                <w:rFonts w:ascii="Arial Narrow" w:hAnsi="Arial Narrow"/>
              </w:rPr>
            </w:pPr>
            <w:r w:rsidRPr="005B06AA">
              <w:rPr>
                <w:rFonts w:ascii="Arial Narrow" w:hAnsi="Arial Narrow"/>
              </w:rPr>
              <w:t xml:space="preserve">For example </w:t>
            </w:r>
          </w:p>
          <w:p w14:paraId="1389D058" w14:textId="77777777" w:rsidR="007A3525" w:rsidRPr="005B06AA" w:rsidRDefault="007A3525" w:rsidP="004B676B">
            <w:pPr>
              <w:jc w:val="center"/>
              <w:rPr>
                <w:rFonts w:ascii="Arial Narrow" w:hAnsi="Arial Narrow"/>
              </w:rPr>
            </w:pPr>
            <w:r w:rsidRPr="005B06AA">
              <w:rPr>
                <w:rFonts w:ascii="Arial Narrow" w:hAnsi="Arial Narrow"/>
              </w:rPr>
              <w:t xml:space="preserve">Day 1- Upper Body </w:t>
            </w:r>
          </w:p>
          <w:p w14:paraId="290A7851" w14:textId="77777777" w:rsidR="007A3525" w:rsidRPr="005B06AA" w:rsidRDefault="007A3525" w:rsidP="004B676B">
            <w:pPr>
              <w:jc w:val="center"/>
              <w:rPr>
                <w:rFonts w:ascii="Arial Narrow" w:hAnsi="Arial Narrow"/>
              </w:rPr>
            </w:pPr>
            <w:r w:rsidRPr="005B06AA">
              <w:rPr>
                <w:rFonts w:ascii="Arial Narrow" w:hAnsi="Arial Narrow"/>
              </w:rPr>
              <w:t xml:space="preserve">(Mon. + Thu.) </w:t>
            </w:r>
          </w:p>
          <w:p w14:paraId="11B685AF" w14:textId="77777777" w:rsidR="007A3525" w:rsidRPr="005B06AA" w:rsidRDefault="007A3525" w:rsidP="004B676B">
            <w:pPr>
              <w:jc w:val="center"/>
              <w:rPr>
                <w:rFonts w:ascii="Arial Narrow" w:hAnsi="Arial Narrow"/>
              </w:rPr>
            </w:pPr>
            <w:r w:rsidRPr="005B06AA">
              <w:rPr>
                <w:rFonts w:ascii="Arial Narrow" w:hAnsi="Arial Narrow"/>
              </w:rPr>
              <w:t>Day 2 – Lower Body + Trunk</w:t>
            </w:r>
          </w:p>
          <w:p w14:paraId="22333E47" w14:textId="77777777" w:rsidR="007A3525" w:rsidRPr="005B06AA" w:rsidRDefault="007A3525" w:rsidP="004B676B">
            <w:pPr>
              <w:jc w:val="center"/>
              <w:rPr>
                <w:rFonts w:ascii="Arial Narrow" w:hAnsi="Arial Narrow"/>
              </w:rPr>
            </w:pPr>
            <w:r w:rsidRPr="005B06AA">
              <w:rPr>
                <w:rFonts w:ascii="Arial Narrow" w:hAnsi="Arial Narrow"/>
              </w:rPr>
              <w:t>(Tue + Fri.)</w:t>
            </w:r>
          </w:p>
        </w:tc>
        <w:tc>
          <w:tcPr>
            <w:tcW w:w="1889" w:type="dxa"/>
            <w:gridSpan w:val="2"/>
            <w:tcBorders>
              <w:bottom w:val="nil"/>
            </w:tcBorders>
          </w:tcPr>
          <w:p w14:paraId="22E8EA02" w14:textId="77777777" w:rsidR="007A3525" w:rsidRPr="005B06AA" w:rsidRDefault="007A3525" w:rsidP="004B676B">
            <w:pPr>
              <w:jc w:val="center"/>
              <w:rPr>
                <w:rFonts w:ascii="Arial Narrow" w:hAnsi="Arial Narrow"/>
              </w:rPr>
            </w:pPr>
            <w:r w:rsidRPr="005B06AA">
              <w:rPr>
                <w:rFonts w:ascii="Arial Narrow" w:hAnsi="Arial Narrow"/>
              </w:rPr>
              <w:t xml:space="preserve">Machines, </w:t>
            </w:r>
          </w:p>
          <w:p w14:paraId="5C661BC0" w14:textId="77777777" w:rsidR="007A3525" w:rsidRPr="005B06AA" w:rsidRDefault="007A3525" w:rsidP="004B676B">
            <w:pPr>
              <w:jc w:val="center"/>
              <w:rPr>
                <w:rFonts w:ascii="Arial Narrow" w:hAnsi="Arial Narrow"/>
              </w:rPr>
            </w:pPr>
            <w:r w:rsidRPr="005B06AA">
              <w:rPr>
                <w:rFonts w:ascii="Arial Narrow" w:hAnsi="Arial Narrow"/>
              </w:rPr>
              <w:t>Cables,</w:t>
            </w:r>
          </w:p>
        </w:tc>
      </w:tr>
      <w:tr w:rsidR="007A3525" w:rsidRPr="005B06AA" w14:paraId="0A4D3DF2" w14:textId="77777777" w:rsidTr="00B9645F">
        <w:trPr>
          <w:trHeight w:val="603"/>
        </w:trPr>
        <w:tc>
          <w:tcPr>
            <w:tcW w:w="1698" w:type="dxa"/>
            <w:gridSpan w:val="2"/>
          </w:tcPr>
          <w:p w14:paraId="3E23B86B" w14:textId="77777777" w:rsidR="007A3525" w:rsidRPr="005B06AA" w:rsidRDefault="007A3525" w:rsidP="004B676B">
            <w:pPr>
              <w:jc w:val="center"/>
              <w:rPr>
                <w:rFonts w:ascii="Arial Narrow" w:hAnsi="Arial Narrow"/>
                <w:b/>
              </w:rPr>
            </w:pPr>
            <w:r w:rsidRPr="005B06AA">
              <w:rPr>
                <w:rFonts w:ascii="Arial Narrow" w:hAnsi="Arial Narrow"/>
                <w:b/>
              </w:rPr>
              <w:t xml:space="preserve">Muscle </w:t>
            </w:r>
          </w:p>
          <w:p w14:paraId="7B66BBC1" w14:textId="77777777" w:rsidR="007A3525" w:rsidRPr="005B06AA" w:rsidRDefault="007A3525" w:rsidP="004B676B">
            <w:pPr>
              <w:jc w:val="center"/>
              <w:rPr>
                <w:rFonts w:ascii="Arial Narrow" w:hAnsi="Arial Narrow"/>
                <w:b/>
              </w:rPr>
            </w:pPr>
            <w:r w:rsidRPr="005B06AA">
              <w:rPr>
                <w:rFonts w:ascii="Arial Narrow" w:hAnsi="Arial Narrow"/>
                <w:b/>
              </w:rPr>
              <w:t>Endurance</w:t>
            </w:r>
          </w:p>
          <w:p w14:paraId="2F3DE7FB" w14:textId="77777777" w:rsidR="007A3525" w:rsidRPr="005B06AA" w:rsidRDefault="007A3525" w:rsidP="004B676B">
            <w:pPr>
              <w:jc w:val="center"/>
              <w:rPr>
                <w:rFonts w:ascii="Arial Narrow" w:hAnsi="Arial Narrow"/>
              </w:rPr>
            </w:pPr>
            <w:r w:rsidRPr="005B06AA">
              <w:rPr>
                <w:rFonts w:ascii="Arial Narrow" w:hAnsi="Arial Narrow"/>
              </w:rPr>
              <w:t xml:space="preserve">(limited muscle strength gains) </w:t>
            </w:r>
          </w:p>
        </w:tc>
        <w:tc>
          <w:tcPr>
            <w:tcW w:w="1440" w:type="dxa"/>
          </w:tcPr>
          <w:p w14:paraId="74F94E3D" w14:textId="77777777" w:rsidR="007A3525" w:rsidRPr="005B06AA" w:rsidRDefault="007A3525" w:rsidP="004B676B">
            <w:pPr>
              <w:jc w:val="center"/>
              <w:rPr>
                <w:rFonts w:ascii="Arial Narrow" w:hAnsi="Arial Narrow"/>
              </w:rPr>
            </w:pPr>
            <w:r w:rsidRPr="005B06AA">
              <w:rPr>
                <w:rFonts w:ascii="Arial Narrow" w:hAnsi="Arial Narrow"/>
              </w:rPr>
              <w:t xml:space="preserve">2 - 3 x’s / week / muscle group </w:t>
            </w:r>
          </w:p>
        </w:tc>
        <w:tc>
          <w:tcPr>
            <w:tcW w:w="2880" w:type="dxa"/>
            <w:gridSpan w:val="2"/>
          </w:tcPr>
          <w:p w14:paraId="1B3B73FF" w14:textId="77777777" w:rsidR="007A3525" w:rsidRPr="005521E2" w:rsidRDefault="007A3525" w:rsidP="004B676B">
            <w:pPr>
              <w:jc w:val="center"/>
              <w:rPr>
                <w:rFonts w:ascii="Arial Narrow" w:hAnsi="Arial Narrow"/>
                <w:lang w:val="en-US"/>
              </w:rPr>
            </w:pPr>
            <w:r w:rsidRPr="005521E2">
              <w:rPr>
                <w:rFonts w:ascii="Arial Narrow" w:hAnsi="Arial Narrow"/>
                <w:lang w:val="en-US"/>
              </w:rPr>
              <w:t>1 - 3 sets / exercise</w:t>
            </w:r>
          </w:p>
          <w:p w14:paraId="52DDBE99" w14:textId="77777777" w:rsidR="007A3525" w:rsidRPr="005521E2" w:rsidRDefault="007A3525" w:rsidP="004B676B">
            <w:pPr>
              <w:widowControl w:val="0"/>
              <w:jc w:val="center"/>
              <w:rPr>
                <w:rFonts w:ascii="Arial Narrow" w:hAnsi="Arial Narrow"/>
                <w:lang w:val="en-US"/>
              </w:rPr>
            </w:pPr>
            <w:r w:rsidRPr="005521E2">
              <w:rPr>
                <w:rFonts w:ascii="Arial Narrow" w:hAnsi="Arial Narrow"/>
                <w:lang w:val="en-US"/>
              </w:rPr>
              <w:t>Reach Fatigue by 15 – 25+ RM</w:t>
            </w:r>
          </w:p>
          <w:p w14:paraId="1FE5DFEE" w14:textId="77777777" w:rsidR="007A3525" w:rsidRPr="005B06AA" w:rsidRDefault="007A3525" w:rsidP="004B676B">
            <w:pPr>
              <w:jc w:val="center"/>
              <w:rPr>
                <w:rFonts w:ascii="Arial Narrow" w:hAnsi="Arial Narrow"/>
                <w:lang w:val="fr-CA"/>
              </w:rPr>
            </w:pPr>
            <w:r w:rsidRPr="005B06AA">
              <w:rPr>
                <w:rFonts w:ascii="Arial Narrow" w:hAnsi="Arial Narrow"/>
                <w:lang w:val="fr-CA"/>
              </w:rPr>
              <w:t xml:space="preserve">2-3 </w:t>
            </w:r>
            <w:r w:rsidRPr="00933D54">
              <w:rPr>
                <w:rFonts w:ascii="Arial Narrow" w:hAnsi="Arial Narrow"/>
              </w:rPr>
              <w:t>exercises</w:t>
            </w:r>
            <w:r w:rsidRPr="005B06AA">
              <w:rPr>
                <w:rFonts w:ascii="Arial Narrow" w:hAnsi="Arial Narrow"/>
                <w:lang w:val="fr-CA"/>
              </w:rPr>
              <w:t xml:space="preserve"> / </w:t>
            </w:r>
          </w:p>
          <w:p w14:paraId="50CC79F6" w14:textId="77777777" w:rsidR="007A3525" w:rsidRPr="005B06AA" w:rsidRDefault="007A3525" w:rsidP="004B676B">
            <w:pPr>
              <w:widowControl w:val="0"/>
              <w:jc w:val="center"/>
              <w:rPr>
                <w:rFonts w:ascii="Arial Narrow" w:hAnsi="Arial Narrow"/>
              </w:rPr>
            </w:pPr>
            <w:r w:rsidRPr="005B06AA">
              <w:rPr>
                <w:rFonts w:ascii="Arial Narrow" w:hAnsi="Arial Narrow"/>
              </w:rPr>
              <w:t>major muscle group</w:t>
            </w:r>
          </w:p>
        </w:tc>
        <w:tc>
          <w:tcPr>
            <w:tcW w:w="3150" w:type="dxa"/>
            <w:vMerge/>
          </w:tcPr>
          <w:p w14:paraId="4F6FBDAA" w14:textId="77777777" w:rsidR="007A3525" w:rsidRPr="005B06AA" w:rsidRDefault="007A3525" w:rsidP="004B676B">
            <w:pPr>
              <w:jc w:val="center"/>
              <w:rPr>
                <w:rFonts w:ascii="Arial Narrow" w:hAnsi="Arial Narrow"/>
              </w:rPr>
            </w:pPr>
          </w:p>
        </w:tc>
        <w:tc>
          <w:tcPr>
            <w:tcW w:w="1889" w:type="dxa"/>
            <w:gridSpan w:val="2"/>
            <w:tcBorders>
              <w:top w:val="nil"/>
              <w:bottom w:val="nil"/>
            </w:tcBorders>
          </w:tcPr>
          <w:p w14:paraId="0CCC00CC" w14:textId="77777777" w:rsidR="007A3525" w:rsidRPr="005B06AA" w:rsidRDefault="007A3525" w:rsidP="004B676B">
            <w:pPr>
              <w:jc w:val="center"/>
              <w:rPr>
                <w:rFonts w:ascii="Arial Narrow" w:hAnsi="Arial Narrow"/>
              </w:rPr>
            </w:pPr>
            <w:r w:rsidRPr="005B06AA">
              <w:rPr>
                <w:rFonts w:ascii="Arial Narrow" w:hAnsi="Arial Narrow"/>
              </w:rPr>
              <w:t>free weights,</w:t>
            </w:r>
          </w:p>
          <w:p w14:paraId="09474404" w14:textId="77777777" w:rsidR="007A3525" w:rsidRPr="005B06AA" w:rsidRDefault="007A3525" w:rsidP="004B676B">
            <w:pPr>
              <w:jc w:val="center"/>
              <w:rPr>
                <w:rFonts w:ascii="Arial Narrow" w:hAnsi="Arial Narrow"/>
              </w:rPr>
            </w:pPr>
            <w:r w:rsidRPr="005B06AA">
              <w:rPr>
                <w:rFonts w:ascii="Arial Narrow" w:hAnsi="Arial Narrow"/>
              </w:rPr>
              <w:t xml:space="preserve">dumbbells, </w:t>
            </w:r>
          </w:p>
          <w:p w14:paraId="0E08FFE2" w14:textId="77777777" w:rsidR="007A3525" w:rsidRPr="005B06AA" w:rsidRDefault="007A3525" w:rsidP="004B676B">
            <w:pPr>
              <w:jc w:val="center"/>
              <w:rPr>
                <w:rFonts w:ascii="Arial Narrow" w:hAnsi="Arial Narrow"/>
              </w:rPr>
            </w:pPr>
            <w:r w:rsidRPr="005B06AA">
              <w:rPr>
                <w:rFonts w:ascii="Arial Narrow" w:hAnsi="Arial Narrow"/>
              </w:rPr>
              <w:t>barbells</w:t>
            </w:r>
          </w:p>
        </w:tc>
      </w:tr>
      <w:tr w:rsidR="007A3525" w:rsidRPr="005B06AA" w14:paraId="4CC9B9C1" w14:textId="77777777" w:rsidTr="00B9645F">
        <w:tc>
          <w:tcPr>
            <w:tcW w:w="1698" w:type="dxa"/>
            <w:gridSpan w:val="2"/>
          </w:tcPr>
          <w:p w14:paraId="504E3345" w14:textId="77777777" w:rsidR="007A3525" w:rsidRPr="005B06AA" w:rsidRDefault="007A3525" w:rsidP="004B676B">
            <w:pPr>
              <w:jc w:val="center"/>
              <w:rPr>
                <w:rFonts w:ascii="Arial Narrow" w:hAnsi="Arial Narrow"/>
                <w:b/>
              </w:rPr>
            </w:pPr>
            <w:r w:rsidRPr="005B06AA">
              <w:rPr>
                <w:rFonts w:ascii="Arial Narrow" w:hAnsi="Arial Narrow"/>
                <w:b/>
              </w:rPr>
              <w:t>Muscle Strength</w:t>
            </w:r>
          </w:p>
          <w:p w14:paraId="6311CD68" w14:textId="77777777" w:rsidR="007A3525" w:rsidRPr="005B06AA" w:rsidRDefault="007A3525" w:rsidP="004B676B">
            <w:pPr>
              <w:jc w:val="center"/>
              <w:rPr>
                <w:rFonts w:ascii="Arial Narrow" w:hAnsi="Arial Narrow"/>
                <w:b/>
              </w:rPr>
            </w:pPr>
            <w:r w:rsidRPr="005B06AA">
              <w:rPr>
                <w:rFonts w:ascii="Arial Narrow" w:hAnsi="Arial Narrow"/>
                <w:b/>
              </w:rPr>
              <w:t xml:space="preserve">Advanced </w:t>
            </w:r>
          </w:p>
          <w:p w14:paraId="3D020BD6" w14:textId="77777777" w:rsidR="007A3525" w:rsidRPr="005B06AA" w:rsidRDefault="007A3525" w:rsidP="004B676B">
            <w:pPr>
              <w:jc w:val="center"/>
              <w:rPr>
                <w:rFonts w:ascii="Arial Narrow" w:hAnsi="Arial Narrow"/>
              </w:rPr>
            </w:pPr>
            <w:r w:rsidRPr="005B06AA">
              <w:rPr>
                <w:rFonts w:ascii="Arial Narrow" w:hAnsi="Arial Narrow"/>
              </w:rPr>
              <w:t>(limited muscle endurance gains)</w:t>
            </w:r>
          </w:p>
        </w:tc>
        <w:tc>
          <w:tcPr>
            <w:tcW w:w="1440" w:type="dxa"/>
          </w:tcPr>
          <w:p w14:paraId="128CF0A7" w14:textId="77777777" w:rsidR="007A3525" w:rsidRPr="005B06AA" w:rsidRDefault="007A3525" w:rsidP="004B676B">
            <w:pPr>
              <w:jc w:val="center"/>
              <w:rPr>
                <w:rFonts w:ascii="Arial Narrow" w:hAnsi="Arial Narrow"/>
              </w:rPr>
            </w:pPr>
            <w:r w:rsidRPr="005B06AA">
              <w:rPr>
                <w:rFonts w:ascii="Arial Narrow" w:hAnsi="Arial Narrow"/>
              </w:rPr>
              <w:t>1 - 2 x’s / week / muscle group</w:t>
            </w:r>
          </w:p>
        </w:tc>
        <w:tc>
          <w:tcPr>
            <w:tcW w:w="2880" w:type="dxa"/>
            <w:gridSpan w:val="2"/>
          </w:tcPr>
          <w:p w14:paraId="43F8FD53" w14:textId="77777777" w:rsidR="007A3525" w:rsidRPr="005521E2" w:rsidRDefault="007A3525" w:rsidP="004B676B">
            <w:pPr>
              <w:jc w:val="center"/>
              <w:rPr>
                <w:rFonts w:ascii="Arial Narrow" w:hAnsi="Arial Narrow"/>
                <w:lang w:val="en-US"/>
              </w:rPr>
            </w:pPr>
            <w:r w:rsidRPr="005521E2">
              <w:rPr>
                <w:rFonts w:ascii="Arial Narrow" w:hAnsi="Arial Narrow"/>
                <w:lang w:val="en-US"/>
              </w:rPr>
              <w:t>2 - 5 sets / exercise</w:t>
            </w:r>
          </w:p>
          <w:p w14:paraId="421B3E02" w14:textId="77777777" w:rsidR="007A3525" w:rsidRPr="005521E2" w:rsidRDefault="007A3525" w:rsidP="004B676B">
            <w:pPr>
              <w:widowControl w:val="0"/>
              <w:jc w:val="center"/>
              <w:rPr>
                <w:rFonts w:ascii="Arial Narrow" w:hAnsi="Arial Narrow"/>
                <w:lang w:val="en-US"/>
              </w:rPr>
            </w:pPr>
            <w:r w:rsidRPr="005521E2">
              <w:rPr>
                <w:rFonts w:ascii="Arial Narrow" w:hAnsi="Arial Narrow"/>
                <w:lang w:val="en-US"/>
              </w:rPr>
              <w:t xml:space="preserve">Reach Fatigue by 5 - 10 RM  </w:t>
            </w:r>
          </w:p>
          <w:p w14:paraId="2A2698F0" w14:textId="77777777" w:rsidR="007A3525" w:rsidRPr="005B06AA" w:rsidRDefault="007A3525" w:rsidP="004B676B">
            <w:pPr>
              <w:jc w:val="center"/>
              <w:rPr>
                <w:rFonts w:ascii="Arial Narrow" w:hAnsi="Arial Narrow"/>
                <w:lang w:val="fr-CA"/>
              </w:rPr>
            </w:pPr>
            <w:r w:rsidRPr="005B06AA">
              <w:rPr>
                <w:rFonts w:ascii="Arial Narrow" w:hAnsi="Arial Narrow"/>
                <w:lang w:val="fr-CA"/>
              </w:rPr>
              <w:t xml:space="preserve">2 - 5 </w:t>
            </w:r>
            <w:r w:rsidRPr="00933D54">
              <w:rPr>
                <w:rFonts w:ascii="Arial Narrow" w:hAnsi="Arial Narrow"/>
              </w:rPr>
              <w:t>exercises</w:t>
            </w:r>
            <w:r w:rsidRPr="005B06AA">
              <w:rPr>
                <w:rFonts w:ascii="Arial Narrow" w:hAnsi="Arial Narrow"/>
                <w:lang w:val="fr-CA"/>
              </w:rPr>
              <w:t xml:space="preserve"> / </w:t>
            </w:r>
          </w:p>
          <w:p w14:paraId="25C5EA3C" w14:textId="77777777" w:rsidR="007A3525" w:rsidRPr="005B06AA" w:rsidRDefault="007A3525" w:rsidP="004B676B">
            <w:pPr>
              <w:jc w:val="center"/>
              <w:rPr>
                <w:rFonts w:ascii="Arial Narrow" w:hAnsi="Arial Narrow"/>
                <w:lang w:val="fr-CA"/>
              </w:rPr>
            </w:pPr>
            <w:r w:rsidRPr="005B06AA">
              <w:rPr>
                <w:rFonts w:ascii="Arial Narrow" w:hAnsi="Arial Narrow"/>
              </w:rPr>
              <w:t>major muscle group</w:t>
            </w:r>
          </w:p>
        </w:tc>
        <w:tc>
          <w:tcPr>
            <w:tcW w:w="3150" w:type="dxa"/>
            <w:vMerge/>
          </w:tcPr>
          <w:p w14:paraId="34B7B85E" w14:textId="77777777" w:rsidR="007A3525" w:rsidRPr="005B06AA" w:rsidRDefault="007A3525" w:rsidP="004B676B">
            <w:pPr>
              <w:jc w:val="center"/>
              <w:rPr>
                <w:rFonts w:ascii="Arial Narrow" w:hAnsi="Arial Narrow"/>
                <w:lang w:val="fr-CA"/>
              </w:rPr>
            </w:pPr>
          </w:p>
        </w:tc>
        <w:tc>
          <w:tcPr>
            <w:tcW w:w="1889" w:type="dxa"/>
            <w:gridSpan w:val="2"/>
            <w:tcBorders>
              <w:top w:val="nil"/>
              <w:bottom w:val="nil"/>
            </w:tcBorders>
          </w:tcPr>
          <w:p w14:paraId="0728CD50" w14:textId="77777777" w:rsidR="007A3525" w:rsidRPr="005B06AA" w:rsidRDefault="007A3525" w:rsidP="004B676B">
            <w:pPr>
              <w:jc w:val="center"/>
              <w:rPr>
                <w:rFonts w:ascii="Arial Narrow" w:hAnsi="Arial Narrow"/>
              </w:rPr>
            </w:pPr>
            <w:r w:rsidRPr="005B06AA">
              <w:rPr>
                <w:rFonts w:ascii="Arial Narrow" w:hAnsi="Arial Narrow"/>
              </w:rPr>
              <w:t>body weight,</w:t>
            </w:r>
          </w:p>
          <w:p w14:paraId="43591D66" w14:textId="77777777" w:rsidR="007A3525" w:rsidRPr="005B06AA" w:rsidRDefault="007A3525" w:rsidP="004B676B">
            <w:pPr>
              <w:jc w:val="center"/>
              <w:rPr>
                <w:rFonts w:ascii="Arial Narrow" w:hAnsi="Arial Narrow"/>
              </w:rPr>
            </w:pPr>
            <w:r w:rsidRPr="005B06AA">
              <w:rPr>
                <w:rFonts w:ascii="Arial Narrow" w:hAnsi="Arial Narrow"/>
              </w:rPr>
              <w:t>tubing / elastics</w:t>
            </w:r>
          </w:p>
        </w:tc>
      </w:tr>
      <w:tr w:rsidR="007A3525" w:rsidRPr="005B06AA" w14:paraId="50C5D6A9" w14:textId="77777777" w:rsidTr="00B9645F">
        <w:tc>
          <w:tcPr>
            <w:tcW w:w="1698" w:type="dxa"/>
            <w:gridSpan w:val="2"/>
          </w:tcPr>
          <w:p w14:paraId="71E809EF" w14:textId="77777777" w:rsidR="007A3525" w:rsidRPr="005B06AA" w:rsidRDefault="007A3525" w:rsidP="004B676B">
            <w:pPr>
              <w:jc w:val="center"/>
              <w:rPr>
                <w:rFonts w:ascii="Arial Narrow" w:hAnsi="Arial Narrow"/>
                <w:b/>
              </w:rPr>
            </w:pPr>
            <w:r w:rsidRPr="005B06AA">
              <w:rPr>
                <w:rFonts w:ascii="Arial Narrow" w:hAnsi="Arial Narrow"/>
                <w:b/>
              </w:rPr>
              <w:t>Body Building</w:t>
            </w:r>
          </w:p>
          <w:p w14:paraId="6DD21A72" w14:textId="77777777" w:rsidR="007A3525" w:rsidRPr="005B06AA" w:rsidRDefault="007A3525" w:rsidP="004B676B">
            <w:pPr>
              <w:jc w:val="center"/>
              <w:rPr>
                <w:rFonts w:ascii="Arial Narrow" w:hAnsi="Arial Narrow"/>
                <w:b/>
              </w:rPr>
            </w:pPr>
            <w:r w:rsidRPr="005B06AA">
              <w:rPr>
                <w:rFonts w:ascii="Arial Narrow" w:hAnsi="Arial Narrow"/>
                <w:b/>
              </w:rPr>
              <w:t>Advanced Lifters</w:t>
            </w:r>
          </w:p>
          <w:p w14:paraId="304D74BC" w14:textId="77777777" w:rsidR="007A3525" w:rsidRPr="005B06AA" w:rsidRDefault="007A3525" w:rsidP="004B676B">
            <w:pPr>
              <w:jc w:val="center"/>
              <w:rPr>
                <w:rFonts w:ascii="Arial Narrow" w:hAnsi="Arial Narrow"/>
                <w:b/>
              </w:rPr>
            </w:pPr>
            <w:r w:rsidRPr="005B06AA">
              <w:rPr>
                <w:rFonts w:ascii="Arial Narrow" w:hAnsi="Arial Narrow"/>
                <w:b/>
              </w:rPr>
              <w:t>VOLUME is KEY</w:t>
            </w:r>
          </w:p>
        </w:tc>
        <w:tc>
          <w:tcPr>
            <w:tcW w:w="1440" w:type="dxa"/>
          </w:tcPr>
          <w:p w14:paraId="26842ABD" w14:textId="77777777" w:rsidR="007A3525" w:rsidRPr="005B06AA" w:rsidRDefault="007A3525" w:rsidP="004B676B">
            <w:pPr>
              <w:jc w:val="center"/>
              <w:rPr>
                <w:rFonts w:ascii="Arial Narrow" w:hAnsi="Arial Narrow"/>
              </w:rPr>
            </w:pPr>
            <w:r w:rsidRPr="005B06AA">
              <w:rPr>
                <w:rFonts w:ascii="Arial Narrow" w:hAnsi="Arial Narrow"/>
              </w:rPr>
              <w:t>1 - 2 x’s / week / muscle group</w:t>
            </w:r>
          </w:p>
        </w:tc>
        <w:tc>
          <w:tcPr>
            <w:tcW w:w="2880" w:type="dxa"/>
            <w:gridSpan w:val="2"/>
          </w:tcPr>
          <w:p w14:paraId="3768515A" w14:textId="77777777" w:rsidR="007A3525" w:rsidRPr="00CC50E1" w:rsidRDefault="007A3525" w:rsidP="004B676B">
            <w:pPr>
              <w:jc w:val="center"/>
              <w:rPr>
                <w:rFonts w:ascii="Arial Narrow" w:hAnsi="Arial Narrow"/>
                <w:lang w:val="en-US"/>
              </w:rPr>
            </w:pPr>
            <w:r w:rsidRPr="00CC50E1">
              <w:rPr>
                <w:rFonts w:ascii="Arial Narrow" w:hAnsi="Arial Narrow"/>
                <w:lang w:val="en-US"/>
              </w:rPr>
              <w:t>3 - 6 sets / exercise</w:t>
            </w:r>
          </w:p>
          <w:p w14:paraId="3805C87B" w14:textId="77777777" w:rsidR="007A3525" w:rsidRPr="00CC50E1" w:rsidRDefault="007A3525" w:rsidP="004B676B">
            <w:pPr>
              <w:widowControl w:val="0"/>
              <w:jc w:val="center"/>
              <w:rPr>
                <w:rFonts w:ascii="Arial Narrow" w:hAnsi="Arial Narrow"/>
                <w:lang w:val="en-US"/>
              </w:rPr>
            </w:pPr>
            <w:r w:rsidRPr="00CC50E1">
              <w:rPr>
                <w:rFonts w:ascii="Arial Narrow" w:hAnsi="Arial Narrow"/>
                <w:lang w:val="en-US"/>
              </w:rPr>
              <w:t>Reach Fatigue by 8 - 20 RM</w:t>
            </w:r>
          </w:p>
          <w:p w14:paraId="50E8E7E8" w14:textId="77777777" w:rsidR="007A3525" w:rsidRPr="00CC50E1" w:rsidRDefault="007A3525" w:rsidP="004B676B">
            <w:pPr>
              <w:widowControl w:val="0"/>
              <w:jc w:val="center"/>
              <w:rPr>
                <w:rFonts w:ascii="Arial Narrow" w:hAnsi="Arial Narrow"/>
                <w:lang w:val="en-US"/>
              </w:rPr>
            </w:pPr>
            <w:r w:rsidRPr="00CC50E1">
              <w:rPr>
                <w:rFonts w:ascii="Arial Narrow" w:hAnsi="Arial Narrow"/>
                <w:lang w:val="en-US"/>
              </w:rPr>
              <w:t xml:space="preserve">3 - 5 exercises / </w:t>
            </w:r>
            <w:r w:rsidRPr="005B06AA">
              <w:rPr>
                <w:rFonts w:ascii="Arial Narrow" w:hAnsi="Arial Narrow"/>
              </w:rPr>
              <w:t>major muscle</w:t>
            </w:r>
          </w:p>
        </w:tc>
        <w:tc>
          <w:tcPr>
            <w:tcW w:w="3150" w:type="dxa"/>
            <w:vMerge/>
          </w:tcPr>
          <w:p w14:paraId="1215853A" w14:textId="77777777" w:rsidR="007A3525" w:rsidRPr="00CC50E1" w:rsidRDefault="007A3525" w:rsidP="004B676B">
            <w:pPr>
              <w:jc w:val="center"/>
              <w:rPr>
                <w:rFonts w:ascii="Arial Narrow" w:hAnsi="Arial Narrow"/>
                <w:lang w:val="en-US"/>
              </w:rPr>
            </w:pPr>
          </w:p>
        </w:tc>
        <w:tc>
          <w:tcPr>
            <w:tcW w:w="1889" w:type="dxa"/>
            <w:gridSpan w:val="2"/>
            <w:tcBorders>
              <w:top w:val="nil"/>
            </w:tcBorders>
          </w:tcPr>
          <w:p w14:paraId="5EA4C2A8" w14:textId="77777777" w:rsidR="007A3525" w:rsidRPr="005B06AA" w:rsidRDefault="007A3525" w:rsidP="004B676B">
            <w:pPr>
              <w:jc w:val="center"/>
              <w:rPr>
                <w:rFonts w:ascii="Arial Narrow" w:hAnsi="Arial Narrow"/>
              </w:rPr>
            </w:pPr>
            <w:r w:rsidRPr="005B06AA">
              <w:rPr>
                <w:rFonts w:ascii="Arial Narrow" w:hAnsi="Arial Narrow"/>
              </w:rPr>
              <w:t>Callisthenics</w:t>
            </w:r>
          </w:p>
          <w:p w14:paraId="71CC96E5" w14:textId="77777777" w:rsidR="007A3525" w:rsidRPr="005B06AA" w:rsidRDefault="007A3525" w:rsidP="004B676B">
            <w:pPr>
              <w:jc w:val="center"/>
              <w:rPr>
                <w:rFonts w:ascii="Arial Narrow" w:hAnsi="Arial Narrow"/>
              </w:rPr>
            </w:pPr>
          </w:p>
        </w:tc>
      </w:tr>
      <w:tr w:rsidR="007A3525" w:rsidRPr="005B06AA" w14:paraId="494B1392" w14:textId="77777777" w:rsidTr="00B9645F">
        <w:trPr>
          <w:cantSplit/>
        </w:trPr>
        <w:tc>
          <w:tcPr>
            <w:tcW w:w="11057" w:type="dxa"/>
            <w:gridSpan w:val="8"/>
            <w:shd w:val="clear" w:color="auto" w:fill="000000"/>
          </w:tcPr>
          <w:p w14:paraId="50C8FAD1" w14:textId="77777777" w:rsidR="007A3525" w:rsidRPr="005B06AA" w:rsidRDefault="007A3525" w:rsidP="004B676B">
            <w:pPr>
              <w:jc w:val="center"/>
              <w:rPr>
                <w:rFonts w:ascii="Arial Narrow" w:hAnsi="Arial Narrow"/>
              </w:rPr>
            </w:pPr>
          </w:p>
        </w:tc>
      </w:tr>
      <w:tr w:rsidR="007A3525" w:rsidRPr="005B06AA" w14:paraId="4B2C4FDD" w14:textId="77777777" w:rsidTr="00B9645F">
        <w:tc>
          <w:tcPr>
            <w:tcW w:w="1698" w:type="dxa"/>
            <w:gridSpan w:val="2"/>
          </w:tcPr>
          <w:p w14:paraId="603A943D" w14:textId="77777777" w:rsidR="007A3525" w:rsidRDefault="007A3525" w:rsidP="004B676B">
            <w:pPr>
              <w:pStyle w:val="Heading1"/>
              <w:rPr>
                <w:rFonts w:ascii="Arial Narrow" w:hAnsi="Arial Narrow" w:cs="Arial"/>
                <w:color w:val="7030A0"/>
                <w:sz w:val="20"/>
              </w:rPr>
            </w:pPr>
            <w:r w:rsidRPr="00CC50E1">
              <w:rPr>
                <w:rFonts w:ascii="Arial Narrow" w:hAnsi="Arial Narrow" w:cs="Arial"/>
                <w:color w:val="7030A0"/>
                <w:sz w:val="20"/>
              </w:rPr>
              <w:t>Flexibility</w:t>
            </w:r>
          </w:p>
          <w:p w14:paraId="4255DDF3" w14:textId="77777777" w:rsidR="007A3525" w:rsidRPr="00F61C4D" w:rsidRDefault="007A3525" w:rsidP="004B676B">
            <w:pPr>
              <w:jc w:val="center"/>
              <w:rPr>
                <w:rFonts w:ascii="Arial Narrow" w:hAnsi="Arial Narrow"/>
                <w:bCs/>
              </w:rPr>
            </w:pPr>
            <w:r w:rsidRPr="006F6B9A">
              <w:rPr>
                <w:rFonts w:ascii="Arial Narrow" w:hAnsi="Arial Narrow"/>
                <w:b/>
                <w:bCs/>
              </w:rPr>
              <w:t>Guidelines</w:t>
            </w:r>
          </w:p>
        </w:tc>
        <w:tc>
          <w:tcPr>
            <w:tcW w:w="1440" w:type="dxa"/>
          </w:tcPr>
          <w:p w14:paraId="73307B6E" w14:textId="77777777" w:rsidR="007A3525" w:rsidRPr="005B06AA" w:rsidRDefault="007A3525" w:rsidP="004B676B">
            <w:pPr>
              <w:jc w:val="center"/>
              <w:rPr>
                <w:rFonts w:ascii="Arial Narrow" w:hAnsi="Arial Narrow"/>
              </w:rPr>
            </w:pPr>
            <w:r w:rsidRPr="005B06AA">
              <w:rPr>
                <w:rFonts w:ascii="Arial Narrow" w:hAnsi="Arial Narrow"/>
              </w:rPr>
              <w:t xml:space="preserve">3 - 5 days / weeks and/or </w:t>
            </w:r>
          </w:p>
          <w:p w14:paraId="25FC2818" w14:textId="77777777" w:rsidR="007A3525" w:rsidRPr="005B06AA" w:rsidRDefault="007A3525" w:rsidP="004B676B">
            <w:pPr>
              <w:jc w:val="center"/>
              <w:rPr>
                <w:rFonts w:ascii="Arial Narrow" w:hAnsi="Arial Narrow"/>
              </w:rPr>
            </w:pPr>
            <w:r w:rsidRPr="005B06AA">
              <w:rPr>
                <w:rFonts w:ascii="Arial Narrow" w:hAnsi="Arial Narrow"/>
              </w:rPr>
              <w:t>after each workout</w:t>
            </w:r>
          </w:p>
        </w:tc>
        <w:tc>
          <w:tcPr>
            <w:tcW w:w="2880" w:type="dxa"/>
            <w:gridSpan w:val="2"/>
          </w:tcPr>
          <w:p w14:paraId="559AE162" w14:textId="77777777" w:rsidR="007A3525" w:rsidRPr="005B06AA" w:rsidRDefault="007A3525" w:rsidP="004B676B">
            <w:pPr>
              <w:jc w:val="center"/>
              <w:rPr>
                <w:rFonts w:ascii="Arial Narrow" w:hAnsi="Arial Narrow"/>
              </w:rPr>
            </w:pPr>
            <w:r w:rsidRPr="005B06AA">
              <w:rPr>
                <w:rFonts w:ascii="Arial Narrow" w:hAnsi="Arial Narrow"/>
              </w:rPr>
              <w:t>hold the stretch (static stretches) at the point of tension</w:t>
            </w:r>
          </w:p>
          <w:p w14:paraId="31C53D13" w14:textId="77777777" w:rsidR="007A3525" w:rsidRPr="005B06AA" w:rsidRDefault="007A3525" w:rsidP="004B676B">
            <w:pPr>
              <w:jc w:val="center"/>
              <w:rPr>
                <w:rFonts w:ascii="Arial Narrow" w:hAnsi="Arial Narrow"/>
              </w:rPr>
            </w:pPr>
          </w:p>
        </w:tc>
        <w:tc>
          <w:tcPr>
            <w:tcW w:w="3150" w:type="dxa"/>
          </w:tcPr>
          <w:p w14:paraId="76C4DEE3" w14:textId="77777777" w:rsidR="007A3525" w:rsidRPr="005B06AA" w:rsidRDefault="007A3525" w:rsidP="004B676B">
            <w:pPr>
              <w:jc w:val="center"/>
              <w:rPr>
                <w:rFonts w:ascii="Arial Narrow" w:hAnsi="Arial Narrow"/>
              </w:rPr>
            </w:pPr>
            <w:r w:rsidRPr="005B06AA">
              <w:rPr>
                <w:rFonts w:ascii="Arial Narrow" w:hAnsi="Arial Narrow"/>
              </w:rPr>
              <w:t xml:space="preserve">Static Stretches should be </w:t>
            </w:r>
          </w:p>
          <w:p w14:paraId="79A79443" w14:textId="77777777" w:rsidR="007A3525" w:rsidRPr="005B06AA" w:rsidRDefault="007A3525" w:rsidP="004B676B">
            <w:pPr>
              <w:jc w:val="center"/>
              <w:rPr>
                <w:rFonts w:ascii="Arial Narrow" w:hAnsi="Arial Narrow"/>
              </w:rPr>
            </w:pPr>
            <w:r w:rsidRPr="005B06AA">
              <w:rPr>
                <w:rFonts w:ascii="Arial Narrow" w:hAnsi="Arial Narrow"/>
              </w:rPr>
              <w:t>held for 20 - 30 sec.</w:t>
            </w:r>
          </w:p>
          <w:p w14:paraId="2CEFBA76" w14:textId="77777777" w:rsidR="007A3525" w:rsidRPr="005B06AA" w:rsidRDefault="007A3525" w:rsidP="004B676B">
            <w:pPr>
              <w:jc w:val="center"/>
              <w:rPr>
                <w:rFonts w:ascii="Arial Narrow" w:hAnsi="Arial Narrow"/>
              </w:rPr>
            </w:pPr>
            <w:r w:rsidRPr="005B06AA">
              <w:rPr>
                <w:rFonts w:ascii="Arial Narrow" w:hAnsi="Arial Narrow"/>
              </w:rPr>
              <w:t xml:space="preserve"> Repeat each stretch 2-3 times for flexibility gains. </w:t>
            </w:r>
          </w:p>
        </w:tc>
        <w:tc>
          <w:tcPr>
            <w:tcW w:w="1889" w:type="dxa"/>
            <w:gridSpan w:val="2"/>
          </w:tcPr>
          <w:p w14:paraId="03D11EE8" w14:textId="77777777" w:rsidR="007A3525" w:rsidRPr="005B06AA" w:rsidRDefault="007A3525" w:rsidP="004B676B">
            <w:pPr>
              <w:jc w:val="center"/>
              <w:rPr>
                <w:rFonts w:ascii="Arial Narrow" w:hAnsi="Arial Narrow"/>
              </w:rPr>
            </w:pPr>
            <w:r w:rsidRPr="005B06AA">
              <w:rPr>
                <w:rFonts w:ascii="Arial Narrow" w:hAnsi="Arial Narrow"/>
              </w:rPr>
              <w:t xml:space="preserve">Static stretches </w:t>
            </w:r>
            <w:r w:rsidRPr="005B06AA">
              <w:rPr>
                <w:rFonts w:ascii="Arial Narrow" w:hAnsi="Arial Narrow"/>
                <w:b/>
                <w:u w:val="single"/>
              </w:rPr>
              <w:t>after</w:t>
            </w:r>
            <w:r w:rsidRPr="005B06AA">
              <w:rPr>
                <w:rFonts w:ascii="Arial Narrow" w:hAnsi="Arial Narrow"/>
              </w:rPr>
              <w:t xml:space="preserve"> workouts.</w:t>
            </w:r>
          </w:p>
          <w:p w14:paraId="089B5C30" w14:textId="77777777" w:rsidR="007A3525" w:rsidRPr="005B06AA" w:rsidRDefault="007A3525" w:rsidP="004B676B">
            <w:pPr>
              <w:jc w:val="center"/>
              <w:rPr>
                <w:rFonts w:ascii="Arial Narrow" w:hAnsi="Arial Narrow"/>
              </w:rPr>
            </w:pPr>
            <w:r w:rsidRPr="005B06AA">
              <w:rPr>
                <w:rFonts w:ascii="Arial Narrow" w:hAnsi="Arial Narrow"/>
              </w:rPr>
              <w:t xml:space="preserve">Dynamic stretches </w:t>
            </w:r>
            <w:r w:rsidRPr="005B06AA">
              <w:rPr>
                <w:rFonts w:ascii="Arial Narrow" w:hAnsi="Arial Narrow"/>
                <w:b/>
                <w:u w:val="single"/>
              </w:rPr>
              <w:t>before</w:t>
            </w:r>
            <w:r w:rsidRPr="005B06AA">
              <w:rPr>
                <w:rFonts w:ascii="Arial Narrow" w:hAnsi="Arial Narrow"/>
              </w:rPr>
              <w:t xml:space="preserve"> workouts.</w:t>
            </w:r>
          </w:p>
        </w:tc>
      </w:tr>
      <w:tr w:rsidR="007A3525" w:rsidRPr="005B06AA" w14:paraId="7C190C21" w14:textId="77777777" w:rsidTr="00B9645F">
        <w:trPr>
          <w:cantSplit/>
        </w:trPr>
        <w:tc>
          <w:tcPr>
            <w:tcW w:w="11057" w:type="dxa"/>
            <w:gridSpan w:val="8"/>
            <w:shd w:val="clear" w:color="auto" w:fill="000000"/>
          </w:tcPr>
          <w:p w14:paraId="7E00B47D" w14:textId="77777777" w:rsidR="007A3525" w:rsidRPr="005B06AA" w:rsidRDefault="007A3525" w:rsidP="004B676B">
            <w:pPr>
              <w:jc w:val="center"/>
              <w:rPr>
                <w:rFonts w:ascii="Arial Narrow" w:hAnsi="Arial Narrow"/>
              </w:rPr>
            </w:pPr>
          </w:p>
        </w:tc>
      </w:tr>
      <w:tr w:rsidR="007A3525" w:rsidRPr="005B06AA" w14:paraId="7DE0A8CC" w14:textId="77777777" w:rsidTr="00B9645F">
        <w:tc>
          <w:tcPr>
            <w:tcW w:w="1698" w:type="dxa"/>
            <w:gridSpan w:val="2"/>
          </w:tcPr>
          <w:p w14:paraId="67F33D68" w14:textId="77777777" w:rsidR="007A3525" w:rsidRPr="00CC50E1" w:rsidRDefault="007A3525" w:rsidP="004B676B">
            <w:pPr>
              <w:pStyle w:val="BodyText"/>
              <w:jc w:val="center"/>
              <w:rPr>
                <w:b/>
                <w:color w:val="C00000"/>
                <w:sz w:val="20"/>
              </w:rPr>
            </w:pPr>
            <w:r w:rsidRPr="00CC50E1">
              <w:rPr>
                <w:b/>
                <w:color w:val="C00000"/>
                <w:sz w:val="20"/>
              </w:rPr>
              <w:t xml:space="preserve">Body Composition </w:t>
            </w:r>
          </w:p>
          <w:p w14:paraId="79879C83" w14:textId="77777777" w:rsidR="007A3525" w:rsidRDefault="007A3525" w:rsidP="004B676B">
            <w:pPr>
              <w:pStyle w:val="BodyText"/>
              <w:jc w:val="center"/>
              <w:rPr>
                <w:b/>
                <w:color w:val="C00000"/>
                <w:sz w:val="20"/>
              </w:rPr>
            </w:pPr>
            <w:r w:rsidRPr="00CC50E1">
              <w:rPr>
                <w:b/>
                <w:color w:val="C00000"/>
                <w:sz w:val="20"/>
              </w:rPr>
              <w:t>W</w:t>
            </w:r>
            <w:r>
              <w:rPr>
                <w:b/>
                <w:color w:val="C00000"/>
                <w:sz w:val="20"/>
              </w:rPr>
              <w:t>eigh</w:t>
            </w:r>
            <w:r w:rsidRPr="00CC50E1">
              <w:rPr>
                <w:b/>
                <w:color w:val="C00000"/>
                <w:sz w:val="20"/>
              </w:rPr>
              <w:t>t. Management</w:t>
            </w:r>
          </w:p>
          <w:p w14:paraId="628C56B5" w14:textId="77777777" w:rsidR="007A3525" w:rsidRPr="006F6B9A" w:rsidRDefault="007A3525" w:rsidP="004B676B">
            <w:pPr>
              <w:pStyle w:val="BodyText"/>
              <w:jc w:val="center"/>
              <w:rPr>
                <w:b/>
                <w:color w:val="C00000"/>
                <w:sz w:val="20"/>
              </w:rPr>
            </w:pPr>
            <w:r>
              <w:rPr>
                <w:b/>
                <w:sz w:val="20"/>
              </w:rPr>
              <w:t>Guidelines</w:t>
            </w:r>
          </w:p>
          <w:p w14:paraId="3CE7472E" w14:textId="77777777" w:rsidR="007A3525" w:rsidRPr="005B06AA" w:rsidRDefault="007A3525" w:rsidP="004B676B">
            <w:pPr>
              <w:jc w:val="center"/>
              <w:rPr>
                <w:rFonts w:ascii="Arial Narrow" w:hAnsi="Arial Narrow"/>
              </w:rPr>
            </w:pPr>
            <w:r w:rsidRPr="005B06AA">
              <w:rPr>
                <w:rFonts w:ascii="Arial Narrow" w:hAnsi="Arial Narrow"/>
              </w:rPr>
              <w:t xml:space="preserve">Key = </w:t>
            </w:r>
            <w:r>
              <w:rPr>
                <w:rFonts w:ascii="Arial Narrow" w:hAnsi="Arial Narrow"/>
              </w:rPr>
              <w:t>is to balance</w:t>
            </w:r>
            <w:r w:rsidRPr="005B06AA">
              <w:rPr>
                <w:rFonts w:ascii="Arial Narrow" w:hAnsi="Arial Narrow"/>
              </w:rPr>
              <w:t xml:space="preserve"> </w:t>
            </w:r>
          </w:p>
          <w:p w14:paraId="0FA278FE" w14:textId="77777777" w:rsidR="007A3525" w:rsidRPr="005B06AA" w:rsidRDefault="007A3525" w:rsidP="004B676B">
            <w:pPr>
              <w:jc w:val="center"/>
              <w:rPr>
                <w:rFonts w:ascii="Arial Narrow" w:hAnsi="Arial Narrow"/>
              </w:rPr>
            </w:pPr>
            <w:r w:rsidRPr="005B06AA">
              <w:rPr>
                <w:rFonts w:ascii="Arial Narrow" w:hAnsi="Arial Narrow"/>
              </w:rPr>
              <w:t>Energy In vs</w:t>
            </w:r>
            <w:r>
              <w:rPr>
                <w:rFonts w:ascii="Arial Narrow" w:hAnsi="Arial Narrow"/>
              </w:rPr>
              <w:t xml:space="preserve"> out</w:t>
            </w:r>
          </w:p>
        </w:tc>
        <w:tc>
          <w:tcPr>
            <w:tcW w:w="1440" w:type="dxa"/>
          </w:tcPr>
          <w:p w14:paraId="67087479" w14:textId="77777777" w:rsidR="007A3525" w:rsidRPr="005B06AA" w:rsidRDefault="007A3525" w:rsidP="004B676B">
            <w:pPr>
              <w:jc w:val="center"/>
              <w:rPr>
                <w:rFonts w:ascii="Arial Narrow" w:hAnsi="Arial Narrow"/>
              </w:rPr>
            </w:pPr>
            <w:r w:rsidRPr="005B06AA">
              <w:rPr>
                <w:rFonts w:ascii="Arial Narrow" w:hAnsi="Arial Narrow"/>
              </w:rPr>
              <w:t>Do Cardio FITT</w:t>
            </w:r>
          </w:p>
          <w:p w14:paraId="4A693BBE" w14:textId="77777777" w:rsidR="007A3525" w:rsidRPr="005B06AA" w:rsidRDefault="007A3525" w:rsidP="004B676B">
            <w:pPr>
              <w:jc w:val="center"/>
              <w:rPr>
                <w:rFonts w:ascii="Arial Narrow" w:hAnsi="Arial Narrow"/>
              </w:rPr>
            </w:pPr>
            <w:r w:rsidRPr="005B06AA">
              <w:rPr>
                <w:rFonts w:ascii="Arial Narrow" w:hAnsi="Arial Narrow"/>
              </w:rPr>
              <w:t>Goal: To burn as many calories as you can each workout</w:t>
            </w:r>
          </w:p>
        </w:tc>
        <w:tc>
          <w:tcPr>
            <w:tcW w:w="2880" w:type="dxa"/>
            <w:gridSpan w:val="2"/>
          </w:tcPr>
          <w:p w14:paraId="4225D68B" w14:textId="77777777" w:rsidR="007A3525" w:rsidRPr="005B06AA" w:rsidRDefault="007A3525" w:rsidP="004B676B">
            <w:pPr>
              <w:jc w:val="center"/>
              <w:rPr>
                <w:rFonts w:ascii="Arial Narrow" w:hAnsi="Arial Narrow"/>
              </w:rPr>
            </w:pPr>
            <w:r w:rsidRPr="005B06AA">
              <w:rPr>
                <w:rFonts w:ascii="Arial Narrow" w:hAnsi="Arial Narrow"/>
              </w:rPr>
              <w:t xml:space="preserve">Do Muscle FITT </w:t>
            </w:r>
          </w:p>
          <w:p w14:paraId="40A46943" w14:textId="77777777" w:rsidR="007A3525" w:rsidRPr="005B06AA" w:rsidRDefault="007A3525" w:rsidP="004B676B">
            <w:pPr>
              <w:jc w:val="center"/>
              <w:rPr>
                <w:rFonts w:ascii="Arial Narrow" w:hAnsi="Arial Narrow"/>
              </w:rPr>
            </w:pPr>
            <w:r w:rsidRPr="005B06AA">
              <w:rPr>
                <w:rFonts w:ascii="Arial Narrow" w:hAnsi="Arial Narrow"/>
              </w:rPr>
              <w:t xml:space="preserve">Goals: </w:t>
            </w:r>
          </w:p>
          <w:p w14:paraId="7E671637" w14:textId="77777777" w:rsidR="007A3525" w:rsidRPr="005B06AA" w:rsidRDefault="007A3525" w:rsidP="004B676B">
            <w:pPr>
              <w:jc w:val="center"/>
              <w:rPr>
                <w:rFonts w:ascii="Arial Narrow" w:hAnsi="Arial Narrow"/>
              </w:rPr>
            </w:pPr>
            <w:r w:rsidRPr="005B06AA">
              <w:rPr>
                <w:rFonts w:ascii="Arial Narrow" w:hAnsi="Arial Narrow"/>
              </w:rPr>
              <w:t>To burn calories.</w:t>
            </w:r>
          </w:p>
          <w:p w14:paraId="53CC24E1" w14:textId="77777777" w:rsidR="007A3525" w:rsidRPr="005B06AA" w:rsidRDefault="007A3525" w:rsidP="004B676B">
            <w:pPr>
              <w:jc w:val="center"/>
              <w:rPr>
                <w:rFonts w:ascii="Arial Narrow" w:hAnsi="Arial Narrow"/>
              </w:rPr>
            </w:pPr>
            <w:r w:rsidRPr="005B06AA">
              <w:rPr>
                <w:rFonts w:ascii="Arial Narrow" w:hAnsi="Arial Narrow"/>
              </w:rPr>
              <w:t>To ↑ muscle mass. To ↑ metabolism.</w:t>
            </w:r>
          </w:p>
        </w:tc>
        <w:tc>
          <w:tcPr>
            <w:tcW w:w="3150" w:type="dxa"/>
          </w:tcPr>
          <w:p w14:paraId="59AFB0F7" w14:textId="77777777" w:rsidR="007A3525" w:rsidRPr="005B06AA" w:rsidRDefault="007A3525" w:rsidP="004B676B">
            <w:pPr>
              <w:jc w:val="center"/>
              <w:rPr>
                <w:rFonts w:ascii="Arial Narrow" w:hAnsi="Arial Narrow"/>
              </w:rPr>
            </w:pPr>
            <w:r w:rsidRPr="005B06AA">
              <w:rPr>
                <w:rFonts w:ascii="Arial Narrow" w:hAnsi="Arial Narrow"/>
              </w:rPr>
              <w:t>Follow the Canada Food Guide for healthy eating. Goals:</w:t>
            </w:r>
          </w:p>
          <w:p w14:paraId="4424DCC8" w14:textId="77777777" w:rsidR="007A3525" w:rsidRPr="005B06AA" w:rsidRDefault="007A3525" w:rsidP="004B676B">
            <w:pPr>
              <w:jc w:val="center"/>
              <w:rPr>
                <w:rFonts w:ascii="Arial Narrow" w:hAnsi="Arial Narrow"/>
              </w:rPr>
            </w:pPr>
            <w:r w:rsidRPr="005B06AA">
              <w:rPr>
                <w:rFonts w:ascii="Arial Narrow" w:hAnsi="Arial Narrow"/>
              </w:rPr>
              <w:t>To balance caloric intake with caloric expenditure.</w:t>
            </w:r>
          </w:p>
          <w:p w14:paraId="5536B175" w14:textId="77777777" w:rsidR="007A3525" w:rsidRPr="005B06AA" w:rsidRDefault="007A3525" w:rsidP="004B676B">
            <w:pPr>
              <w:jc w:val="center"/>
              <w:rPr>
                <w:rFonts w:ascii="Arial Narrow" w:hAnsi="Arial Narrow"/>
              </w:rPr>
            </w:pPr>
            <w:r w:rsidRPr="005B06AA">
              <w:rPr>
                <w:rFonts w:ascii="Arial Narrow" w:hAnsi="Arial Narrow"/>
              </w:rPr>
              <w:t>Eat high nutrient, less processed food. Portion control.</w:t>
            </w:r>
          </w:p>
        </w:tc>
        <w:tc>
          <w:tcPr>
            <w:tcW w:w="1889" w:type="dxa"/>
            <w:gridSpan w:val="2"/>
          </w:tcPr>
          <w:p w14:paraId="2E42B650" w14:textId="77777777" w:rsidR="007A3525" w:rsidRPr="005B06AA" w:rsidRDefault="007A3525" w:rsidP="004B676B">
            <w:pPr>
              <w:jc w:val="center"/>
              <w:rPr>
                <w:rFonts w:ascii="Arial Narrow" w:hAnsi="Arial Narrow"/>
              </w:rPr>
            </w:pPr>
            <w:r w:rsidRPr="005B06AA">
              <w:rPr>
                <w:rFonts w:ascii="Arial Narrow" w:hAnsi="Arial Narrow"/>
              </w:rPr>
              <w:t xml:space="preserve">Follow an active lifestyle outside of scheduled physical activity = </w:t>
            </w:r>
          </w:p>
          <w:p w14:paraId="5058E89D" w14:textId="77777777" w:rsidR="007A3525" w:rsidRPr="005B06AA" w:rsidRDefault="007A3525" w:rsidP="004B676B">
            <w:pPr>
              <w:jc w:val="center"/>
              <w:rPr>
                <w:rFonts w:ascii="Arial Narrow" w:hAnsi="Arial Narrow"/>
              </w:rPr>
            </w:pPr>
            <w:r w:rsidRPr="005B06AA">
              <w:rPr>
                <w:rFonts w:ascii="Arial Narrow" w:hAnsi="Arial Narrow"/>
              </w:rPr>
              <w:t>Increase in caloric expenditure</w:t>
            </w:r>
          </w:p>
        </w:tc>
      </w:tr>
      <w:tr w:rsidR="00B9645F" w14:paraId="390B1B36" w14:textId="77777777" w:rsidTr="00B9645F">
        <w:trPr>
          <w:gridBefore w:val="1"/>
          <w:gridAfter w:val="1"/>
          <w:wBefore w:w="176" w:type="dxa"/>
          <w:wAfter w:w="107" w:type="dxa"/>
        </w:trPr>
        <w:tc>
          <w:tcPr>
            <w:tcW w:w="10774" w:type="dxa"/>
            <w:gridSpan w:val="6"/>
            <w:shd w:val="pct10" w:color="auto" w:fill="auto"/>
          </w:tcPr>
          <w:p w14:paraId="07E00ACD" w14:textId="77777777" w:rsidR="00B9645F" w:rsidRDefault="00B9645F" w:rsidP="004B676B">
            <w:pPr>
              <w:jc w:val="center"/>
              <w:rPr>
                <w:rFonts w:ascii="Antique Oakland" w:hAnsi="Antique Oakland"/>
                <w:b/>
                <w:sz w:val="36"/>
              </w:rPr>
            </w:pPr>
            <w:r>
              <w:rPr>
                <w:rFonts w:ascii="Tahoma" w:hAnsi="Tahoma"/>
                <w:b/>
                <w:sz w:val="28"/>
              </w:rPr>
              <w:lastRenderedPageBreak/>
              <w:t xml:space="preserve">TRAINING REMINDERS for </w:t>
            </w:r>
            <w:r w:rsidRPr="00BB77A4">
              <w:rPr>
                <w:rFonts w:ascii="Tahoma" w:hAnsi="Tahoma" w:cs="Tahoma"/>
                <w:b/>
                <w:sz w:val="28"/>
                <w:szCs w:val="28"/>
                <w:lang w:val="en-US"/>
              </w:rPr>
              <w:t>CARDIOVASCULAR EXERCISE</w:t>
            </w:r>
          </w:p>
        </w:tc>
      </w:tr>
      <w:tr w:rsidR="00B9645F" w14:paraId="6E51906F" w14:textId="77777777" w:rsidTr="00B9645F">
        <w:trPr>
          <w:gridBefore w:val="1"/>
          <w:gridAfter w:val="1"/>
          <w:wBefore w:w="176" w:type="dxa"/>
          <w:wAfter w:w="107" w:type="dxa"/>
        </w:trPr>
        <w:tc>
          <w:tcPr>
            <w:tcW w:w="4942" w:type="dxa"/>
            <w:gridSpan w:val="3"/>
          </w:tcPr>
          <w:p w14:paraId="7A1FBE0E" w14:textId="77777777" w:rsidR="00B9645F" w:rsidRDefault="00B9645F" w:rsidP="004B676B">
            <w:pPr>
              <w:numPr>
                <w:ilvl w:val="0"/>
                <w:numId w:val="14"/>
              </w:numPr>
              <w:rPr>
                <w:rFonts w:ascii="Arial Narrow" w:hAnsi="Arial Narrow"/>
                <w:sz w:val="24"/>
              </w:rPr>
            </w:pPr>
            <w:r>
              <w:rPr>
                <w:rFonts w:ascii="Arial Narrow" w:hAnsi="Arial Narrow"/>
                <w:sz w:val="24"/>
              </w:rPr>
              <w:t>Choose an activity you like and will do</w:t>
            </w:r>
          </w:p>
          <w:p w14:paraId="2ECB1E51" w14:textId="77777777" w:rsidR="00B9645F" w:rsidRDefault="00B9645F" w:rsidP="004B676B">
            <w:pPr>
              <w:numPr>
                <w:ilvl w:val="0"/>
                <w:numId w:val="14"/>
              </w:numPr>
              <w:rPr>
                <w:rFonts w:ascii="Arial Narrow" w:hAnsi="Arial Narrow"/>
                <w:sz w:val="24"/>
              </w:rPr>
            </w:pPr>
            <w:r>
              <w:rPr>
                <w:rFonts w:ascii="Arial Narrow" w:hAnsi="Arial Narrow"/>
                <w:sz w:val="24"/>
              </w:rPr>
              <w:t>Try to do 3 - 5 workouts each week</w:t>
            </w:r>
          </w:p>
          <w:p w14:paraId="4156CD63" w14:textId="77777777" w:rsidR="00B9645F" w:rsidRDefault="00B9645F" w:rsidP="004B676B">
            <w:pPr>
              <w:numPr>
                <w:ilvl w:val="0"/>
                <w:numId w:val="14"/>
              </w:numPr>
              <w:rPr>
                <w:rFonts w:ascii="Arial Narrow" w:hAnsi="Arial Narrow"/>
                <w:sz w:val="24"/>
              </w:rPr>
            </w:pPr>
            <w:r>
              <w:rPr>
                <w:rFonts w:ascii="Arial Narrow" w:hAnsi="Arial Narrow"/>
                <w:sz w:val="24"/>
              </w:rPr>
              <w:t>Workout at an intensity that you can maintain for 20 - 30 minutes</w:t>
            </w:r>
          </w:p>
          <w:p w14:paraId="3A121F24" w14:textId="77777777" w:rsidR="00B9645F" w:rsidRPr="002C255C" w:rsidRDefault="00B9645F" w:rsidP="004B676B">
            <w:pPr>
              <w:numPr>
                <w:ilvl w:val="0"/>
                <w:numId w:val="14"/>
              </w:numPr>
              <w:rPr>
                <w:rFonts w:ascii="Arial Narrow" w:hAnsi="Arial Narrow"/>
                <w:sz w:val="24"/>
                <w:szCs w:val="24"/>
                <w:lang w:val="en-US"/>
              </w:rPr>
            </w:pPr>
            <w:r w:rsidRPr="002C255C">
              <w:rPr>
                <w:rFonts w:ascii="Arial Narrow" w:hAnsi="Arial Narrow"/>
                <w:sz w:val="24"/>
                <w:szCs w:val="24"/>
                <w:lang w:val="en-US"/>
              </w:rPr>
              <w:t>During the workout, maintain an appropriate training intensity range</w:t>
            </w:r>
            <w:r>
              <w:rPr>
                <w:rFonts w:ascii="Arial Narrow" w:hAnsi="Arial Narrow"/>
                <w:sz w:val="24"/>
                <w:szCs w:val="24"/>
                <w:lang w:val="en-US"/>
              </w:rPr>
              <w:t xml:space="preserve"> </w:t>
            </w:r>
            <w:r w:rsidRPr="002C255C">
              <w:rPr>
                <w:rFonts w:ascii="Arial Narrow" w:hAnsi="Arial Narrow"/>
                <w:sz w:val="24"/>
                <w:szCs w:val="24"/>
                <w:lang w:val="en-US"/>
              </w:rPr>
              <w:t xml:space="preserve">(60 – 85 % of your maximum heart rate or an RPE of 2-4) </w:t>
            </w:r>
          </w:p>
          <w:p w14:paraId="64416930" w14:textId="77777777" w:rsidR="00B9645F" w:rsidRDefault="00B9645F" w:rsidP="004B676B">
            <w:pPr>
              <w:numPr>
                <w:ilvl w:val="0"/>
                <w:numId w:val="14"/>
              </w:numPr>
              <w:rPr>
                <w:rFonts w:ascii="Arial Narrow" w:hAnsi="Arial Narrow"/>
                <w:sz w:val="24"/>
              </w:rPr>
            </w:pPr>
            <w:r>
              <w:rPr>
                <w:rFonts w:ascii="Arial Narrow" w:hAnsi="Arial Narrow"/>
                <w:sz w:val="24"/>
              </w:rPr>
              <w:t>The longer and harder you work out, the more calories you will burn</w:t>
            </w:r>
          </w:p>
        </w:tc>
        <w:tc>
          <w:tcPr>
            <w:tcW w:w="5832" w:type="dxa"/>
            <w:gridSpan w:val="3"/>
          </w:tcPr>
          <w:p w14:paraId="3C6D50B9" w14:textId="77777777" w:rsidR="00B9645F" w:rsidRDefault="00B9645F" w:rsidP="004B676B">
            <w:pPr>
              <w:numPr>
                <w:ilvl w:val="0"/>
                <w:numId w:val="14"/>
              </w:numPr>
              <w:rPr>
                <w:rFonts w:ascii="Arial Narrow" w:hAnsi="Arial Narrow"/>
                <w:sz w:val="24"/>
              </w:rPr>
            </w:pPr>
            <w:r>
              <w:rPr>
                <w:rFonts w:ascii="Arial Narrow" w:hAnsi="Arial Narrow"/>
                <w:sz w:val="24"/>
              </w:rPr>
              <w:t>Do a 5 - 8 minute low intensity warm-up before workout</w:t>
            </w:r>
          </w:p>
          <w:p w14:paraId="48BE8D77" w14:textId="77777777" w:rsidR="00B9645F" w:rsidRDefault="00B9645F" w:rsidP="004B676B">
            <w:pPr>
              <w:numPr>
                <w:ilvl w:val="0"/>
                <w:numId w:val="14"/>
              </w:numPr>
              <w:rPr>
                <w:rFonts w:ascii="Arial Narrow" w:hAnsi="Arial Narrow"/>
                <w:sz w:val="24"/>
              </w:rPr>
            </w:pPr>
            <w:r>
              <w:rPr>
                <w:rFonts w:ascii="Arial Narrow" w:hAnsi="Arial Narrow"/>
                <w:sz w:val="24"/>
              </w:rPr>
              <w:t>Do a 3-minute low intensity cool-down after the workout</w:t>
            </w:r>
          </w:p>
          <w:p w14:paraId="5145FA47" w14:textId="77777777" w:rsidR="00B9645F" w:rsidRDefault="00B9645F" w:rsidP="004B676B">
            <w:pPr>
              <w:numPr>
                <w:ilvl w:val="0"/>
                <w:numId w:val="14"/>
              </w:numPr>
              <w:rPr>
                <w:rFonts w:ascii="Arial Narrow" w:hAnsi="Arial Narrow"/>
                <w:sz w:val="24"/>
              </w:rPr>
            </w:pPr>
            <w:r>
              <w:rPr>
                <w:rFonts w:ascii="Arial Narrow" w:hAnsi="Arial Narrow"/>
                <w:sz w:val="24"/>
              </w:rPr>
              <w:t>Vary your workout type to avoid overuse injuries and boredom.</w:t>
            </w:r>
          </w:p>
          <w:p w14:paraId="049F4CCA" w14:textId="77777777" w:rsidR="00B9645F" w:rsidRPr="002C255C" w:rsidRDefault="00B9645F" w:rsidP="004B676B">
            <w:pPr>
              <w:numPr>
                <w:ilvl w:val="0"/>
                <w:numId w:val="14"/>
              </w:numPr>
              <w:rPr>
                <w:rFonts w:ascii="Arial Narrow" w:hAnsi="Arial Narrow"/>
                <w:sz w:val="24"/>
              </w:rPr>
            </w:pPr>
            <w:r>
              <w:rPr>
                <w:rFonts w:ascii="Arial Narrow" w:hAnsi="Arial Narrow"/>
                <w:sz w:val="24"/>
              </w:rPr>
              <w:t>Once you can last 20 - 30 minutes at a continuous. Moderate intensity, try interval training to challenge your cardiovascular system even more or try adding High intensity intervals (HITTs) of short duration to pump up the intensity of your workouts.</w:t>
            </w:r>
          </w:p>
        </w:tc>
      </w:tr>
    </w:tbl>
    <w:p w14:paraId="4A1EF539" w14:textId="77777777" w:rsidR="00B9645F" w:rsidRPr="003736A1" w:rsidRDefault="00B9645F" w:rsidP="00B9645F">
      <w:pPr>
        <w:widowControl w:val="0"/>
        <w:numPr>
          <w:ilvl w:val="12"/>
          <w:numId w:val="0"/>
        </w:numPr>
        <w:rPr>
          <w:sz w:val="10"/>
          <w:lang w:val="en-US"/>
        </w:rPr>
      </w:pPr>
    </w:p>
    <w:p w14:paraId="20B27223" w14:textId="77777777" w:rsidR="00B9645F" w:rsidRDefault="00B9645F" w:rsidP="00B9645F">
      <w:r w:rsidRPr="00692423">
        <w:rPr>
          <w:rFonts w:ascii="Tahoma" w:hAnsi="Tahoma" w:cs="Tahoma"/>
          <w:b/>
          <w:sz w:val="28"/>
          <w:szCs w:val="28"/>
        </w:rPr>
        <w:t>CARDIOVASCULAR EXERCISE OPTIONS</w:t>
      </w:r>
      <w:r>
        <w:rPr>
          <w:rFonts w:ascii="Tahoma" w:hAnsi="Tahoma" w:cs="Tahoma"/>
          <w:b/>
          <w:sz w:val="28"/>
          <w:szCs w:val="28"/>
        </w:rPr>
        <w:t xml:space="preserve"> - NO EXCUSES! – JUST D0 IT!</w:t>
      </w:r>
    </w:p>
    <w:p w14:paraId="78D167CD" w14:textId="77777777" w:rsidR="00B9645F" w:rsidRPr="003736A1" w:rsidRDefault="00B9645F" w:rsidP="00B9645F">
      <w:pPr>
        <w:rPr>
          <w:rFonts w:ascii="Arial" w:hAnsi="Arial" w:cs="Arial"/>
          <w:b/>
          <w:sz w:val="6"/>
        </w:rPr>
      </w:pPr>
    </w:p>
    <w:p w14:paraId="1488216E" w14:textId="77777777" w:rsidR="00B9645F" w:rsidRPr="00CC6976" w:rsidRDefault="00B9645F" w:rsidP="00B9645F">
      <w:pPr>
        <w:rPr>
          <w:rFonts w:ascii="Arial" w:hAnsi="Arial" w:cs="Arial"/>
          <w:b/>
          <w:sz w:val="24"/>
        </w:rPr>
      </w:pPr>
      <w:r w:rsidRPr="00CC6976">
        <w:rPr>
          <w:rFonts w:ascii="Arial" w:hAnsi="Arial" w:cs="Arial"/>
          <w:b/>
          <w:sz w:val="24"/>
        </w:rPr>
        <w:t>Sample Walk / Jog progression:</w:t>
      </w:r>
    </w:p>
    <w:p w14:paraId="45773979" w14:textId="77777777" w:rsidR="00B9645F" w:rsidRPr="00CC6976" w:rsidRDefault="00B9645F" w:rsidP="00B9645F">
      <w:pPr>
        <w:numPr>
          <w:ilvl w:val="0"/>
          <w:numId w:val="45"/>
        </w:numPr>
        <w:rPr>
          <w:rFonts w:ascii="Arial" w:hAnsi="Arial" w:cs="Arial"/>
          <w:sz w:val="24"/>
        </w:rPr>
      </w:pPr>
      <w:r w:rsidRPr="00CC6976">
        <w:rPr>
          <w:rFonts w:ascii="Arial" w:hAnsi="Arial" w:cs="Arial"/>
          <w:sz w:val="24"/>
        </w:rPr>
        <w:t>A 20 – 60 minute fast paced walk. Use your arms and take long strides.</w:t>
      </w:r>
    </w:p>
    <w:p w14:paraId="09E4BFDC" w14:textId="77777777" w:rsidR="00B9645F" w:rsidRPr="00CC6976" w:rsidRDefault="00B9645F" w:rsidP="00B9645F">
      <w:pPr>
        <w:numPr>
          <w:ilvl w:val="0"/>
          <w:numId w:val="45"/>
        </w:numPr>
        <w:rPr>
          <w:rFonts w:ascii="Arial" w:hAnsi="Arial" w:cs="Arial"/>
          <w:sz w:val="24"/>
        </w:rPr>
      </w:pPr>
      <w:r w:rsidRPr="00CC6976">
        <w:rPr>
          <w:rFonts w:ascii="Arial" w:hAnsi="Arial" w:cs="Arial"/>
          <w:sz w:val="24"/>
        </w:rPr>
        <w:t>Walk 2 minutes, jog 30 seconds – for 20 – 30 minutes</w:t>
      </w:r>
    </w:p>
    <w:p w14:paraId="27A119CA" w14:textId="77777777" w:rsidR="00B9645F" w:rsidRPr="00CC6976" w:rsidRDefault="00B9645F" w:rsidP="00B9645F">
      <w:pPr>
        <w:numPr>
          <w:ilvl w:val="0"/>
          <w:numId w:val="45"/>
        </w:numPr>
        <w:rPr>
          <w:rFonts w:ascii="Arial" w:hAnsi="Arial" w:cs="Arial"/>
          <w:sz w:val="24"/>
        </w:rPr>
      </w:pPr>
      <w:r w:rsidRPr="00CC6976">
        <w:rPr>
          <w:rFonts w:ascii="Arial" w:hAnsi="Arial" w:cs="Arial"/>
          <w:sz w:val="24"/>
        </w:rPr>
        <w:t xml:space="preserve">Walk 2 minutes, jog 1 minute – for 20 – 30 minutes </w:t>
      </w:r>
    </w:p>
    <w:p w14:paraId="6A671D11" w14:textId="77777777" w:rsidR="00B9645F" w:rsidRPr="00CC6976" w:rsidRDefault="00B9645F" w:rsidP="00B9645F">
      <w:pPr>
        <w:numPr>
          <w:ilvl w:val="0"/>
          <w:numId w:val="45"/>
        </w:numPr>
        <w:rPr>
          <w:rFonts w:ascii="Arial" w:hAnsi="Arial" w:cs="Arial"/>
          <w:sz w:val="24"/>
        </w:rPr>
      </w:pPr>
      <w:r w:rsidRPr="00CC6976">
        <w:rPr>
          <w:rFonts w:ascii="Arial" w:hAnsi="Arial" w:cs="Arial"/>
          <w:sz w:val="24"/>
        </w:rPr>
        <w:t>Walk 2 minutes, jog 90 seconds – for 20 – 30 minutes</w:t>
      </w:r>
    </w:p>
    <w:p w14:paraId="10D30858" w14:textId="77777777" w:rsidR="00B9645F" w:rsidRPr="00CC6976" w:rsidRDefault="00B9645F" w:rsidP="00B9645F">
      <w:pPr>
        <w:numPr>
          <w:ilvl w:val="0"/>
          <w:numId w:val="45"/>
        </w:numPr>
        <w:rPr>
          <w:rFonts w:ascii="Arial" w:hAnsi="Arial" w:cs="Arial"/>
          <w:sz w:val="24"/>
        </w:rPr>
      </w:pPr>
      <w:r w:rsidRPr="00CC6976">
        <w:rPr>
          <w:rFonts w:ascii="Arial" w:hAnsi="Arial" w:cs="Arial"/>
          <w:sz w:val="24"/>
        </w:rPr>
        <w:t>Walk 2 minutes, jog 2 minutes – for 20 – 30 minutes</w:t>
      </w:r>
    </w:p>
    <w:p w14:paraId="0AF3D26B" w14:textId="77777777" w:rsidR="00B9645F" w:rsidRPr="00CC6976" w:rsidRDefault="00B9645F" w:rsidP="00B9645F">
      <w:pPr>
        <w:numPr>
          <w:ilvl w:val="0"/>
          <w:numId w:val="45"/>
        </w:numPr>
        <w:rPr>
          <w:rFonts w:ascii="Arial" w:hAnsi="Arial" w:cs="Arial"/>
          <w:sz w:val="24"/>
        </w:rPr>
      </w:pPr>
      <w:r w:rsidRPr="00CC6976">
        <w:rPr>
          <w:rFonts w:ascii="Arial" w:hAnsi="Arial" w:cs="Arial"/>
          <w:sz w:val="24"/>
        </w:rPr>
        <w:t>Jog 3 minutes, walk 2 minutes - for 20 – 30 minutes</w:t>
      </w:r>
    </w:p>
    <w:p w14:paraId="46DBFA0F" w14:textId="77777777" w:rsidR="00B9645F" w:rsidRPr="00CC6976" w:rsidRDefault="00B9645F" w:rsidP="00B9645F">
      <w:pPr>
        <w:numPr>
          <w:ilvl w:val="0"/>
          <w:numId w:val="45"/>
        </w:numPr>
        <w:rPr>
          <w:rFonts w:ascii="Arial" w:hAnsi="Arial" w:cs="Arial"/>
          <w:sz w:val="24"/>
        </w:rPr>
      </w:pPr>
      <w:r w:rsidRPr="00CC6976">
        <w:rPr>
          <w:rFonts w:ascii="Arial" w:hAnsi="Arial" w:cs="Arial"/>
          <w:sz w:val="24"/>
        </w:rPr>
        <w:t>Jog 3 minutes, walk 1 minute - for 20 – 30 minutes</w:t>
      </w:r>
    </w:p>
    <w:p w14:paraId="0014EB38" w14:textId="77777777" w:rsidR="00B9645F" w:rsidRPr="00CC6976" w:rsidRDefault="00B9645F" w:rsidP="00B9645F">
      <w:pPr>
        <w:numPr>
          <w:ilvl w:val="0"/>
          <w:numId w:val="45"/>
        </w:numPr>
        <w:rPr>
          <w:rFonts w:ascii="Arial" w:hAnsi="Arial" w:cs="Arial"/>
          <w:sz w:val="24"/>
        </w:rPr>
      </w:pPr>
      <w:r w:rsidRPr="00CC6976">
        <w:rPr>
          <w:rFonts w:ascii="Arial" w:hAnsi="Arial" w:cs="Arial"/>
          <w:sz w:val="24"/>
        </w:rPr>
        <w:t>Jog 4 minutes, walk 1 minute - for 20 – 30 minutes</w:t>
      </w:r>
    </w:p>
    <w:p w14:paraId="3D9067AF" w14:textId="77777777" w:rsidR="00B9645F" w:rsidRPr="00CC6976" w:rsidRDefault="00B9645F" w:rsidP="00B9645F">
      <w:pPr>
        <w:numPr>
          <w:ilvl w:val="0"/>
          <w:numId w:val="45"/>
        </w:numPr>
        <w:rPr>
          <w:rFonts w:ascii="Arial" w:hAnsi="Arial" w:cs="Arial"/>
          <w:sz w:val="24"/>
        </w:rPr>
      </w:pPr>
      <w:r w:rsidRPr="00CC6976">
        <w:rPr>
          <w:rFonts w:ascii="Arial" w:hAnsi="Arial" w:cs="Arial"/>
          <w:sz w:val="24"/>
        </w:rPr>
        <w:t>Jog 5 minutes, walk 1 minute - for 20 – 30 minutes</w:t>
      </w:r>
    </w:p>
    <w:p w14:paraId="67E68216" w14:textId="77777777" w:rsidR="00B9645F" w:rsidRPr="00CC6976" w:rsidRDefault="00B9645F" w:rsidP="00B9645F">
      <w:pPr>
        <w:numPr>
          <w:ilvl w:val="0"/>
          <w:numId w:val="45"/>
        </w:numPr>
        <w:rPr>
          <w:rFonts w:ascii="Arial" w:hAnsi="Arial" w:cs="Arial"/>
          <w:sz w:val="24"/>
        </w:rPr>
      </w:pPr>
      <w:r w:rsidRPr="00CC6976">
        <w:rPr>
          <w:rFonts w:ascii="Arial" w:hAnsi="Arial" w:cs="Arial"/>
          <w:sz w:val="24"/>
        </w:rPr>
        <w:t>Eventually you will be able to jog for 20 – 30 minutes and then you can work on jogging longer or faster as you wish.</w:t>
      </w:r>
    </w:p>
    <w:p w14:paraId="1119617C" w14:textId="77777777" w:rsidR="00B9645F" w:rsidRPr="00F05269" w:rsidRDefault="00B9645F" w:rsidP="00B9645F">
      <w:pPr>
        <w:rPr>
          <w:rFonts w:ascii="Arial" w:hAnsi="Arial" w:cs="Arial"/>
          <w:sz w:val="8"/>
        </w:rPr>
      </w:pPr>
    </w:p>
    <w:p w14:paraId="15BD7D35" w14:textId="77777777" w:rsidR="00B9645F" w:rsidRPr="00CC6976" w:rsidRDefault="00B9645F" w:rsidP="00B9645F">
      <w:pPr>
        <w:rPr>
          <w:rFonts w:ascii="Arial" w:hAnsi="Arial" w:cs="Arial"/>
          <w:b/>
          <w:sz w:val="24"/>
        </w:rPr>
      </w:pPr>
      <w:r w:rsidRPr="00CC6976">
        <w:rPr>
          <w:rFonts w:ascii="Arial" w:hAnsi="Arial" w:cs="Arial"/>
          <w:b/>
          <w:sz w:val="24"/>
        </w:rPr>
        <w:t xml:space="preserve">If you want to work out at home try: </w:t>
      </w:r>
    </w:p>
    <w:p w14:paraId="217925B5" w14:textId="77777777" w:rsidR="00B9645F" w:rsidRPr="00CC6976" w:rsidRDefault="00B9645F" w:rsidP="00B9645F">
      <w:pPr>
        <w:numPr>
          <w:ilvl w:val="0"/>
          <w:numId w:val="46"/>
        </w:numPr>
        <w:rPr>
          <w:rFonts w:ascii="Arial" w:hAnsi="Arial" w:cs="Arial"/>
          <w:sz w:val="24"/>
        </w:rPr>
      </w:pPr>
      <w:r w:rsidRPr="00CC6976">
        <w:rPr>
          <w:rFonts w:ascii="Arial" w:hAnsi="Arial" w:cs="Arial"/>
          <w:sz w:val="24"/>
        </w:rPr>
        <w:t xml:space="preserve">Following an </w:t>
      </w:r>
      <w:r>
        <w:rPr>
          <w:rFonts w:ascii="Arial" w:hAnsi="Arial" w:cs="Arial"/>
          <w:sz w:val="24"/>
        </w:rPr>
        <w:t>exercise</w:t>
      </w:r>
      <w:r w:rsidRPr="00CC6976">
        <w:rPr>
          <w:rFonts w:ascii="Arial" w:hAnsi="Arial" w:cs="Arial"/>
          <w:sz w:val="24"/>
        </w:rPr>
        <w:t xml:space="preserve"> video</w:t>
      </w:r>
      <w:r>
        <w:rPr>
          <w:rFonts w:ascii="Arial" w:hAnsi="Arial" w:cs="Arial"/>
          <w:sz w:val="24"/>
        </w:rPr>
        <w:t xml:space="preserve"> – Tabata, Cardio HITT, Zumba, Just Dance</w:t>
      </w:r>
    </w:p>
    <w:p w14:paraId="3FA86739" w14:textId="77777777" w:rsidR="00B9645F" w:rsidRPr="00CC6976" w:rsidRDefault="00B9645F" w:rsidP="00B9645F">
      <w:pPr>
        <w:numPr>
          <w:ilvl w:val="0"/>
          <w:numId w:val="46"/>
        </w:numPr>
        <w:rPr>
          <w:rFonts w:ascii="Arial" w:hAnsi="Arial" w:cs="Arial"/>
          <w:sz w:val="24"/>
        </w:rPr>
      </w:pPr>
      <w:r w:rsidRPr="00CC6976">
        <w:rPr>
          <w:rFonts w:ascii="Arial" w:hAnsi="Arial" w:cs="Arial"/>
          <w:sz w:val="24"/>
        </w:rPr>
        <w:t xml:space="preserve">Going for a walk or jog – walk with a friend </w:t>
      </w:r>
      <w:r>
        <w:rPr>
          <w:rFonts w:ascii="Arial" w:hAnsi="Arial" w:cs="Arial"/>
          <w:sz w:val="24"/>
        </w:rPr>
        <w:t xml:space="preserve">– walk your dog or a friend’s dog </w:t>
      </w:r>
    </w:p>
    <w:p w14:paraId="3A8CC0B6" w14:textId="77777777" w:rsidR="00B9645F" w:rsidRPr="00CC6976" w:rsidRDefault="00B9645F" w:rsidP="00B9645F">
      <w:pPr>
        <w:numPr>
          <w:ilvl w:val="0"/>
          <w:numId w:val="46"/>
        </w:numPr>
        <w:rPr>
          <w:rFonts w:ascii="Arial" w:hAnsi="Arial" w:cs="Arial"/>
          <w:sz w:val="24"/>
        </w:rPr>
      </w:pPr>
      <w:r w:rsidRPr="00CC6976">
        <w:rPr>
          <w:rFonts w:ascii="Arial" w:hAnsi="Arial" w:cs="Arial"/>
          <w:sz w:val="24"/>
        </w:rPr>
        <w:t>Play sports with friends – soccer, ball hockey, basketball</w:t>
      </w:r>
    </w:p>
    <w:p w14:paraId="44C9D923" w14:textId="77777777" w:rsidR="00B9645F" w:rsidRPr="00CC6976" w:rsidRDefault="00B9645F" w:rsidP="00B9645F">
      <w:pPr>
        <w:numPr>
          <w:ilvl w:val="0"/>
          <w:numId w:val="46"/>
        </w:numPr>
        <w:rPr>
          <w:rFonts w:ascii="Arial" w:hAnsi="Arial" w:cs="Arial"/>
          <w:sz w:val="24"/>
        </w:rPr>
      </w:pPr>
      <w:r w:rsidRPr="00CC6976">
        <w:rPr>
          <w:rFonts w:ascii="Arial" w:hAnsi="Arial" w:cs="Arial"/>
          <w:sz w:val="24"/>
        </w:rPr>
        <w:t>Circuit train – 2 minutes skipping, 2 minutes jogging, 2 minutes stairs …</w:t>
      </w:r>
    </w:p>
    <w:p w14:paraId="0E9BF773" w14:textId="77777777" w:rsidR="00B9645F" w:rsidRPr="00CC6976" w:rsidRDefault="00B9645F" w:rsidP="00B9645F">
      <w:pPr>
        <w:numPr>
          <w:ilvl w:val="0"/>
          <w:numId w:val="46"/>
        </w:numPr>
        <w:rPr>
          <w:rFonts w:ascii="Arial" w:hAnsi="Arial" w:cs="Arial"/>
          <w:sz w:val="24"/>
        </w:rPr>
      </w:pPr>
      <w:r w:rsidRPr="00CC6976">
        <w:rPr>
          <w:rFonts w:ascii="Arial" w:hAnsi="Arial" w:cs="Arial"/>
          <w:sz w:val="24"/>
        </w:rPr>
        <w:t>Dance in your living room – slow dancing does not count!</w:t>
      </w:r>
      <w:r>
        <w:rPr>
          <w:rFonts w:ascii="Arial" w:hAnsi="Arial" w:cs="Arial"/>
          <w:sz w:val="24"/>
        </w:rPr>
        <w:t xml:space="preserve"> </w:t>
      </w:r>
      <w:r w:rsidRPr="005B0CE8">
        <w:rPr>
          <mc:AlternateContent>
            <mc:Choice Requires="w16se">
              <w:rFonts w:ascii="Arial" w:hAnsi="Arial" w:cs="Arial"/>
            </mc:Choice>
            <mc:Fallback>
              <w:rFonts w:ascii="Segoe UI Emoji" w:eastAsia="Segoe UI Emoji" w:hAnsi="Segoe UI Emoji" w:cs="Segoe UI Emoji"/>
            </mc:Fallback>
          </mc:AlternateContent>
          <w:sz w:val="24"/>
        </w:rPr>
        <mc:AlternateContent>
          <mc:Choice Requires="w16se">
            <w16se:symEx w16se:font="Segoe UI Emoji" w16se:char="1F609"/>
          </mc:Choice>
          <mc:Fallback>
            <w:t>😉</w:t>
          </mc:Fallback>
        </mc:AlternateContent>
      </w:r>
    </w:p>
    <w:p w14:paraId="1070A131" w14:textId="77777777" w:rsidR="00B9645F" w:rsidRPr="00CC6976" w:rsidRDefault="00B9645F" w:rsidP="00B9645F">
      <w:pPr>
        <w:numPr>
          <w:ilvl w:val="0"/>
          <w:numId w:val="46"/>
        </w:numPr>
        <w:rPr>
          <w:rFonts w:ascii="Arial" w:hAnsi="Arial" w:cs="Arial"/>
          <w:sz w:val="24"/>
        </w:rPr>
      </w:pPr>
      <w:r w:rsidRPr="00CC6976">
        <w:rPr>
          <w:rFonts w:ascii="Arial" w:hAnsi="Arial" w:cs="Arial"/>
          <w:sz w:val="24"/>
        </w:rPr>
        <w:t>Going for a walk or a jog</w:t>
      </w:r>
    </w:p>
    <w:p w14:paraId="4BE480EF" w14:textId="77777777" w:rsidR="00B9645F" w:rsidRPr="00CC6976" w:rsidRDefault="00B9645F" w:rsidP="00B9645F">
      <w:pPr>
        <w:numPr>
          <w:ilvl w:val="0"/>
          <w:numId w:val="46"/>
        </w:numPr>
        <w:rPr>
          <w:rFonts w:ascii="Arial" w:hAnsi="Arial" w:cs="Arial"/>
          <w:sz w:val="24"/>
        </w:rPr>
      </w:pPr>
      <w:r w:rsidRPr="00CC6976">
        <w:rPr>
          <w:rFonts w:ascii="Arial" w:hAnsi="Arial" w:cs="Arial"/>
          <w:sz w:val="24"/>
        </w:rPr>
        <w:t xml:space="preserve">Do Circuits – 10 Squat Jumps – 10 Push-Ups – 10 Mountain Climbers – repeat 3 times etc </w:t>
      </w:r>
    </w:p>
    <w:p w14:paraId="18332A24" w14:textId="77777777" w:rsidR="00B9645F" w:rsidRPr="00F05269" w:rsidRDefault="00B9645F" w:rsidP="00B9645F">
      <w:pPr>
        <w:rPr>
          <w:rFonts w:ascii="Arial" w:hAnsi="Arial" w:cs="Arial"/>
          <w:sz w:val="10"/>
        </w:rPr>
      </w:pPr>
    </w:p>
    <w:p w14:paraId="7DE46E55" w14:textId="77777777" w:rsidR="00B9645F" w:rsidRPr="00CC6976" w:rsidRDefault="00B9645F" w:rsidP="00B9645F">
      <w:pPr>
        <w:rPr>
          <w:rFonts w:ascii="Arial" w:hAnsi="Arial" w:cs="Arial"/>
          <w:b/>
          <w:sz w:val="24"/>
        </w:rPr>
      </w:pPr>
      <w:r w:rsidRPr="00CC6976">
        <w:rPr>
          <w:rFonts w:ascii="Arial" w:hAnsi="Arial" w:cs="Arial"/>
          <w:b/>
          <w:sz w:val="24"/>
        </w:rPr>
        <w:t>If you can join a gym you can:</w:t>
      </w:r>
    </w:p>
    <w:p w14:paraId="3F69A91E" w14:textId="77777777" w:rsidR="00B9645F" w:rsidRPr="00CC6976" w:rsidRDefault="00B9645F" w:rsidP="00B9645F">
      <w:pPr>
        <w:numPr>
          <w:ilvl w:val="0"/>
          <w:numId w:val="46"/>
        </w:numPr>
        <w:rPr>
          <w:rFonts w:ascii="Arial" w:hAnsi="Arial" w:cs="Arial"/>
          <w:sz w:val="24"/>
        </w:rPr>
      </w:pPr>
      <w:r w:rsidRPr="00CC6976">
        <w:rPr>
          <w:rFonts w:ascii="Arial" w:hAnsi="Arial" w:cs="Arial"/>
          <w:sz w:val="24"/>
        </w:rPr>
        <w:t xml:space="preserve">Take </w:t>
      </w:r>
      <w:r>
        <w:rPr>
          <w:rFonts w:ascii="Arial" w:hAnsi="Arial" w:cs="Arial"/>
          <w:sz w:val="24"/>
        </w:rPr>
        <w:t>Group Fitness Classes</w:t>
      </w:r>
      <w:r w:rsidRPr="00CC6976">
        <w:rPr>
          <w:rFonts w:ascii="Arial" w:hAnsi="Arial" w:cs="Arial"/>
          <w:sz w:val="24"/>
        </w:rPr>
        <w:t xml:space="preserve"> – </w:t>
      </w:r>
      <w:r>
        <w:rPr>
          <w:rFonts w:ascii="Arial" w:hAnsi="Arial" w:cs="Arial"/>
          <w:sz w:val="24"/>
        </w:rPr>
        <w:t>Boot camp, Tabata, Cross-fit, Box fit, Dance, Spinning…</w:t>
      </w:r>
      <w:r w:rsidRPr="00CC6976">
        <w:rPr>
          <w:rFonts w:ascii="Arial" w:hAnsi="Arial" w:cs="Arial"/>
          <w:sz w:val="24"/>
        </w:rPr>
        <w:t xml:space="preserve">  </w:t>
      </w:r>
    </w:p>
    <w:p w14:paraId="5389AFA6" w14:textId="77777777" w:rsidR="00B9645F" w:rsidRPr="00CC6976" w:rsidRDefault="00B9645F" w:rsidP="00B9645F">
      <w:pPr>
        <w:numPr>
          <w:ilvl w:val="0"/>
          <w:numId w:val="46"/>
        </w:numPr>
        <w:rPr>
          <w:rFonts w:ascii="Arial" w:hAnsi="Arial" w:cs="Arial"/>
          <w:sz w:val="24"/>
        </w:rPr>
      </w:pPr>
      <w:r w:rsidRPr="00CC6976">
        <w:rPr>
          <w:rFonts w:ascii="Arial" w:hAnsi="Arial" w:cs="Arial"/>
          <w:sz w:val="24"/>
        </w:rPr>
        <w:t>Try the stationary bike, the recumbent bike, the treadmill, the Stairmaster, the elliptical, the rowing machine, the Step master - they are all great!</w:t>
      </w:r>
    </w:p>
    <w:p w14:paraId="642465A5" w14:textId="77777777" w:rsidR="00B9645F" w:rsidRPr="00CC6976" w:rsidRDefault="00B9645F" w:rsidP="00B9645F">
      <w:pPr>
        <w:numPr>
          <w:ilvl w:val="0"/>
          <w:numId w:val="46"/>
        </w:numPr>
        <w:rPr>
          <w:rFonts w:ascii="Arial" w:hAnsi="Arial" w:cs="Arial"/>
          <w:sz w:val="24"/>
        </w:rPr>
      </w:pPr>
      <w:r w:rsidRPr="00CC6976">
        <w:rPr>
          <w:rFonts w:ascii="Arial" w:hAnsi="Arial" w:cs="Arial"/>
          <w:sz w:val="24"/>
        </w:rPr>
        <w:t xml:space="preserve">Play soccer, ball hockey, basketball, squash, badminton </w:t>
      </w:r>
    </w:p>
    <w:p w14:paraId="635C4BD2" w14:textId="77777777" w:rsidR="00B9645F" w:rsidRPr="00CC6976" w:rsidRDefault="00B9645F" w:rsidP="00B9645F">
      <w:pPr>
        <w:numPr>
          <w:ilvl w:val="0"/>
          <w:numId w:val="46"/>
        </w:numPr>
        <w:rPr>
          <w:rFonts w:ascii="Arial" w:hAnsi="Arial" w:cs="Arial"/>
          <w:sz w:val="24"/>
        </w:rPr>
      </w:pPr>
      <w:r w:rsidRPr="00CC6976">
        <w:rPr>
          <w:rFonts w:ascii="Arial" w:hAnsi="Arial" w:cs="Arial"/>
          <w:sz w:val="24"/>
        </w:rPr>
        <w:t>Swim laps, take aqua fitness classes, jog in the shallow end of the pool, try deep water jogging</w:t>
      </w:r>
    </w:p>
    <w:p w14:paraId="66D5B22B" w14:textId="77777777" w:rsidR="00B9645F" w:rsidRPr="00CC6976" w:rsidRDefault="00B9645F" w:rsidP="00B9645F">
      <w:pPr>
        <w:rPr>
          <w:rFonts w:ascii="Arial" w:hAnsi="Arial" w:cs="Arial"/>
          <w:sz w:val="14"/>
        </w:rPr>
      </w:pPr>
    </w:p>
    <w:p w14:paraId="2F2117A1" w14:textId="77777777" w:rsidR="00B9645F" w:rsidRPr="00CC6976" w:rsidRDefault="00B9645F" w:rsidP="00B9645F">
      <w:pPr>
        <w:rPr>
          <w:rFonts w:ascii="Arial" w:hAnsi="Arial" w:cs="Arial"/>
          <w:b/>
          <w:sz w:val="24"/>
        </w:rPr>
      </w:pPr>
      <w:r w:rsidRPr="00CC6976">
        <w:rPr>
          <w:rFonts w:ascii="Arial" w:hAnsi="Arial" w:cs="Arial"/>
          <w:b/>
          <w:sz w:val="24"/>
        </w:rPr>
        <w:t xml:space="preserve">If we still haven’t tickled your fancy try outdoor activities like:  </w:t>
      </w:r>
    </w:p>
    <w:p w14:paraId="23944692" w14:textId="77777777" w:rsidR="00B9645F" w:rsidRPr="00CC6976" w:rsidRDefault="00B9645F" w:rsidP="00B9645F">
      <w:pPr>
        <w:numPr>
          <w:ilvl w:val="0"/>
          <w:numId w:val="46"/>
        </w:numPr>
        <w:rPr>
          <w:rFonts w:ascii="Arial" w:hAnsi="Arial" w:cs="Arial"/>
          <w:sz w:val="24"/>
        </w:rPr>
      </w:pPr>
      <w:r>
        <w:rPr>
          <w:rFonts w:ascii="Arial" w:hAnsi="Arial" w:cs="Arial"/>
          <w:sz w:val="24"/>
        </w:rPr>
        <w:t xml:space="preserve">Biking / </w:t>
      </w:r>
      <w:r w:rsidRPr="00CC6976">
        <w:rPr>
          <w:rFonts w:ascii="Arial" w:hAnsi="Arial" w:cs="Arial"/>
          <w:sz w:val="24"/>
        </w:rPr>
        <w:t xml:space="preserve">Roller blading </w:t>
      </w:r>
      <w:r>
        <w:rPr>
          <w:rFonts w:ascii="Arial" w:hAnsi="Arial" w:cs="Arial"/>
          <w:sz w:val="24"/>
        </w:rPr>
        <w:t xml:space="preserve">/ Ice Skating </w:t>
      </w:r>
      <w:r w:rsidRPr="00CC6976">
        <w:rPr>
          <w:rFonts w:ascii="Arial" w:hAnsi="Arial" w:cs="Arial"/>
          <w:sz w:val="24"/>
        </w:rPr>
        <w:t>– non-stop for 30 – 60 minutes</w:t>
      </w:r>
    </w:p>
    <w:p w14:paraId="0A6402AB" w14:textId="77777777" w:rsidR="00B9645F" w:rsidRPr="00CC6976" w:rsidRDefault="00B9645F" w:rsidP="00B9645F">
      <w:pPr>
        <w:numPr>
          <w:ilvl w:val="0"/>
          <w:numId w:val="46"/>
        </w:numPr>
        <w:rPr>
          <w:rFonts w:ascii="Arial" w:hAnsi="Arial" w:cs="Arial"/>
          <w:sz w:val="24"/>
        </w:rPr>
      </w:pPr>
      <w:r w:rsidRPr="00CC6976">
        <w:rPr>
          <w:rFonts w:ascii="Arial" w:hAnsi="Arial" w:cs="Arial"/>
          <w:sz w:val="24"/>
        </w:rPr>
        <w:t>Go hiking in the woods or on the mountain.</w:t>
      </w:r>
    </w:p>
    <w:p w14:paraId="39C7135E" w14:textId="77777777" w:rsidR="00B9645F" w:rsidRPr="003736A1" w:rsidRDefault="00B9645F" w:rsidP="00B9645F">
      <w:pPr>
        <w:numPr>
          <w:ilvl w:val="0"/>
          <w:numId w:val="46"/>
        </w:numPr>
        <w:rPr>
          <w:rFonts w:ascii="Arial" w:hAnsi="Arial" w:cs="Arial"/>
          <w:sz w:val="24"/>
        </w:rPr>
      </w:pPr>
      <w:r w:rsidRPr="003736A1">
        <w:rPr>
          <w:rFonts w:ascii="Arial" w:hAnsi="Arial" w:cs="Arial"/>
          <w:sz w:val="24"/>
        </w:rPr>
        <w:t>Go cross-country skiing / Go tobogganing – climbing back up is a great cardio workout.</w:t>
      </w:r>
    </w:p>
    <w:p w14:paraId="253ECE4C" w14:textId="77777777" w:rsidR="00B9645F" w:rsidRPr="00CC6976" w:rsidRDefault="00B9645F" w:rsidP="00B9645F">
      <w:pPr>
        <w:rPr>
          <w:rFonts w:ascii="Arial" w:hAnsi="Arial" w:cs="Arial"/>
        </w:rPr>
      </w:pPr>
    </w:p>
    <w:p w14:paraId="757D0895" w14:textId="77777777" w:rsidR="00B9645F" w:rsidRPr="00CC6976" w:rsidRDefault="00B9645F" w:rsidP="00B9645F">
      <w:pPr>
        <w:rPr>
          <w:rFonts w:ascii="Arial" w:hAnsi="Arial" w:cs="Arial"/>
          <w:sz w:val="24"/>
        </w:rPr>
      </w:pPr>
      <w:r w:rsidRPr="00CC6976">
        <w:rPr>
          <w:rFonts w:ascii="Arial" w:hAnsi="Arial" w:cs="Arial"/>
          <w:b/>
          <w:sz w:val="24"/>
        </w:rPr>
        <w:t>REMEMBER</w:t>
      </w:r>
      <w:r>
        <w:rPr>
          <w:rFonts w:ascii="Arial" w:hAnsi="Arial" w:cs="Arial"/>
          <w:b/>
          <w:sz w:val="24"/>
        </w:rPr>
        <w:t>:</w:t>
      </w:r>
      <w:r w:rsidRPr="00CC6976">
        <w:rPr>
          <w:rFonts w:ascii="Arial" w:hAnsi="Arial" w:cs="Arial"/>
          <w:b/>
          <w:sz w:val="24"/>
        </w:rPr>
        <w:t xml:space="preserve"> </w:t>
      </w:r>
      <w:r>
        <w:rPr>
          <w:rFonts w:ascii="Arial" w:hAnsi="Arial" w:cs="Arial"/>
          <w:b/>
          <w:sz w:val="24"/>
        </w:rPr>
        <w:t xml:space="preserve"> - </w:t>
      </w:r>
      <w:r w:rsidRPr="00CC6976">
        <w:rPr>
          <w:rFonts w:ascii="Arial" w:hAnsi="Arial" w:cs="Arial"/>
          <w:sz w:val="24"/>
        </w:rPr>
        <w:t>Every day you should spend at least 30-60 minutes doing physical activity</w:t>
      </w:r>
    </w:p>
    <w:p w14:paraId="58BF2733" w14:textId="77777777" w:rsidR="00B9645F" w:rsidRPr="00CC6976" w:rsidRDefault="00B9645F" w:rsidP="00B9645F">
      <w:pPr>
        <w:ind w:left="720" w:firstLine="720"/>
        <w:rPr>
          <w:rFonts w:ascii="Arial" w:hAnsi="Arial" w:cs="Arial"/>
          <w:sz w:val="24"/>
        </w:rPr>
      </w:pPr>
      <w:r>
        <w:rPr>
          <w:rFonts w:ascii="Arial" w:hAnsi="Arial" w:cs="Arial"/>
          <w:sz w:val="24"/>
        </w:rPr>
        <w:t xml:space="preserve">   - </w:t>
      </w:r>
      <w:r w:rsidRPr="00CC6976">
        <w:rPr>
          <w:rFonts w:ascii="Arial" w:hAnsi="Arial" w:cs="Arial"/>
          <w:sz w:val="24"/>
        </w:rPr>
        <w:t xml:space="preserve">3-5 times a week you should engage in a </w:t>
      </w:r>
      <w:r>
        <w:rPr>
          <w:rFonts w:ascii="Arial" w:hAnsi="Arial" w:cs="Arial"/>
          <w:sz w:val="24"/>
        </w:rPr>
        <w:t xml:space="preserve">vigorous </w:t>
      </w:r>
      <w:r w:rsidRPr="00CC6976">
        <w:rPr>
          <w:rFonts w:ascii="Arial" w:hAnsi="Arial" w:cs="Arial"/>
          <w:sz w:val="24"/>
        </w:rPr>
        <w:t xml:space="preserve">cardiovascular workout. </w:t>
      </w:r>
    </w:p>
    <w:p w14:paraId="36918675" w14:textId="384FBF19" w:rsidR="00B9645F" w:rsidRDefault="00B9645F" w:rsidP="00B9645F">
      <w:pPr>
        <w:rPr>
          <w:rFonts w:ascii="Tahoma" w:hAnsi="Tahoma" w:cs="Tahoma"/>
          <w:b/>
          <w:bCs/>
          <w:sz w:val="28"/>
        </w:rPr>
      </w:pPr>
      <w:r>
        <w:rPr>
          <w:rFonts w:ascii="Arial Narrow" w:hAnsi="Arial Narrow"/>
          <w:sz w:val="24"/>
        </w:rPr>
        <w:br w:type="page"/>
      </w:r>
    </w:p>
    <w:p w14:paraId="53765F99" w14:textId="77777777" w:rsidR="00B9645F" w:rsidRDefault="007A3525" w:rsidP="007A3525">
      <w:pPr>
        <w:rPr>
          <w:rFonts w:ascii="Tahoma" w:hAnsi="Tahoma" w:cs="Tahoma"/>
          <w:b/>
          <w:bCs/>
          <w:sz w:val="28"/>
        </w:rPr>
      </w:pPr>
      <w:r>
        <w:rPr>
          <w:rFonts w:ascii="Tahoma" w:hAnsi="Tahoma" w:cs="Tahoma"/>
          <w:b/>
          <w:bCs/>
          <w:sz w:val="28"/>
        </w:rPr>
        <w:lastRenderedPageBreak/>
        <w:t>MUSCULAR CONDITIONING PROGRAM DEVELOPMENT GUIDELINES</w:t>
      </w:r>
    </w:p>
    <w:p w14:paraId="2136931D" w14:textId="68F9D53C" w:rsidR="007A3525" w:rsidRDefault="007A3525" w:rsidP="007A3525">
      <w:pPr>
        <w:rPr>
          <w:rFonts w:ascii="Tahoma" w:hAnsi="Tahoma" w:cs="Tahoma"/>
          <w:b/>
          <w:bCs/>
          <w:sz w:val="28"/>
        </w:rPr>
      </w:pPr>
      <w:r>
        <w:rPr>
          <w:rFonts w:ascii="Tahoma" w:hAnsi="Tahoma" w:cs="Tahoma"/>
          <w:b/>
          <w:bCs/>
          <w:sz w:val="28"/>
        </w:rPr>
        <w:t xml:space="preserve"> </w:t>
      </w:r>
    </w:p>
    <w:p w14:paraId="7BDAFFC6" w14:textId="77777777" w:rsidR="007A3525" w:rsidRPr="000F5DC6" w:rsidRDefault="007A3525" w:rsidP="007A3525">
      <w:pPr>
        <w:tabs>
          <w:tab w:val="left" w:pos="540"/>
        </w:tabs>
        <w:ind w:right="540"/>
        <w:rPr>
          <w:rFonts w:ascii="Arial" w:hAnsi="Arial" w:cs="Arial"/>
          <w:sz w:val="22"/>
          <w:szCs w:val="22"/>
        </w:rPr>
      </w:pPr>
      <w:r>
        <w:rPr>
          <w:rFonts w:ascii="Tahoma" w:hAnsi="Tahoma" w:cs="Tahoma"/>
          <w:b/>
          <w:bCs/>
        </w:rPr>
        <w:t xml:space="preserve">Step 1: </w:t>
      </w:r>
      <w:r>
        <w:tab/>
      </w:r>
      <w:r w:rsidRPr="000F5DC6">
        <w:rPr>
          <w:rFonts w:ascii="Arial" w:hAnsi="Arial" w:cs="Arial"/>
          <w:sz w:val="22"/>
          <w:szCs w:val="22"/>
        </w:rPr>
        <w:t xml:space="preserve">Determine your personal training goals: </w:t>
      </w:r>
    </w:p>
    <w:p w14:paraId="1B9341A6" w14:textId="77777777" w:rsidR="007A3525" w:rsidRPr="000F5DC6" w:rsidRDefault="007A3525" w:rsidP="007A3525">
      <w:pPr>
        <w:numPr>
          <w:ilvl w:val="2"/>
          <w:numId w:val="47"/>
        </w:numPr>
        <w:tabs>
          <w:tab w:val="clear" w:pos="3600"/>
          <w:tab w:val="left" w:pos="540"/>
        </w:tabs>
        <w:ind w:left="1800" w:right="540"/>
        <w:rPr>
          <w:rFonts w:ascii="Arial" w:hAnsi="Arial" w:cs="Arial"/>
          <w:sz w:val="22"/>
          <w:szCs w:val="22"/>
        </w:rPr>
      </w:pPr>
      <w:r w:rsidRPr="000F5DC6">
        <w:rPr>
          <w:rFonts w:ascii="Arial" w:hAnsi="Arial" w:cs="Arial"/>
          <w:sz w:val="22"/>
          <w:szCs w:val="22"/>
        </w:rPr>
        <w:t xml:space="preserve">Muscle Strength / Muscle Endurance / General Fitness / Body Building </w:t>
      </w:r>
    </w:p>
    <w:p w14:paraId="7B4A3460" w14:textId="77777777" w:rsidR="007A3525" w:rsidRPr="000F5DC6" w:rsidRDefault="007A3525" w:rsidP="007A3525">
      <w:pPr>
        <w:numPr>
          <w:ilvl w:val="2"/>
          <w:numId w:val="47"/>
        </w:numPr>
        <w:tabs>
          <w:tab w:val="clear" w:pos="3600"/>
          <w:tab w:val="left" w:pos="540"/>
        </w:tabs>
        <w:ind w:left="1800" w:right="540"/>
        <w:rPr>
          <w:rFonts w:ascii="Arial" w:hAnsi="Arial" w:cs="Arial"/>
          <w:sz w:val="22"/>
          <w:szCs w:val="22"/>
        </w:rPr>
      </w:pPr>
      <w:r w:rsidRPr="000F5DC6">
        <w:rPr>
          <w:rFonts w:ascii="Arial" w:hAnsi="Arial" w:cs="Arial"/>
          <w:sz w:val="22"/>
          <w:szCs w:val="22"/>
        </w:rPr>
        <w:t xml:space="preserve">Sport Specific Training / Rehabilitation </w:t>
      </w:r>
    </w:p>
    <w:p w14:paraId="68C8341E" w14:textId="77777777" w:rsidR="007A3525" w:rsidRDefault="007A3525" w:rsidP="007A3525">
      <w:pPr>
        <w:pStyle w:val="BlockText"/>
        <w:tabs>
          <w:tab w:val="left" w:pos="540"/>
        </w:tabs>
      </w:pPr>
      <w:r>
        <w:t>Choose the appropriate training intensity (frequency / # sets and reps / # of exercises) that will enable you to effectively achieve your training goals (refer to FITT Table).</w:t>
      </w:r>
    </w:p>
    <w:p w14:paraId="63845CCE" w14:textId="77777777" w:rsidR="007A3525" w:rsidRDefault="007A3525" w:rsidP="007A3525">
      <w:pPr>
        <w:ind w:left="1440" w:right="540" w:hanging="1440"/>
        <w:jc w:val="center"/>
        <w:rPr>
          <w:rFonts w:ascii="Tahoma" w:hAnsi="Tahoma" w:cs="Tahoma"/>
          <w:b/>
          <w:bCs/>
          <w:sz w:val="16"/>
        </w:rPr>
      </w:pPr>
    </w:p>
    <w:p w14:paraId="67E938FA" w14:textId="77777777" w:rsidR="007A3525" w:rsidRDefault="007A3525" w:rsidP="007A3525">
      <w:pPr>
        <w:ind w:left="1440" w:right="540" w:hanging="1440"/>
        <w:rPr>
          <w:rFonts w:ascii="Arial" w:hAnsi="Arial" w:cs="Arial"/>
        </w:rPr>
      </w:pPr>
      <w:r>
        <w:rPr>
          <w:rFonts w:ascii="Tahoma" w:hAnsi="Tahoma" w:cs="Tahoma"/>
          <w:b/>
          <w:bCs/>
        </w:rPr>
        <w:t>Step 2:</w:t>
      </w:r>
      <w:r>
        <w:tab/>
      </w:r>
      <w:r w:rsidRPr="000F5DC6">
        <w:rPr>
          <w:rFonts w:ascii="Arial" w:hAnsi="Arial" w:cs="Arial"/>
          <w:sz w:val="22"/>
          <w:szCs w:val="22"/>
        </w:rPr>
        <w:t>Choose the exercises that you will do. Take into consideration the equipment you have available and your personal likes and dislikes.</w:t>
      </w:r>
    </w:p>
    <w:p w14:paraId="793BCF78" w14:textId="77777777" w:rsidR="007A3525" w:rsidRDefault="007A3525" w:rsidP="007A3525">
      <w:pPr>
        <w:ind w:left="576" w:hanging="1440"/>
        <w:rPr>
          <w:sz w:val="16"/>
        </w:rPr>
      </w:pPr>
      <w:r>
        <w:rPr>
          <w:sz w:val="16"/>
        </w:rPr>
        <w:tab/>
      </w:r>
    </w:p>
    <w:tbl>
      <w:tblPr>
        <w:tblW w:w="105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9"/>
        <w:gridCol w:w="9068"/>
      </w:tblGrid>
      <w:tr w:rsidR="007A3525" w14:paraId="537C80A1" w14:textId="77777777" w:rsidTr="004B676B">
        <w:trPr>
          <w:cantSplit/>
        </w:trPr>
        <w:tc>
          <w:tcPr>
            <w:tcW w:w="10507" w:type="dxa"/>
            <w:gridSpan w:val="2"/>
          </w:tcPr>
          <w:p w14:paraId="06932A14" w14:textId="77777777" w:rsidR="007A3525" w:rsidRDefault="007A3525" w:rsidP="004B676B">
            <w:pPr>
              <w:pStyle w:val="Heading1"/>
              <w:rPr>
                <w:rFonts w:cs="Tahoma"/>
                <w:bCs/>
                <w:szCs w:val="24"/>
                <w:lang w:eastAsia="en-US"/>
              </w:rPr>
            </w:pPr>
            <w:r>
              <w:rPr>
                <w:rFonts w:cs="Tahoma"/>
                <w:bCs/>
                <w:szCs w:val="24"/>
                <w:lang w:eastAsia="en-US"/>
              </w:rPr>
              <w:t>EXERCISE SELECTION for a FULL BODY WORKOUT</w:t>
            </w:r>
          </w:p>
          <w:p w14:paraId="56C201ED" w14:textId="77777777" w:rsidR="007A3525" w:rsidRPr="000F5DC6" w:rsidRDefault="007A3525" w:rsidP="004B676B">
            <w:pPr>
              <w:numPr>
                <w:ilvl w:val="0"/>
                <w:numId w:val="48"/>
              </w:numPr>
              <w:tabs>
                <w:tab w:val="clear" w:pos="1440"/>
                <w:tab w:val="num" w:pos="972"/>
              </w:tabs>
              <w:ind w:hanging="648"/>
              <w:rPr>
                <w:rFonts w:ascii="Arial" w:hAnsi="Arial" w:cs="Arial"/>
                <w:sz w:val="22"/>
                <w:szCs w:val="22"/>
              </w:rPr>
            </w:pPr>
            <w:r w:rsidRPr="000F5DC6">
              <w:rPr>
                <w:rFonts w:ascii="Arial" w:hAnsi="Arial" w:cs="Arial"/>
                <w:sz w:val="22"/>
                <w:szCs w:val="22"/>
              </w:rPr>
              <w:t>Choose exercises from each of the Major Muscle Groups</w:t>
            </w:r>
          </w:p>
          <w:p w14:paraId="6BD0D7EE" w14:textId="77777777" w:rsidR="007A3525" w:rsidRPr="000F5DC6" w:rsidRDefault="007A3525" w:rsidP="004B676B">
            <w:pPr>
              <w:numPr>
                <w:ilvl w:val="0"/>
                <w:numId w:val="48"/>
              </w:numPr>
              <w:tabs>
                <w:tab w:val="clear" w:pos="1440"/>
                <w:tab w:val="num" w:pos="972"/>
              </w:tabs>
              <w:ind w:hanging="648"/>
              <w:rPr>
                <w:rFonts w:ascii="Arial" w:hAnsi="Arial" w:cs="Arial"/>
                <w:sz w:val="22"/>
                <w:szCs w:val="22"/>
              </w:rPr>
            </w:pPr>
            <w:r w:rsidRPr="000F5DC6">
              <w:rPr>
                <w:rFonts w:ascii="Arial" w:hAnsi="Arial" w:cs="Arial"/>
                <w:sz w:val="22"/>
                <w:szCs w:val="22"/>
              </w:rPr>
              <w:t>Be sure to work opposite muscles (chest / upper back etc.) for muscle balance.</w:t>
            </w:r>
          </w:p>
          <w:p w14:paraId="45F8C8CF" w14:textId="77777777" w:rsidR="007A3525" w:rsidRPr="000F5DC6" w:rsidRDefault="007A3525" w:rsidP="004B676B">
            <w:pPr>
              <w:numPr>
                <w:ilvl w:val="0"/>
                <w:numId w:val="48"/>
              </w:numPr>
              <w:tabs>
                <w:tab w:val="clear" w:pos="1440"/>
                <w:tab w:val="num" w:pos="972"/>
              </w:tabs>
              <w:ind w:hanging="648"/>
              <w:rPr>
                <w:rFonts w:ascii="Arial" w:hAnsi="Arial" w:cs="Arial"/>
                <w:sz w:val="22"/>
                <w:szCs w:val="22"/>
              </w:rPr>
            </w:pPr>
            <w:r w:rsidRPr="000F5DC6">
              <w:rPr>
                <w:rFonts w:ascii="Arial" w:hAnsi="Arial" w:cs="Arial"/>
                <w:sz w:val="22"/>
                <w:szCs w:val="22"/>
              </w:rPr>
              <w:t>Focus on large muscle groups</w:t>
            </w:r>
          </w:p>
          <w:p w14:paraId="743C9712" w14:textId="77777777" w:rsidR="007A3525" w:rsidRDefault="007A3525" w:rsidP="004B676B">
            <w:pPr>
              <w:numPr>
                <w:ilvl w:val="0"/>
                <w:numId w:val="48"/>
              </w:numPr>
              <w:tabs>
                <w:tab w:val="clear" w:pos="1440"/>
                <w:tab w:val="num" w:pos="972"/>
              </w:tabs>
              <w:ind w:hanging="648"/>
            </w:pPr>
            <w:r w:rsidRPr="000F5DC6">
              <w:rPr>
                <w:rFonts w:ascii="Arial" w:hAnsi="Arial" w:cs="Arial"/>
                <w:sz w:val="22"/>
                <w:szCs w:val="22"/>
              </w:rPr>
              <w:t>Train large muscle groups first and smaller muscle groups after.</w:t>
            </w:r>
          </w:p>
        </w:tc>
      </w:tr>
      <w:tr w:rsidR="007A3525" w14:paraId="7F0FAFD8" w14:textId="77777777" w:rsidTr="004B676B">
        <w:tc>
          <w:tcPr>
            <w:tcW w:w="1439" w:type="dxa"/>
          </w:tcPr>
          <w:p w14:paraId="6A5F7A53" w14:textId="77777777" w:rsidR="007A3525" w:rsidRDefault="007A3525" w:rsidP="004B676B">
            <w:pPr>
              <w:rPr>
                <w:rFonts w:ascii="Tahoma" w:hAnsi="Tahoma" w:cs="Tahoma"/>
                <w:b/>
                <w:bCs/>
                <w:sz w:val="22"/>
              </w:rPr>
            </w:pPr>
            <w:r w:rsidRPr="002152EE">
              <w:rPr>
                <w:rFonts w:ascii="Tahoma" w:hAnsi="Tahoma" w:cs="Tahoma"/>
                <w:b/>
                <w:bCs/>
                <w:sz w:val="22"/>
              </w:rPr>
              <w:t>Legs</w:t>
            </w:r>
          </w:p>
          <w:p w14:paraId="6BE4BA2F" w14:textId="77777777" w:rsidR="007A3525" w:rsidRPr="002152EE" w:rsidRDefault="007A3525" w:rsidP="004B676B">
            <w:pPr>
              <w:rPr>
                <w:rFonts w:ascii="Tahoma" w:hAnsi="Tahoma" w:cs="Tahoma"/>
                <w:b/>
                <w:bCs/>
                <w:sz w:val="22"/>
              </w:rPr>
            </w:pPr>
          </w:p>
        </w:tc>
        <w:tc>
          <w:tcPr>
            <w:tcW w:w="9068" w:type="dxa"/>
          </w:tcPr>
          <w:p w14:paraId="40C79CD4" w14:textId="77777777" w:rsidR="007A3525" w:rsidRPr="002152EE" w:rsidRDefault="007A3525" w:rsidP="004B676B">
            <w:pPr>
              <w:rPr>
                <w:rFonts w:ascii="Arial" w:hAnsi="Arial" w:cs="Arial"/>
                <w:sz w:val="24"/>
                <w:szCs w:val="24"/>
              </w:rPr>
            </w:pPr>
            <w:r w:rsidRPr="002152EE">
              <w:rPr>
                <w:rFonts w:ascii="Arial" w:hAnsi="Arial" w:cs="Arial"/>
                <w:sz w:val="24"/>
                <w:szCs w:val="24"/>
              </w:rPr>
              <w:t>Muscles = Quadriceps, Gluteals, Hamstrings, Inner Thigh, Outer Thigh</w:t>
            </w:r>
          </w:p>
          <w:p w14:paraId="44D83F51" w14:textId="77777777" w:rsidR="007A3525" w:rsidRPr="002152EE" w:rsidRDefault="007A3525" w:rsidP="004B676B">
            <w:pPr>
              <w:rPr>
                <w:rFonts w:ascii="Arial" w:hAnsi="Arial" w:cs="Arial"/>
                <w:sz w:val="24"/>
                <w:szCs w:val="24"/>
              </w:rPr>
            </w:pPr>
            <w:r w:rsidRPr="002152EE">
              <w:rPr>
                <w:rFonts w:ascii="Arial" w:hAnsi="Arial" w:cs="Arial"/>
                <w:sz w:val="24"/>
                <w:szCs w:val="24"/>
              </w:rPr>
              <w:t>Exercise Options:</w:t>
            </w:r>
          </w:p>
          <w:p w14:paraId="3701D926" w14:textId="77777777" w:rsidR="007A3525" w:rsidRPr="002152EE" w:rsidRDefault="007A3525" w:rsidP="004B676B">
            <w:pPr>
              <w:ind w:left="72"/>
              <w:rPr>
                <w:rFonts w:ascii="Arial" w:hAnsi="Arial" w:cs="Arial"/>
                <w:sz w:val="24"/>
                <w:szCs w:val="24"/>
              </w:rPr>
            </w:pPr>
            <w:r w:rsidRPr="002152EE">
              <w:rPr>
                <w:rFonts w:ascii="Arial" w:hAnsi="Arial" w:cs="Arial"/>
                <w:sz w:val="24"/>
                <w:szCs w:val="24"/>
              </w:rPr>
              <w:t xml:space="preserve">a) Train all leg muscles together – (squats, lunges - work all leg muscles simultaneously) </w:t>
            </w:r>
          </w:p>
          <w:p w14:paraId="5CF44EA9" w14:textId="77777777" w:rsidR="007A3525" w:rsidRPr="002152EE" w:rsidRDefault="007A3525" w:rsidP="004B676B">
            <w:pPr>
              <w:ind w:left="252" w:hanging="180"/>
              <w:rPr>
                <w:rFonts w:ascii="Arial" w:hAnsi="Arial" w:cs="Arial"/>
                <w:sz w:val="24"/>
                <w:szCs w:val="24"/>
              </w:rPr>
            </w:pPr>
            <w:r w:rsidRPr="002152EE">
              <w:rPr>
                <w:rFonts w:ascii="Arial" w:hAnsi="Arial" w:cs="Arial"/>
                <w:sz w:val="24"/>
                <w:szCs w:val="24"/>
              </w:rPr>
              <w:t>+/ or</w:t>
            </w:r>
          </w:p>
          <w:p w14:paraId="237A8AA7" w14:textId="77777777" w:rsidR="007A3525" w:rsidRPr="002152EE" w:rsidRDefault="007A3525" w:rsidP="004B676B">
            <w:pPr>
              <w:ind w:left="72"/>
              <w:rPr>
                <w:rFonts w:ascii="Arial" w:hAnsi="Arial" w:cs="Arial"/>
                <w:sz w:val="24"/>
                <w:szCs w:val="24"/>
              </w:rPr>
            </w:pPr>
            <w:r w:rsidRPr="002152EE">
              <w:rPr>
                <w:rFonts w:ascii="Arial" w:hAnsi="Arial" w:cs="Arial"/>
                <w:sz w:val="24"/>
                <w:szCs w:val="24"/>
              </w:rPr>
              <w:t xml:space="preserve">b) Isolate each muscle – </w:t>
            </w:r>
          </w:p>
          <w:p w14:paraId="2F25F9AB" w14:textId="77777777" w:rsidR="007A3525" w:rsidRPr="002152EE" w:rsidRDefault="007A3525" w:rsidP="004B676B">
            <w:pPr>
              <w:pStyle w:val="BodyTextIndent"/>
              <w:tabs>
                <w:tab w:val="num" w:pos="72"/>
              </w:tabs>
              <w:ind w:left="72"/>
              <w:rPr>
                <w:rFonts w:ascii="Arial" w:hAnsi="Arial" w:cs="Arial"/>
              </w:rPr>
            </w:pPr>
            <w:r w:rsidRPr="002152EE">
              <w:rPr>
                <w:rFonts w:ascii="Arial" w:hAnsi="Arial" w:cs="Arial"/>
                <w:b/>
                <w:bCs/>
              </w:rPr>
              <w:t>Quadriceps</w:t>
            </w:r>
            <w:r w:rsidRPr="002152EE">
              <w:rPr>
                <w:rFonts w:ascii="Arial" w:hAnsi="Arial" w:cs="Arial"/>
              </w:rPr>
              <w:t xml:space="preserve"> (knee extensions) –   </w:t>
            </w:r>
            <w:r w:rsidRPr="002152EE">
              <w:rPr>
                <w:rFonts w:ascii="Arial" w:hAnsi="Arial" w:cs="Arial"/>
                <w:b/>
                <w:bCs/>
              </w:rPr>
              <w:t>Hamstrings</w:t>
            </w:r>
            <w:r w:rsidRPr="002152EE">
              <w:rPr>
                <w:rFonts w:ascii="Arial" w:hAnsi="Arial" w:cs="Arial"/>
              </w:rPr>
              <w:t xml:space="preserve"> (leg curls / hamstring bridge / dead lifts) Gluteals (hamstring bridge / gluteal press / dead lifts), </w:t>
            </w:r>
          </w:p>
          <w:p w14:paraId="5EE7D628" w14:textId="77777777" w:rsidR="007A3525" w:rsidRPr="002152EE" w:rsidRDefault="007A3525" w:rsidP="004B676B">
            <w:pPr>
              <w:tabs>
                <w:tab w:val="num" w:pos="72"/>
              </w:tabs>
              <w:ind w:left="72"/>
              <w:rPr>
                <w:rFonts w:ascii="Arial" w:hAnsi="Arial" w:cs="Arial"/>
                <w:sz w:val="24"/>
                <w:szCs w:val="24"/>
              </w:rPr>
            </w:pPr>
            <w:r w:rsidRPr="002152EE">
              <w:rPr>
                <w:rFonts w:ascii="Arial" w:hAnsi="Arial" w:cs="Arial"/>
                <w:b/>
                <w:bCs/>
                <w:sz w:val="24"/>
                <w:szCs w:val="24"/>
              </w:rPr>
              <w:t>Inner Thigh</w:t>
            </w:r>
            <w:r w:rsidRPr="002152EE">
              <w:rPr>
                <w:rFonts w:ascii="Arial" w:hAnsi="Arial" w:cs="Arial"/>
                <w:sz w:val="24"/>
                <w:szCs w:val="24"/>
              </w:rPr>
              <w:t xml:space="preserve"> (inner thigh raises) - </w:t>
            </w:r>
            <w:r w:rsidRPr="002152EE">
              <w:rPr>
                <w:rFonts w:ascii="Arial" w:hAnsi="Arial" w:cs="Arial"/>
                <w:b/>
                <w:bCs/>
                <w:sz w:val="24"/>
                <w:szCs w:val="24"/>
              </w:rPr>
              <w:t>Outer thigh</w:t>
            </w:r>
            <w:r w:rsidRPr="002152EE">
              <w:rPr>
                <w:rFonts w:ascii="Arial" w:hAnsi="Arial" w:cs="Arial"/>
                <w:sz w:val="24"/>
                <w:szCs w:val="24"/>
              </w:rPr>
              <w:t xml:space="preserve"> (outer thigh raises) - </w:t>
            </w:r>
            <w:r w:rsidRPr="002152EE">
              <w:rPr>
                <w:rFonts w:ascii="Arial" w:hAnsi="Arial" w:cs="Arial"/>
                <w:b/>
                <w:bCs/>
                <w:sz w:val="24"/>
                <w:szCs w:val="24"/>
              </w:rPr>
              <w:t>Calves</w:t>
            </w:r>
            <w:r w:rsidRPr="002152EE">
              <w:rPr>
                <w:rFonts w:ascii="Arial" w:hAnsi="Arial" w:cs="Arial"/>
                <w:sz w:val="24"/>
                <w:szCs w:val="24"/>
              </w:rPr>
              <w:t xml:space="preserve"> (heel raises) </w:t>
            </w:r>
          </w:p>
        </w:tc>
      </w:tr>
      <w:tr w:rsidR="007A3525" w:rsidRPr="00B962B7" w14:paraId="2F19287F" w14:textId="77777777" w:rsidTr="004B676B">
        <w:tc>
          <w:tcPr>
            <w:tcW w:w="1439" w:type="dxa"/>
          </w:tcPr>
          <w:p w14:paraId="17D9E037" w14:textId="77777777" w:rsidR="007A3525" w:rsidRPr="00B962B7" w:rsidRDefault="007A3525" w:rsidP="004B676B">
            <w:pPr>
              <w:rPr>
                <w:rFonts w:ascii="Tahoma" w:hAnsi="Tahoma" w:cs="Tahoma"/>
                <w:b/>
                <w:bCs/>
                <w:sz w:val="22"/>
              </w:rPr>
            </w:pPr>
            <w:r w:rsidRPr="00B962B7">
              <w:rPr>
                <w:rFonts w:ascii="Tahoma" w:hAnsi="Tahoma" w:cs="Tahoma"/>
                <w:b/>
                <w:bCs/>
                <w:sz w:val="22"/>
              </w:rPr>
              <w:t xml:space="preserve">Chest </w:t>
            </w:r>
          </w:p>
        </w:tc>
        <w:tc>
          <w:tcPr>
            <w:tcW w:w="9068" w:type="dxa"/>
          </w:tcPr>
          <w:p w14:paraId="1C7B6371" w14:textId="77777777" w:rsidR="007A3525" w:rsidRPr="00B962B7" w:rsidRDefault="007A3525" w:rsidP="004B676B">
            <w:pPr>
              <w:rPr>
                <w:rFonts w:ascii="Arial" w:hAnsi="Arial" w:cs="Arial"/>
                <w:sz w:val="24"/>
                <w:szCs w:val="24"/>
              </w:rPr>
            </w:pPr>
            <w:r w:rsidRPr="00B962B7">
              <w:rPr>
                <w:rFonts w:ascii="Arial" w:hAnsi="Arial" w:cs="Arial"/>
                <w:sz w:val="24"/>
                <w:szCs w:val="24"/>
              </w:rPr>
              <w:t>Muscles = Pectoralis Major, Anterior Shoulder (sometimes triceps are used as well)</w:t>
            </w:r>
          </w:p>
          <w:p w14:paraId="44A2A823" w14:textId="77777777" w:rsidR="007A3525" w:rsidRPr="00B962B7" w:rsidRDefault="007A3525" w:rsidP="004B676B">
            <w:pPr>
              <w:rPr>
                <w:rFonts w:ascii="Arial" w:hAnsi="Arial" w:cs="Arial"/>
                <w:sz w:val="24"/>
                <w:szCs w:val="24"/>
              </w:rPr>
            </w:pPr>
            <w:r w:rsidRPr="00B962B7">
              <w:rPr>
                <w:rFonts w:ascii="Arial" w:hAnsi="Arial" w:cs="Arial"/>
                <w:sz w:val="24"/>
                <w:szCs w:val="24"/>
              </w:rPr>
              <w:t>Exercise Options:   Push-Ups, Bench Press, Flyes</w:t>
            </w:r>
          </w:p>
        </w:tc>
      </w:tr>
      <w:tr w:rsidR="007A3525" w:rsidRPr="00B962B7" w14:paraId="3B6476B0" w14:textId="77777777" w:rsidTr="004B676B">
        <w:tc>
          <w:tcPr>
            <w:tcW w:w="1439" w:type="dxa"/>
          </w:tcPr>
          <w:p w14:paraId="73336B8C" w14:textId="77777777" w:rsidR="007A3525" w:rsidRPr="00B962B7" w:rsidRDefault="007A3525" w:rsidP="004B676B">
            <w:pPr>
              <w:rPr>
                <w:rFonts w:ascii="Tahoma" w:hAnsi="Tahoma" w:cs="Tahoma"/>
                <w:b/>
                <w:bCs/>
                <w:sz w:val="22"/>
              </w:rPr>
            </w:pPr>
            <w:r w:rsidRPr="00B962B7">
              <w:rPr>
                <w:rFonts w:ascii="Tahoma" w:hAnsi="Tahoma" w:cs="Tahoma"/>
                <w:b/>
                <w:bCs/>
                <w:sz w:val="22"/>
              </w:rPr>
              <w:t>Upper Back</w:t>
            </w:r>
          </w:p>
        </w:tc>
        <w:tc>
          <w:tcPr>
            <w:tcW w:w="9068" w:type="dxa"/>
          </w:tcPr>
          <w:p w14:paraId="16B1CAC7" w14:textId="77777777" w:rsidR="007A3525" w:rsidRPr="00B962B7" w:rsidRDefault="007A3525" w:rsidP="004B676B">
            <w:pPr>
              <w:rPr>
                <w:rFonts w:ascii="Arial" w:hAnsi="Arial" w:cs="Arial"/>
                <w:sz w:val="24"/>
                <w:szCs w:val="24"/>
              </w:rPr>
            </w:pPr>
            <w:r w:rsidRPr="00B962B7">
              <w:rPr>
                <w:rFonts w:ascii="Arial" w:hAnsi="Arial" w:cs="Arial"/>
                <w:sz w:val="24"/>
                <w:szCs w:val="24"/>
              </w:rPr>
              <w:t>Muscles = Latissimus Dorsi, Rhomboids, Trapezius, Posterior Shoulder (Biceps are also used)</w:t>
            </w:r>
          </w:p>
          <w:p w14:paraId="3DBD03F1" w14:textId="77777777" w:rsidR="007A3525" w:rsidRPr="00B962B7" w:rsidRDefault="007A3525" w:rsidP="004B676B">
            <w:pPr>
              <w:rPr>
                <w:rFonts w:ascii="Arial" w:hAnsi="Arial" w:cs="Arial"/>
                <w:sz w:val="24"/>
                <w:szCs w:val="24"/>
              </w:rPr>
            </w:pPr>
            <w:r w:rsidRPr="00B962B7">
              <w:rPr>
                <w:rFonts w:ascii="Arial" w:hAnsi="Arial" w:cs="Arial"/>
                <w:sz w:val="24"/>
                <w:szCs w:val="24"/>
              </w:rPr>
              <w:t>Exercise Options:</w:t>
            </w:r>
          </w:p>
          <w:p w14:paraId="174D119D" w14:textId="77777777" w:rsidR="007A3525" w:rsidRPr="00B962B7" w:rsidRDefault="007A3525" w:rsidP="004B676B">
            <w:pPr>
              <w:rPr>
                <w:rFonts w:ascii="Arial" w:hAnsi="Arial" w:cs="Arial"/>
                <w:sz w:val="24"/>
                <w:szCs w:val="24"/>
              </w:rPr>
            </w:pPr>
            <w:r w:rsidRPr="00B962B7">
              <w:rPr>
                <w:rFonts w:ascii="Arial" w:hAnsi="Arial" w:cs="Arial"/>
                <w:sz w:val="24"/>
                <w:szCs w:val="24"/>
              </w:rPr>
              <w:t>a) Bent-over Row, Seated Row, Barbell Row</w:t>
            </w:r>
          </w:p>
          <w:p w14:paraId="02A97E71" w14:textId="77777777" w:rsidR="007A3525" w:rsidRPr="00B962B7" w:rsidRDefault="007A3525" w:rsidP="004B676B">
            <w:pPr>
              <w:rPr>
                <w:rFonts w:ascii="Arial" w:hAnsi="Arial" w:cs="Arial"/>
                <w:sz w:val="24"/>
                <w:szCs w:val="24"/>
              </w:rPr>
            </w:pPr>
            <w:r w:rsidRPr="00B962B7">
              <w:rPr>
                <w:rFonts w:ascii="Arial" w:hAnsi="Arial" w:cs="Arial"/>
                <w:sz w:val="24"/>
                <w:szCs w:val="24"/>
              </w:rPr>
              <w:t>b) Pulls-Ups / Chin-Ups, Lat Pull Down</w:t>
            </w:r>
          </w:p>
        </w:tc>
      </w:tr>
      <w:tr w:rsidR="007A3525" w:rsidRPr="00B962B7" w14:paraId="55235039" w14:textId="77777777" w:rsidTr="004B676B">
        <w:tc>
          <w:tcPr>
            <w:tcW w:w="1439" w:type="dxa"/>
          </w:tcPr>
          <w:p w14:paraId="182A1C47" w14:textId="77777777" w:rsidR="007A3525" w:rsidRPr="00B962B7" w:rsidRDefault="007A3525" w:rsidP="004B676B">
            <w:pPr>
              <w:rPr>
                <w:rFonts w:ascii="Tahoma" w:hAnsi="Tahoma" w:cs="Tahoma"/>
                <w:b/>
                <w:bCs/>
                <w:sz w:val="22"/>
              </w:rPr>
            </w:pPr>
            <w:r w:rsidRPr="00B962B7">
              <w:rPr>
                <w:rFonts w:ascii="Tahoma" w:hAnsi="Tahoma" w:cs="Tahoma"/>
                <w:b/>
                <w:bCs/>
                <w:sz w:val="22"/>
              </w:rPr>
              <w:t>Shoulders</w:t>
            </w:r>
          </w:p>
        </w:tc>
        <w:tc>
          <w:tcPr>
            <w:tcW w:w="9068" w:type="dxa"/>
          </w:tcPr>
          <w:p w14:paraId="228B8E36" w14:textId="77777777" w:rsidR="007A3525" w:rsidRPr="00B962B7" w:rsidRDefault="007A3525" w:rsidP="004B676B">
            <w:pPr>
              <w:rPr>
                <w:rFonts w:ascii="Arial" w:hAnsi="Arial" w:cs="Arial"/>
                <w:sz w:val="24"/>
                <w:szCs w:val="24"/>
              </w:rPr>
            </w:pPr>
            <w:r w:rsidRPr="00B962B7">
              <w:rPr>
                <w:rFonts w:ascii="Arial" w:hAnsi="Arial" w:cs="Arial"/>
                <w:sz w:val="24"/>
                <w:szCs w:val="24"/>
              </w:rPr>
              <w:t>Muscles = Anterior Deltoid / Middle Deltoid / Posterior Deltoid</w:t>
            </w:r>
          </w:p>
          <w:p w14:paraId="5EDB6CDB" w14:textId="77777777" w:rsidR="007A3525" w:rsidRPr="00B962B7" w:rsidRDefault="007A3525" w:rsidP="004B676B">
            <w:pPr>
              <w:rPr>
                <w:rFonts w:ascii="Arial" w:hAnsi="Arial" w:cs="Arial"/>
                <w:sz w:val="24"/>
                <w:szCs w:val="24"/>
              </w:rPr>
            </w:pPr>
            <w:r w:rsidRPr="00B962B7">
              <w:rPr>
                <w:rFonts w:ascii="Arial" w:hAnsi="Arial" w:cs="Arial"/>
                <w:sz w:val="24"/>
                <w:szCs w:val="24"/>
              </w:rPr>
              <w:t>Exercise Options:</w:t>
            </w:r>
          </w:p>
          <w:p w14:paraId="22EBF317" w14:textId="77777777" w:rsidR="007A3525" w:rsidRPr="00B962B7" w:rsidRDefault="007A3525" w:rsidP="004B676B">
            <w:pPr>
              <w:numPr>
                <w:ilvl w:val="0"/>
                <w:numId w:val="49"/>
              </w:numPr>
              <w:rPr>
                <w:rFonts w:ascii="Arial" w:hAnsi="Arial" w:cs="Arial"/>
                <w:sz w:val="24"/>
                <w:szCs w:val="24"/>
              </w:rPr>
            </w:pPr>
            <w:r w:rsidRPr="00B962B7">
              <w:rPr>
                <w:rFonts w:ascii="Arial" w:hAnsi="Arial" w:cs="Arial"/>
                <w:sz w:val="24"/>
                <w:szCs w:val="24"/>
              </w:rPr>
              <w:t>Anterior = Front shoulder raises / also used when working the chest</w:t>
            </w:r>
          </w:p>
          <w:p w14:paraId="50D9718D" w14:textId="77777777" w:rsidR="007A3525" w:rsidRPr="00B962B7" w:rsidRDefault="007A3525" w:rsidP="004B676B">
            <w:pPr>
              <w:numPr>
                <w:ilvl w:val="0"/>
                <w:numId w:val="49"/>
              </w:numPr>
              <w:rPr>
                <w:rFonts w:ascii="Arial" w:hAnsi="Arial" w:cs="Arial"/>
                <w:sz w:val="24"/>
                <w:szCs w:val="24"/>
              </w:rPr>
            </w:pPr>
            <w:r w:rsidRPr="00B962B7">
              <w:rPr>
                <w:rFonts w:ascii="Arial" w:hAnsi="Arial" w:cs="Arial"/>
                <w:sz w:val="24"/>
                <w:szCs w:val="24"/>
              </w:rPr>
              <w:t>Middle = Lateral shoulder raises / Overhead Shoulder Press</w:t>
            </w:r>
          </w:p>
          <w:p w14:paraId="40E610E7" w14:textId="77777777" w:rsidR="007A3525" w:rsidRPr="00B962B7" w:rsidRDefault="007A3525" w:rsidP="004B676B">
            <w:pPr>
              <w:numPr>
                <w:ilvl w:val="0"/>
                <w:numId w:val="49"/>
              </w:numPr>
              <w:rPr>
                <w:rFonts w:ascii="Arial" w:hAnsi="Arial" w:cs="Arial"/>
                <w:sz w:val="24"/>
                <w:szCs w:val="24"/>
              </w:rPr>
            </w:pPr>
            <w:r w:rsidRPr="00B962B7">
              <w:rPr>
                <w:rFonts w:ascii="Arial" w:hAnsi="Arial" w:cs="Arial"/>
                <w:sz w:val="24"/>
                <w:szCs w:val="24"/>
              </w:rPr>
              <w:t>Posterior = Posterior Flyes / also used when working the upper back</w:t>
            </w:r>
          </w:p>
        </w:tc>
      </w:tr>
      <w:tr w:rsidR="007A3525" w:rsidRPr="00B962B7" w14:paraId="4A4002C7" w14:textId="77777777" w:rsidTr="004B676B">
        <w:tc>
          <w:tcPr>
            <w:tcW w:w="1439" w:type="dxa"/>
          </w:tcPr>
          <w:p w14:paraId="46C98089" w14:textId="77777777" w:rsidR="007A3525" w:rsidRPr="00B962B7" w:rsidRDefault="007A3525" w:rsidP="004B676B">
            <w:pPr>
              <w:rPr>
                <w:rFonts w:ascii="Tahoma" w:hAnsi="Tahoma" w:cs="Tahoma"/>
                <w:b/>
                <w:bCs/>
                <w:sz w:val="22"/>
              </w:rPr>
            </w:pPr>
            <w:r w:rsidRPr="00B962B7">
              <w:rPr>
                <w:rFonts w:ascii="Tahoma" w:hAnsi="Tahoma" w:cs="Tahoma"/>
                <w:b/>
                <w:bCs/>
                <w:sz w:val="22"/>
              </w:rPr>
              <w:t>Biceps</w:t>
            </w:r>
          </w:p>
        </w:tc>
        <w:tc>
          <w:tcPr>
            <w:tcW w:w="9068" w:type="dxa"/>
          </w:tcPr>
          <w:p w14:paraId="3B54DBD7" w14:textId="77777777" w:rsidR="007A3525" w:rsidRPr="00B962B7" w:rsidRDefault="007A3525" w:rsidP="004B676B">
            <w:pPr>
              <w:rPr>
                <w:rFonts w:ascii="Arial" w:hAnsi="Arial" w:cs="Arial"/>
                <w:sz w:val="24"/>
                <w:szCs w:val="24"/>
              </w:rPr>
            </w:pPr>
            <w:r w:rsidRPr="00B962B7">
              <w:rPr>
                <w:rFonts w:ascii="Arial" w:hAnsi="Arial" w:cs="Arial"/>
                <w:sz w:val="24"/>
                <w:szCs w:val="24"/>
              </w:rPr>
              <w:t>Muscles = Biceps / Forearm Muscles</w:t>
            </w:r>
          </w:p>
          <w:p w14:paraId="4182994D" w14:textId="77777777" w:rsidR="007A3525" w:rsidRPr="00B962B7" w:rsidRDefault="007A3525" w:rsidP="004B676B">
            <w:pPr>
              <w:rPr>
                <w:rFonts w:ascii="Arial" w:hAnsi="Arial" w:cs="Arial"/>
                <w:sz w:val="24"/>
                <w:szCs w:val="24"/>
              </w:rPr>
            </w:pPr>
            <w:r w:rsidRPr="00B962B7">
              <w:rPr>
                <w:rFonts w:ascii="Arial" w:hAnsi="Arial" w:cs="Arial"/>
                <w:sz w:val="24"/>
                <w:szCs w:val="24"/>
              </w:rPr>
              <w:t>Exercise Options:  Biceps Curls / Chin Ups</w:t>
            </w:r>
          </w:p>
        </w:tc>
      </w:tr>
      <w:tr w:rsidR="007A3525" w:rsidRPr="00B962B7" w14:paraId="6F3A0496" w14:textId="77777777" w:rsidTr="004B676B">
        <w:tc>
          <w:tcPr>
            <w:tcW w:w="1439" w:type="dxa"/>
          </w:tcPr>
          <w:p w14:paraId="14B76409" w14:textId="77777777" w:rsidR="007A3525" w:rsidRPr="00B962B7" w:rsidRDefault="007A3525" w:rsidP="004B676B">
            <w:pPr>
              <w:rPr>
                <w:rFonts w:ascii="Tahoma" w:hAnsi="Tahoma" w:cs="Tahoma"/>
                <w:b/>
                <w:bCs/>
                <w:sz w:val="22"/>
              </w:rPr>
            </w:pPr>
            <w:r w:rsidRPr="00B962B7">
              <w:rPr>
                <w:rFonts w:ascii="Tahoma" w:hAnsi="Tahoma" w:cs="Tahoma"/>
                <w:b/>
                <w:bCs/>
                <w:sz w:val="22"/>
              </w:rPr>
              <w:t>Triceps</w:t>
            </w:r>
          </w:p>
        </w:tc>
        <w:tc>
          <w:tcPr>
            <w:tcW w:w="9068" w:type="dxa"/>
          </w:tcPr>
          <w:p w14:paraId="5A857BA5" w14:textId="77777777" w:rsidR="007A3525" w:rsidRPr="00B962B7" w:rsidRDefault="007A3525" w:rsidP="004B676B">
            <w:pPr>
              <w:rPr>
                <w:rFonts w:ascii="Arial" w:hAnsi="Arial" w:cs="Arial"/>
                <w:sz w:val="24"/>
                <w:szCs w:val="24"/>
              </w:rPr>
            </w:pPr>
            <w:r w:rsidRPr="00B962B7">
              <w:rPr>
                <w:rFonts w:ascii="Arial" w:hAnsi="Arial" w:cs="Arial"/>
                <w:sz w:val="24"/>
                <w:szCs w:val="24"/>
              </w:rPr>
              <w:t>Muscles = Triceps</w:t>
            </w:r>
          </w:p>
          <w:p w14:paraId="4DE542A1" w14:textId="77777777" w:rsidR="007A3525" w:rsidRPr="00B962B7" w:rsidRDefault="007A3525" w:rsidP="004B676B">
            <w:pPr>
              <w:rPr>
                <w:rFonts w:ascii="Arial" w:hAnsi="Arial" w:cs="Arial"/>
                <w:sz w:val="24"/>
                <w:szCs w:val="24"/>
              </w:rPr>
            </w:pPr>
            <w:r w:rsidRPr="00B962B7">
              <w:rPr>
                <w:rFonts w:ascii="Arial" w:hAnsi="Arial" w:cs="Arial"/>
                <w:sz w:val="24"/>
                <w:szCs w:val="24"/>
              </w:rPr>
              <w:t>Exercise Options:   Triceps Dips / Kickbacks / Press Down / Skull Crushers / Push-Ups</w:t>
            </w:r>
          </w:p>
        </w:tc>
      </w:tr>
      <w:tr w:rsidR="007A3525" w:rsidRPr="00B962B7" w14:paraId="06ABD78A" w14:textId="77777777" w:rsidTr="004B676B">
        <w:tc>
          <w:tcPr>
            <w:tcW w:w="1439" w:type="dxa"/>
          </w:tcPr>
          <w:p w14:paraId="1FCED020" w14:textId="77777777" w:rsidR="007A3525" w:rsidRPr="00B962B7" w:rsidRDefault="007A3525" w:rsidP="004B676B">
            <w:pPr>
              <w:rPr>
                <w:rFonts w:ascii="Tahoma" w:hAnsi="Tahoma" w:cs="Tahoma"/>
                <w:b/>
                <w:bCs/>
                <w:sz w:val="22"/>
              </w:rPr>
            </w:pPr>
            <w:r w:rsidRPr="00B962B7">
              <w:rPr>
                <w:rFonts w:ascii="Tahoma" w:hAnsi="Tahoma" w:cs="Tahoma"/>
                <w:b/>
                <w:bCs/>
                <w:sz w:val="22"/>
              </w:rPr>
              <w:t>Trunk</w:t>
            </w:r>
          </w:p>
        </w:tc>
        <w:tc>
          <w:tcPr>
            <w:tcW w:w="9068" w:type="dxa"/>
          </w:tcPr>
          <w:p w14:paraId="5C13292D" w14:textId="77777777" w:rsidR="007A3525" w:rsidRPr="00B962B7" w:rsidRDefault="007A3525" w:rsidP="004B676B">
            <w:pPr>
              <w:rPr>
                <w:rFonts w:ascii="Arial" w:hAnsi="Arial" w:cs="Arial"/>
                <w:sz w:val="24"/>
                <w:szCs w:val="24"/>
              </w:rPr>
            </w:pPr>
            <w:r w:rsidRPr="00B962B7">
              <w:rPr>
                <w:rFonts w:ascii="Arial" w:hAnsi="Arial" w:cs="Arial"/>
                <w:sz w:val="24"/>
                <w:szCs w:val="24"/>
              </w:rPr>
              <w:t>Muscles = Abdominals, Lower back, Obliques, Stabilizers (posture exercises)</w:t>
            </w:r>
          </w:p>
          <w:p w14:paraId="661F7D1C" w14:textId="77777777" w:rsidR="007A3525" w:rsidRPr="00B962B7" w:rsidRDefault="007A3525" w:rsidP="004B676B">
            <w:pPr>
              <w:rPr>
                <w:rFonts w:ascii="Arial" w:hAnsi="Arial" w:cs="Arial"/>
                <w:sz w:val="24"/>
                <w:szCs w:val="24"/>
              </w:rPr>
            </w:pPr>
            <w:r w:rsidRPr="00B962B7">
              <w:rPr>
                <w:rFonts w:ascii="Arial" w:hAnsi="Arial" w:cs="Arial"/>
                <w:sz w:val="24"/>
                <w:szCs w:val="24"/>
              </w:rPr>
              <w:t>Exercise Options:</w:t>
            </w:r>
          </w:p>
          <w:p w14:paraId="610F8C3D" w14:textId="77777777" w:rsidR="007A3525" w:rsidRPr="00B962B7" w:rsidRDefault="007A3525" w:rsidP="004B676B">
            <w:pPr>
              <w:numPr>
                <w:ilvl w:val="0"/>
                <w:numId w:val="50"/>
              </w:numPr>
              <w:rPr>
                <w:rFonts w:ascii="Arial" w:hAnsi="Arial" w:cs="Arial"/>
                <w:sz w:val="24"/>
                <w:szCs w:val="24"/>
              </w:rPr>
            </w:pPr>
            <w:r w:rsidRPr="00B962B7">
              <w:rPr>
                <w:rFonts w:ascii="Arial" w:hAnsi="Arial" w:cs="Arial"/>
                <w:sz w:val="24"/>
                <w:szCs w:val="24"/>
              </w:rPr>
              <w:t>Abdominals – curl-ups / crunches</w:t>
            </w:r>
          </w:p>
          <w:p w14:paraId="2C83DDAC" w14:textId="77777777" w:rsidR="007A3525" w:rsidRPr="00B962B7" w:rsidRDefault="007A3525" w:rsidP="004B676B">
            <w:pPr>
              <w:numPr>
                <w:ilvl w:val="0"/>
                <w:numId w:val="50"/>
              </w:numPr>
              <w:rPr>
                <w:rFonts w:ascii="Arial" w:hAnsi="Arial" w:cs="Arial"/>
                <w:sz w:val="24"/>
                <w:szCs w:val="24"/>
              </w:rPr>
            </w:pPr>
            <w:r w:rsidRPr="00B962B7">
              <w:rPr>
                <w:rFonts w:ascii="Arial" w:hAnsi="Arial" w:cs="Arial"/>
                <w:sz w:val="24"/>
                <w:szCs w:val="24"/>
              </w:rPr>
              <w:t xml:space="preserve">Lower Back – superman / back extensions / dead lifts </w:t>
            </w:r>
          </w:p>
          <w:p w14:paraId="59DBDD55" w14:textId="77777777" w:rsidR="007A3525" w:rsidRPr="00B962B7" w:rsidRDefault="007A3525" w:rsidP="004B676B">
            <w:pPr>
              <w:numPr>
                <w:ilvl w:val="0"/>
                <w:numId w:val="50"/>
              </w:numPr>
              <w:rPr>
                <w:rFonts w:ascii="Arial" w:hAnsi="Arial" w:cs="Arial"/>
                <w:sz w:val="24"/>
                <w:szCs w:val="24"/>
              </w:rPr>
            </w:pPr>
            <w:r w:rsidRPr="00B962B7">
              <w:rPr>
                <w:rFonts w:ascii="Arial" w:hAnsi="Arial" w:cs="Arial"/>
                <w:sz w:val="24"/>
                <w:szCs w:val="24"/>
              </w:rPr>
              <w:t xml:space="preserve">Obliques – side curl-ups / side bends </w:t>
            </w:r>
          </w:p>
          <w:p w14:paraId="62C6FB84" w14:textId="77777777" w:rsidR="007A3525" w:rsidRPr="00B962B7" w:rsidRDefault="007A3525" w:rsidP="004B676B">
            <w:pPr>
              <w:numPr>
                <w:ilvl w:val="0"/>
                <w:numId w:val="50"/>
              </w:numPr>
              <w:rPr>
                <w:rFonts w:ascii="Arial" w:hAnsi="Arial" w:cs="Arial"/>
                <w:sz w:val="24"/>
                <w:szCs w:val="24"/>
              </w:rPr>
            </w:pPr>
            <w:r w:rsidRPr="00B962B7">
              <w:rPr>
                <w:rFonts w:ascii="Arial" w:hAnsi="Arial" w:cs="Arial"/>
                <w:sz w:val="24"/>
                <w:szCs w:val="24"/>
              </w:rPr>
              <w:t>Stabilizers – leg raises / plank / side plank</w:t>
            </w:r>
          </w:p>
        </w:tc>
      </w:tr>
    </w:tbl>
    <w:p w14:paraId="097881C8" w14:textId="77777777" w:rsidR="007A3525" w:rsidRPr="00B962B7" w:rsidRDefault="007A3525" w:rsidP="007A3525">
      <w:pPr>
        <w:ind w:firstLine="720"/>
        <w:jc w:val="center"/>
        <w:rPr>
          <w:sz w:val="12"/>
        </w:rPr>
      </w:pPr>
      <w:r w:rsidRPr="00B962B7">
        <w:t xml:space="preserve"> </w:t>
      </w:r>
    </w:p>
    <w:p w14:paraId="10A79ABA" w14:textId="77777777" w:rsidR="007A3525" w:rsidRDefault="007A3525" w:rsidP="007A3525">
      <w:pPr>
        <w:rPr>
          <w:rFonts w:ascii="Tahoma" w:hAnsi="Tahoma" w:cs="Tahoma"/>
          <w:b/>
          <w:sz w:val="28"/>
          <w:szCs w:val="28"/>
        </w:rPr>
      </w:pPr>
    </w:p>
    <w:p w14:paraId="6F17956B" w14:textId="61298386" w:rsidR="007A3525" w:rsidRPr="00B962B7" w:rsidRDefault="007A3525" w:rsidP="007A3525">
      <w:pPr>
        <w:rPr>
          <w:rFonts w:ascii="Tahoma" w:hAnsi="Tahoma" w:cs="Tahoma"/>
          <w:b/>
          <w:sz w:val="28"/>
          <w:szCs w:val="28"/>
        </w:rPr>
      </w:pPr>
      <w:r w:rsidRPr="00B962B7">
        <w:rPr>
          <w:rFonts w:ascii="Tahoma" w:hAnsi="Tahoma" w:cs="Tahoma"/>
          <w:b/>
          <w:sz w:val="28"/>
          <w:szCs w:val="28"/>
        </w:rPr>
        <w:lastRenderedPageBreak/>
        <w:t>MAKING AN EXERCISE PROGRAM – GUIDE</w:t>
      </w:r>
    </w:p>
    <w:p w14:paraId="76CC19D0" w14:textId="77777777" w:rsidR="007A3525" w:rsidRPr="00B962B7" w:rsidRDefault="007A3525" w:rsidP="007A3525">
      <w:pPr>
        <w:rPr>
          <w:rFonts w:ascii="Arial" w:hAnsi="Arial" w:cs="Arial"/>
          <w:sz w:val="14"/>
          <w:szCs w:val="24"/>
        </w:rPr>
      </w:pPr>
    </w:p>
    <w:p w14:paraId="0F0728CB" w14:textId="77777777" w:rsidR="007A3525" w:rsidRPr="004B26AE" w:rsidRDefault="007A3525" w:rsidP="007A3525">
      <w:pPr>
        <w:rPr>
          <w:rFonts w:ascii="Arial" w:hAnsi="Arial" w:cs="Arial"/>
          <w:sz w:val="24"/>
          <w:szCs w:val="24"/>
        </w:rPr>
      </w:pPr>
      <w:r w:rsidRPr="004B26AE">
        <w:rPr>
          <w:rFonts w:ascii="Arial" w:hAnsi="Arial" w:cs="Arial"/>
          <w:sz w:val="24"/>
          <w:szCs w:val="24"/>
        </w:rPr>
        <w:t>Step 1:</w:t>
      </w:r>
      <w:r w:rsidRPr="004B26AE">
        <w:rPr>
          <w:rFonts w:ascii="Arial" w:hAnsi="Arial" w:cs="Arial"/>
          <w:sz w:val="24"/>
          <w:szCs w:val="24"/>
        </w:rPr>
        <w:tab/>
      </w:r>
      <w:r w:rsidRPr="004B26AE">
        <w:rPr>
          <w:rFonts w:ascii="Arial" w:hAnsi="Arial" w:cs="Arial"/>
          <w:sz w:val="24"/>
          <w:szCs w:val="24"/>
        </w:rPr>
        <w:tab/>
        <w:t xml:space="preserve">Decide when and how long you have to work out </w:t>
      </w:r>
    </w:p>
    <w:p w14:paraId="20B49A56" w14:textId="77777777" w:rsidR="007A3525" w:rsidRPr="004B26AE" w:rsidRDefault="007A3525" w:rsidP="007A3525">
      <w:pPr>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0"/>
        <w:gridCol w:w="1355"/>
        <w:gridCol w:w="184"/>
        <w:gridCol w:w="1171"/>
        <w:gridCol w:w="1356"/>
        <w:gridCol w:w="123"/>
        <w:gridCol w:w="1232"/>
        <w:gridCol w:w="1356"/>
        <w:gridCol w:w="61"/>
        <w:gridCol w:w="1294"/>
        <w:gridCol w:w="1356"/>
      </w:tblGrid>
      <w:tr w:rsidR="007A3525" w:rsidRPr="00F00E8B" w14:paraId="1D2371BD" w14:textId="77777777" w:rsidTr="004B676B">
        <w:tc>
          <w:tcPr>
            <w:tcW w:w="1110" w:type="dxa"/>
            <w:shd w:val="clear" w:color="auto" w:fill="auto"/>
          </w:tcPr>
          <w:p w14:paraId="4B919D9F" w14:textId="77777777" w:rsidR="007A3525" w:rsidRPr="00F00E8B" w:rsidRDefault="007A3525" w:rsidP="004B676B">
            <w:pPr>
              <w:rPr>
                <w:rFonts w:ascii="Arial" w:hAnsi="Arial" w:cs="Arial"/>
                <w:sz w:val="24"/>
                <w:szCs w:val="24"/>
              </w:rPr>
            </w:pPr>
            <w:r w:rsidRPr="00F00E8B">
              <w:rPr>
                <w:rFonts w:ascii="Arial" w:hAnsi="Arial" w:cs="Arial"/>
                <w:sz w:val="24"/>
                <w:szCs w:val="24"/>
              </w:rPr>
              <w:t>Workout</w:t>
            </w:r>
          </w:p>
        </w:tc>
        <w:tc>
          <w:tcPr>
            <w:tcW w:w="1355" w:type="dxa"/>
            <w:shd w:val="clear" w:color="auto" w:fill="auto"/>
          </w:tcPr>
          <w:p w14:paraId="2C58C86F"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Mon</w:t>
            </w:r>
          </w:p>
        </w:tc>
        <w:tc>
          <w:tcPr>
            <w:tcW w:w="1355" w:type="dxa"/>
            <w:gridSpan w:val="2"/>
            <w:shd w:val="clear" w:color="auto" w:fill="auto"/>
          </w:tcPr>
          <w:p w14:paraId="650E24D6"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Tue</w:t>
            </w:r>
          </w:p>
        </w:tc>
        <w:tc>
          <w:tcPr>
            <w:tcW w:w="1356" w:type="dxa"/>
            <w:shd w:val="clear" w:color="auto" w:fill="auto"/>
          </w:tcPr>
          <w:p w14:paraId="6AA80FC3"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Wed</w:t>
            </w:r>
          </w:p>
        </w:tc>
        <w:tc>
          <w:tcPr>
            <w:tcW w:w="1355" w:type="dxa"/>
            <w:gridSpan w:val="2"/>
            <w:shd w:val="clear" w:color="auto" w:fill="auto"/>
          </w:tcPr>
          <w:p w14:paraId="4C71ACDE"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Thu</w:t>
            </w:r>
          </w:p>
        </w:tc>
        <w:tc>
          <w:tcPr>
            <w:tcW w:w="1356" w:type="dxa"/>
            <w:shd w:val="clear" w:color="auto" w:fill="auto"/>
          </w:tcPr>
          <w:p w14:paraId="4001923F"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Fri</w:t>
            </w:r>
          </w:p>
        </w:tc>
        <w:tc>
          <w:tcPr>
            <w:tcW w:w="1355" w:type="dxa"/>
            <w:gridSpan w:val="2"/>
            <w:shd w:val="clear" w:color="auto" w:fill="auto"/>
          </w:tcPr>
          <w:p w14:paraId="17544D50"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Sat</w:t>
            </w:r>
          </w:p>
        </w:tc>
        <w:tc>
          <w:tcPr>
            <w:tcW w:w="1356" w:type="dxa"/>
            <w:shd w:val="clear" w:color="auto" w:fill="auto"/>
          </w:tcPr>
          <w:p w14:paraId="1826A20C"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Sun</w:t>
            </w:r>
          </w:p>
        </w:tc>
      </w:tr>
      <w:tr w:rsidR="007A3525" w:rsidRPr="00F00E8B" w14:paraId="3FB450BB" w14:textId="77777777" w:rsidTr="004B676B">
        <w:tc>
          <w:tcPr>
            <w:tcW w:w="1110" w:type="dxa"/>
            <w:shd w:val="clear" w:color="auto" w:fill="auto"/>
          </w:tcPr>
          <w:p w14:paraId="73CF2F28" w14:textId="77777777" w:rsidR="007A3525" w:rsidRPr="00F00E8B" w:rsidRDefault="007A3525" w:rsidP="004B676B">
            <w:pPr>
              <w:jc w:val="center"/>
              <w:rPr>
                <w:rFonts w:ascii="Arial" w:hAnsi="Arial" w:cs="Arial"/>
                <w:sz w:val="24"/>
                <w:szCs w:val="24"/>
              </w:rPr>
            </w:pPr>
            <w:r>
              <w:rPr>
                <w:rFonts w:ascii="Arial" w:hAnsi="Arial" w:cs="Arial"/>
                <w:noProof/>
                <w:color w:val="1111CC"/>
                <w:sz w:val="24"/>
                <w:szCs w:val="24"/>
              </w:rPr>
              <w:drawing>
                <wp:inline distT="0" distB="0" distL="0" distR="0" wp14:anchorId="2AEBE79A" wp14:editId="3720C887">
                  <wp:extent cx="377825" cy="389890"/>
                  <wp:effectExtent l="0" t="0" r="0" b="0"/>
                  <wp:docPr id="552311917" name="Picture 552311917" descr="ANd9GcQKkHJ1uIdURlJQ8mAgbRH_zu0tL_rGoG6y1ZbFDR0ZLyDnfO9rWLd1cw">
                    <a:hlinkClick xmlns:a="http://schemas.openxmlformats.org/drawingml/2006/main" r:id="rId3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ANd9GcQKkHJ1uIdURlJQ8mAgbRH_zu0tL_rGoG6y1ZbFDR0ZLyDnfO9rWLd1cw"/>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bwMode="auto">
                          <a:xfrm>
                            <a:off x="0" y="0"/>
                            <a:ext cx="377825" cy="389890"/>
                          </a:xfrm>
                          <a:prstGeom prst="rect">
                            <a:avLst/>
                          </a:prstGeom>
                          <a:noFill/>
                          <a:ln>
                            <a:noFill/>
                          </a:ln>
                        </pic:spPr>
                      </pic:pic>
                    </a:graphicData>
                  </a:graphic>
                </wp:inline>
              </w:drawing>
            </w:r>
          </w:p>
        </w:tc>
        <w:tc>
          <w:tcPr>
            <w:tcW w:w="1355" w:type="dxa"/>
            <w:shd w:val="clear" w:color="auto" w:fill="auto"/>
          </w:tcPr>
          <w:p w14:paraId="6E510704" w14:textId="77777777" w:rsidR="007A3525" w:rsidRPr="00F00E8B" w:rsidRDefault="007A3525" w:rsidP="004B676B">
            <w:pPr>
              <w:rPr>
                <w:rFonts w:ascii="Arial" w:hAnsi="Arial" w:cs="Arial"/>
                <w:sz w:val="24"/>
                <w:szCs w:val="24"/>
              </w:rPr>
            </w:pPr>
          </w:p>
        </w:tc>
        <w:tc>
          <w:tcPr>
            <w:tcW w:w="1355" w:type="dxa"/>
            <w:gridSpan w:val="2"/>
            <w:shd w:val="clear" w:color="auto" w:fill="auto"/>
          </w:tcPr>
          <w:p w14:paraId="35871D77" w14:textId="77777777" w:rsidR="007A3525" w:rsidRPr="00F00E8B" w:rsidRDefault="007A3525" w:rsidP="004B676B">
            <w:pPr>
              <w:rPr>
                <w:rFonts w:ascii="Arial" w:hAnsi="Arial" w:cs="Arial"/>
                <w:sz w:val="24"/>
                <w:szCs w:val="24"/>
              </w:rPr>
            </w:pPr>
          </w:p>
        </w:tc>
        <w:tc>
          <w:tcPr>
            <w:tcW w:w="1356" w:type="dxa"/>
            <w:shd w:val="clear" w:color="auto" w:fill="auto"/>
          </w:tcPr>
          <w:p w14:paraId="1B821F32" w14:textId="77777777" w:rsidR="007A3525" w:rsidRPr="00F00E8B" w:rsidRDefault="007A3525" w:rsidP="004B676B">
            <w:pPr>
              <w:rPr>
                <w:rFonts w:ascii="Arial" w:hAnsi="Arial" w:cs="Arial"/>
                <w:sz w:val="24"/>
                <w:szCs w:val="24"/>
              </w:rPr>
            </w:pPr>
          </w:p>
        </w:tc>
        <w:tc>
          <w:tcPr>
            <w:tcW w:w="1355" w:type="dxa"/>
            <w:gridSpan w:val="2"/>
            <w:shd w:val="clear" w:color="auto" w:fill="auto"/>
          </w:tcPr>
          <w:p w14:paraId="69F38725" w14:textId="77777777" w:rsidR="007A3525" w:rsidRPr="00F00E8B" w:rsidRDefault="007A3525" w:rsidP="004B676B">
            <w:pPr>
              <w:rPr>
                <w:rFonts w:ascii="Arial" w:hAnsi="Arial" w:cs="Arial"/>
                <w:sz w:val="24"/>
                <w:szCs w:val="24"/>
              </w:rPr>
            </w:pPr>
          </w:p>
        </w:tc>
        <w:tc>
          <w:tcPr>
            <w:tcW w:w="1356" w:type="dxa"/>
            <w:shd w:val="clear" w:color="auto" w:fill="auto"/>
          </w:tcPr>
          <w:p w14:paraId="3E94894F" w14:textId="77777777" w:rsidR="007A3525" w:rsidRPr="00F00E8B" w:rsidRDefault="007A3525" w:rsidP="004B676B">
            <w:pPr>
              <w:rPr>
                <w:rFonts w:ascii="Arial" w:hAnsi="Arial" w:cs="Arial"/>
                <w:sz w:val="24"/>
                <w:szCs w:val="24"/>
              </w:rPr>
            </w:pPr>
          </w:p>
        </w:tc>
        <w:tc>
          <w:tcPr>
            <w:tcW w:w="1355" w:type="dxa"/>
            <w:gridSpan w:val="2"/>
            <w:shd w:val="clear" w:color="auto" w:fill="auto"/>
          </w:tcPr>
          <w:p w14:paraId="636460A2" w14:textId="77777777" w:rsidR="007A3525" w:rsidRPr="00F00E8B" w:rsidRDefault="007A3525" w:rsidP="004B676B">
            <w:pPr>
              <w:rPr>
                <w:rFonts w:ascii="Arial" w:hAnsi="Arial" w:cs="Arial"/>
                <w:sz w:val="24"/>
                <w:szCs w:val="24"/>
              </w:rPr>
            </w:pPr>
          </w:p>
        </w:tc>
        <w:tc>
          <w:tcPr>
            <w:tcW w:w="1356" w:type="dxa"/>
            <w:shd w:val="clear" w:color="auto" w:fill="auto"/>
          </w:tcPr>
          <w:p w14:paraId="1CDC04E4" w14:textId="77777777" w:rsidR="007A3525" w:rsidRPr="00F00E8B" w:rsidRDefault="007A3525" w:rsidP="004B676B">
            <w:pPr>
              <w:rPr>
                <w:rFonts w:ascii="Arial" w:hAnsi="Arial" w:cs="Arial"/>
                <w:sz w:val="24"/>
                <w:szCs w:val="24"/>
              </w:rPr>
            </w:pPr>
          </w:p>
        </w:tc>
      </w:tr>
      <w:tr w:rsidR="007A3525" w:rsidRPr="00F00E8B" w14:paraId="5D981269" w14:textId="77777777" w:rsidTr="004B676B">
        <w:tc>
          <w:tcPr>
            <w:tcW w:w="10598" w:type="dxa"/>
            <w:gridSpan w:val="11"/>
            <w:shd w:val="clear" w:color="auto" w:fill="auto"/>
          </w:tcPr>
          <w:p w14:paraId="0389EEBA"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General Cardio Guidelines</w:t>
            </w:r>
          </w:p>
        </w:tc>
      </w:tr>
      <w:tr w:rsidR="007A3525" w:rsidRPr="00F00E8B" w14:paraId="4B357E3A" w14:textId="77777777" w:rsidTr="004B676B">
        <w:tc>
          <w:tcPr>
            <w:tcW w:w="2465" w:type="dxa"/>
            <w:gridSpan w:val="2"/>
            <w:shd w:val="clear" w:color="auto" w:fill="auto"/>
          </w:tcPr>
          <w:p w14:paraId="2E0732DE"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Frequency</w:t>
            </w:r>
          </w:p>
          <w:p w14:paraId="653737A0"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3-5 days per week</w:t>
            </w:r>
          </w:p>
        </w:tc>
        <w:tc>
          <w:tcPr>
            <w:tcW w:w="2711" w:type="dxa"/>
            <w:gridSpan w:val="3"/>
            <w:shd w:val="clear" w:color="auto" w:fill="auto"/>
          </w:tcPr>
          <w:p w14:paraId="125DF22F"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Intensity</w:t>
            </w:r>
          </w:p>
          <w:p w14:paraId="3920AE9F"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Moderate</w:t>
            </w:r>
          </w:p>
          <w:p w14:paraId="35D7D06C"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60-85 % of max HR</w:t>
            </w:r>
          </w:p>
        </w:tc>
        <w:tc>
          <w:tcPr>
            <w:tcW w:w="2711" w:type="dxa"/>
            <w:gridSpan w:val="3"/>
            <w:shd w:val="clear" w:color="auto" w:fill="auto"/>
          </w:tcPr>
          <w:p w14:paraId="33637DBA"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Time</w:t>
            </w:r>
          </w:p>
          <w:p w14:paraId="0ADB0EC8" w14:textId="77777777" w:rsidR="007A3525" w:rsidRDefault="007A3525" w:rsidP="004B676B">
            <w:pPr>
              <w:jc w:val="center"/>
              <w:rPr>
                <w:rFonts w:ascii="Arial" w:hAnsi="Arial" w:cs="Arial"/>
                <w:sz w:val="24"/>
                <w:szCs w:val="24"/>
              </w:rPr>
            </w:pPr>
            <w:r w:rsidRPr="00F00E8B">
              <w:rPr>
                <w:rFonts w:ascii="Arial" w:hAnsi="Arial" w:cs="Arial"/>
                <w:sz w:val="24"/>
                <w:szCs w:val="24"/>
              </w:rPr>
              <w:t xml:space="preserve">20 – 60 minutes </w:t>
            </w:r>
          </w:p>
          <w:p w14:paraId="10D2C9B4" w14:textId="77777777" w:rsidR="007A3525" w:rsidRPr="00F00E8B" w:rsidRDefault="007A3525" w:rsidP="004B676B">
            <w:pPr>
              <w:jc w:val="center"/>
              <w:rPr>
                <w:rFonts w:ascii="Arial" w:hAnsi="Arial" w:cs="Arial"/>
                <w:sz w:val="24"/>
                <w:szCs w:val="24"/>
              </w:rPr>
            </w:pPr>
            <w:r>
              <w:rPr>
                <w:rFonts w:ascii="Arial" w:hAnsi="Arial" w:cs="Arial"/>
                <w:sz w:val="24"/>
                <w:szCs w:val="24"/>
              </w:rPr>
              <w:t>1-minute HIT Intervals</w:t>
            </w:r>
          </w:p>
        </w:tc>
        <w:tc>
          <w:tcPr>
            <w:tcW w:w="2711" w:type="dxa"/>
            <w:gridSpan w:val="3"/>
            <w:shd w:val="clear" w:color="auto" w:fill="auto"/>
          </w:tcPr>
          <w:p w14:paraId="0190B6F7"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Type</w:t>
            </w:r>
          </w:p>
          <w:p w14:paraId="27C7DA87"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Continuous training</w:t>
            </w:r>
            <w:r>
              <w:rPr>
                <w:rFonts w:ascii="Arial" w:hAnsi="Arial" w:cs="Arial"/>
                <w:sz w:val="24"/>
                <w:szCs w:val="24"/>
              </w:rPr>
              <w:t>,</w:t>
            </w:r>
          </w:p>
          <w:p w14:paraId="3601A25C" w14:textId="77777777" w:rsidR="007A3525" w:rsidRDefault="007A3525" w:rsidP="004B676B">
            <w:pPr>
              <w:jc w:val="center"/>
              <w:rPr>
                <w:rFonts w:ascii="Arial" w:hAnsi="Arial" w:cs="Arial"/>
                <w:sz w:val="24"/>
                <w:szCs w:val="24"/>
              </w:rPr>
            </w:pPr>
            <w:r w:rsidRPr="00F00E8B">
              <w:rPr>
                <w:rFonts w:ascii="Arial" w:hAnsi="Arial" w:cs="Arial"/>
                <w:sz w:val="24"/>
                <w:szCs w:val="24"/>
              </w:rPr>
              <w:t>Interval</w:t>
            </w:r>
            <w:r>
              <w:rPr>
                <w:rFonts w:ascii="Arial" w:hAnsi="Arial" w:cs="Arial"/>
                <w:sz w:val="24"/>
                <w:szCs w:val="24"/>
              </w:rPr>
              <w:t xml:space="preserve"> Training or HIT</w:t>
            </w:r>
          </w:p>
          <w:p w14:paraId="39173ABF" w14:textId="2802775F" w:rsidR="007A3525" w:rsidRPr="00F00E8B" w:rsidRDefault="007A3525" w:rsidP="004B676B">
            <w:pPr>
              <w:jc w:val="center"/>
              <w:rPr>
                <w:rFonts w:ascii="Arial" w:hAnsi="Arial" w:cs="Arial"/>
                <w:sz w:val="24"/>
                <w:szCs w:val="24"/>
              </w:rPr>
            </w:pPr>
            <w:r>
              <w:rPr>
                <w:rFonts w:ascii="Arial" w:hAnsi="Arial" w:cs="Arial"/>
                <w:sz w:val="24"/>
                <w:szCs w:val="24"/>
              </w:rPr>
              <w:t>Activities you like and will do.</w:t>
            </w:r>
          </w:p>
        </w:tc>
      </w:tr>
      <w:tr w:rsidR="007A3525" w:rsidRPr="00F00E8B" w14:paraId="6946389C" w14:textId="77777777" w:rsidTr="004B676B">
        <w:tc>
          <w:tcPr>
            <w:tcW w:w="1110" w:type="dxa"/>
            <w:shd w:val="clear" w:color="auto" w:fill="auto"/>
          </w:tcPr>
          <w:p w14:paraId="5E384824" w14:textId="77777777" w:rsidR="007A3525" w:rsidRPr="00F00E8B" w:rsidRDefault="007A3525" w:rsidP="004B676B">
            <w:pPr>
              <w:jc w:val="center"/>
              <w:rPr>
                <w:rFonts w:ascii="Arial" w:hAnsi="Arial" w:cs="Arial"/>
                <w:sz w:val="24"/>
                <w:szCs w:val="24"/>
              </w:rPr>
            </w:pPr>
            <w:r>
              <w:rPr>
                <w:rFonts w:ascii="Arial" w:hAnsi="Arial" w:cs="Arial"/>
                <w:noProof/>
                <w:color w:val="1111CC"/>
                <w:sz w:val="24"/>
                <w:szCs w:val="24"/>
              </w:rPr>
              <w:drawing>
                <wp:inline distT="0" distB="0" distL="0" distR="0" wp14:anchorId="7FB9A4C0" wp14:editId="0FF2656B">
                  <wp:extent cx="353695" cy="463550"/>
                  <wp:effectExtent l="0" t="0" r="0" b="0"/>
                  <wp:docPr id="552311918" name="Picture 552311918" descr="ANd9GcT4tn9jpQky6phwTnIWwFrNhXMtlXZQL2cse8ooU7GVD93SUZM15GTA2oA">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ANd9GcT4tn9jpQky6phwTnIWwFrNhXMtlXZQL2cse8ooU7GVD93SUZM15GTA2oA"/>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353695" cy="463550"/>
                          </a:xfrm>
                          <a:prstGeom prst="rect">
                            <a:avLst/>
                          </a:prstGeom>
                          <a:noFill/>
                          <a:ln>
                            <a:noFill/>
                          </a:ln>
                        </pic:spPr>
                      </pic:pic>
                    </a:graphicData>
                  </a:graphic>
                </wp:inline>
              </w:drawing>
            </w:r>
          </w:p>
        </w:tc>
        <w:tc>
          <w:tcPr>
            <w:tcW w:w="1355" w:type="dxa"/>
            <w:shd w:val="clear" w:color="auto" w:fill="auto"/>
          </w:tcPr>
          <w:p w14:paraId="30347B73" w14:textId="77777777" w:rsidR="007A3525" w:rsidRPr="00F00E8B" w:rsidRDefault="007A3525" w:rsidP="004B676B">
            <w:pPr>
              <w:rPr>
                <w:rFonts w:ascii="Arial" w:hAnsi="Arial" w:cs="Arial"/>
                <w:sz w:val="24"/>
                <w:szCs w:val="24"/>
              </w:rPr>
            </w:pPr>
          </w:p>
        </w:tc>
        <w:tc>
          <w:tcPr>
            <w:tcW w:w="1355" w:type="dxa"/>
            <w:gridSpan w:val="2"/>
            <w:shd w:val="clear" w:color="auto" w:fill="auto"/>
          </w:tcPr>
          <w:p w14:paraId="6870B39B" w14:textId="77777777" w:rsidR="007A3525" w:rsidRPr="00F00E8B" w:rsidRDefault="007A3525" w:rsidP="004B676B">
            <w:pPr>
              <w:rPr>
                <w:rFonts w:ascii="Arial" w:hAnsi="Arial" w:cs="Arial"/>
                <w:sz w:val="24"/>
                <w:szCs w:val="24"/>
              </w:rPr>
            </w:pPr>
          </w:p>
        </w:tc>
        <w:tc>
          <w:tcPr>
            <w:tcW w:w="1356" w:type="dxa"/>
            <w:shd w:val="clear" w:color="auto" w:fill="auto"/>
          </w:tcPr>
          <w:p w14:paraId="46A7306D" w14:textId="77777777" w:rsidR="007A3525" w:rsidRPr="00F00E8B" w:rsidRDefault="007A3525" w:rsidP="004B676B">
            <w:pPr>
              <w:rPr>
                <w:rFonts w:ascii="Arial" w:hAnsi="Arial" w:cs="Arial"/>
                <w:sz w:val="24"/>
                <w:szCs w:val="24"/>
              </w:rPr>
            </w:pPr>
          </w:p>
        </w:tc>
        <w:tc>
          <w:tcPr>
            <w:tcW w:w="1355" w:type="dxa"/>
            <w:gridSpan w:val="2"/>
            <w:shd w:val="clear" w:color="auto" w:fill="auto"/>
          </w:tcPr>
          <w:p w14:paraId="16F9ADC0" w14:textId="77777777" w:rsidR="007A3525" w:rsidRPr="00F00E8B" w:rsidRDefault="007A3525" w:rsidP="004B676B">
            <w:pPr>
              <w:rPr>
                <w:rFonts w:ascii="Arial" w:hAnsi="Arial" w:cs="Arial"/>
                <w:sz w:val="24"/>
                <w:szCs w:val="24"/>
              </w:rPr>
            </w:pPr>
          </w:p>
        </w:tc>
        <w:tc>
          <w:tcPr>
            <w:tcW w:w="1356" w:type="dxa"/>
            <w:shd w:val="clear" w:color="auto" w:fill="auto"/>
          </w:tcPr>
          <w:p w14:paraId="038B64AA" w14:textId="77777777" w:rsidR="007A3525" w:rsidRPr="00F00E8B" w:rsidRDefault="007A3525" w:rsidP="004B676B">
            <w:pPr>
              <w:rPr>
                <w:rFonts w:ascii="Arial" w:hAnsi="Arial" w:cs="Arial"/>
                <w:sz w:val="24"/>
                <w:szCs w:val="24"/>
              </w:rPr>
            </w:pPr>
          </w:p>
        </w:tc>
        <w:tc>
          <w:tcPr>
            <w:tcW w:w="1355" w:type="dxa"/>
            <w:gridSpan w:val="2"/>
            <w:shd w:val="clear" w:color="auto" w:fill="auto"/>
          </w:tcPr>
          <w:p w14:paraId="15A16CEE" w14:textId="77777777" w:rsidR="007A3525" w:rsidRPr="00F00E8B" w:rsidRDefault="007A3525" w:rsidP="004B676B">
            <w:pPr>
              <w:rPr>
                <w:rFonts w:ascii="Arial" w:hAnsi="Arial" w:cs="Arial"/>
                <w:sz w:val="24"/>
                <w:szCs w:val="24"/>
              </w:rPr>
            </w:pPr>
          </w:p>
        </w:tc>
        <w:tc>
          <w:tcPr>
            <w:tcW w:w="1356" w:type="dxa"/>
            <w:shd w:val="clear" w:color="auto" w:fill="auto"/>
          </w:tcPr>
          <w:p w14:paraId="6CDCAF83" w14:textId="77777777" w:rsidR="007A3525" w:rsidRPr="00F00E8B" w:rsidRDefault="007A3525" w:rsidP="004B676B">
            <w:pPr>
              <w:rPr>
                <w:rFonts w:ascii="Arial" w:hAnsi="Arial" w:cs="Arial"/>
                <w:sz w:val="24"/>
                <w:szCs w:val="24"/>
              </w:rPr>
            </w:pPr>
          </w:p>
        </w:tc>
      </w:tr>
      <w:tr w:rsidR="007A3525" w:rsidRPr="00F00E8B" w14:paraId="256FB76D" w14:textId="77777777" w:rsidTr="004B676B">
        <w:tc>
          <w:tcPr>
            <w:tcW w:w="10598" w:type="dxa"/>
            <w:gridSpan w:val="11"/>
            <w:shd w:val="clear" w:color="auto" w:fill="auto"/>
          </w:tcPr>
          <w:p w14:paraId="45F6BAF9"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General</w:t>
            </w:r>
            <w:r w:rsidRPr="00F00E8B">
              <w:rPr>
                <w:rFonts w:ascii="Arial" w:hAnsi="Arial" w:cs="Arial"/>
              </w:rPr>
              <w:t xml:space="preserve"> </w:t>
            </w:r>
            <w:r w:rsidRPr="00F00E8B">
              <w:rPr>
                <w:rFonts w:ascii="Arial" w:hAnsi="Arial" w:cs="Arial"/>
                <w:sz w:val="24"/>
                <w:szCs w:val="24"/>
              </w:rPr>
              <w:t>Muscular Conditioning Guidelines</w:t>
            </w:r>
          </w:p>
        </w:tc>
      </w:tr>
      <w:tr w:rsidR="007A3525" w:rsidRPr="00F00E8B" w14:paraId="744A109B" w14:textId="77777777" w:rsidTr="004B676B">
        <w:tc>
          <w:tcPr>
            <w:tcW w:w="2649" w:type="dxa"/>
            <w:gridSpan w:val="3"/>
            <w:shd w:val="clear" w:color="auto" w:fill="auto"/>
          </w:tcPr>
          <w:p w14:paraId="49DCA9B0"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Frequency</w:t>
            </w:r>
          </w:p>
          <w:p w14:paraId="31669DA7"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Train each muscle 2-3 days each week</w:t>
            </w:r>
          </w:p>
        </w:tc>
        <w:tc>
          <w:tcPr>
            <w:tcW w:w="2650" w:type="dxa"/>
            <w:gridSpan w:val="3"/>
            <w:shd w:val="clear" w:color="auto" w:fill="auto"/>
          </w:tcPr>
          <w:p w14:paraId="48BAEBE8"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Intensity:</w:t>
            </w:r>
          </w:p>
          <w:p w14:paraId="45F8EDC3" w14:textId="77777777" w:rsidR="007A3525" w:rsidRDefault="007A3525" w:rsidP="004B676B">
            <w:pPr>
              <w:jc w:val="center"/>
              <w:rPr>
                <w:rFonts w:ascii="Arial" w:hAnsi="Arial" w:cs="Arial"/>
                <w:sz w:val="24"/>
                <w:szCs w:val="24"/>
              </w:rPr>
            </w:pPr>
            <w:r>
              <w:rPr>
                <w:rFonts w:ascii="Arial" w:hAnsi="Arial" w:cs="Arial"/>
                <w:sz w:val="24"/>
                <w:szCs w:val="24"/>
              </w:rPr>
              <w:t xml:space="preserve"># sets/reps </w:t>
            </w:r>
          </w:p>
          <w:p w14:paraId="79C61A71" w14:textId="77777777" w:rsidR="007A3525" w:rsidRPr="00F00E8B" w:rsidRDefault="007A3525" w:rsidP="004B676B">
            <w:pPr>
              <w:jc w:val="center"/>
              <w:rPr>
                <w:rFonts w:ascii="Arial" w:hAnsi="Arial" w:cs="Arial"/>
                <w:sz w:val="24"/>
                <w:szCs w:val="24"/>
              </w:rPr>
            </w:pPr>
            <w:r>
              <w:rPr>
                <w:rFonts w:ascii="Arial" w:hAnsi="Arial" w:cs="Arial"/>
                <w:sz w:val="24"/>
                <w:szCs w:val="24"/>
              </w:rPr>
              <w:t>Circuit, straight sets...</w:t>
            </w:r>
          </w:p>
        </w:tc>
        <w:tc>
          <w:tcPr>
            <w:tcW w:w="2649" w:type="dxa"/>
            <w:gridSpan w:val="3"/>
            <w:shd w:val="clear" w:color="auto" w:fill="auto"/>
          </w:tcPr>
          <w:p w14:paraId="3FF161A1"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Time =</w:t>
            </w:r>
          </w:p>
          <w:p w14:paraId="2A3B2BA4"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Depends on # of exercises you chose</w:t>
            </w:r>
          </w:p>
        </w:tc>
        <w:tc>
          <w:tcPr>
            <w:tcW w:w="2650" w:type="dxa"/>
            <w:gridSpan w:val="2"/>
            <w:shd w:val="clear" w:color="auto" w:fill="auto"/>
          </w:tcPr>
          <w:p w14:paraId="3B05F75D"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Type:</w:t>
            </w:r>
          </w:p>
          <w:p w14:paraId="6EEF7AE2"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Free wts. / machines / Body weight</w:t>
            </w:r>
          </w:p>
        </w:tc>
      </w:tr>
      <w:tr w:rsidR="007A3525" w:rsidRPr="00F00E8B" w14:paraId="362E75E6" w14:textId="77777777" w:rsidTr="004B676B">
        <w:tc>
          <w:tcPr>
            <w:tcW w:w="2649" w:type="dxa"/>
            <w:gridSpan w:val="3"/>
            <w:shd w:val="clear" w:color="auto" w:fill="auto"/>
          </w:tcPr>
          <w:p w14:paraId="586C08B6" w14:textId="77777777" w:rsidR="007A3525" w:rsidRPr="00F00E8B" w:rsidRDefault="007A3525" w:rsidP="004B676B">
            <w:pPr>
              <w:jc w:val="center"/>
              <w:rPr>
                <w:rFonts w:ascii="Arial" w:hAnsi="Arial" w:cs="Arial"/>
                <w:sz w:val="24"/>
                <w:szCs w:val="24"/>
              </w:rPr>
            </w:pPr>
          </w:p>
          <w:p w14:paraId="43971871" w14:textId="77777777" w:rsidR="007A3525" w:rsidRPr="00F00E8B" w:rsidRDefault="007A3525" w:rsidP="004B676B">
            <w:pPr>
              <w:jc w:val="center"/>
              <w:rPr>
                <w:rFonts w:ascii="Arial" w:hAnsi="Arial" w:cs="Arial"/>
                <w:sz w:val="24"/>
                <w:szCs w:val="24"/>
              </w:rPr>
            </w:pPr>
          </w:p>
        </w:tc>
        <w:tc>
          <w:tcPr>
            <w:tcW w:w="2650" w:type="dxa"/>
            <w:gridSpan w:val="3"/>
            <w:shd w:val="clear" w:color="auto" w:fill="auto"/>
          </w:tcPr>
          <w:p w14:paraId="1691773A" w14:textId="77777777" w:rsidR="007A3525" w:rsidRPr="00F00E8B" w:rsidRDefault="007A3525" w:rsidP="004B676B">
            <w:pPr>
              <w:jc w:val="center"/>
              <w:rPr>
                <w:rFonts w:ascii="Arial" w:hAnsi="Arial" w:cs="Arial"/>
                <w:sz w:val="24"/>
                <w:szCs w:val="24"/>
              </w:rPr>
            </w:pPr>
          </w:p>
        </w:tc>
        <w:tc>
          <w:tcPr>
            <w:tcW w:w="2649" w:type="dxa"/>
            <w:gridSpan w:val="3"/>
            <w:shd w:val="clear" w:color="auto" w:fill="auto"/>
          </w:tcPr>
          <w:p w14:paraId="6597AD2E" w14:textId="77777777" w:rsidR="007A3525" w:rsidRPr="00F00E8B" w:rsidRDefault="007A3525" w:rsidP="004B676B">
            <w:pPr>
              <w:jc w:val="center"/>
              <w:rPr>
                <w:rFonts w:ascii="Arial" w:hAnsi="Arial" w:cs="Arial"/>
                <w:sz w:val="24"/>
                <w:szCs w:val="24"/>
              </w:rPr>
            </w:pPr>
          </w:p>
        </w:tc>
        <w:tc>
          <w:tcPr>
            <w:tcW w:w="2650" w:type="dxa"/>
            <w:gridSpan w:val="2"/>
            <w:shd w:val="clear" w:color="auto" w:fill="auto"/>
          </w:tcPr>
          <w:p w14:paraId="06DBB7FF" w14:textId="77777777" w:rsidR="007A3525" w:rsidRPr="00F00E8B" w:rsidRDefault="007A3525" w:rsidP="004B676B">
            <w:pPr>
              <w:jc w:val="center"/>
              <w:rPr>
                <w:rFonts w:ascii="Arial" w:hAnsi="Arial" w:cs="Arial"/>
                <w:sz w:val="24"/>
                <w:szCs w:val="24"/>
              </w:rPr>
            </w:pPr>
          </w:p>
        </w:tc>
      </w:tr>
    </w:tbl>
    <w:p w14:paraId="2F6DBE3D" w14:textId="77777777" w:rsidR="007A3525" w:rsidRPr="009A4E77" w:rsidRDefault="007A3525" w:rsidP="007A3525">
      <w:pPr>
        <w:rPr>
          <w:rFonts w:ascii="Arial" w:hAnsi="Arial" w:cs="Arial"/>
          <w:sz w:val="16"/>
          <w:szCs w:val="24"/>
        </w:rPr>
      </w:pPr>
      <w:r w:rsidRPr="004B26AE">
        <w:rPr>
          <w:rFonts w:ascii="Arial" w:hAnsi="Arial" w:cs="Arial"/>
          <w:sz w:val="24"/>
          <w:szCs w:val="24"/>
        </w:rPr>
        <w:t xml:space="preserve"> </w:t>
      </w:r>
    </w:p>
    <w:p w14:paraId="20280127" w14:textId="77777777" w:rsidR="007A3525" w:rsidRPr="004B26AE" w:rsidRDefault="007A3525" w:rsidP="007A3525">
      <w:pPr>
        <w:rPr>
          <w:rFonts w:ascii="Arial" w:hAnsi="Arial" w:cs="Arial"/>
          <w:sz w:val="24"/>
          <w:szCs w:val="24"/>
        </w:rPr>
      </w:pPr>
      <w:r w:rsidRPr="004B26AE">
        <w:rPr>
          <w:rFonts w:ascii="Arial" w:hAnsi="Arial" w:cs="Arial"/>
          <w:sz w:val="24"/>
          <w:szCs w:val="24"/>
        </w:rPr>
        <w:t>Step: 2:</w:t>
      </w:r>
      <w:r w:rsidRPr="004B26AE">
        <w:rPr>
          <w:rFonts w:ascii="Arial" w:hAnsi="Arial" w:cs="Arial"/>
          <w:sz w:val="24"/>
          <w:szCs w:val="24"/>
        </w:rPr>
        <w:tab/>
        <w:t>Muscle Conditioning Guidelines:</w:t>
      </w:r>
    </w:p>
    <w:p w14:paraId="39C10A96" w14:textId="77777777" w:rsidR="007A3525" w:rsidRPr="009A4E77" w:rsidRDefault="007A3525" w:rsidP="007A3525">
      <w:pPr>
        <w:rPr>
          <w:rFonts w:ascii="Arial" w:hAnsi="Arial" w:cs="Arial"/>
          <w:sz w:val="14"/>
          <w:szCs w:val="24"/>
        </w:rPr>
      </w:pPr>
    </w:p>
    <w:p w14:paraId="3DBFF907" w14:textId="77777777" w:rsidR="007A3525" w:rsidRPr="004B26AE" w:rsidRDefault="007A3525" w:rsidP="007A3525">
      <w:pPr>
        <w:rPr>
          <w:rFonts w:ascii="Arial" w:hAnsi="Arial" w:cs="Arial"/>
          <w:sz w:val="24"/>
          <w:szCs w:val="24"/>
        </w:rPr>
      </w:pPr>
      <w:r w:rsidRPr="004B26AE">
        <w:rPr>
          <w:rFonts w:ascii="Arial" w:hAnsi="Arial" w:cs="Arial"/>
          <w:sz w:val="24"/>
          <w:szCs w:val="24"/>
        </w:rPr>
        <w:t xml:space="preserve">1. </w:t>
      </w:r>
      <w:r>
        <w:rPr>
          <w:rFonts w:ascii="Arial" w:hAnsi="Arial" w:cs="Arial"/>
        </w:rPr>
        <w:tab/>
      </w:r>
      <w:r w:rsidRPr="004B26AE">
        <w:rPr>
          <w:rFonts w:ascii="Arial" w:hAnsi="Arial" w:cs="Arial"/>
          <w:sz w:val="24"/>
          <w:szCs w:val="24"/>
        </w:rPr>
        <w:t>List the exercises you would like to do (take into consideration equipment available)</w:t>
      </w:r>
    </w:p>
    <w:p w14:paraId="08C167E6" w14:textId="77777777" w:rsidR="007A3525" w:rsidRPr="004B26AE" w:rsidRDefault="007A3525" w:rsidP="007A3525">
      <w:pPr>
        <w:ind w:firstLine="720"/>
        <w:rPr>
          <w:rFonts w:ascii="Arial" w:hAnsi="Arial" w:cs="Arial"/>
          <w:sz w:val="24"/>
          <w:szCs w:val="24"/>
        </w:rPr>
      </w:pPr>
      <w:r w:rsidRPr="004B26AE">
        <w:rPr>
          <w:rFonts w:ascii="Arial" w:hAnsi="Arial" w:cs="Arial"/>
          <w:sz w:val="24"/>
          <w:szCs w:val="24"/>
        </w:rPr>
        <w:t>a) It is important to train all major muscle groups (* = Major Muscle)</w:t>
      </w:r>
    </w:p>
    <w:p w14:paraId="7EBB9AAC" w14:textId="77777777" w:rsidR="007A3525" w:rsidRPr="004B26AE" w:rsidRDefault="007A3525" w:rsidP="007A3525">
      <w:pPr>
        <w:ind w:firstLine="720"/>
        <w:rPr>
          <w:rFonts w:ascii="Arial" w:hAnsi="Arial" w:cs="Arial"/>
          <w:sz w:val="24"/>
          <w:szCs w:val="24"/>
        </w:rPr>
      </w:pPr>
      <w:r w:rsidRPr="004B26AE">
        <w:rPr>
          <w:rFonts w:ascii="Arial" w:hAnsi="Arial" w:cs="Arial"/>
          <w:sz w:val="24"/>
          <w:szCs w:val="24"/>
        </w:rPr>
        <w:t xml:space="preserve">b) It is important to train opposing muscle groups </w:t>
      </w:r>
    </w:p>
    <w:p w14:paraId="7E29BA8E" w14:textId="77777777" w:rsidR="007A3525" w:rsidRPr="004B26AE" w:rsidRDefault="007A3525" w:rsidP="007A3525">
      <w:pPr>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3496"/>
        <w:gridCol w:w="48"/>
        <w:gridCol w:w="1701"/>
        <w:gridCol w:w="3557"/>
      </w:tblGrid>
      <w:tr w:rsidR="007A3525" w:rsidRPr="00F00E8B" w14:paraId="30CE0BFB" w14:textId="77777777" w:rsidTr="004B676B">
        <w:tc>
          <w:tcPr>
            <w:tcW w:w="5305" w:type="dxa"/>
            <w:gridSpan w:val="2"/>
            <w:shd w:val="clear" w:color="auto" w:fill="auto"/>
          </w:tcPr>
          <w:p w14:paraId="21E6E661"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UPPER BODY</w:t>
            </w:r>
          </w:p>
        </w:tc>
        <w:tc>
          <w:tcPr>
            <w:tcW w:w="5306" w:type="dxa"/>
            <w:gridSpan w:val="3"/>
            <w:shd w:val="clear" w:color="auto" w:fill="auto"/>
          </w:tcPr>
          <w:p w14:paraId="3220D667"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LOWER BODY</w:t>
            </w:r>
          </w:p>
        </w:tc>
      </w:tr>
      <w:tr w:rsidR="007A3525" w:rsidRPr="00F00E8B" w14:paraId="7D3CA76B" w14:textId="77777777" w:rsidTr="004B676B">
        <w:tc>
          <w:tcPr>
            <w:tcW w:w="1809" w:type="dxa"/>
            <w:shd w:val="clear" w:color="auto" w:fill="auto"/>
          </w:tcPr>
          <w:p w14:paraId="6BAE5880" w14:textId="77777777" w:rsidR="007A3525" w:rsidRPr="00F00E8B" w:rsidRDefault="007A3525" w:rsidP="004B676B">
            <w:pPr>
              <w:rPr>
                <w:rFonts w:ascii="Arial" w:hAnsi="Arial" w:cs="Arial"/>
                <w:sz w:val="24"/>
                <w:szCs w:val="24"/>
              </w:rPr>
            </w:pPr>
            <w:r w:rsidRPr="00F00E8B">
              <w:rPr>
                <w:rFonts w:ascii="Arial" w:hAnsi="Arial" w:cs="Arial"/>
                <w:sz w:val="24"/>
                <w:szCs w:val="24"/>
              </w:rPr>
              <w:t>Chest *</w:t>
            </w:r>
          </w:p>
        </w:tc>
        <w:tc>
          <w:tcPr>
            <w:tcW w:w="3496" w:type="dxa"/>
            <w:shd w:val="clear" w:color="auto" w:fill="auto"/>
          </w:tcPr>
          <w:p w14:paraId="1A8608CF" w14:textId="77777777" w:rsidR="007A3525" w:rsidRPr="00F00E8B" w:rsidRDefault="007A3525" w:rsidP="004B676B">
            <w:pPr>
              <w:rPr>
                <w:rFonts w:ascii="Arial" w:hAnsi="Arial" w:cs="Arial"/>
                <w:sz w:val="24"/>
                <w:szCs w:val="24"/>
              </w:rPr>
            </w:pPr>
          </w:p>
        </w:tc>
        <w:tc>
          <w:tcPr>
            <w:tcW w:w="1749" w:type="dxa"/>
            <w:gridSpan w:val="2"/>
            <w:shd w:val="clear" w:color="auto" w:fill="auto"/>
          </w:tcPr>
          <w:p w14:paraId="230CACAA" w14:textId="77777777" w:rsidR="007A3525" w:rsidRPr="00F00E8B" w:rsidRDefault="007A3525" w:rsidP="004B676B">
            <w:pPr>
              <w:rPr>
                <w:rFonts w:ascii="Arial" w:hAnsi="Arial" w:cs="Arial"/>
                <w:sz w:val="24"/>
                <w:szCs w:val="24"/>
              </w:rPr>
            </w:pPr>
            <w:r w:rsidRPr="00F00E8B">
              <w:rPr>
                <w:rFonts w:ascii="Arial" w:hAnsi="Arial" w:cs="Arial"/>
                <w:sz w:val="24"/>
                <w:szCs w:val="24"/>
              </w:rPr>
              <w:t>Thighs *</w:t>
            </w:r>
          </w:p>
          <w:p w14:paraId="3848C9D4" w14:textId="77777777" w:rsidR="007A3525" w:rsidRPr="00F00E8B" w:rsidRDefault="007A3525" w:rsidP="004B676B">
            <w:pPr>
              <w:rPr>
                <w:rFonts w:ascii="Arial" w:hAnsi="Arial" w:cs="Arial"/>
                <w:sz w:val="24"/>
                <w:szCs w:val="24"/>
              </w:rPr>
            </w:pPr>
            <w:r w:rsidRPr="00F00E8B">
              <w:rPr>
                <w:rFonts w:ascii="Arial" w:hAnsi="Arial" w:cs="Arial"/>
                <w:sz w:val="24"/>
                <w:szCs w:val="24"/>
              </w:rPr>
              <w:t>Quads,</w:t>
            </w:r>
            <w:r>
              <w:rPr>
                <w:rFonts w:ascii="Arial" w:hAnsi="Arial" w:cs="Arial"/>
                <w:sz w:val="24"/>
                <w:szCs w:val="24"/>
              </w:rPr>
              <w:t xml:space="preserve"> </w:t>
            </w:r>
            <w:r w:rsidRPr="00F00E8B">
              <w:rPr>
                <w:rFonts w:ascii="Arial" w:hAnsi="Arial" w:cs="Arial"/>
                <w:sz w:val="24"/>
                <w:szCs w:val="24"/>
              </w:rPr>
              <w:t>Hams, Glutes</w:t>
            </w:r>
          </w:p>
        </w:tc>
        <w:tc>
          <w:tcPr>
            <w:tcW w:w="3557" w:type="dxa"/>
            <w:shd w:val="clear" w:color="auto" w:fill="auto"/>
          </w:tcPr>
          <w:p w14:paraId="5B739C36" w14:textId="77777777" w:rsidR="007A3525" w:rsidRPr="00F00E8B" w:rsidRDefault="007A3525" w:rsidP="004B676B">
            <w:pPr>
              <w:rPr>
                <w:rFonts w:ascii="Arial" w:hAnsi="Arial" w:cs="Arial"/>
                <w:sz w:val="24"/>
                <w:szCs w:val="24"/>
              </w:rPr>
            </w:pPr>
          </w:p>
        </w:tc>
      </w:tr>
      <w:tr w:rsidR="007A3525" w:rsidRPr="00F00E8B" w14:paraId="056BF85F" w14:textId="77777777" w:rsidTr="004B676B">
        <w:tc>
          <w:tcPr>
            <w:tcW w:w="1809" w:type="dxa"/>
            <w:shd w:val="clear" w:color="auto" w:fill="auto"/>
          </w:tcPr>
          <w:p w14:paraId="1AEFB1FA" w14:textId="77777777" w:rsidR="007A3525" w:rsidRPr="00F00E8B" w:rsidRDefault="007A3525" w:rsidP="004B676B">
            <w:pPr>
              <w:rPr>
                <w:rFonts w:ascii="Arial" w:hAnsi="Arial" w:cs="Arial"/>
                <w:sz w:val="24"/>
                <w:szCs w:val="24"/>
              </w:rPr>
            </w:pPr>
            <w:r w:rsidRPr="00F00E8B">
              <w:rPr>
                <w:rFonts w:ascii="Arial" w:hAnsi="Arial" w:cs="Arial"/>
                <w:sz w:val="24"/>
                <w:szCs w:val="24"/>
              </w:rPr>
              <w:t>Upper Back *</w:t>
            </w:r>
          </w:p>
        </w:tc>
        <w:tc>
          <w:tcPr>
            <w:tcW w:w="3496" w:type="dxa"/>
            <w:shd w:val="clear" w:color="auto" w:fill="auto"/>
          </w:tcPr>
          <w:p w14:paraId="788B9244" w14:textId="77777777" w:rsidR="007A3525" w:rsidRPr="00F00E8B" w:rsidRDefault="007A3525" w:rsidP="004B676B">
            <w:pPr>
              <w:rPr>
                <w:rFonts w:ascii="Arial" w:hAnsi="Arial" w:cs="Arial"/>
                <w:sz w:val="24"/>
                <w:szCs w:val="24"/>
              </w:rPr>
            </w:pPr>
          </w:p>
          <w:p w14:paraId="1D7741BA" w14:textId="77777777" w:rsidR="007A3525" w:rsidRPr="00F00E8B" w:rsidRDefault="007A3525" w:rsidP="004B676B">
            <w:pPr>
              <w:rPr>
                <w:rFonts w:ascii="Arial" w:hAnsi="Arial" w:cs="Arial"/>
                <w:sz w:val="24"/>
                <w:szCs w:val="24"/>
              </w:rPr>
            </w:pPr>
          </w:p>
        </w:tc>
        <w:tc>
          <w:tcPr>
            <w:tcW w:w="1749" w:type="dxa"/>
            <w:gridSpan w:val="2"/>
            <w:shd w:val="clear" w:color="auto" w:fill="auto"/>
          </w:tcPr>
          <w:p w14:paraId="03213C57" w14:textId="77777777" w:rsidR="007A3525" w:rsidRPr="00F00E8B" w:rsidRDefault="007A3525" w:rsidP="004B676B">
            <w:pPr>
              <w:rPr>
                <w:rFonts w:ascii="Arial" w:hAnsi="Arial" w:cs="Arial"/>
                <w:sz w:val="24"/>
                <w:szCs w:val="24"/>
              </w:rPr>
            </w:pPr>
            <w:r w:rsidRPr="00F00E8B">
              <w:rPr>
                <w:rFonts w:ascii="Arial" w:hAnsi="Arial" w:cs="Arial"/>
                <w:sz w:val="24"/>
                <w:szCs w:val="24"/>
              </w:rPr>
              <w:t>Quadriceps</w:t>
            </w:r>
            <w:r>
              <w:rPr>
                <w:rFonts w:ascii="Arial" w:hAnsi="Arial" w:cs="Arial"/>
                <w:sz w:val="24"/>
                <w:szCs w:val="24"/>
              </w:rPr>
              <w:t xml:space="preserve"> </w:t>
            </w:r>
            <w:r w:rsidRPr="00F00E8B">
              <w:rPr>
                <w:rFonts w:ascii="Arial" w:hAnsi="Arial" w:cs="Arial"/>
                <w:sz w:val="24"/>
                <w:szCs w:val="24"/>
              </w:rPr>
              <w:t>*</w:t>
            </w:r>
          </w:p>
        </w:tc>
        <w:tc>
          <w:tcPr>
            <w:tcW w:w="3557" w:type="dxa"/>
            <w:shd w:val="clear" w:color="auto" w:fill="auto"/>
          </w:tcPr>
          <w:p w14:paraId="2D1478D3" w14:textId="77777777" w:rsidR="007A3525" w:rsidRPr="00F00E8B" w:rsidRDefault="007A3525" w:rsidP="004B676B">
            <w:pPr>
              <w:rPr>
                <w:rFonts w:ascii="Arial" w:hAnsi="Arial" w:cs="Arial"/>
                <w:sz w:val="24"/>
                <w:szCs w:val="24"/>
              </w:rPr>
            </w:pPr>
          </w:p>
        </w:tc>
      </w:tr>
      <w:tr w:rsidR="007A3525" w:rsidRPr="00F00E8B" w14:paraId="6B0ED8DA" w14:textId="77777777" w:rsidTr="004B676B">
        <w:tc>
          <w:tcPr>
            <w:tcW w:w="1809" w:type="dxa"/>
            <w:shd w:val="clear" w:color="auto" w:fill="auto"/>
          </w:tcPr>
          <w:p w14:paraId="1A240418" w14:textId="77777777" w:rsidR="007A3525" w:rsidRPr="00F00E8B" w:rsidRDefault="007A3525" w:rsidP="004B676B">
            <w:pPr>
              <w:rPr>
                <w:rFonts w:ascii="Arial" w:hAnsi="Arial" w:cs="Arial"/>
                <w:sz w:val="24"/>
                <w:szCs w:val="24"/>
              </w:rPr>
            </w:pPr>
            <w:r w:rsidRPr="00F00E8B">
              <w:rPr>
                <w:rFonts w:ascii="Arial" w:hAnsi="Arial" w:cs="Arial"/>
                <w:sz w:val="24"/>
                <w:szCs w:val="24"/>
              </w:rPr>
              <w:t>Shoulders *</w:t>
            </w:r>
          </w:p>
        </w:tc>
        <w:tc>
          <w:tcPr>
            <w:tcW w:w="3496" w:type="dxa"/>
            <w:shd w:val="clear" w:color="auto" w:fill="auto"/>
          </w:tcPr>
          <w:p w14:paraId="72BDCD4E" w14:textId="77777777" w:rsidR="007A3525" w:rsidRPr="00F00E8B" w:rsidRDefault="007A3525" w:rsidP="004B676B">
            <w:pPr>
              <w:rPr>
                <w:rFonts w:ascii="Arial" w:hAnsi="Arial" w:cs="Arial"/>
                <w:sz w:val="24"/>
                <w:szCs w:val="24"/>
              </w:rPr>
            </w:pPr>
          </w:p>
          <w:p w14:paraId="767A1933" w14:textId="77777777" w:rsidR="007A3525" w:rsidRPr="00F00E8B" w:rsidRDefault="007A3525" w:rsidP="004B676B">
            <w:pPr>
              <w:rPr>
                <w:rFonts w:ascii="Arial" w:hAnsi="Arial" w:cs="Arial"/>
                <w:sz w:val="24"/>
                <w:szCs w:val="24"/>
              </w:rPr>
            </w:pPr>
          </w:p>
        </w:tc>
        <w:tc>
          <w:tcPr>
            <w:tcW w:w="1749" w:type="dxa"/>
            <w:gridSpan w:val="2"/>
            <w:shd w:val="clear" w:color="auto" w:fill="auto"/>
          </w:tcPr>
          <w:p w14:paraId="4525C113" w14:textId="77777777" w:rsidR="007A3525" w:rsidRPr="00F00E8B" w:rsidRDefault="007A3525" w:rsidP="004B676B">
            <w:pPr>
              <w:rPr>
                <w:rFonts w:ascii="Arial" w:hAnsi="Arial" w:cs="Arial"/>
                <w:sz w:val="24"/>
                <w:szCs w:val="24"/>
              </w:rPr>
            </w:pPr>
            <w:r w:rsidRPr="00F00E8B">
              <w:rPr>
                <w:rFonts w:ascii="Arial" w:hAnsi="Arial" w:cs="Arial"/>
                <w:sz w:val="24"/>
                <w:szCs w:val="24"/>
              </w:rPr>
              <w:t>Hamstrings</w:t>
            </w:r>
            <w:r>
              <w:rPr>
                <w:rFonts w:ascii="Arial" w:hAnsi="Arial" w:cs="Arial"/>
                <w:sz w:val="24"/>
                <w:szCs w:val="24"/>
              </w:rPr>
              <w:t xml:space="preserve"> </w:t>
            </w:r>
            <w:r w:rsidRPr="00F00E8B">
              <w:rPr>
                <w:rFonts w:ascii="Arial" w:hAnsi="Arial" w:cs="Arial"/>
                <w:sz w:val="24"/>
                <w:szCs w:val="24"/>
              </w:rPr>
              <w:t>*</w:t>
            </w:r>
          </w:p>
        </w:tc>
        <w:tc>
          <w:tcPr>
            <w:tcW w:w="3557" w:type="dxa"/>
            <w:shd w:val="clear" w:color="auto" w:fill="auto"/>
          </w:tcPr>
          <w:p w14:paraId="546CC001" w14:textId="77777777" w:rsidR="007A3525" w:rsidRPr="00F00E8B" w:rsidRDefault="007A3525" w:rsidP="004B676B">
            <w:pPr>
              <w:rPr>
                <w:rFonts w:ascii="Arial" w:hAnsi="Arial" w:cs="Arial"/>
                <w:sz w:val="24"/>
                <w:szCs w:val="24"/>
              </w:rPr>
            </w:pPr>
          </w:p>
        </w:tc>
      </w:tr>
      <w:tr w:rsidR="007A3525" w:rsidRPr="00F00E8B" w14:paraId="784AAB4A" w14:textId="77777777" w:rsidTr="004B676B">
        <w:tc>
          <w:tcPr>
            <w:tcW w:w="1809" w:type="dxa"/>
            <w:shd w:val="clear" w:color="auto" w:fill="auto"/>
          </w:tcPr>
          <w:p w14:paraId="33A21204" w14:textId="77777777" w:rsidR="007A3525" w:rsidRPr="00F00E8B" w:rsidRDefault="007A3525" w:rsidP="004B676B">
            <w:pPr>
              <w:rPr>
                <w:rFonts w:ascii="Arial" w:hAnsi="Arial" w:cs="Arial"/>
                <w:sz w:val="24"/>
                <w:szCs w:val="24"/>
              </w:rPr>
            </w:pPr>
            <w:r w:rsidRPr="00F00E8B">
              <w:rPr>
                <w:rFonts w:ascii="Arial" w:hAnsi="Arial" w:cs="Arial"/>
                <w:sz w:val="24"/>
                <w:szCs w:val="24"/>
              </w:rPr>
              <w:t>Biceps</w:t>
            </w:r>
          </w:p>
        </w:tc>
        <w:tc>
          <w:tcPr>
            <w:tcW w:w="3496" w:type="dxa"/>
            <w:shd w:val="clear" w:color="auto" w:fill="auto"/>
          </w:tcPr>
          <w:p w14:paraId="6B99EFCD" w14:textId="77777777" w:rsidR="007A3525" w:rsidRPr="00F00E8B" w:rsidRDefault="007A3525" w:rsidP="004B676B">
            <w:pPr>
              <w:rPr>
                <w:rFonts w:ascii="Arial" w:hAnsi="Arial" w:cs="Arial"/>
                <w:sz w:val="24"/>
                <w:szCs w:val="24"/>
              </w:rPr>
            </w:pPr>
          </w:p>
          <w:p w14:paraId="0B918F33" w14:textId="77777777" w:rsidR="007A3525" w:rsidRPr="00F00E8B" w:rsidRDefault="007A3525" w:rsidP="004B676B">
            <w:pPr>
              <w:rPr>
                <w:rFonts w:ascii="Arial" w:hAnsi="Arial" w:cs="Arial"/>
                <w:sz w:val="24"/>
                <w:szCs w:val="24"/>
              </w:rPr>
            </w:pPr>
          </w:p>
        </w:tc>
        <w:tc>
          <w:tcPr>
            <w:tcW w:w="1749" w:type="dxa"/>
            <w:gridSpan w:val="2"/>
            <w:shd w:val="clear" w:color="auto" w:fill="auto"/>
          </w:tcPr>
          <w:p w14:paraId="6A2F5797" w14:textId="77777777" w:rsidR="007A3525" w:rsidRPr="00F00E8B" w:rsidRDefault="007A3525" w:rsidP="004B676B">
            <w:pPr>
              <w:rPr>
                <w:rFonts w:ascii="Arial" w:hAnsi="Arial" w:cs="Arial"/>
                <w:sz w:val="24"/>
                <w:szCs w:val="24"/>
              </w:rPr>
            </w:pPr>
            <w:r w:rsidRPr="00F00E8B">
              <w:rPr>
                <w:rFonts w:ascii="Arial" w:hAnsi="Arial" w:cs="Arial"/>
                <w:sz w:val="24"/>
                <w:szCs w:val="24"/>
              </w:rPr>
              <w:t>Gluteals</w:t>
            </w:r>
            <w:r>
              <w:rPr>
                <w:rFonts w:ascii="Arial" w:hAnsi="Arial" w:cs="Arial"/>
                <w:sz w:val="24"/>
                <w:szCs w:val="24"/>
              </w:rPr>
              <w:t xml:space="preserve"> </w:t>
            </w:r>
            <w:r w:rsidRPr="00F00E8B">
              <w:rPr>
                <w:rFonts w:ascii="Arial" w:hAnsi="Arial" w:cs="Arial"/>
                <w:sz w:val="24"/>
                <w:szCs w:val="24"/>
              </w:rPr>
              <w:t>*</w:t>
            </w:r>
          </w:p>
        </w:tc>
        <w:tc>
          <w:tcPr>
            <w:tcW w:w="3557" w:type="dxa"/>
            <w:shd w:val="clear" w:color="auto" w:fill="auto"/>
          </w:tcPr>
          <w:p w14:paraId="3540214F" w14:textId="77777777" w:rsidR="007A3525" w:rsidRPr="00F00E8B" w:rsidRDefault="007A3525" w:rsidP="004B676B">
            <w:pPr>
              <w:rPr>
                <w:rFonts w:ascii="Arial" w:hAnsi="Arial" w:cs="Arial"/>
                <w:sz w:val="24"/>
                <w:szCs w:val="24"/>
              </w:rPr>
            </w:pPr>
          </w:p>
        </w:tc>
      </w:tr>
      <w:tr w:rsidR="007A3525" w:rsidRPr="00F00E8B" w14:paraId="4C619617" w14:textId="77777777" w:rsidTr="004B676B">
        <w:tc>
          <w:tcPr>
            <w:tcW w:w="1809" w:type="dxa"/>
            <w:shd w:val="clear" w:color="auto" w:fill="auto"/>
          </w:tcPr>
          <w:p w14:paraId="639A1CAF" w14:textId="77777777" w:rsidR="007A3525" w:rsidRPr="00F00E8B" w:rsidRDefault="007A3525" w:rsidP="004B676B">
            <w:pPr>
              <w:rPr>
                <w:rFonts w:ascii="Arial" w:hAnsi="Arial" w:cs="Arial"/>
                <w:sz w:val="24"/>
                <w:szCs w:val="24"/>
              </w:rPr>
            </w:pPr>
            <w:r w:rsidRPr="00F00E8B">
              <w:rPr>
                <w:rFonts w:ascii="Arial" w:hAnsi="Arial" w:cs="Arial"/>
                <w:sz w:val="24"/>
                <w:szCs w:val="24"/>
              </w:rPr>
              <w:t>Triceps</w:t>
            </w:r>
          </w:p>
        </w:tc>
        <w:tc>
          <w:tcPr>
            <w:tcW w:w="3496" w:type="dxa"/>
            <w:shd w:val="clear" w:color="auto" w:fill="auto"/>
          </w:tcPr>
          <w:p w14:paraId="2A4B4782" w14:textId="77777777" w:rsidR="007A3525" w:rsidRPr="00F00E8B" w:rsidRDefault="007A3525" w:rsidP="004B676B">
            <w:pPr>
              <w:rPr>
                <w:rFonts w:ascii="Arial" w:hAnsi="Arial" w:cs="Arial"/>
                <w:sz w:val="24"/>
                <w:szCs w:val="24"/>
              </w:rPr>
            </w:pPr>
          </w:p>
          <w:p w14:paraId="25030937" w14:textId="77777777" w:rsidR="007A3525" w:rsidRPr="00F00E8B" w:rsidRDefault="007A3525" w:rsidP="004B676B">
            <w:pPr>
              <w:rPr>
                <w:rFonts w:ascii="Arial" w:hAnsi="Arial" w:cs="Arial"/>
                <w:sz w:val="24"/>
                <w:szCs w:val="24"/>
              </w:rPr>
            </w:pPr>
          </w:p>
        </w:tc>
        <w:tc>
          <w:tcPr>
            <w:tcW w:w="1749" w:type="dxa"/>
            <w:gridSpan w:val="2"/>
            <w:shd w:val="clear" w:color="auto" w:fill="auto"/>
          </w:tcPr>
          <w:p w14:paraId="0085454C" w14:textId="77777777" w:rsidR="007A3525" w:rsidRPr="00F00E8B" w:rsidRDefault="007A3525" w:rsidP="004B676B">
            <w:pPr>
              <w:rPr>
                <w:rFonts w:ascii="Arial" w:hAnsi="Arial" w:cs="Arial"/>
                <w:sz w:val="24"/>
                <w:szCs w:val="24"/>
              </w:rPr>
            </w:pPr>
            <w:r w:rsidRPr="00F00E8B">
              <w:rPr>
                <w:rFonts w:ascii="Arial" w:hAnsi="Arial" w:cs="Arial"/>
                <w:sz w:val="24"/>
                <w:szCs w:val="24"/>
              </w:rPr>
              <w:t>Inner Thigh</w:t>
            </w:r>
          </w:p>
        </w:tc>
        <w:tc>
          <w:tcPr>
            <w:tcW w:w="3557" w:type="dxa"/>
            <w:shd w:val="clear" w:color="auto" w:fill="auto"/>
          </w:tcPr>
          <w:p w14:paraId="13C01E92" w14:textId="77777777" w:rsidR="007A3525" w:rsidRPr="00F00E8B" w:rsidRDefault="007A3525" w:rsidP="004B676B">
            <w:pPr>
              <w:rPr>
                <w:rFonts w:ascii="Arial" w:hAnsi="Arial" w:cs="Arial"/>
                <w:sz w:val="24"/>
                <w:szCs w:val="24"/>
              </w:rPr>
            </w:pPr>
          </w:p>
        </w:tc>
      </w:tr>
      <w:tr w:rsidR="007A3525" w:rsidRPr="00F00E8B" w14:paraId="7F4C2A6D" w14:textId="77777777" w:rsidTr="004B676B">
        <w:tc>
          <w:tcPr>
            <w:tcW w:w="1809" w:type="dxa"/>
            <w:shd w:val="clear" w:color="auto" w:fill="auto"/>
          </w:tcPr>
          <w:p w14:paraId="56C7C789" w14:textId="77777777" w:rsidR="007A3525" w:rsidRPr="00F00E8B" w:rsidRDefault="007A3525" w:rsidP="004B676B">
            <w:pPr>
              <w:rPr>
                <w:rFonts w:ascii="Arial" w:hAnsi="Arial" w:cs="Arial"/>
                <w:sz w:val="24"/>
                <w:szCs w:val="24"/>
              </w:rPr>
            </w:pPr>
          </w:p>
        </w:tc>
        <w:tc>
          <w:tcPr>
            <w:tcW w:w="3496" w:type="dxa"/>
            <w:shd w:val="clear" w:color="auto" w:fill="auto"/>
          </w:tcPr>
          <w:p w14:paraId="493EA664" w14:textId="77777777" w:rsidR="007A3525" w:rsidRPr="00F00E8B" w:rsidRDefault="007A3525" w:rsidP="004B676B">
            <w:pPr>
              <w:rPr>
                <w:rFonts w:ascii="Arial" w:hAnsi="Arial" w:cs="Arial"/>
                <w:sz w:val="24"/>
                <w:szCs w:val="24"/>
              </w:rPr>
            </w:pPr>
          </w:p>
        </w:tc>
        <w:tc>
          <w:tcPr>
            <w:tcW w:w="1749" w:type="dxa"/>
            <w:gridSpan w:val="2"/>
            <w:shd w:val="clear" w:color="auto" w:fill="auto"/>
          </w:tcPr>
          <w:p w14:paraId="03821915" w14:textId="77777777" w:rsidR="007A3525" w:rsidRPr="00F00E8B" w:rsidRDefault="007A3525" w:rsidP="004B676B">
            <w:pPr>
              <w:rPr>
                <w:rFonts w:ascii="Arial" w:hAnsi="Arial" w:cs="Arial"/>
                <w:sz w:val="24"/>
                <w:szCs w:val="24"/>
              </w:rPr>
            </w:pPr>
            <w:r w:rsidRPr="00F00E8B">
              <w:rPr>
                <w:rFonts w:ascii="Arial" w:hAnsi="Arial" w:cs="Arial"/>
                <w:sz w:val="24"/>
                <w:szCs w:val="24"/>
              </w:rPr>
              <w:t>Outer Thigh</w:t>
            </w:r>
          </w:p>
        </w:tc>
        <w:tc>
          <w:tcPr>
            <w:tcW w:w="3557" w:type="dxa"/>
            <w:shd w:val="clear" w:color="auto" w:fill="auto"/>
          </w:tcPr>
          <w:p w14:paraId="3108EA6F" w14:textId="77777777" w:rsidR="007A3525" w:rsidRPr="00F00E8B" w:rsidRDefault="007A3525" w:rsidP="004B676B">
            <w:pPr>
              <w:rPr>
                <w:rFonts w:ascii="Arial" w:hAnsi="Arial" w:cs="Arial"/>
                <w:sz w:val="24"/>
                <w:szCs w:val="24"/>
              </w:rPr>
            </w:pPr>
          </w:p>
          <w:p w14:paraId="3E1679D1" w14:textId="77777777" w:rsidR="007A3525" w:rsidRPr="00F00E8B" w:rsidRDefault="007A3525" w:rsidP="004B676B">
            <w:pPr>
              <w:rPr>
                <w:rFonts w:ascii="Arial" w:hAnsi="Arial" w:cs="Arial"/>
                <w:sz w:val="24"/>
                <w:szCs w:val="24"/>
              </w:rPr>
            </w:pPr>
          </w:p>
        </w:tc>
      </w:tr>
      <w:tr w:rsidR="007A3525" w:rsidRPr="00F00E8B" w14:paraId="36CB26AE" w14:textId="77777777" w:rsidTr="004B676B">
        <w:tc>
          <w:tcPr>
            <w:tcW w:w="1809" w:type="dxa"/>
            <w:shd w:val="clear" w:color="auto" w:fill="auto"/>
          </w:tcPr>
          <w:p w14:paraId="2804A032" w14:textId="77777777" w:rsidR="007A3525" w:rsidRPr="00F00E8B" w:rsidRDefault="007A3525" w:rsidP="004B676B">
            <w:pPr>
              <w:rPr>
                <w:rFonts w:ascii="Arial" w:hAnsi="Arial" w:cs="Arial"/>
                <w:sz w:val="24"/>
                <w:szCs w:val="24"/>
              </w:rPr>
            </w:pPr>
          </w:p>
        </w:tc>
        <w:tc>
          <w:tcPr>
            <w:tcW w:w="3496" w:type="dxa"/>
            <w:shd w:val="clear" w:color="auto" w:fill="auto"/>
          </w:tcPr>
          <w:p w14:paraId="548256BC" w14:textId="77777777" w:rsidR="007A3525" w:rsidRPr="00F00E8B" w:rsidRDefault="007A3525" w:rsidP="004B676B">
            <w:pPr>
              <w:rPr>
                <w:rFonts w:ascii="Arial" w:hAnsi="Arial" w:cs="Arial"/>
                <w:sz w:val="24"/>
                <w:szCs w:val="24"/>
              </w:rPr>
            </w:pPr>
          </w:p>
        </w:tc>
        <w:tc>
          <w:tcPr>
            <w:tcW w:w="1749" w:type="dxa"/>
            <w:gridSpan w:val="2"/>
            <w:shd w:val="clear" w:color="auto" w:fill="auto"/>
          </w:tcPr>
          <w:p w14:paraId="27464975" w14:textId="77777777" w:rsidR="007A3525" w:rsidRPr="00F00E8B" w:rsidRDefault="007A3525" w:rsidP="004B676B">
            <w:pPr>
              <w:rPr>
                <w:rFonts w:ascii="Arial" w:hAnsi="Arial" w:cs="Arial"/>
                <w:sz w:val="24"/>
                <w:szCs w:val="24"/>
              </w:rPr>
            </w:pPr>
            <w:r w:rsidRPr="00F00E8B">
              <w:rPr>
                <w:rFonts w:ascii="Arial" w:hAnsi="Arial" w:cs="Arial"/>
                <w:sz w:val="24"/>
                <w:szCs w:val="24"/>
              </w:rPr>
              <w:t>Calves</w:t>
            </w:r>
          </w:p>
        </w:tc>
        <w:tc>
          <w:tcPr>
            <w:tcW w:w="3557" w:type="dxa"/>
            <w:shd w:val="clear" w:color="auto" w:fill="auto"/>
          </w:tcPr>
          <w:p w14:paraId="4E7CDB34" w14:textId="77777777" w:rsidR="007A3525" w:rsidRPr="00F00E8B" w:rsidRDefault="007A3525" w:rsidP="004B676B">
            <w:pPr>
              <w:rPr>
                <w:rFonts w:ascii="Arial" w:hAnsi="Arial" w:cs="Arial"/>
                <w:sz w:val="24"/>
                <w:szCs w:val="24"/>
              </w:rPr>
            </w:pPr>
          </w:p>
          <w:p w14:paraId="26F24198" w14:textId="77777777" w:rsidR="007A3525" w:rsidRPr="00F00E8B" w:rsidRDefault="007A3525" w:rsidP="004B676B">
            <w:pPr>
              <w:rPr>
                <w:rFonts w:ascii="Arial" w:hAnsi="Arial" w:cs="Arial"/>
                <w:sz w:val="24"/>
                <w:szCs w:val="24"/>
              </w:rPr>
            </w:pPr>
          </w:p>
        </w:tc>
      </w:tr>
      <w:tr w:rsidR="007A3525" w:rsidRPr="00F00E8B" w14:paraId="1A994BC4" w14:textId="77777777" w:rsidTr="004B676B">
        <w:tc>
          <w:tcPr>
            <w:tcW w:w="10611" w:type="dxa"/>
            <w:gridSpan w:val="5"/>
            <w:shd w:val="clear" w:color="auto" w:fill="auto"/>
          </w:tcPr>
          <w:p w14:paraId="2A97BF79" w14:textId="77777777" w:rsidR="007A3525" w:rsidRPr="00F00E8B" w:rsidRDefault="007A3525" w:rsidP="004B676B">
            <w:pPr>
              <w:jc w:val="center"/>
              <w:rPr>
                <w:rFonts w:ascii="Arial" w:hAnsi="Arial" w:cs="Arial"/>
                <w:sz w:val="24"/>
                <w:szCs w:val="24"/>
              </w:rPr>
            </w:pPr>
            <w:r w:rsidRPr="00F00E8B">
              <w:rPr>
                <w:rFonts w:ascii="Arial" w:hAnsi="Arial" w:cs="Arial"/>
                <w:sz w:val="24"/>
                <w:szCs w:val="24"/>
              </w:rPr>
              <w:t>TRUNK</w:t>
            </w:r>
          </w:p>
        </w:tc>
      </w:tr>
      <w:tr w:rsidR="007A3525" w:rsidRPr="00F00E8B" w14:paraId="133862F0" w14:textId="77777777" w:rsidTr="004B676B">
        <w:tc>
          <w:tcPr>
            <w:tcW w:w="1809" w:type="dxa"/>
            <w:shd w:val="clear" w:color="auto" w:fill="auto"/>
          </w:tcPr>
          <w:p w14:paraId="05FC6AA2" w14:textId="77777777" w:rsidR="007A3525" w:rsidRPr="00F00E8B" w:rsidRDefault="007A3525" w:rsidP="004B676B">
            <w:pPr>
              <w:rPr>
                <w:rFonts w:ascii="Arial" w:hAnsi="Arial" w:cs="Arial"/>
                <w:sz w:val="24"/>
                <w:szCs w:val="24"/>
              </w:rPr>
            </w:pPr>
            <w:r w:rsidRPr="00F00E8B">
              <w:rPr>
                <w:rFonts w:ascii="Arial" w:hAnsi="Arial" w:cs="Arial"/>
                <w:sz w:val="24"/>
                <w:szCs w:val="24"/>
              </w:rPr>
              <w:t>Abdominals *</w:t>
            </w:r>
          </w:p>
        </w:tc>
        <w:tc>
          <w:tcPr>
            <w:tcW w:w="3544" w:type="dxa"/>
            <w:gridSpan w:val="2"/>
            <w:shd w:val="clear" w:color="auto" w:fill="auto"/>
          </w:tcPr>
          <w:p w14:paraId="3F9386D1" w14:textId="77777777" w:rsidR="007A3525" w:rsidRPr="00F00E8B" w:rsidRDefault="007A3525" w:rsidP="004B676B">
            <w:pPr>
              <w:rPr>
                <w:rFonts w:ascii="Arial" w:hAnsi="Arial" w:cs="Arial"/>
                <w:sz w:val="24"/>
                <w:szCs w:val="24"/>
              </w:rPr>
            </w:pPr>
          </w:p>
        </w:tc>
        <w:tc>
          <w:tcPr>
            <w:tcW w:w="1701" w:type="dxa"/>
            <w:shd w:val="clear" w:color="auto" w:fill="auto"/>
          </w:tcPr>
          <w:p w14:paraId="19A7E216" w14:textId="77777777" w:rsidR="007A3525" w:rsidRPr="00F00E8B" w:rsidRDefault="007A3525" w:rsidP="004B676B">
            <w:pPr>
              <w:rPr>
                <w:rFonts w:ascii="Arial" w:hAnsi="Arial" w:cs="Arial"/>
                <w:sz w:val="24"/>
                <w:szCs w:val="24"/>
              </w:rPr>
            </w:pPr>
            <w:r w:rsidRPr="00F00E8B">
              <w:rPr>
                <w:rFonts w:ascii="Arial" w:hAnsi="Arial" w:cs="Arial"/>
                <w:sz w:val="24"/>
                <w:szCs w:val="24"/>
              </w:rPr>
              <w:t>Obliques *</w:t>
            </w:r>
          </w:p>
        </w:tc>
        <w:tc>
          <w:tcPr>
            <w:tcW w:w="3557" w:type="dxa"/>
            <w:shd w:val="clear" w:color="auto" w:fill="auto"/>
          </w:tcPr>
          <w:p w14:paraId="58991785" w14:textId="77777777" w:rsidR="007A3525" w:rsidRPr="00F00E8B" w:rsidRDefault="007A3525" w:rsidP="004B676B">
            <w:pPr>
              <w:rPr>
                <w:rFonts w:ascii="Arial" w:hAnsi="Arial" w:cs="Arial"/>
                <w:sz w:val="24"/>
                <w:szCs w:val="24"/>
              </w:rPr>
            </w:pPr>
          </w:p>
          <w:p w14:paraId="042825A2" w14:textId="77777777" w:rsidR="007A3525" w:rsidRPr="00F00E8B" w:rsidRDefault="007A3525" w:rsidP="004B676B">
            <w:pPr>
              <w:rPr>
                <w:rFonts w:ascii="Arial" w:hAnsi="Arial" w:cs="Arial"/>
                <w:sz w:val="24"/>
                <w:szCs w:val="24"/>
              </w:rPr>
            </w:pPr>
          </w:p>
        </w:tc>
      </w:tr>
      <w:tr w:rsidR="007A3525" w:rsidRPr="00F00E8B" w14:paraId="24751748" w14:textId="77777777" w:rsidTr="004B676B">
        <w:tc>
          <w:tcPr>
            <w:tcW w:w="1809" w:type="dxa"/>
            <w:shd w:val="clear" w:color="auto" w:fill="auto"/>
          </w:tcPr>
          <w:p w14:paraId="753855AB" w14:textId="77777777" w:rsidR="007A3525" w:rsidRPr="00F00E8B" w:rsidRDefault="007A3525" w:rsidP="004B676B">
            <w:pPr>
              <w:rPr>
                <w:rFonts w:ascii="Arial" w:hAnsi="Arial" w:cs="Arial"/>
                <w:sz w:val="24"/>
                <w:szCs w:val="24"/>
              </w:rPr>
            </w:pPr>
            <w:r w:rsidRPr="00F00E8B">
              <w:rPr>
                <w:rFonts w:ascii="Arial" w:hAnsi="Arial" w:cs="Arial"/>
                <w:sz w:val="24"/>
                <w:szCs w:val="24"/>
              </w:rPr>
              <w:t>Lower Back *</w:t>
            </w:r>
          </w:p>
        </w:tc>
        <w:tc>
          <w:tcPr>
            <w:tcW w:w="3544" w:type="dxa"/>
            <w:gridSpan w:val="2"/>
            <w:shd w:val="clear" w:color="auto" w:fill="auto"/>
          </w:tcPr>
          <w:p w14:paraId="0D3B8213" w14:textId="77777777" w:rsidR="007A3525" w:rsidRPr="00F00E8B" w:rsidRDefault="007A3525" w:rsidP="004B676B">
            <w:pPr>
              <w:rPr>
                <w:rFonts w:ascii="Arial" w:hAnsi="Arial" w:cs="Arial"/>
                <w:sz w:val="24"/>
                <w:szCs w:val="24"/>
              </w:rPr>
            </w:pPr>
          </w:p>
        </w:tc>
        <w:tc>
          <w:tcPr>
            <w:tcW w:w="1701" w:type="dxa"/>
            <w:shd w:val="clear" w:color="auto" w:fill="auto"/>
          </w:tcPr>
          <w:p w14:paraId="3EF9DD9B" w14:textId="77777777" w:rsidR="007A3525" w:rsidRDefault="007A3525" w:rsidP="004B676B">
            <w:pPr>
              <w:rPr>
                <w:rFonts w:ascii="Arial" w:hAnsi="Arial" w:cs="Arial"/>
                <w:sz w:val="24"/>
                <w:szCs w:val="24"/>
              </w:rPr>
            </w:pPr>
            <w:r w:rsidRPr="00F00E8B">
              <w:rPr>
                <w:rFonts w:ascii="Arial" w:hAnsi="Arial" w:cs="Arial"/>
                <w:sz w:val="24"/>
                <w:szCs w:val="24"/>
              </w:rPr>
              <w:t>Posture</w:t>
            </w:r>
            <w:r>
              <w:rPr>
                <w:rFonts w:ascii="Arial" w:hAnsi="Arial" w:cs="Arial"/>
                <w:sz w:val="24"/>
                <w:szCs w:val="24"/>
              </w:rPr>
              <w:t xml:space="preserve"> </w:t>
            </w:r>
          </w:p>
          <w:p w14:paraId="12B760D2" w14:textId="77777777" w:rsidR="007A3525" w:rsidRPr="00F00E8B" w:rsidRDefault="007A3525" w:rsidP="004B676B">
            <w:pPr>
              <w:rPr>
                <w:rFonts w:ascii="Arial" w:hAnsi="Arial" w:cs="Arial"/>
                <w:sz w:val="24"/>
                <w:szCs w:val="24"/>
              </w:rPr>
            </w:pPr>
            <w:r>
              <w:rPr>
                <w:rFonts w:ascii="Arial" w:hAnsi="Arial" w:cs="Arial"/>
                <w:sz w:val="24"/>
                <w:szCs w:val="24"/>
              </w:rPr>
              <w:t xml:space="preserve">Exercises </w:t>
            </w:r>
            <w:r w:rsidRPr="00F00E8B">
              <w:rPr>
                <w:rFonts w:ascii="Arial" w:hAnsi="Arial" w:cs="Arial"/>
                <w:sz w:val="24"/>
                <w:szCs w:val="24"/>
              </w:rPr>
              <w:t>*</w:t>
            </w:r>
          </w:p>
        </w:tc>
        <w:tc>
          <w:tcPr>
            <w:tcW w:w="3557" w:type="dxa"/>
            <w:shd w:val="clear" w:color="auto" w:fill="auto"/>
          </w:tcPr>
          <w:p w14:paraId="200A2624" w14:textId="77777777" w:rsidR="007A3525" w:rsidRPr="00F00E8B" w:rsidRDefault="007A3525" w:rsidP="004B676B">
            <w:pPr>
              <w:rPr>
                <w:rFonts w:ascii="Arial" w:hAnsi="Arial" w:cs="Arial"/>
                <w:sz w:val="24"/>
                <w:szCs w:val="24"/>
              </w:rPr>
            </w:pPr>
          </w:p>
          <w:p w14:paraId="4066025A" w14:textId="77777777" w:rsidR="007A3525" w:rsidRPr="00F00E8B" w:rsidRDefault="007A3525" w:rsidP="004B676B">
            <w:pPr>
              <w:rPr>
                <w:rFonts w:ascii="Arial" w:hAnsi="Arial" w:cs="Arial"/>
                <w:sz w:val="24"/>
                <w:szCs w:val="24"/>
              </w:rPr>
            </w:pPr>
          </w:p>
        </w:tc>
      </w:tr>
    </w:tbl>
    <w:p w14:paraId="5A3F28D1" w14:textId="36FA6693" w:rsidR="007A3525" w:rsidRDefault="007A3525" w:rsidP="007A3525">
      <w:pPr>
        <w:tabs>
          <w:tab w:val="left" w:pos="2670"/>
        </w:tabs>
        <w:rPr>
          <w:rFonts w:ascii="Tahoma" w:hAnsi="Tahoma" w:cs="Tahoma"/>
          <w:b/>
          <w:sz w:val="28"/>
          <w:szCs w:val="28"/>
          <w:u w:val="single"/>
        </w:rPr>
      </w:pPr>
      <w:r>
        <w:rPr>
          <w:rFonts w:ascii="Tahoma" w:hAnsi="Tahoma" w:cs="Tahoma"/>
          <w:b/>
          <w:sz w:val="28"/>
          <w:szCs w:val="28"/>
          <w:u w:val="single"/>
        </w:rPr>
        <w:br w:type="page"/>
      </w:r>
    </w:p>
    <w:p w14:paraId="26C21653" w14:textId="7EDF3315" w:rsidR="007A3525" w:rsidRDefault="007A3525">
      <w:pPr>
        <w:spacing w:after="160" w:line="259" w:lineRule="auto"/>
        <w:rPr>
          <w:rFonts w:ascii="Tahoma" w:hAnsi="Tahoma" w:cs="Tahoma"/>
          <w:b/>
          <w:sz w:val="28"/>
          <w:szCs w:val="28"/>
          <w:u w:val="single"/>
        </w:rPr>
        <w:sectPr w:rsidR="007A3525" w:rsidSect="00E31452">
          <w:footerReference w:type="even" r:id="rId483"/>
          <w:footerReference w:type="default" r:id="rId484"/>
          <w:pgSz w:w="12240" w:h="15840" w:code="1"/>
          <w:pgMar w:top="454" w:right="720" w:bottom="454" w:left="720" w:header="720" w:footer="720" w:gutter="0"/>
          <w:cols w:space="720"/>
          <w:docGrid w:linePitch="326"/>
        </w:sectPr>
      </w:pPr>
    </w:p>
    <w:p w14:paraId="43353E1F" w14:textId="77777777" w:rsidR="007A3525" w:rsidRPr="009272B8" w:rsidRDefault="007A3525" w:rsidP="007A3525">
      <w:pPr>
        <w:jc w:val="center"/>
        <w:rPr>
          <w:rFonts w:ascii="Tahoma" w:hAnsi="Tahoma" w:cs="Tahoma"/>
          <w:b/>
          <w:sz w:val="32"/>
          <w:szCs w:val="32"/>
        </w:rPr>
      </w:pPr>
      <w:r w:rsidRPr="009272B8">
        <w:rPr>
          <w:rFonts w:ascii="Tahoma" w:hAnsi="Tahoma" w:cs="Tahoma"/>
          <w:b/>
          <w:sz w:val="32"/>
          <w:szCs w:val="32"/>
        </w:rPr>
        <w:lastRenderedPageBreak/>
        <w:t>Exercise Options for a full Body Workout</w:t>
      </w:r>
    </w:p>
    <w:tbl>
      <w:tblPr>
        <w:tblW w:w="14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6"/>
        <w:gridCol w:w="2092"/>
        <w:gridCol w:w="105"/>
        <w:gridCol w:w="1940"/>
        <w:gridCol w:w="115"/>
        <w:gridCol w:w="90"/>
        <w:gridCol w:w="1710"/>
        <w:gridCol w:w="180"/>
        <w:gridCol w:w="1917"/>
        <w:gridCol w:w="153"/>
        <w:gridCol w:w="1983"/>
        <w:gridCol w:w="296"/>
        <w:gridCol w:w="1688"/>
      </w:tblGrid>
      <w:tr w:rsidR="007A3525" w14:paraId="5E2A3001" w14:textId="77777777" w:rsidTr="004B676B">
        <w:tc>
          <w:tcPr>
            <w:tcW w:w="14425" w:type="dxa"/>
            <w:gridSpan w:val="13"/>
          </w:tcPr>
          <w:p w14:paraId="6C9D0087" w14:textId="77777777" w:rsidR="007A3525" w:rsidRPr="0024126A" w:rsidRDefault="007A3525" w:rsidP="004B676B">
            <w:pPr>
              <w:jc w:val="center"/>
              <w:rPr>
                <w:rFonts w:ascii="Arial" w:hAnsi="Arial" w:cs="Arial"/>
                <w:b/>
              </w:rPr>
            </w:pPr>
            <w:r>
              <w:rPr>
                <w:rFonts w:ascii="Arial" w:hAnsi="Arial" w:cs="Arial"/>
                <w:b/>
              </w:rPr>
              <w:t>Choose 1 – 2 exercises / body part ---- Complete 1-3 sets / exercise ---- do 10 – 20 repetitions of each exercise</w:t>
            </w:r>
          </w:p>
        </w:tc>
      </w:tr>
      <w:tr w:rsidR="007A3525" w14:paraId="447C689C" w14:textId="77777777" w:rsidTr="004B676B">
        <w:tc>
          <w:tcPr>
            <w:tcW w:w="14425" w:type="dxa"/>
            <w:gridSpan w:val="13"/>
          </w:tcPr>
          <w:p w14:paraId="13808509" w14:textId="77777777" w:rsidR="007A3525" w:rsidRPr="0024126A" w:rsidRDefault="007A3525" w:rsidP="004B676B">
            <w:pPr>
              <w:jc w:val="center"/>
              <w:rPr>
                <w:rFonts w:ascii="Arial" w:hAnsi="Arial" w:cs="Arial"/>
                <w:b/>
              </w:rPr>
            </w:pPr>
            <w:r w:rsidRPr="0024126A">
              <w:rPr>
                <w:rFonts w:ascii="Arial" w:hAnsi="Arial" w:cs="Arial"/>
                <w:b/>
              </w:rPr>
              <w:t xml:space="preserve">The </w:t>
            </w:r>
            <w:r>
              <w:rPr>
                <w:rFonts w:ascii="Arial" w:hAnsi="Arial" w:cs="Arial"/>
                <w:b/>
              </w:rPr>
              <w:t>1</w:t>
            </w:r>
            <w:r w:rsidRPr="00A30047">
              <w:rPr>
                <w:rFonts w:ascii="Arial" w:hAnsi="Arial" w:cs="Arial"/>
                <w:b/>
                <w:vertAlign w:val="superscript"/>
              </w:rPr>
              <w:t>st</w:t>
            </w:r>
            <w:r>
              <w:rPr>
                <w:rFonts w:ascii="Arial" w:hAnsi="Arial" w:cs="Arial"/>
                <w:b/>
              </w:rPr>
              <w:t xml:space="preserve"> </w:t>
            </w:r>
            <w:r w:rsidRPr="0024126A">
              <w:rPr>
                <w:rFonts w:ascii="Arial" w:hAnsi="Arial" w:cs="Arial"/>
                <w:b/>
              </w:rPr>
              <w:t>7 leg exercises work the quad</w:t>
            </w:r>
            <w:r>
              <w:rPr>
                <w:rFonts w:ascii="Arial" w:hAnsi="Arial" w:cs="Arial"/>
                <w:b/>
              </w:rPr>
              <w:t>s</w:t>
            </w:r>
            <w:r w:rsidRPr="0024126A">
              <w:rPr>
                <w:rFonts w:ascii="Arial" w:hAnsi="Arial" w:cs="Arial"/>
                <w:b/>
              </w:rPr>
              <w:t xml:space="preserve">, hamstrings, gluteals and inner thigh </w:t>
            </w:r>
            <w:r>
              <w:rPr>
                <w:rFonts w:ascii="Arial" w:hAnsi="Arial" w:cs="Arial"/>
                <w:b/>
              </w:rPr>
              <w:t>m</w:t>
            </w:r>
            <w:r w:rsidRPr="0024126A">
              <w:rPr>
                <w:rFonts w:ascii="Arial" w:hAnsi="Arial" w:cs="Arial"/>
                <w:b/>
              </w:rPr>
              <w:t>uscles</w:t>
            </w:r>
          </w:p>
        </w:tc>
      </w:tr>
      <w:tr w:rsidR="007A3525" w14:paraId="0BC53074" w14:textId="77777777" w:rsidTr="004B676B">
        <w:tc>
          <w:tcPr>
            <w:tcW w:w="2156" w:type="dxa"/>
          </w:tcPr>
          <w:p w14:paraId="73C6074E" w14:textId="77777777" w:rsidR="007A3525" w:rsidRPr="0024126A" w:rsidRDefault="007A3525" w:rsidP="004B676B">
            <w:pPr>
              <w:jc w:val="center"/>
              <w:rPr>
                <w:rFonts w:ascii="Arial" w:hAnsi="Arial" w:cs="Arial"/>
                <w:b/>
              </w:rPr>
            </w:pPr>
            <w:r w:rsidRPr="0024126A">
              <w:rPr>
                <w:rFonts w:ascii="Arial" w:hAnsi="Arial" w:cs="Arial"/>
                <w:b/>
              </w:rPr>
              <w:t>Squats</w:t>
            </w:r>
          </w:p>
        </w:tc>
        <w:tc>
          <w:tcPr>
            <w:tcW w:w="2092" w:type="dxa"/>
          </w:tcPr>
          <w:p w14:paraId="0F1324FD" w14:textId="77777777" w:rsidR="007A3525" w:rsidRPr="0024126A" w:rsidRDefault="007A3525" w:rsidP="004B676B">
            <w:pPr>
              <w:jc w:val="center"/>
              <w:rPr>
                <w:rFonts w:ascii="Arial" w:hAnsi="Arial" w:cs="Arial"/>
                <w:b/>
              </w:rPr>
            </w:pPr>
            <w:r w:rsidRPr="0024126A">
              <w:rPr>
                <w:rFonts w:ascii="Arial" w:hAnsi="Arial" w:cs="Arial"/>
                <w:b/>
              </w:rPr>
              <w:t>Wall Squats</w:t>
            </w:r>
          </w:p>
        </w:tc>
        <w:tc>
          <w:tcPr>
            <w:tcW w:w="2160" w:type="dxa"/>
            <w:gridSpan w:val="3"/>
          </w:tcPr>
          <w:p w14:paraId="6C7EB5E1" w14:textId="77777777" w:rsidR="007A3525" w:rsidRPr="0024126A" w:rsidRDefault="007A3525" w:rsidP="004B676B">
            <w:pPr>
              <w:jc w:val="center"/>
              <w:rPr>
                <w:rFonts w:ascii="Arial" w:hAnsi="Arial" w:cs="Arial"/>
                <w:b/>
              </w:rPr>
            </w:pPr>
            <w:r w:rsidRPr="0024126A">
              <w:rPr>
                <w:rFonts w:ascii="Arial" w:hAnsi="Arial" w:cs="Arial"/>
                <w:b/>
              </w:rPr>
              <w:t>Back Lunges</w:t>
            </w:r>
          </w:p>
        </w:tc>
        <w:tc>
          <w:tcPr>
            <w:tcW w:w="1980" w:type="dxa"/>
            <w:gridSpan w:val="3"/>
          </w:tcPr>
          <w:p w14:paraId="54146CE0" w14:textId="77777777" w:rsidR="007A3525" w:rsidRPr="0024126A" w:rsidRDefault="007A3525" w:rsidP="004B676B">
            <w:pPr>
              <w:jc w:val="center"/>
              <w:rPr>
                <w:rFonts w:ascii="Arial" w:hAnsi="Arial" w:cs="Arial"/>
                <w:b/>
              </w:rPr>
            </w:pPr>
            <w:r w:rsidRPr="0024126A">
              <w:rPr>
                <w:rFonts w:ascii="Arial" w:hAnsi="Arial" w:cs="Arial"/>
                <w:b/>
              </w:rPr>
              <w:t>F</w:t>
            </w:r>
            <w:r>
              <w:rPr>
                <w:rFonts w:ascii="Arial" w:hAnsi="Arial" w:cs="Arial"/>
                <w:b/>
              </w:rPr>
              <w:t>wd</w:t>
            </w:r>
            <w:r w:rsidRPr="0024126A">
              <w:rPr>
                <w:rFonts w:ascii="Arial" w:hAnsi="Arial" w:cs="Arial"/>
                <w:b/>
              </w:rPr>
              <w:t xml:space="preserve"> Lunges</w:t>
            </w:r>
          </w:p>
        </w:tc>
        <w:tc>
          <w:tcPr>
            <w:tcW w:w="2070" w:type="dxa"/>
            <w:gridSpan w:val="2"/>
          </w:tcPr>
          <w:p w14:paraId="2EA1BC32" w14:textId="77777777" w:rsidR="007A3525" w:rsidRPr="0024126A" w:rsidRDefault="007A3525" w:rsidP="004B676B">
            <w:pPr>
              <w:jc w:val="center"/>
              <w:rPr>
                <w:rFonts w:ascii="Arial" w:hAnsi="Arial" w:cs="Arial"/>
                <w:b/>
              </w:rPr>
            </w:pPr>
            <w:r w:rsidRPr="0024126A">
              <w:rPr>
                <w:rFonts w:ascii="Arial" w:hAnsi="Arial" w:cs="Arial"/>
                <w:b/>
              </w:rPr>
              <w:t>Walking Lunges</w:t>
            </w:r>
          </w:p>
        </w:tc>
        <w:tc>
          <w:tcPr>
            <w:tcW w:w="1983" w:type="dxa"/>
          </w:tcPr>
          <w:p w14:paraId="0DBD9672" w14:textId="77777777" w:rsidR="007A3525" w:rsidRPr="0024126A" w:rsidRDefault="007A3525" w:rsidP="004B676B">
            <w:pPr>
              <w:jc w:val="center"/>
              <w:rPr>
                <w:rFonts w:ascii="Arial" w:hAnsi="Arial" w:cs="Arial"/>
                <w:b/>
              </w:rPr>
            </w:pPr>
            <w:r w:rsidRPr="0024126A">
              <w:rPr>
                <w:rFonts w:ascii="Arial" w:hAnsi="Arial" w:cs="Arial"/>
                <w:b/>
              </w:rPr>
              <w:t>Split Squats</w:t>
            </w:r>
          </w:p>
        </w:tc>
        <w:tc>
          <w:tcPr>
            <w:tcW w:w="1984" w:type="dxa"/>
            <w:gridSpan w:val="2"/>
          </w:tcPr>
          <w:p w14:paraId="3D414372" w14:textId="77777777" w:rsidR="007A3525" w:rsidRPr="0024126A" w:rsidRDefault="007A3525" w:rsidP="004B676B">
            <w:pPr>
              <w:jc w:val="center"/>
              <w:rPr>
                <w:rFonts w:ascii="Arial" w:hAnsi="Arial" w:cs="Arial"/>
                <w:b/>
              </w:rPr>
            </w:pPr>
            <w:r w:rsidRPr="0024126A">
              <w:rPr>
                <w:rFonts w:ascii="Arial" w:hAnsi="Arial" w:cs="Arial"/>
                <w:b/>
              </w:rPr>
              <w:t>Step-Ups</w:t>
            </w:r>
          </w:p>
        </w:tc>
      </w:tr>
      <w:tr w:rsidR="007A3525" w14:paraId="62629435" w14:textId="77777777" w:rsidTr="004B676B">
        <w:tc>
          <w:tcPr>
            <w:tcW w:w="2156" w:type="dxa"/>
          </w:tcPr>
          <w:p w14:paraId="26E082EC" w14:textId="77777777" w:rsidR="007A3525" w:rsidRPr="008C1A3A" w:rsidRDefault="007A3525" w:rsidP="004B676B">
            <w:pPr>
              <w:jc w:val="center"/>
            </w:pPr>
            <w:r>
              <w:rPr>
                <w:noProof/>
              </w:rPr>
              <w:drawing>
                <wp:inline distT="0" distB="0" distL="0" distR="0" wp14:anchorId="443BF283" wp14:editId="4AD375D6">
                  <wp:extent cx="694690" cy="1060450"/>
                  <wp:effectExtent l="0" t="0" r="0" b="0"/>
                  <wp:docPr id="552311919" name="Picture 4" descr="C:\Documents and Settings\lamberts\My Documents\PGC-V2.2 Pro\Leg\leg_dum-1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lamberts\My Documents\PGC-V2.2 Pro\Leg\leg_dum-14.bmp"/>
                          <pic:cNvPicPr>
                            <a:picLocks noChangeAspect="1" noChangeArrowheads="1"/>
                          </pic:cNvPicPr>
                        </pic:nvPicPr>
                        <pic:blipFill>
                          <a:blip r:embed="rId485" cstate="print">
                            <a:extLst>
                              <a:ext uri="{28A0092B-C50C-407E-A947-70E740481C1C}">
                                <a14:useLocalDpi xmlns:a14="http://schemas.microsoft.com/office/drawing/2010/main" val="0"/>
                              </a:ext>
                            </a:extLst>
                          </a:blip>
                          <a:srcRect/>
                          <a:stretch>
                            <a:fillRect/>
                          </a:stretch>
                        </pic:blipFill>
                        <pic:spPr bwMode="auto">
                          <a:xfrm>
                            <a:off x="0" y="0"/>
                            <a:ext cx="694690" cy="1060450"/>
                          </a:xfrm>
                          <a:prstGeom prst="rect">
                            <a:avLst/>
                          </a:prstGeom>
                          <a:noFill/>
                          <a:ln>
                            <a:noFill/>
                          </a:ln>
                        </pic:spPr>
                      </pic:pic>
                    </a:graphicData>
                  </a:graphic>
                </wp:inline>
              </w:drawing>
            </w:r>
          </w:p>
        </w:tc>
        <w:tc>
          <w:tcPr>
            <w:tcW w:w="2092" w:type="dxa"/>
          </w:tcPr>
          <w:p w14:paraId="0E0B54BB" w14:textId="77777777" w:rsidR="007A3525" w:rsidRPr="008C1A3A" w:rsidRDefault="007A3525" w:rsidP="004B676B">
            <w:pPr>
              <w:jc w:val="center"/>
            </w:pPr>
            <w:r>
              <w:rPr>
                <w:noProof/>
              </w:rPr>
              <w:drawing>
                <wp:inline distT="0" distB="0" distL="0" distR="0" wp14:anchorId="2D5C8250" wp14:editId="50FFFC4C">
                  <wp:extent cx="719455" cy="1060450"/>
                  <wp:effectExtent l="0" t="0" r="0" b="0"/>
                  <wp:docPr id="552311920" name="Picture 2" descr="C:\Documents and Settings\lamberts\My Documents\PGC-V2.2 Pro\Leg\leg_dum-0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lamberts\My Documents\PGC-V2.2 Pro\Leg\leg_dum-02.bmp"/>
                          <pic:cNvPicPr>
                            <a:picLocks noChangeAspect="1" noChangeArrowheads="1"/>
                          </pic:cNvPicPr>
                        </pic:nvPicPr>
                        <pic:blipFill>
                          <a:blip r:embed="rId486" cstate="print">
                            <a:extLst>
                              <a:ext uri="{28A0092B-C50C-407E-A947-70E740481C1C}">
                                <a14:useLocalDpi xmlns:a14="http://schemas.microsoft.com/office/drawing/2010/main" val="0"/>
                              </a:ext>
                            </a:extLst>
                          </a:blip>
                          <a:srcRect/>
                          <a:stretch>
                            <a:fillRect/>
                          </a:stretch>
                        </pic:blipFill>
                        <pic:spPr bwMode="auto">
                          <a:xfrm>
                            <a:off x="0" y="0"/>
                            <a:ext cx="719455" cy="1060450"/>
                          </a:xfrm>
                          <a:prstGeom prst="rect">
                            <a:avLst/>
                          </a:prstGeom>
                          <a:noFill/>
                          <a:ln>
                            <a:noFill/>
                          </a:ln>
                        </pic:spPr>
                      </pic:pic>
                    </a:graphicData>
                  </a:graphic>
                </wp:inline>
              </w:drawing>
            </w:r>
          </w:p>
        </w:tc>
        <w:tc>
          <w:tcPr>
            <w:tcW w:w="2160" w:type="dxa"/>
            <w:gridSpan w:val="3"/>
          </w:tcPr>
          <w:p w14:paraId="63BE37DD" w14:textId="77777777" w:rsidR="007A3525" w:rsidRPr="008C1A3A" w:rsidRDefault="007A3525" w:rsidP="004B676B">
            <w:pPr>
              <w:jc w:val="center"/>
            </w:pPr>
            <w:r>
              <w:rPr>
                <w:noProof/>
              </w:rPr>
              <w:drawing>
                <wp:inline distT="0" distB="0" distL="0" distR="0" wp14:anchorId="077EC328" wp14:editId="25119D51">
                  <wp:extent cx="633730" cy="1024255"/>
                  <wp:effectExtent l="0" t="0" r="0" b="0"/>
                  <wp:docPr id="552311921" name="Picture 1" descr="C:\Documents and Settings\lamberts\My Documents\PGC-V2.2 Pro\Leg\leg_dum-0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lamberts\My Documents\PGC-V2.2 Pro\Leg\leg_dum-07.bmp"/>
                          <pic:cNvPicPr>
                            <a:picLocks noChangeAspect="1" noChangeArrowheads="1"/>
                          </pic:cNvPicPr>
                        </pic:nvPicPr>
                        <pic:blipFill>
                          <a:blip r:embed="rId487" cstate="print">
                            <a:extLst>
                              <a:ext uri="{28A0092B-C50C-407E-A947-70E740481C1C}">
                                <a14:useLocalDpi xmlns:a14="http://schemas.microsoft.com/office/drawing/2010/main" val="0"/>
                              </a:ext>
                            </a:extLst>
                          </a:blip>
                          <a:srcRect/>
                          <a:stretch>
                            <a:fillRect/>
                          </a:stretch>
                        </pic:blipFill>
                        <pic:spPr bwMode="auto">
                          <a:xfrm>
                            <a:off x="0" y="0"/>
                            <a:ext cx="633730" cy="1024255"/>
                          </a:xfrm>
                          <a:prstGeom prst="rect">
                            <a:avLst/>
                          </a:prstGeom>
                          <a:noFill/>
                          <a:ln>
                            <a:noFill/>
                          </a:ln>
                        </pic:spPr>
                      </pic:pic>
                    </a:graphicData>
                  </a:graphic>
                </wp:inline>
              </w:drawing>
            </w:r>
          </w:p>
        </w:tc>
        <w:tc>
          <w:tcPr>
            <w:tcW w:w="1980" w:type="dxa"/>
            <w:gridSpan w:val="3"/>
          </w:tcPr>
          <w:p w14:paraId="13720064" w14:textId="77777777" w:rsidR="007A3525" w:rsidRPr="008C1A3A" w:rsidRDefault="007A3525" w:rsidP="004B676B">
            <w:pPr>
              <w:jc w:val="center"/>
            </w:pPr>
            <w:r>
              <w:rPr>
                <w:noProof/>
              </w:rPr>
              <w:drawing>
                <wp:inline distT="0" distB="0" distL="0" distR="0" wp14:anchorId="2FCCE05A" wp14:editId="61C7B1D0">
                  <wp:extent cx="804545" cy="987425"/>
                  <wp:effectExtent l="0" t="0" r="0" b="0"/>
                  <wp:docPr id="552311922" name="Picture 9" descr="C:\Documents and Settings\lamberts\My Documents\PGC-V2.2 Pro\Leg\leg_bar-2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lamberts\My Documents\PGC-V2.2 Pro\Leg\leg_bar-28.bmp"/>
                          <pic:cNvPicPr>
                            <a:picLocks noChangeAspect="1" noChangeArrowheads="1"/>
                          </pic:cNvPicPr>
                        </pic:nvPicPr>
                        <pic:blipFill>
                          <a:blip r:embed="rId488" cstate="print">
                            <a:extLst>
                              <a:ext uri="{28A0092B-C50C-407E-A947-70E740481C1C}">
                                <a14:useLocalDpi xmlns:a14="http://schemas.microsoft.com/office/drawing/2010/main" val="0"/>
                              </a:ext>
                            </a:extLst>
                          </a:blip>
                          <a:srcRect/>
                          <a:stretch>
                            <a:fillRect/>
                          </a:stretch>
                        </pic:blipFill>
                        <pic:spPr bwMode="auto">
                          <a:xfrm>
                            <a:off x="0" y="0"/>
                            <a:ext cx="804545" cy="987425"/>
                          </a:xfrm>
                          <a:prstGeom prst="rect">
                            <a:avLst/>
                          </a:prstGeom>
                          <a:noFill/>
                          <a:ln>
                            <a:noFill/>
                          </a:ln>
                        </pic:spPr>
                      </pic:pic>
                    </a:graphicData>
                  </a:graphic>
                </wp:inline>
              </w:drawing>
            </w:r>
          </w:p>
        </w:tc>
        <w:tc>
          <w:tcPr>
            <w:tcW w:w="2070" w:type="dxa"/>
            <w:gridSpan w:val="2"/>
          </w:tcPr>
          <w:p w14:paraId="1785AD69" w14:textId="77777777" w:rsidR="007A3525" w:rsidRPr="008C1A3A" w:rsidRDefault="007A3525" w:rsidP="004B676B">
            <w:pPr>
              <w:jc w:val="center"/>
            </w:pPr>
            <w:r>
              <w:rPr>
                <w:noProof/>
              </w:rPr>
              <w:drawing>
                <wp:inline distT="0" distB="0" distL="0" distR="0" wp14:anchorId="44FD5F97" wp14:editId="4748F454">
                  <wp:extent cx="1219200" cy="987425"/>
                  <wp:effectExtent l="0" t="0" r="0" b="0"/>
                  <wp:docPr id="552311923" name="Picture 5" descr="C:\Documents and Settings\lamberts\My Documents\PGC-V2.2 Pro\Leg\leg_dum-2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lamberts\My Documents\PGC-V2.2 Pro\Leg\leg_dum-21.bmp"/>
                          <pic:cNvPicPr>
                            <a:picLocks noChangeAspect="1" noChangeArrowheads="1"/>
                          </pic:cNvPicPr>
                        </pic:nvPicPr>
                        <pic:blipFill>
                          <a:blip r:embed="rId489" cstate="print">
                            <a:extLst>
                              <a:ext uri="{28A0092B-C50C-407E-A947-70E740481C1C}">
                                <a14:useLocalDpi xmlns:a14="http://schemas.microsoft.com/office/drawing/2010/main" val="0"/>
                              </a:ext>
                            </a:extLst>
                          </a:blip>
                          <a:srcRect/>
                          <a:stretch>
                            <a:fillRect/>
                          </a:stretch>
                        </pic:blipFill>
                        <pic:spPr bwMode="auto">
                          <a:xfrm>
                            <a:off x="0" y="0"/>
                            <a:ext cx="1219200" cy="987425"/>
                          </a:xfrm>
                          <a:prstGeom prst="rect">
                            <a:avLst/>
                          </a:prstGeom>
                          <a:noFill/>
                          <a:ln>
                            <a:noFill/>
                          </a:ln>
                        </pic:spPr>
                      </pic:pic>
                    </a:graphicData>
                  </a:graphic>
                </wp:inline>
              </w:drawing>
            </w:r>
          </w:p>
        </w:tc>
        <w:tc>
          <w:tcPr>
            <w:tcW w:w="1983" w:type="dxa"/>
          </w:tcPr>
          <w:p w14:paraId="7E5A47A5" w14:textId="77777777" w:rsidR="007A3525" w:rsidRPr="008C1A3A" w:rsidRDefault="007A3525" w:rsidP="004B676B">
            <w:pPr>
              <w:jc w:val="center"/>
            </w:pPr>
            <w:r>
              <w:rPr>
                <w:noProof/>
              </w:rPr>
              <w:drawing>
                <wp:inline distT="0" distB="0" distL="0" distR="0" wp14:anchorId="54D21780" wp14:editId="1ADC734D">
                  <wp:extent cx="694690" cy="1048385"/>
                  <wp:effectExtent l="0" t="0" r="0" b="0"/>
                  <wp:docPr id="552311924" name="Picture 6" descr="C:\Documents and Settings\lamberts\My Documents\PGC-V2.2 Pro\Leg\leg_dum-0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lamberts\My Documents\PGC-V2.2 Pro\Leg\leg_dum-08.bmp"/>
                          <pic:cNvPicPr>
                            <a:picLocks noChangeAspect="1" noChangeArrowheads="1"/>
                          </pic:cNvPicPr>
                        </pic:nvPicPr>
                        <pic:blipFill>
                          <a:blip r:embed="rId490" cstate="print">
                            <a:extLst>
                              <a:ext uri="{28A0092B-C50C-407E-A947-70E740481C1C}">
                                <a14:useLocalDpi xmlns:a14="http://schemas.microsoft.com/office/drawing/2010/main" val="0"/>
                              </a:ext>
                            </a:extLst>
                          </a:blip>
                          <a:srcRect/>
                          <a:stretch>
                            <a:fillRect/>
                          </a:stretch>
                        </pic:blipFill>
                        <pic:spPr bwMode="auto">
                          <a:xfrm>
                            <a:off x="0" y="0"/>
                            <a:ext cx="694690" cy="1048385"/>
                          </a:xfrm>
                          <a:prstGeom prst="rect">
                            <a:avLst/>
                          </a:prstGeom>
                          <a:noFill/>
                          <a:ln>
                            <a:noFill/>
                          </a:ln>
                        </pic:spPr>
                      </pic:pic>
                    </a:graphicData>
                  </a:graphic>
                </wp:inline>
              </w:drawing>
            </w:r>
          </w:p>
        </w:tc>
        <w:tc>
          <w:tcPr>
            <w:tcW w:w="1984" w:type="dxa"/>
            <w:gridSpan w:val="2"/>
          </w:tcPr>
          <w:p w14:paraId="687B6F1D" w14:textId="77777777" w:rsidR="007A3525" w:rsidRPr="008C1A3A" w:rsidRDefault="007A3525" w:rsidP="004B676B">
            <w:pPr>
              <w:jc w:val="center"/>
            </w:pPr>
            <w:r>
              <w:rPr>
                <w:noProof/>
              </w:rPr>
              <w:drawing>
                <wp:inline distT="0" distB="0" distL="0" distR="0" wp14:anchorId="164016BC" wp14:editId="33B4E1E5">
                  <wp:extent cx="755650" cy="1109345"/>
                  <wp:effectExtent l="0" t="0" r="0" b="0"/>
                  <wp:docPr id="552311925" name="Picture 12" descr="leg_dum-2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eg_dum-26.bmp"/>
                          <pic:cNvPicPr>
                            <a:picLocks noChangeAspect="1" noChangeArrowheads="1"/>
                          </pic:cNvPicPr>
                        </pic:nvPicPr>
                        <pic:blipFill>
                          <a:blip r:embed="rId491" cstate="print">
                            <a:extLst>
                              <a:ext uri="{28A0092B-C50C-407E-A947-70E740481C1C}">
                                <a14:useLocalDpi xmlns:a14="http://schemas.microsoft.com/office/drawing/2010/main" val="0"/>
                              </a:ext>
                            </a:extLst>
                          </a:blip>
                          <a:srcRect/>
                          <a:stretch>
                            <a:fillRect/>
                          </a:stretch>
                        </pic:blipFill>
                        <pic:spPr bwMode="auto">
                          <a:xfrm>
                            <a:off x="0" y="0"/>
                            <a:ext cx="755650" cy="1109345"/>
                          </a:xfrm>
                          <a:prstGeom prst="rect">
                            <a:avLst/>
                          </a:prstGeom>
                          <a:noFill/>
                          <a:ln>
                            <a:noFill/>
                          </a:ln>
                        </pic:spPr>
                      </pic:pic>
                    </a:graphicData>
                  </a:graphic>
                </wp:inline>
              </w:drawing>
            </w:r>
          </w:p>
        </w:tc>
      </w:tr>
      <w:tr w:rsidR="007A3525" w14:paraId="7B3AA4A0" w14:textId="77777777" w:rsidTr="004B676B">
        <w:tc>
          <w:tcPr>
            <w:tcW w:w="2156" w:type="dxa"/>
          </w:tcPr>
          <w:p w14:paraId="7ADCABF0" w14:textId="77777777" w:rsidR="007A3525" w:rsidRPr="0024126A" w:rsidRDefault="007A3525" w:rsidP="004B676B">
            <w:pPr>
              <w:jc w:val="center"/>
              <w:rPr>
                <w:rFonts w:ascii="Arial" w:hAnsi="Arial" w:cs="Arial"/>
                <w:b/>
              </w:rPr>
            </w:pPr>
            <w:r w:rsidRPr="0024126A">
              <w:rPr>
                <w:rFonts w:ascii="Arial" w:hAnsi="Arial" w:cs="Arial"/>
                <w:b/>
              </w:rPr>
              <w:t>Hamstring Bridge</w:t>
            </w:r>
          </w:p>
        </w:tc>
        <w:tc>
          <w:tcPr>
            <w:tcW w:w="2092" w:type="dxa"/>
          </w:tcPr>
          <w:p w14:paraId="7EBD0B99" w14:textId="77777777" w:rsidR="007A3525" w:rsidRPr="0024126A" w:rsidRDefault="007A3525" w:rsidP="004B676B">
            <w:pPr>
              <w:jc w:val="center"/>
              <w:rPr>
                <w:rFonts w:ascii="Arial" w:hAnsi="Arial" w:cs="Arial"/>
                <w:b/>
              </w:rPr>
            </w:pPr>
            <w:r w:rsidRPr="0024126A">
              <w:rPr>
                <w:rFonts w:ascii="Arial" w:hAnsi="Arial" w:cs="Arial"/>
                <w:b/>
              </w:rPr>
              <w:t>Gluteal Press</w:t>
            </w:r>
          </w:p>
        </w:tc>
        <w:tc>
          <w:tcPr>
            <w:tcW w:w="2160" w:type="dxa"/>
            <w:gridSpan w:val="3"/>
          </w:tcPr>
          <w:p w14:paraId="3572DEB3" w14:textId="77777777" w:rsidR="007A3525" w:rsidRPr="0024126A" w:rsidRDefault="007A3525" w:rsidP="004B676B">
            <w:pPr>
              <w:jc w:val="center"/>
              <w:rPr>
                <w:rFonts w:ascii="Arial" w:hAnsi="Arial" w:cs="Arial"/>
                <w:b/>
              </w:rPr>
            </w:pPr>
            <w:r w:rsidRPr="0024126A">
              <w:rPr>
                <w:rFonts w:ascii="Arial" w:hAnsi="Arial" w:cs="Arial"/>
                <w:b/>
              </w:rPr>
              <w:t>Inner Thigh Raise</w:t>
            </w:r>
          </w:p>
        </w:tc>
        <w:tc>
          <w:tcPr>
            <w:tcW w:w="4050" w:type="dxa"/>
            <w:gridSpan w:val="5"/>
          </w:tcPr>
          <w:p w14:paraId="12D64515" w14:textId="77777777" w:rsidR="007A3525" w:rsidRPr="0024126A" w:rsidRDefault="007A3525" w:rsidP="004B676B">
            <w:pPr>
              <w:jc w:val="center"/>
              <w:rPr>
                <w:rFonts w:ascii="Arial" w:hAnsi="Arial" w:cs="Arial"/>
                <w:b/>
              </w:rPr>
            </w:pPr>
            <w:r w:rsidRPr="0024126A">
              <w:rPr>
                <w:rFonts w:ascii="Arial" w:hAnsi="Arial" w:cs="Arial"/>
                <w:b/>
              </w:rPr>
              <w:t>Outer Thigh Raise</w:t>
            </w:r>
          </w:p>
        </w:tc>
        <w:tc>
          <w:tcPr>
            <w:tcW w:w="1983" w:type="dxa"/>
          </w:tcPr>
          <w:p w14:paraId="4124F81E" w14:textId="77777777" w:rsidR="007A3525" w:rsidRPr="0024126A" w:rsidRDefault="007A3525" w:rsidP="004B676B">
            <w:pPr>
              <w:jc w:val="center"/>
              <w:rPr>
                <w:rFonts w:ascii="Arial" w:hAnsi="Arial" w:cs="Arial"/>
                <w:b/>
              </w:rPr>
            </w:pPr>
            <w:r>
              <w:rPr>
                <w:rFonts w:ascii="Arial" w:hAnsi="Arial" w:cs="Arial"/>
                <w:b/>
              </w:rPr>
              <w:t>Triceps Dips</w:t>
            </w:r>
          </w:p>
        </w:tc>
        <w:tc>
          <w:tcPr>
            <w:tcW w:w="1984" w:type="dxa"/>
            <w:gridSpan w:val="2"/>
          </w:tcPr>
          <w:p w14:paraId="424F674C" w14:textId="77777777" w:rsidR="007A3525" w:rsidRPr="0024126A" w:rsidRDefault="007A3525" w:rsidP="004B676B">
            <w:pPr>
              <w:jc w:val="center"/>
              <w:rPr>
                <w:rFonts w:ascii="Arial" w:hAnsi="Arial" w:cs="Arial"/>
                <w:b/>
              </w:rPr>
            </w:pPr>
            <w:r>
              <w:rPr>
                <w:rFonts w:ascii="Arial" w:hAnsi="Arial" w:cs="Arial"/>
                <w:b/>
              </w:rPr>
              <w:t>Triceps Push-Ups</w:t>
            </w:r>
          </w:p>
        </w:tc>
      </w:tr>
      <w:tr w:rsidR="007A3525" w14:paraId="0ABD15BA" w14:textId="77777777" w:rsidTr="004B676B">
        <w:tc>
          <w:tcPr>
            <w:tcW w:w="2156" w:type="dxa"/>
          </w:tcPr>
          <w:p w14:paraId="13CA7C0C" w14:textId="77777777" w:rsidR="007A3525" w:rsidRPr="008C1A3A" w:rsidRDefault="007A3525" w:rsidP="004B676B">
            <w:pPr>
              <w:rPr>
                <w:noProof/>
              </w:rPr>
            </w:pPr>
          </w:p>
          <w:p w14:paraId="5A059DD1" w14:textId="77777777" w:rsidR="007A3525" w:rsidRPr="008C1A3A" w:rsidRDefault="007A3525" w:rsidP="004B676B">
            <w:r>
              <w:rPr>
                <w:noProof/>
              </w:rPr>
              <w:drawing>
                <wp:inline distT="0" distB="0" distL="0" distR="0" wp14:anchorId="3D4ADF7D" wp14:editId="7C6C9B51">
                  <wp:extent cx="1329055" cy="572770"/>
                  <wp:effectExtent l="0" t="0" r="0" b="0"/>
                  <wp:docPr id="552311926" name="Picture 16" descr="butk_free-0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utk_free-01.bmp"/>
                          <pic:cNvPicPr>
                            <a:picLocks noChangeAspect="1" noChangeArrowheads="1"/>
                          </pic:cNvPicPr>
                        </pic:nvPicPr>
                        <pic:blipFill>
                          <a:blip r:embed="rId492" cstate="print">
                            <a:extLst>
                              <a:ext uri="{28A0092B-C50C-407E-A947-70E740481C1C}">
                                <a14:useLocalDpi xmlns:a14="http://schemas.microsoft.com/office/drawing/2010/main" val="0"/>
                              </a:ext>
                            </a:extLst>
                          </a:blip>
                          <a:srcRect/>
                          <a:stretch>
                            <a:fillRect/>
                          </a:stretch>
                        </pic:blipFill>
                        <pic:spPr bwMode="auto">
                          <a:xfrm>
                            <a:off x="0" y="0"/>
                            <a:ext cx="1329055" cy="572770"/>
                          </a:xfrm>
                          <a:prstGeom prst="rect">
                            <a:avLst/>
                          </a:prstGeom>
                          <a:noFill/>
                          <a:ln>
                            <a:noFill/>
                          </a:ln>
                        </pic:spPr>
                      </pic:pic>
                    </a:graphicData>
                  </a:graphic>
                </wp:inline>
              </w:drawing>
            </w:r>
          </w:p>
        </w:tc>
        <w:tc>
          <w:tcPr>
            <w:tcW w:w="2092" w:type="dxa"/>
          </w:tcPr>
          <w:p w14:paraId="24844361" w14:textId="77777777" w:rsidR="007A3525" w:rsidRPr="008C1A3A" w:rsidRDefault="007A3525" w:rsidP="004B676B">
            <w:r>
              <w:rPr>
                <w:noProof/>
              </w:rPr>
              <w:drawing>
                <wp:inline distT="0" distB="0" distL="0" distR="0" wp14:anchorId="6D8F7B9E" wp14:editId="34864CB8">
                  <wp:extent cx="1365250" cy="780415"/>
                  <wp:effectExtent l="0" t="0" r="0" b="0"/>
                  <wp:docPr id="552311927" name="Picture 17" descr="butk_free-0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utk_free-08.bmp"/>
                          <pic:cNvPicPr>
                            <a:picLocks noChangeAspect="1" noChangeArrowheads="1"/>
                          </pic:cNvPicPr>
                        </pic:nvPicPr>
                        <pic:blipFill>
                          <a:blip r:embed="rId493" cstate="print">
                            <a:extLst>
                              <a:ext uri="{28A0092B-C50C-407E-A947-70E740481C1C}">
                                <a14:useLocalDpi xmlns:a14="http://schemas.microsoft.com/office/drawing/2010/main" val="0"/>
                              </a:ext>
                            </a:extLst>
                          </a:blip>
                          <a:srcRect/>
                          <a:stretch>
                            <a:fillRect/>
                          </a:stretch>
                        </pic:blipFill>
                        <pic:spPr bwMode="auto">
                          <a:xfrm>
                            <a:off x="0" y="0"/>
                            <a:ext cx="1365250" cy="780415"/>
                          </a:xfrm>
                          <a:prstGeom prst="rect">
                            <a:avLst/>
                          </a:prstGeom>
                          <a:noFill/>
                          <a:ln>
                            <a:noFill/>
                          </a:ln>
                        </pic:spPr>
                      </pic:pic>
                    </a:graphicData>
                  </a:graphic>
                </wp:inline>
              </w:drawing>
            </w:r>
          </w:p>
        </w:tc>
        <w:tc>
          <w:tcPr>
            <w:tcW w:w="2160" w:type="dxa"/>
            <w:gridSpan w:val="3"/>
          </w:tcPr>
          <w:p w14:paraId="01199BA9" w14:textId="77777777" w:rsidR="007A3525" w:rsidRDefault="007A3525" w:rsidP="004B676B">
            <w:pPr>
              <w:rPr>
                <w:noProof/>
              </w:rPr>
            </w:pPr>
          </w:p>
          <w:p w14:paraId="4E755771" w14:textId="77777777" w:rsidR="007A3525" w:rsidRPr="008C1A3A" w:rsidRDefault="007A3525" w:rsidP="004B676B">
            <w:r>
              <w:rPr>
                <w:noProof/>
              </w:rPr>
              <w:drawing>
                <wp:inline distT="0" distB="0" distL="0" distR="0" wp14:anchorId="1F39ED1D" wp14:editId="0C4A22D7">
                  <wp:extent cx="1158240" cy="499745"/>
                  <wp:effectExtent l="0" t="0" r="0" b="0"/>
                  <wp:docPr id="552311928" name="Picture 15" descr="leg_free-02a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eg_free-02ad.bmp"/>
                          <pic:cNvPicPr>
                            <a:picLocks noChangeAspect="1" noChangeArrowheads="1"/>
                          </pic:cNvPicPr>
                        </pic:nvPicPr>
                        <pic:blipFill>
                          <a:blip r:embed="rId494" cstate="print">
                            <a:extLst>
                              <a:ext uri="{28A0092B-C50C-407E-A947-70E740481C1C}">
                                <a14:useLocalDpi xmlns:a14="http://schemas.microsoft.com/office/drawing/2010/main" val="0"/>
                              </a:ext>
                            </a:extLst>
                          </a:blip>
                          <a:srcRect/>
                          <a:stretch>
                            <a:fillRect/>
                          </a:stretch>
                        </pic:blipFill>
                        <pic:spPr bwMode="auto">
                          <a:xfrm>
                            <a:off x="0" y="0"/>
                            <a:ext cx="1158240" cy="499745"/>
                          </a:xfrm>
                          <a:prstGeom prst="rect">
                            <a:avLst/>
                          </a:prstGeom>
                          <a:noFill/>
                          <a:ln>
                            <a:noFill/>
                          </a:ln>
                        </pic:spPr>
                      </pic:pic>
                    </a:graphicData>
                  </a:graphic>
                </wp:inline>
              </w:drawing>
            </w:r>
          </w:p>
        </w:tc>
        <w:tc>
          <w:tcPr>
            <w:tcW w:w="1800" w:type="dxa"/>
            <w:gridSpan w:val="2"/>
          </w:tcPr>
          <w:p w14:paraId="06A87AF9" w14:textId="77777777" w:rsidR="007A3525" w:rsidRPr="008C1A3A" w:rsidRDefault="007A3525" w:rsidP="004B676B">
            <w:pPr>
              <w:rPr>
                <w:noProof/>
              </w:rPr>
            </w:pPr>
          </w:p>
          <w:p w14:paraId="08825723" w14:textId="77777777" w:rsidR="007A3525" w:rsidRPr="008C1A3A" w:rsidRDefault="007A3525" w:rsidP="004B676B">
            <w:r>
              <w:rPr>
                <w:noProof/>
              </w:rPr>
              <w:drawing>
                <wp:inline distT="0" distB="0" distL="0" distR="0" wp14:anchorId="13275984" wp14:editId="67A1D466">
                  <wp:extent cx="987425" cy="597535"/>
                  <wp:effectExtent l="0" t="0" r="0" b="0"/>
                  <wp:docPr id="552311929" name="Picture 14" descr="leg_free-03ab.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eg_free-03ab.bmp"/>
                          <pic:cNvPicPr>
                            <a:picLocks noChangeAspect="1" noChangeArrowheads="1"/>
                          </pic:cNvPicPr>
                        </pic:nvPicPr>
                        <pic:blipFill>
                          <a:blip r:embed="rId495" cstate="print">
                            <a:extLst>
                              <a:ext uri="{28A0092B-C50C-407E-A947-70E740481C1C}">
                                <a14:useLocalDpi xmlns:a14="http://schemas.microsoft.com/office/drawing/2010/main" val="0"/>
                              </a:ext>
                            </a:extLst>
                          </a:blip>
                          <a:srcRect/>
                          <a:stretch>
                            <a:fillRect/>
                          </a:stretch>
                        </pic:blipFill>
                        <pic:spPr bwMode="auto">
                          <a:xfrm>
                            <a:off x="0" y="0"/>
                            <a:ext cx="987425" cy="597535"/>
                          </a:xfrm>
                          <a:prstGeom prst="rect">
                            <a:avLst/>
                          </a:prstGeom>
                          <a:noFill/>
                          <a:ln>
                            <a:noFill/>
                          </a:ln>
                        </pic:spPr>
                      </pic:pic>
                    </a:graphicData>
                  </a:graphic>
                </wp:inline>
              </w:drawing>
            </w:r>
          </w:p>
        </w:tc>
        <w:tc>
          <w:tcPr>
            <w:tcW w:w="2250" w:type="dxa"/>
            <w:gridSpan w:val="3"/>
          </w:tcPr>
          <w:p w14:paraId="0B55816E" w14:textId="77777777" w:rsidR="007A3525" w:rsidRPr="008C1A3A" w:rsidRDefault="007A3525" w:rsidP="004B676B">
            <w:pPr>
              <w:jc w:val="center"/>
            </w:pPr>
            <w:r>
              <w:rPr>
                <w:noProof/>
              </w:rPr>
              <w:drawing>
                <wp:inline distT="0" distB="0" distL="0" distR="0" wp14:anchorId="465E36C7" wp14:editId="27685573">
                  <wp:extent cx="646430" cy="853440"/>
                  <wp:effectExtent l="0" t="0" r="0" b="0"/>
                  <wp:docPr id="552311930" name="Picture 18" descr="C:\Documents and Settings\lamberts\Desktop\Trainer Clipart v1500\Elastics\Elastics (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lamberts\Desktop\Trainer Clipart v1500\Elastics\Elastics (89).jpg"/>
                          <pic:cNvPicPr>
                            <a:picLocks noChangeAspect="1" noChangeArrowheads="1"/>
                          </pic:cNvPicPr>
                        </pic:nvPicPr>
                        <pic:blipFill>
                          <a:blip r:embed="rId496" cstate="print">
                            <a:extLst>
                              <a:ext uri="{28A0092B-C50C-407E-A947-70E740481C1C}">
                                <a14:useLocalDpi xmlns:a14="http://schemas.microsoft.com/office/drawing/2010/main" val="0"/>
                              </a:ext>
                            </a:extLst>
                          </a:blip>
                          <a:srcRect/>
                          <a:stretch>
                            <a:fillRect/>
                          </a:stretch>
                        </pic:blipFill>
                        <pic:spPr bwMode="auto">
                          <a:xfrm>
                            <a:off x="0" y="0"/>
                            <a:ext cx="646430" cy="853440"/>
                          </a:xfrm>
                          <a:prstGeom prst="rect">
                            <a:avLst/>
                          </a:prstGeom>
                          <a:noFill/>
                          <a:ln>
                            <a:noFill/>
                          </a:ln>
                        </pic:spPr>
                      </pic:pic>
                    </a:graphicData>
                  </a:graphic>
                </wp:inline>
              </w:drawing>
            </w:r>
          </w:p>
        </w:tc>
        <w:tc>
          <w:tcPr>
            <w:tcW w:w="1983" w:type="dxa"/>
          </w:tcPr>
          <w:p w14:paraId="6A5316C6" w14:textId="77777777" w:rsidR="007A3525" w:rsidRPr="008C1A3A" w:rsidRDefault="007A3525" w:rsidP="004B676B">
            <w:pPr>
              <w:jc w:val="center"/>
            </w:pPr>
            <w:r>
              <w:rPr>
                <w:noProof/>
              </w:rPr>
              <w:drawing>
                <wp:inline distT="0" distB="0" distL="0" distR="0" wp14:anchorId="68A2D87E" wp14:editId="4A58510F">
                  <wp:extent cx="938530" cy="853440"/>
                  <wp:effectExtent l="0" t="0" r="0" b="0"/>
                  <wp:docPr id="552311931" name="Picture 13" descr="tric_free-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ric_free-08"/>
                          <pic:cNvPicPr>
                            <a:picLocks noChangeAspect="1" noChangeArrowheads="1"/>
                          </pic:cNvPicPr>
                        </pic:nvPicPr>
                        <pic:blipFill>
                          <a:blip r:embed="rId497" cstate="print">
                            <a:extLst>
                              <a:ext uri="{28A0092B-C50C-407E-A947-70E740481C1C}">
                                <a14:useLocalDpi xmlns:a14="http://schemas.microsoft.com/office/drawing/2010/main" val="0"/>
                              </a:ext>
                            </a:extLst>
                          </a:blip>
                          <a:srcRect/>
                          <a:stretch>
                            <a:fillRect/>
                          </a:stretch>
                        </pic:blipFill>
                        <pic:spPr bwMode="auto">
                          <a:xfrm>
                            <a:off x="0" y="0"/>
                            <a:ext cx="938530" cy="853440"/>
                          </a:xfrm>
                          <a:prstGeom prst="rect">
                            <a:avLst/>
                          </a:prstGeom>
                          <a:noFill/>
                          <a:ln>
                            <a:noFill/>
                          </a:ln>
                        </pic:spPr>
                      </pic:pic>
                    </a:graphicData>
                  </a:graphic>
                </wp:inline>
              </w:drawing>
            </w:r>
          </w:p>
        </w:tc>
        <w:tc>
          <w:tcPr>
            <w:tcW w:w="1984" w:type="dxa"/>
            <w:gridSpan w:val="2"/>
          </w:tcPr>
          <w:p w14:paraId="109DA484" w14:textId="77777777" w:rsidR="007A3525" w:rsidRPr="008C1A3A" w:rsidRDefault="007A3525" w:rsidP="004B676B">
            <w:r>
              <w:rPr>
                <w:noProof/>
              </w:rPr>
              <w:drawing>
                <wp:inline distT="0" distB="0" distL="0" distR="0" wp14:anchorId="392A8CE2" wp14:editId="306B8B2D">
                  <wp:extent cx="1085215" cy="719455"/>
                  <wp:effectExtent l="0" t="0" r="0" b="0"/>
                  <wp:docPr id="552311932" name="Picture 14" descr="tric_fre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ric_free-03"/>
                          <pic:cNvPicPr>
                            <a:picLocks noChangeAspect="1" noChangeArrowheads="1"/>
                          </pic:cNvPicPr>
                        </pic:nvPicPr>
                        <pic:blipFill>
                          <a:blip r:embed="rId498" cstate="print">
                            <a:extLst>
                              <a:ext uri="{28A0092B-C50C-407E-A947-70E740481C1C}">
                                <a14:useLocalDpi xmlns:a14="http://schemas.microsoft.com/office/drawing/2010/main" val="0"/>
                              </a:ext>
                            </a:extLst>
                          </a:blip>
                          <a:srcRect/>
                          <a:stretch>
                            <a:fillRect/>
                          </a:stretch>
                        </pic:blipFill>
                        <pic:spPr bwMode="auto">
                          <a:xfrm>
                            <a:off x="0" y="0"/>
                            <a:ext cx="1085215" cy="719455"/>
                          </a:xfrm>
                          <a:prstGeom prst="rect">
                            <a:avLst/>
                          </a:prstGeom>
                          <a:noFill/>
                          <a:ln>
                            <a:noFill/>
                          </a:ln>
                        </pic:spPr>
                      </pic:pic>
                    </a:graphicData>
                  </a:graphic>
                </wp:inline>
              </w:drawing>
            </w:r>
          </w:p>
        </w:tc>
      </w:tr>
      <w:tr w:rsidR="007A3525" w14:paraId="34A0C9C8" w14:textId="77777777" w:rsidTr="004B676B">
        <w:tc>
          <w:tcPr>
            <w:tcW w:w="10458" w:type="dxa"/>
            <w:gridSpan w:val="10"/>
          </w:tcPr>
          <w:p w14:paraId="12F735C6" w14:textId="77777777" w:rsidR="007A3525" w:rsidRPr="0024126A" w:rsidRDefault="007A3525" w:rsidP="004B676B">
            <w:pPr>
              <w:jc w:val="center"/>
              <w:rPr>
                <w:rFonts w:ascii="Arial" w:hAnsi="Arial" w:cs="Arial"/>
                <w:b/>
                <w:noProof/>
              </w:rPr>
            </w:pPr>
            <w:r w:rsidRPr="0024126A">
              <w:rPr>
                <w:rFonts w:ascii="Arial" w:hAnsi="Arial" w:cs="Arial"/>
                <w:b/>
                <w:noProof/>
              </w:rPr>
              <w:t>Upper back Exercise Options -  Rhomboids, Lats, Trapezius, Posterior Deltoid</w:t>
            </w:r>
          </w:p>
        </w:tc>
        <w:tc>
          <w:tcPr>
            <w:tcW w:w="3967" w:type="dxa"/>
            <w:gridSpan w:val="3"/>
          </w:tcPr>
          <w:p w14:paraId="30D69F0F" w14:textId="77777777" w:rsidR="007A3525" w:rsidRPr="0024126A" w:rsidRDefault="007A3525" w:rsidP="004B676B">
            <w:pPr>
              <w:jc w:val="center"/>
              <w:rPr>
                <w:rFonts w:ascii="Arial" w:hAnsi="Arial" w:cs="Arial"/>
                <w:b/>
                <w:noProof/>
              </w:rPr>
            </w:pPr>
            <w:r w:rsidRPr="0024126A">
              <w:rPr>
                <w:rFonts w:ascii="Arial" w:hAnsi="Arial" w:cs="Arial"/>
                <w:b/>
                <w:noProof/>
              </w:rPr>
              <w:t>Biceps Exercise Options</w:t>
            </w:r>
          </w:p>
        </w:tc>
      </w:tr>
      <w:tr w:rsidR="007A3525" w14:paraId="4B2C06E6" w14:textId="77777777" w:rsidTr="004B676B">
        <w:tc>
          <w:tcPr>
            <w:tcW w:w="2156" w:type="dxa"/>
          </w:tcPr>
          <w:p w14:paraId="1769D480" w14:textId="77777777" w:rsidR="007A3525" w:rsidRPr="0024126A" w:rsidRDefault="007A3525" w:rsidP="004B676B">
            <w:pPr>
              <w:jc w:val="center"/>
              <w:rPr>
                <w:rFonts w:ascii="Arial" w:hAnsi="Arial" w:cs="Arial"/>
                <w:b/>
                <w:noProof/>
              </w:rPr>
            </w:pPr>
            <w:r w:rsidRPr="0024126A">
              <w:rPr>
                <w:rFonts w:ascii="Arial" w:hAnsi="Arial" w:cs="Arial"/>
                <w:b/>
                <w:noProof/>
              </w:rPr>
              <w:t>Lat Pull Down</w:t>
            </w:r>
          </w:p>
        </w:tc>
        <w:tc>
          <w:tcPr>
            <w:tcW w:w="2197" w:type="dxa"/>
            <w:gridSpan w:val="2"/>
          </w:tcPr>
          <w:p w14:paraId="5209F9FB" w14:textId="77777777" w:rsidR="007A3525" w:rsidRPr="0024126A" w:rsidRDefault="007A3525" w:rsidP="004B676B">
            <w:pPr>
              <w:jc w:val="center"/>
              <w:rPr>
                <w:rFonts w:ascii="Arial" w:hAnsi="Arial" w:cs="Arial"/>
                <w:b/>
                <w:noProof/>
              </w:rPr>
            </w:pPr>
            <w:r w:rsidRPr="0024126A">
              <w:rPr>
                <w:rFonts w:ascii="Arial" w:hAnsi="Arial" w:cs="Arial"/>
                <w:b/>
                <w:noProof/>
              </w:rPr>
              <w:t>Tubing Rear Fly</w:t>
            </w:r>
          </w:p>
        </w:tc>
        <w:tc>
          <w:tcPr>
            <w:tcW w:w="2145" w:type="dxa"/>
            <w:gridSpan w:val="3"/>
          </w:tcPr>
          <w:p w14:paraId="63C7F6F6" w14:textId="77777777" w:rsidR="007A3525" w:rsidRPr="0024126A" w:rsidRDefault="007A3525" w:rsidP="004B676B">
            <w:pPr>
              <w:jc w:val="center"/>
              <w:rPr>
                <w:rFonts w:ascii="Arial" w:hAnsi="Arial" w:cs="Arial"/>
                <w:b/>
                <w:noProof/>
              </w:rPr>
            </w:pPr>
            <w:r w:rsidRPr="0024126A">
              <w:rPr>
                <w:rFonts w:ascii="Arial" w:hAnsi="Arial" w:cs="Arial"/>
                <w:b/>
                <w:noProof/>
              </w:rPr>
              <w:t>Bent-over Fly</w:t>
            </w:r>
          </w:p>
        </w:tc>
        <w:tc>
          <w:tcPr>
            <w:tcW w:w="1890" w:type="dxa"/>
            <w:gridSpan w:val="2"/>
          </w:tcPr>
          <w:p w14:paraId="095A20F9" w14:textId="77777777" w:rsidR="007A3525" w:rsidRPr="0024126A" w:rsidRDefault="007A3525" w:rsidP="004B676B">
            <w:pPr>
              <w:jc w:val="center"/>
              <w:rPr>
                <w:rFonts w:ascii="Arial" w:hAnsi="Arial" w:cs="Arial"/>
                <w:b/>
                <w:noProof/>
              </w:rPr>
            </w:pPr>
            <w:r w:rsidRPr="0024126A">
              <w:rPr>
                <w:rFonts w:ascii="Arial" w:hAnsi="Arial" w:cs="Arial"/>
                <w:b/>
                <w:noProof/>
              </w:rPr>
              <w:t>Bent Row</w:t>
            </w:r>
          </w:p>
        </w:tc>
        <w:tc>
          <w:tcPr>
            <w:tcW w:w="2070" w:type="dxa"/>
            <w:gridSpan w:val="2"/>
          </w:tcPr>
          <w:p w14:paraId="61AFAF9F" w14:textId="77777777" w:rsidR="007A3525" w:rsidRPr="0024126A" w:rsidRDefault="007A3525" w:rsidP="004B676B">
            <w:pPr>
              <w:jc w:val="center"/>
              <w:rPr>
                <w:rFonts w:ascii="Arial" w:hAnsi="Arial" w:cs="Arial"/>
                <w:b/>
                <w:noProof/>
              </w:rPr>
            </w:pPr>
            <w:r w:rsidRPr="0024126A">
              <w:rPr>
                <w:rFonts w:ascii="Arial" w:hAnsi="Arial" w:cs="Arial"/>
                <w:b/>
                <w:noProof/>
              </w:rPr>
              <w:t>Tubing Row</w:t>
            </w:r>
          </w:p>
        </w:tc>
        <w:tc>
          <w:tcPr>
            <w:tcW w:w="2279" w:type="dxa"/>
            <w:gridSpan w:val="2"/>
          </w:tcPr>
          <w:p w14:paraId="2BF14553" w14:textId="77777777" w:rsidR="007A3525" w:rsidRPr="0024126A" w:rsidRDefault="007A3525" w:rsidP="004B676B">
            <w:pPr>
              <w:jc w:val="center"/>
              <w:rPr>
                <w:rFonts w:ascii="Arial" w:hAnsi="Arial" w:cs="Arial"/>
                <w:b/>
                <w:noProof/>
              </w:rPr>
            </w:pPr>
            <w:r w:rsidRPr="0024126A">
              <w:rPr>
                <w:rFonts w:ascii="Arial" w:hAnsi="Arial" w:cs="Arial"/>
                <w:b/>
                <w:noProof/>
              </w:rPr>
              <w:t>Tubing Curls</w:t>
            </w:r>
          </w:p>
        </w:tc>
        <w:tc>
          <w:tcPr>
            <w:tcW w:w="1688" w:type="dxa"/>
          </w:tcPr>
          <w:p w14:paraId="61FD3D78" w14:textId="77777777" w:rsidR="007A3525" w:rsidRPr="0024126A" w:rsidRDefault="007A3525" w:rsidP="004B676B">
            <w:pPr>
              <w:jc w:val="center"/>
              <w:rPr>
                <w:rFonts w:ascii="Arial" w:hAnsi="Arial" w:cs="Arial"/>
                <w:b/>
                <w:noProof/>
              </w:rPr>
            </w:pPr>
            <w:r w:rsidRPr="0024126A">
              <w:rPr>
                <w:rFonts w:ascii="Arial" w:hAnsi="Arial" w:cs="Arial"/>
                <w:b/>
                <w:noProof/>
              </w:rPr>
              <w:t>Db</w:t>
            </w:r>
            <w:r>
              <w:rPr>
                <w:rFonts w:ascii="Arial" w:hAnsi="Arial" w:cs="Arial"/>
                <w:b/>
                <w:noProof/>
              </w:rPr>
              <w:t>e</w:t>
            </w:r>
            <w:r w:rsidRPr="0024126A">
              <w:rPr>
                <w:rFonts w:ascii="Arial" w:hAnsi="Arial" w:cs="Arial"/>
                <w:b/>
                <w:noProof/>
              </w:rPr>
              <w:t>ll Curls</w:t>
            </w:r>
          </w:p>
        </w:tc>
      </w:tr>
      <w:tr w:rsidR="007A3525" w14:paraId="5DDAC929" w14:textId="77777777" w:rsidTr="004B676B">
        <w:tc>
          <w:tcPr>
            <w:tcW w:w="2156" w:type="dxa"/>
          </w:tcPr>
          <w:p w14:paraId="73118B61" w14:textId="77777777" w:rsidR="007A3525" w:rsidRPr="008C1A3A" w:rsidRDefault="007A3525" w:rsidP="004B676B">
            <w:pPr>
              <w:jc w:val="center"/>
              <w:rPr>
                <w:noProof/>
              </w:rPr>
            </w:pPr>
            <w:r>
              <w:rPr>
                <w:noProof/>
              </w:rPr>
              <w:drawing>
                <wp:inline distT="0" distB="0" distL="0" distR="0" wp14:anchorId="28C7055B" wp14:editId="76253CE3">
                  <wp:extent cx="1073150" cy="890270"/>
                  <wp:effectExtent l="0" t="0" r="0" b="0"/>
                  <wp:docPr id="552311933" name="Picture 20" descr="C:\Documents and Settings\lamberts\Desktop\Trainer Clipart v1500\Elastics\Elastics (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Documents and Settings\lamberts\Desktop\Trainer Clipart v1500\Elastics\Elastics (75).JPG"/>
                          <pic:cNvPicPr>
                            <a:picLocks noChangeAspect="1" noChangeArrowheads="1"/>
                          </pic:cNvPicPr>
                        </pic:nvPicPr>
                        <pic:blipFill>
                          <a:blip r:embed="rId499" cstate="print">
                            <a:extLst>
                              <a:ext uri="{28A0092B-C50C-407E-A947-70E740481C1C}">
                                <a14:useLocalDpi xmlns:a14="http://schemas.microsoft.com/office/drawing/2010/main" val="0"/>
                              </a:ext>
                            </a:extLst>
                          </a:blip>
                          <a:srcRect/>
                          <a:stretch>
                            <a:fillRect/>
                          </a:stretch>
                        </pic:blipFill>
                        <pic:spPr bwMode="auto">
                          <a:xfrm>
                            <a:off x="0" y="0"/>
                            <a:ext cx="1073150" cy="890270"/>
                          </a:xfrm>
                          <a:prstGeom prst="rect">
                            <a:avLst/>
                          </a:prstGeom>
                          <a:noFill/>
                          <a:ln>
                            <a:noFill/>
                          </a:ln>
                        </pic:spPr>
                      </pic:pic>
                    </a:graphicData>
                  </a:graphic>
                </wp:inline>
              </w:drawing>
            </w:r>
          </w:p>
        </w:tc>
        <w:tc>
          <w:tcPr>
            <w:tcW w:w="2197" w:type="dxa"/>
            <w:gridSpan w:val="2"/>
          </w:tcPr>
          <w:p w14:paraId="031D02AD" w14:textId="77777777" w:rsidR="007A3525" w:rsidRPr="008C1A3A" w:rsidRDefault="007A3525" w:rsidP="004B676B">
            <w:pPr>
              <w:jc w:val="center"/>
              <w:rPr>
                <w:noProof/>
              </w:rPr>
            </w:pPr>
            <w:r>
              <w:rPr>
                <w:noProof/>
              </w:rPr>
              <w:drawing>
                <wp:inline distT="0" distB="0" distL="0" distR="0" wp14:anchorId="0D9DBF96" wp14:editId="77CB9F5A">
                  <wp:extent cx="841375" cy="1073150"/>
                  <wp:effectExtent l="0" t="0" r="0" b="0"/>
                  <wp:docPr id="552311934" name="Picture 21" descr="C:\Documents and Settings\lamberts\Desktop\Trainer Clipart v1500\Elastics\Elastics (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Documents and Settings\lamberts\Desktop\Trainer Clipart v1500\Elastics\Elastics (93).jpg"/>
                          <pic:cNvPicPr>
                            <a:picLocks noChangeAspect="1" noChangeArrowheads="1"/>
                          </pic:cNvPicPr>
                        </pic:nvPicPr>
                        <pic:blipFill>
                          <a:blip r:embed="rId500" cstate="print">
                            <a:extLst>
                              <a:ext uri="{28A0092B-C50C-407E-A947-70E740481C1C}">
                                <a14:useLocalDpi xmlns:a14="http://schemas.microsoft.com/office/drawing/2010/main" val="0"/>
                              </a:ext>
                            </a:extLst>
                          </a:blip>
                          <a:srcRect/>
                          <a:stretch>
                            <a:fillRect/>
                          </a:stretch>
                        </pic:blipFill>
                        <pic:spPr bwMode="auto">
                          <a:xfrm>
                            <a:off x="0" y="0"/>
                            <a:ext cx="841375" cy="1073150"/>
                          </a:xfrm>
                          <a:prstGeom prst="rect">
                            <a:avLst/>
                          </a:prstGeom>
                          <a:noFill/>
                          <a:ln>
                            <a:noFill/>
                          </a:ln>
                        </pic:spPr>
                      </pic:pic>
                    </a:graphicData>
                  </a:graphic>
                </wp:inline>
              </w:drawing>
            </w:r>
          </w:p>
        </w:tc>
        <w:tc>
          <w:tcPr>
            <w:tcW w:w="2145" w:type="dxa"/>
            <w:gridSpan w:val="3"/>
          </w:tcPr>
          <w:p w14:paraId="0AFC52D6" w14:textId="77777777" w:rsidR="007A3525" w:rsidRPr="008C1A3A" w:rsidRDefault="007A3525" w:rsidP="004B676B">
            <w:pPr>
              <w:jc w:val="center"/>
              <w:rPr>
                <w:noProof/>
              </w:rPr>
            </w:pPr>
            <w:r>
              <w:rPr>
                <w:noProof/>
              </w:rPr>
              <w:drawing>
                <wp:inline distT="0" distB="0" distL="0" distR="0" wp14:anchorId="59AD32EF" wp14:editId="6487E2BF">
                  <wp:extent cx="1170305" cy="951230"/>
                  <wp:effectExtent l="0" t="0" r="0" b="0"/>
                  <wp:docPr id="552311935" name="Picture 26" descr="back_dum-1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ack_dum-17.bmp"/>
                          <pic:cNvPicPr>
                            <a:picLocks noChangeAspect="1" noChangeArrowheads="1"/>
                          </pic:cNvPicPr>
                        </pic:nvPicPr>
                        <pic:blipFill>
                          <a:blip r:embed="rId501" cstate="print">
                            <a:extLst>
                              <a:ext uri="{28A0092B-C50C-407E-A947-70E740481C1C}">
                                <a14:useLocalDpi xmlns:a14="http://schemas.microsoft.com/office/drawing/2010/main" val="0"/>
                              </a:ext>
                            </a:extLst>
                          </a:blip>
                          <a:srcRect/>
                          <a:stretch>
                            <a:fillRect/>
                          </a:stretch>
                        </pic:blipFill>
                        <pic:spPr bwMode="auto">
                          <a:xfrm>
                            <a:off x="0" y="0"/>
                            <a:ext cx="1170305" cy="951230"/>
                          </a:xfrm>
                          <a:prstGeom prst="rect">
                            <a:avLst/>
                          </a:prstGeom>
                          <a:noFill/>
                          <a:ln>
                            <a:noFill/>
                          </a:ln>
                        </pic:spPr>
                      </pic:pic>
                    </a:graphicData>
                  </a:graphic>
                </wp:inline>
              </w:drawing>
            </w:r>
          </w:p>
        </w:tc>
        <w:tc>
          <w:tcPr>
            <w:tcW w:w="1890" w:type="dxa"/>
            <w:gridSpan w:val="2"/>
          </w:tcPr>
          <w:p w14:paraId="0D0280C3" w14:textId="77777777" w:rsidR="007A3525" w:rsidRDefault="007A3525" w:rsidP="004B676B">
            <w:pPr>
              <w:jc w:val="center"/>
              <w:rPr>
                <w:noProof/>
              </w:rPr>
            </w:pPr>
            <w:r>
              <w:rPr>
                <w:noProof/>
              </w:rPr>
              <w:drawing>
                <wp:inline distT="0" distB="0" distL="0" distR="0" wp14:anchorId="4C12B71E" wp14:editId="0507CBCD">
                  <wp:extent cx="1073150" cy="707390"/>
                  <wp:effectExtent l="0" t="0" r="0" b="0"/>
                  <wp:docPr id="448" name="Picture 23" descr="C:\Documents and Settings\lamberts\Desktop\Trainer Clipart v1500\Upper Body\Upper Back\Upper Back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Documents and Settings\lamberts\Desktop\Trainer Clipart v1500\Upper Body\Upper Back\Upper Back (2).jpg"/>
                          <pic:cNvPicPr>
                            <a:picLocks noChangeAspect="1" noChangeArrowheads="1"/>
                          </pic:cNvPicPr>
                        </pic:nvPicPr>
                        <pic:blipFill>
                          <a:blip r:embed="rId502" cstate="print">
                            <a:extLst>
                              <a:ext uri="{28A0092B-C50C-407E-A947-70E740481C1C}">
                                <a14:useLocalDpi xmlns:a14="http://schemas.microsoft.com/office/drawing/2010/main" val="0"/>
                              </a:ext>
                            </a:extLst>
                          </a:blip>
                          <a:srcRect/>
                          <a:stretch>
                            <a:fillRect/>
                          </a:stretch>
                        </pic:blipFill>
                        <pic:spPr bwMode="auto">
                          <a:xfrm>
                            <a:off x="0" y="0"/>
                            <a:ext cx="1073150" cy="707390"/>
                          </a:xfrm>
                          <a:prstGeom prst="rect">
                            <a:avLst/>
                          </a:prstGeom>
                          <a:noFill/>
                          <a:ln>
                            <a:noFill/>
                          </a:ln>
                        </pic:spPr>
                      </pic:pic>
                    </a:graphicData>
                  </a:graphic>
                </wp:inline>
              </w:drawing>
            </w:r>
          </w:p>
          <w:p w14:paraId="341278F8" w14:textId="77777777" w:rsidR="007A3525" w:rsidRDefault="007A3525" w:rsidP="004B676B">
            <w:pPr>
              <w:jc w:val="center"/>
              <w:rPr>
                <w:noProof/>
              </w:rPr>
            </w:pPr>
          </w:p>
          <w:p w14:paraId="43B79F42" w14:textId="77777777" w:rsidR="007A3525" w:rsidRPr="008C1A3A" w:rsidRDefault="007A3525" w:rsidP="004B676B">
            <w:pPr>
              <w:jc w:val="center"/>
              <w:rPr>
                <w:noProof/>
              </w:rPr>
            </w:pPr>
            <w:r>
              <w:rPr>
                <w:noProof/>
              </w:rPr>
              <w:t>Can Use school bag</w:t>
            </w:r>
          </w:p>
        </w:tc>
        <w:tc>
          <w:tcPr>
            <w:tcW w:w="2070" w:type="dxa"/>
            <w:gridSpan w:val="2"/>
          </w:tcPr>
          <w:p w14:paraId="76657FC3" w14:textId="77777777" w:rsidR="007A3525" w:rsidRDefault="007A3525" w:rsidP="004B676B">
            <w:pPr>
              <w:jc w:val="center"/>
              <w:rPr>
                <w:noProof/>
              </w:rPr>
            </w:pPr>
          </w:p>
          <w:p w14:paraId="2EE36569" w14:textId="77777777" w:rsidR="007A3525" w:rsidRPr="008C1A3A" w:rsidRDefault="007A3525" w:rsidP="004B676B">
            <w:pPr>
              <w:jc w:val="center"/>
              <w:rPr>
                <w:noProof/>
              </w:rPr>
            </w:pPr>
            <w:r>
              <w:rPr>
                <w:noProof/>
              </w:rPr>
              <w:drawing>
                <wp:inline distT="0" distB="0" distL="0" distR="0" wp14:anchorId="1722190B" wp14:editId="12277CDC">
                  <wp:extent cx="1024255" cy="841375"/>
                  <wp:effectExtent l="0" t="0" r="0" b="0"/>
                  <wp:docPr id="472" name="Picture 27" descr="back_pul-0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ack_pul-03.bmp"/>
                          <pic:cNvPicPr>
                            <a:picLocks noChangeAspect="1" noChangeArrowheads="1"/>
                          </pic:cNvPicPr>
                        </pic:nvPicPr>
                        <pic:blipFill>
                          <a:blip r:embed="rId503" cstate="print">
                            <a:extLst>
                              <a:ext uri="{28A0092B-C50C-407E-A947-70E740481C1C}">
                                <a14:useLocalDpi xmlns:a14="http://schemas.microsoft.com/office/drawing/2010/main" val="0"/>
                              </a:ext>
                            </a:extLst>
                          </a:blip>
                          <a:srcRect/>
                          <a:stretch>
                            <a:fillRect/>
                          </a:stretch>
                        </pic:blipFill>
                        <pic:spPr bwMode="auto">
                          <a:xfrm>
                            <a:off x="0" y="0"/>
                            <a:ext cx="1024255" cy="841375"/>
                          </a:xfrm>
                          <a:prstGeom prst="rect">
                            <a:avLst/>
                          </a:prstGeom>
                          <a:noFill/>
                          <a:ln>
                            <a:noFill/>
                          </a:ln>
                        </pic:spPr>
                      </pic:pic>
                    </a:graphicData>
                  </a:graphic>
                </wp:inline>
              </w:drawing>
            </w:r>
          </w:p>
        </w:tc>
        <w:tc>
          <w:tcPr>
            <w:tcW w:w="2279" w:type="dxa"/>
            <w:gridSpan w:val="2"/>
          </w:tcPr>
          <w:p w14:paraId="64B63380" w14:textId="77777777" w:rsidR="007A3525" w:rsidRPr="008C1A3A" w:rsidRDefault="007A3525" w:rsidP="004B676B">
            <w:pPr>
              <w:jc w:val="center"/>
            </w:pPr>
            <w:r>
              <w:rPr>
                <w:noProof/>
              </w:rPr>
              <w:drawing>
                <wp:inline distT="0" distB="0" distL="0" distR="0" wp14:anchorId="0FEDD0CD" wp14:editId="317009E3">
                  <wp:extent cx="633730" cy="1036320"/>
                  <wp:effectExtent l="0" t="0" r="0" b="0"/>
                  <wp:docPr id="474" name="Picture 25" descr="C:\Documents and Settings\lamberts\Desktop\Trainer Clipart v1500\Elastics\Elastics (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Documents and Settings\lamberts\Desktop\Trainer Clipart v1500\Elastics\Elastics (28).jpg"/>
                          <pic:cNvPicPr>
                            <a:picLocks noChangeAspect="1" noChangeArrowheads="1"/>
                          </pic:cNvPicPr>
                        </pic:nvPicPr>
                        <pic:blipFill>
                          <a:blip r:embed="rId504" cstate="print">
                            <a:extLst>
                              <a:ext uri="{28A0092B-C50C-407E-A947-70E740481C1C}">
                                <a14:useLocalDpi xmlns:a14="http://schemas.microsoft.com/office/drawing/2010/main" val="0"/>
                              </a:ext>
                            </a:extLst>
                          </a:blip>
                          <a:srcRect/>
                          <a:stretch>
                            <a:fillRect/>
                          </a:stretch>
                        </pic:blipFill>
                        <pic:spPr bwMode="auto">
                          <a:xfrm>
                            <a:off x="0" y="0"/>
                            <a:ext cx="633730" cy="1036320"/>
                          </a:xfrm>
                          <a:prstGeom prst="rect">
                            <a:avLst/>
                          </a:prstGeom>
                          <a:noFill/>
                          <a:ln>
                            <a:noFill/>
                          </a:ln>
                        </pic:spPr>
                      </pic:pic>
                    </a:graphicData>
                  </a:graphic>
                </wp:inline>
              </w:drawing>
            </w:r>
          </w:p>
        </w:tc>
        <w:tc>
          <w:tcPr>
            <w:tcW w:w="1688" w:type="dxa"/>
          </w:tcPr>
          <w:p w14:paraId="3CE2A4D8" w14:textId="77777777" w:rsidR="007A3525" w:rsidRPr="008C1A3A" w:rsidRDefault="007A3525" w:rsidP="004B676B">
            <w:pPr>
              <w:jc w:val="center"/>
              <w:rPr>
                <w:noProof/>
              </w:rPr>
            </w:pPr>
            <w:r>
              <w:rPr>
                <w:noProof/>
              </w:rPr>
              <w:drawing>
                <wp:inline distT="0" distB="0" distL="0" distR="0" wp14:anchorId="323812E5" wp14:editId="2C39B555">
                  <wp:extent cx="890270" cy="1109345"/>
                  <wp:effectExtent l="0" t="0" r="0" b="0"/>
                  <wp:docPr id="475" name="Picture 39" descr="biceps_dum-2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iceps_dum-21.bmp"/>
                          <pic:cNvPicPr>
                            <a:picLocks noChangeAspect="1" noChangeArrowheads="1"/>
                          </pic:cNvPicPr>
                        </pic:nvPicPr>
                        <pic:blipFill>
                          <a:blip r:embed="rId505" cstate="print">
                            <a:extLst>
                              <a:ext uri="{28A0092B-C50C-407E-A947-70E740481C1C}">
                                <a14:useLocalDpi xmlns:a14="http://schemas.microsoft.com/office/drawing/2010/main" val="0"/>
                              </a:ext>
                            </a:extLst>
                          </a:blip>
                          <a:srcRect/>
                          <a:stretch>
                            <a:fillRect/>
                          </a:stretch>
                        </pic:blipFill>
                        <pic:spPr bwMode="auto">
                          <a:xfrm>
                            <a:off x="0" y="0"/>
                            <a:ext cx="890270" cy="1109345"/>
                          </a:xfrm>
                          <a:prstGeom prst="rect">
                            <a:avLst/>
                          </a:prstGeom>
                          <a:noFill/>
                          <a:ln>
                            <a:noFill/>
                          </a:ln>
                        </pic:spPr>
                      </pic:pic>
                    </a:graphicData>
                  </a:graphic>
                </wp:inline>
              </w:drawing>
            </w:r>
          </w:p>
        </w:tc>
      </w:tr>
      <w:tr w:rsidR="007A3525" w14:paraId="29A8C8A1" w14:textId="77777777" w:rsidTr="004B676B">
        <w:tc>
          <w:tcPr>
            <w:tcW w:w="8388" w:type="dxa"/>
            <w:gridSpan w:val="8"/>
          </w:tcPr>
          <w:p w14:paraId="2D6409CE" w14:textId="77777777" w:rsidR="007A3525" w:rsidRPr="0024126A" w:rsidRDefault="007A3525" w:rsidP="004B676B">
            <w:pPr>
              <w:jc w:val="center"/>
              <w:rPr>
                <w:rFonts w:ascii="Arial" w:hAnsi="Arial" w:cs="Arial"/>
                <w:b/>
                <w:noProof/>
              </w:rPr>
            </w:pPr>
            <w:r w:rsidRPr="0024126A">
              <w:rPr>
                <w:rFonts w:ascii="Arial" w:hAnsi="Arial" w:cs="Arial"/>
                <w:b/>
                <w:noProof/>
              </w:rPr>
              <w:t>Chest Exercises</w:t>
            </w:r>
          </w:p>
        </w:tc>
        <w:tc>
          <w:tcPr>
            <w:tcW w:w="6037" w:type="dxa"/>
            <w:gridSpan w:val="5"/>
          </w:tcPr>
          <w:p w14:paraId="71D8EA7E" w14:textId="77777777" w:rsidR="007A3525" w:rsidRPr="0024126A" w:rsidRDefault="007A3525" w:rsidP="004B676B">
            <w:pPr>
              <w:jc w:val="center"/>
              <w:rPr>
                <w:rFonts w:ascii="Arial" w:hAnsi="Arial" w:cs="Arial"/>
                <w:b/>
                <w:noProof/>
              </w:rPr>
            </w:pPr>
            <w:r w:rsidRPr="0024126A">
              <w:rPr>
                <w:rFonts w:ascii="Arial" w:hAnsi="Arial" w:cs="Arial"/>
                <w:b/>
                <w:noProof/>
              </w:rPr>
              <w:t>Shoulder Exercises</w:t>
            </w:r>
          </w:p>
        </w:tc>
      </w:tr>
      <w:tr w:rsidR="007A3525" w14:paraId="09D3A1AA" w14:textId="77777777" w:rsidTr="004B676B">
        <w:tc>
          <w:tcPr>
            <w:tcW w:w="2156" w:type="dxa"/>
          </w:tcPr>
          <w:p w14:paraId="4B258ED8" w14:textId="77777777" w:rsidR="007A3525" w:rsidRPr="0024126A" w:rsidRDefault="007A3525" w:rsidP="004B676B">
            <w:pPr>
              <w:jc w:val="center"/>
              <w:rPr>
                <w:rFonts w:ascii="Arial" w:hAnsi="Arial" w:cs="Arial"/>
                <w:b/>
                <w:noProof/>
              </w:rPr>
            </w:pPr>
            <w:r w:rsidRPr="0024126A">
              <w:rPr>
                <w:rFonts w:ascii="Arial" w:hAnsi="Arial" w:cs="Arial"/>
                <w:b/>
                <w:noProof/>
              </w:rPr>
              <w:t>Push-Ups</w:t>
            </w:r>
          </w:p>
        </w:tc>
        <w:tc>
          <w:tcPr>
            <w:tcW w:w="2197" w:type="dxa"/>
            <w:gridSpan w:val="2"/>
          </w:tcPr>
          <w:p w14:paraId="7AE5E3CF" w14:textId="77777777" w:rsidR="007A3525" w:rsidRPr="0024126A" w:rsidRDefault="007A3525" w:rsidP="004B676B">
            <w:pPr>
              <w:jc w:val="center"/>
              <w:rPr>
                <w:rFonts w:ascii="Arial" w:hAnsi="Arial" w:cs="Arial"/>
                <w:b/>
                <w:noProof/>
              </w:rPr>
            </w:pPr>
            <w:r w:rsidRPr="0024126A">
              <w:rPr>
                <w:rFonts w:ascii="Arial" w:hAnsi="Arial" w:cs="Arial"/>
                <w:b/>
                <w:noProof/>
              </w:rPr>
              <w:t>Chest Flyes</w:t>
            </w:r>
          </w:p>
        </w:tc>
        <w:tc>
          <w:tcPr>
            <w:tcW w:w="1940" w:type="dxa"/>
          </w:tcPr>
          <w:p w14:paraId="60617941" w14:textId="77777777" w:rsidR="007A3525" w:rsidRPr="0024126A" w:rsidRDefault="007A3525" w:rsidP="004B676B">
            <w:pPr>
              <w:jc w:val="center"/>
              <w:rPr>
                <w:rFonts w:ascii="Arial" w:hAnsi="Arial" w:cs="Arial"/>
                <w:b/>
                <w:noProof/>
              </w:rPr>
            </w:pPr>
            <w:r w:rsidRPr="0024126A">
              <w:rPr>
                <w:rFonts w:ascii="Arial" w:hAnsi="Arial" w:cs="Arial"/>
                <w:b/>
                <w:noProof/>
              </w:rPr>
              <w:t>Chest Press</w:t>
            </w:r>
          </w:p>
        </w:tc>
        <w:tc>
          <w:tcPr>
            <w:tcW w:w="2095" w:type="dxa"/>
            <w:gridSpan w:val="4"/>
          </w:tcPr>
          <w:p w14:paraId="16759299" w14:textId="77777777" w:rsidR="007A3525" w:rsidRPr="0024126A" w:rsidRDefault="007A3525" w:rsidP="004B676B">
            <w:pPr>
              <w:jc w:val="center"/>
              <w:rPr>
                <w:rFonts w:ascii="Arial" w:hAnsi="Arial" w:cs="Arial"/>
                <w:b/>
                <w:noProof/>
              </w:rPr>
            </w:pPr>
            <w:r w:rsidRPr="0024126A">
              <w:rPr>
                <w:rFonts w:ascii="Arial" w:hAnsi="Arial" w:cs="Arial"/>
                <w:b/>
                <w:noProof/>
              </w:rPr>
              <w:t>Tubing Flyes</w:t>
            </w:r>
          </w:p>
        </w:tc>
        <w:tc>
          <w:tcPr>
            <w:tcW w:w="1917" w:type="dxa"/>
          </w:tcPr>
          <w:p w14:paraId="3785C535" w14:textId="77777777" w:rsidR="007A3525" w:rsidRPr="0024126A" w:rsidRDefault="007A3525" w:rsidP="004B676B">
            <w:pPr>
              <w:jc w:val="center"/>
              <w:rPr>
                <w:rFonts w:ascii="Arial" w:hAnsi="Arial" w:cs="Arial"/>
                <w:b/>
                <w:noProof/>
              </w:rPr>
            </w:pPr>
            <w:r w:rsidRPr="0024126A">
              <w:rPr>
                <w:rFonts w:ascii="Arial" w:hAnsi="Arial" w:cs="Arial"/>
                <w:b/>
                <w:noProof/>
              </w:rPr>
              <w:t>Front Raise</w:t>
            </w:r>
          </w:p>
        </w:tc>
        <w:tc>
          <w:tcPr>
            <w:tcW w:w="2432" w:type="dxa"/>
            <w:gridSpan w:val="3"/>
          </w:tcPr>
          <w:p w14:paraId="21EB62FD" w14:textId="77777777" w:rsidR="007A3525" w:rsidRPr="0024126A" w:rsidRDefault="007A3525" w:rsidP="004B676B">
            <w:pPr>
              <w:jc w:val="center"/>
              <w:rPr>
                <w:rFonts w:ascii="Arial" w:hAnsi="Arial" w:cs="Arial"/>
                <w:b/>
              </w:rPr>
            </w:pPr>
            <w:r w:rsidRPr="0024126A">
              <w:rPr>
                <w:rFonts w:ascii="Arial" w:hAnsi="Arial" w:cs="Arial"/>
                <w:b/>
              </w:rPr>
              <w:t>Lateral Raise</w:t>
            </w:r>
          </w:p>
        </w:tc>
        <w:tc>
          <w:tcPr>
            <w:tcW w:w="1688" w:type="dxa"/>
          </w:tcPr>
          <w:p w14:paraId="5E414A7E" w14:textId="77777777" w:rsidR="007A3525" w:rsidRPr="0024126A" w:rsidRDefault="007A3525" w:rsidP="004B676B">
            <w:pPr>
              <w:jc w:val="center"/>
              <w:rPr>
                <w:rFonts w:ascii="Arial" w:hAnsi="Arial" w:cs="Arial"/>
                <w:b/>
                <w:noProof/>
              </w:rPr>
            </w:pPr>
            <w:r w:rsidRPr="0024126A">
              <w:rPr>
                <w:rFonts w:ascii="Arial" w:hAnsi="Arial" w:cs="Arial"/>
                <w:b/>
                <w:noProof/>
              </w:rPr>
              <w:t>Shoulder Press</w:t>
            </w:r>
          </w:p>
        </w:tc>
      </w:tr>
      <w:tr w:rsidR="007A3525" w14:paraId="4762A159" w14:textId="77777777" w:rsidTr="004B676B">
        <w:tc>
          <w:tcPr>
            <w:tcW w:w="2156" w:type="dxa"/>
          </w:tcPr>
          <w:p w14:paraId="16ED9ABA" w14:textId="77777777" w:rsidR="007A3525" w:rsidRPr="008C1A3A" w:rsidRDefault="007A3525" w:rsidP="004B676B">
            <w:pPr>
              <w:rPr>
                <w:noProof/>
              </w:rPr>
            </w:pPr>
            <w:r>
              <w:rPr>
                <w:noProof/>
              </w:rPr>
              <w:drawing>
                <wp:inline distT="0" distB="0" distL="0" distR="0" wp14:anchorId="3CEE4510" wp14:editId="1BDC3FB8">
                  <wp:extent cx="1195070" cy="597535"/>
                  <wp:effectExtent l="0" t="0" r="0" b="0"/>
                  <wp:docPr id="476" name="Picture 19" descr="pec_free-0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ec_free-04.bmp"/>
                          <pic:cNvPicPr>
                            <a:picLocks noChangeAspect="1" noChangeArrowheads="1"/>
                          </pic:cNvPicPr>
                        </pic:nvPicPr>
                        <pic:blipFill>
                          <a:blip r:embed="rId506" cstate="print">
                            <a:extLst>
                              <a:ext uri="{28A0092B-C50C-407E-A947-70E740481C1C}">
                                <a14:useLocalDpi xmlns:a14="http://schemas.microsoft.com/office/drawing/2010/main" val="0"/>
                              </a:ext>
                            </a:extLst>
                          </a:blip>
                          <a:srcRect/>
                          <a:stretch>
                            <a:fillRect/>
                          </a:stretch>
                        </pic:blipFill>
                        <pic:spPr bwMode="auto">
                          <a:xfrm>
                            <a:off x="0" y="0"/>
                            <a:ext cx="1195070" cy="597535"/>
                          </a:xfrm>
                          <a:prstGeom prst="rect">
                            <a:avLst/>
                          </a:prstGeom>
                          <a:noFill/>
                          <a:ln>
                            <a:noFill/>
                          </a:ln>
                        </pic:spPr>
                      </pic:pic>
                    </a:graphicData>
                  </a:graphic>
                </wp:inline>
              </w:drawing>
            </w:r>
          </w:p>
          <w:p w14:paraId="34558C3D" w14:textId="77777777" w:rsidR="007A3525" w:rsidRPr="008C1A3A" w:rsidRDefault="007A3525" w:rsidP="004B676B">
            <w:pPr>
              <w:rPr>
                <w:noProof/>
              </w:rPr>
            </w:pPr>
          </w:p>
          <w:p w14:paraId="50F1E29D" w14:textId="77777777" w:rsidR="007A3525" w:rsidRPr="008C1A3A" w:rsidRDefault="007A3525" w:rsidP="004B676B">
            <w:pPr>
              <w:rPr>
                <w:noProof/>
              </w:rPr>
            </w:pPr>
            <w:r>
              <w:rPr>
                <w:noProof/>
              </w:rPr>
              <w:drawing>
                <wp:inline distT="0" distB="0" distL="0" distR="0" wp14:anchorId="6B854591" wp14:editId="72CAAFB4">
                  <wp:extent cx="1268095" cy="524510"/>
                  <wp:effectExtent l="0" t="0" r="0" b="0"/>
                  <wp:docPr id="479" name="Picture 28" descr="C:\Documents and Settings\lamberts\Desktop\Trainer Clipart v1500\Upper Body\Chest\Ch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Documents and Settings\lamberts\Desktop\Trainer Clipart v1500\Upper Body\Chest\Chest.jpg"/>
                          <pic:cNvPicPr>
                            <a:picLocks noChangeAspect="1" noChangeArrowheads="1"/>
                          </pic:cNvPicPr>
                        </pic:nvPicPr>
                        <pic:blipFill>
                          <a:blip r:embed="rId507" cstate="print">
                            <a:extLst>
                              <a:ext uri="{28A0092B-C50C-407E-A947-70E740481C1C}">
                                <a14:useLocalDpi xmlns:a14="http://schemas.microsoft.com/office/drawing/2010/main" val="0"/>
                              </a:ext>
                            </a:extLst>
                          </a:blip>
                          <a:srcRect/>
                          <a:stretch>
                            <a:fillRect/>
                          </a:stretch>
                        </pic:blipFill>
                        <pic:spPr bwMode="auto">
                          <a:xfrm>
                            <a:off x="0" y="0"/>
                            <a:ext cx="1268095" cy="524510"/>
                          </a:xfrm>
                          <a:prstGeom prst="rect">
                            <a:avLst/>
                          </a:prstGeom>
                          <a:noFill/>
                          <a:ln>
                            <a:noFill/>
                          </a:ln>
                        </pic:spPr>
                      </pic:pic>
                    </a:graphicData>
                  </a:graphic>
                </wp:inline>
              </w:drawing>
            </w:r>
          </w:p>
        </w:tc>
        <w:tc>
          <w:tcPr>
            <w:tcW w:w="2197" w:type="dxa"/>
            <w:gridSpan w:val="2"/>
          </w:tcPr>
          <w:p w14:paraId="6A8F94CC" w14:textId="77777777" w:rsidR="007A3525" w:rsidRDefault="007A3525" w:rsidP="004B676B">
            <w:pPr>
              <w:rPr>
                <w:noProof/>
              </w:rPr>
            </w:pPr>
          </w:p>
          <w:p w14:paraId="214C484D" w14:textId="77777777" w:rsidR="007A3525" w:rsidRPr="008C1A3A" w:rsidRDefault="007A3525" w:rsidP="004B676B">
            <w:pPr>
              <w:rPr>
                <w:noProof/>
              </w:rPr>
            </w:pPr>
            <w:r>
              <w:rPr>
                <w:noProof/>
              </w:rPr>
              <w:drawing>
                <wp:inline distT="0" distB="0" distL="0" distR="0" wp14:anchorId="64C3791C" wp14:editId="3A0A1697">
                  <wp:extent cx="1024255" cy="1024255"/>
                  <wp:effectExtent l="0" t="0" r="0" b="0"/>
                  <wp:docPr id="480" name="Picture 22" descr="Copy of pec_dum-0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py of pec_dum-07.bmp"/>
                          <pic:cNvPicPr>
                            <a:picLocks noChangeAspect="1" noChangeArrowheads="1"/>
                          </pic:cNvPicPr>
                        </pic:nvPicPr>
                        <pic:blipFill>
                          <a:blip r:embed="rId508" cstate="print">
                            <a:extLst>
                              <a:ext uri="{28A0092B-C50C-407E-A947-70E740481C1C}">
                                <a14:useLocalDpi xmlns:a14="http://schemas.microsoft.com/office/drawing/2010/main" val="0"/>
                              </a:ext>
                            </a:extLst>
                          </a:blip>
                          <a:srcRect/>
                          <a:stretch>
                            <a:fillRect/>
                          </a:stretch>
                        </pic:blipFill>
                        <pic:spPr bwMode="auto">
                          <a:xfrm>
                            <a:off x="0" y="0"/>
                            <a:ext cx="1024255" cy="1024255"/>
                          </a:xfrm>
                          <a:prstGeom prst="rect">
                            <a:avLst/>
                          </a:prstGeom>
                          <a:noFill/>
                          <a:ln>
                            <a:noFill/>
                          </a:ln>
                        </pic:spPr>
                      </pic:pic>
                    </a:graphicData>
                  </a:graphic>
                </wp:inline>
              </w:drawing>
            </w:r>
          </w:p>
        </w:tc>
        <w:tc>
          <w:tcPr>
            <w:tcW w:w="1940" w:type="dxa"/>
          </w:tcPr>
          <w:p w14:paraId="067E84EC" w14:textId="77777777" w:rsidR="007A3525" w:rsidRDefault="007A3525" w:rsidP="004B676B">
            <w:pPr>
              <w:rPr>
                <w:noProof/>
              </w:rPr>
            </w:pPr>
          </w:p>
          <w:p w14:paraId="3EBE0822" w14:textId="77777777" w:rsidR="007A3525" w:rsidRPr="008C1A3A" w:rsidRDefault="007A3525" w:rsidP="004B676B">
            <w:pPr>
              <w:rPr>
                <w:noProof/>
              </w:rPr>
            </w:pPr>
            <w:r>
              <w:rPr>
                <w:noProof/>
              </w:rPr>
              <w:drawing>
                <wp:inline distT="0" distB="0" distL="0" distR="0" wp14:anchorId="30117C84" wp14:editId="29E2AFBE">
                  <wp:extent cx="1048385" cy="1109345"/>
                  <wp:effectExtent l="0" t="0" r="0" b="0"/>
                  <wp:docPr id="482" name="Picture 23" descr="pec_dum-0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ec_dum-01.bmp"/>
                          <pic:cNvPicPr>
                            <a:picLocks noChangeAspect="1" noChangeArrowheads="1"/>
                          </pic:cNvPicPr>
                        </pic:nvPicPr>
                        <pic:blipFill>
                          <a:blip r:embed="rId509" cstate="print">
                            <a:extLst>
                              <a:ext uri="{28A0092B-C50C-407E-A947-70E740481C1C}">
                                <a14:useLocalDpi xmlns:a14="http://schemas.microsoft.com/office/drawing/2010/main" val="0"/>
                              </a:ext>
                            </a:extLst>
                          </a:blip>
                          <a:srcRect/>
                          <a:stretch>
                            <a:fillRect/>
                          </a:stretch>
                        </pic:blipFill>
                        <pic:spPr bwMode="auto">
                          <a:xfrm>
                            <a:off x="0" y="0"/>
                            <a:ext cx="1048385" cy="1109345"/>
                          </a:xfrm>
                          <a:prstGeom prst="rect">
                            <a:avLst/>
                          </a:prstGeom>
                          <a:noFill/>
                          <a:ln>
                            <a:noFill/>
                          </a:ln>
                        </pic:spPr>
                      </pic:pic>
                    </a:graphicData>
                  </a:graphic>
                </wp:inline>
              </w:drawing>
            </w:r>
          </w:p>
        </w:tc>
        <w:tc>
          <w:tcPr>
            <w:tcW w:w="2095" w:type="dxa"/>
            <w:gridSpan w:val="4"/>
          </w:tcPr>
          <w:p w14:paraId="1B4AD53F" w14:textId="77777777" w:rsidR="007A3525" w:rsidRPr="008C1A3A" w:rsidRDefault="007A3525" w:rsidP="004B676B">
            <w:pPr>
              <w:rPr>
                <w:noProof/>
              </w:rPr>
            </w:pPr>
            <w:r>
              <w:rPr>
                <w:noProof/>
              </w:rPr>
              <w:drawing>
                <wp:inline distT="0" distB="0" distL="0" distR="0" wp14:anchorId="787CD30D" wp14:editId="67B9A16A">
                  <wp:extent cx="1024255" cy="1158240"/>
                  <wp:effectExtent l="0" t="0" r="0" b="0"/>
                  <wp:docPr id="483" name="Picture 20" descr="pec_pul-1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ec_pul-14.bmp"/>
                          <pic:cNvPicPr>
                            <a:picLocks noChangeAspect="1" noChangeArrowheads="1"/>
                          </pic:cNvPicPr>
                        </pic:nvPicPr>
                        <pic:blipFill>
                          <a:blip r:embed="rId510" cstate="print">
                            <a:extLst>
                              <a:ext uri="{28A0092B-C50C-407E-A947-70E740481C1C}">
                                <a14:useLocalDpi xmlns:a14="http://schemas.microsoft.com/office/drawing/2010/main" val="0"/>
                              </a:ext>
                            </a:extLst>
                          </a:blip>
                          <a:srcRect/>
                          <a:stretch>
                            <a:fillRect/>
                          </a:stretch>
                        </pic:blipFill>
                        <pic:spPr bwMode="auto">
                          <a:xfrm>
                            <a:off x="0" y="0"/>
                            <a:ext cx="1024255" cy="1158240"/>
                          </a:xfrm>
                          <a:prstGeom prst="rect">
                            <a:avLst/>
                          </a:prstGeom>
                          <a:noFill/>
                          <a:ln>
                            <a:noFill/>
                          </a:ln>
                        </pic:spPr>
                      </pic:pic>
                    </a:graphicData>
                  </a:graphic>
                </wp:inline>
              </w:drawing>
            </w:r>
          </w:p>
        </w:tc>
        <w:tc>
          <w:tcPr>
            <w:tcW w:w="1917" w:type="dxa"/>
          </w:tcPr>
          <w:p w14:paraId="20E3A403" w14:textId="77777777" w:rsidR="007A3525" w:rsidRPr="008C1A3A" w:rsidRDefault="007A3525" w:rsidP="004B676B">
            <w:pPr>
              <w:rPr>
                <w:noProof/>
              </w:rPr>
            </w:pPr>
            <w:r>
              <w:rPr>
                <w:noProof/>
              </w:rPr>
              <w:drawing>
                <wp:inline distT="0" distB="0" distL="0" distR="0" wp14:anchorId="57725DE9" wp14:editId="59899DE4">
                  <wp:extent cx="1085215" cy="1450975"/>
                  <wp:effectExtent l="0" t="0" r="0" b="0"/>
                  <wp:docPr id="484" name="Picture 34" descr="shdr_dum-4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hdr_dum-44.bmp"/>
                          <pic:cNvPicPr>
                            <a:picLocks noChangeAspect="1" noChangeArrowheads="1"/>
                          </pic:cNvPicPr>
                        </pic:nvPicPr>
                        <pic:blipFill>
                          <a:blip r:embed="rId511" cstate="print">
                            <a:extLst>
                              <a:ext uri="{28A0092B-C50C-407E-A947-70E740481C1C}">
                                <a14:useLocalDpi xmlns:a14="http://schemas.microsoft.com/office/drawing/2010/main" val="0"/>
                              </a:ext>
                            </a:extLst>
                          </a:blip>
                          <a:srcRect/>
                          <a:stretch>
                            <a:fillRect/>
                          </a:stretch>
                        </pic:blipFill>
                        <pic:spPr bwMode="auto">
                          <a:xfrm>
                            <a:off x="0" y="0"/>
                            <a:ext cx="1085215" cy="1450975"/>
                          </a:xfrm>
                          <a:prstGeom prst="rect">
                            <a:avLst/>
                          </a:prstGeom>
                          <a:noFill/>
                          <a:ln>
                            <a:noFill/>
                          </a:ln>
                        </pic:spPr>
                      </pic:pic>
                    </a:graphicData>
                  </a:graphic>
                </wp:inline>
              </w:drawing>
            </w:r>
          </w:p>
        </w:tc>
        <w:tc>
          <w:tcPr>
            <w:tcW w:w="2432" w:type="dxa"/>
            <w:gridSpan w:val="3"/>
          </w:tcPr>
          <w:p w14:paraId="5817BD90" w14:textId="77777777" w:rsidR="007A3525" w:rsidRPr="008C1A3A" w:rsidRDefault="007A3525" w:rsidP="004B676B">
            <w:r>
              <w:rPr>
                <w:noProof/>
              </w:rPr>
              <w:drawing>
                <wp:inline distT="0" distB="0" distL="0" distR="0" wp14:anchorId="0F7B2366" wp14:editId="0209C54B">
                  <wp:extent cx="1414145" cy="1316990"/>
                  <wp:effectExtent l="0" t="0" r="0" b="0"/>
                  <wp:docPr id="485" name="Picture 35" descr="shdr_dum-4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hdr_dum-41.bmp"/>
                          <pic:cNvPicPr>
                            <a:picLocks noChangeAspect="1" noChangeArrowheads="1"/>
                          </pic:cNvPicPr>
                        </pic:nvPicPr>
                        <pic:blipFill>
                          <a:blip r:embed="rId512" cstate="print">
                            <a:extLst>
                              <a:ext uri="{28A0092B-C50C-407E-A947-70E740481C1C}">
                                <a14:useLocalDpi xmlns:a14="http://schemas.microsoft.com/office/drawing/2010/main" val="0"/>
                              </a:ext>
                            </a:extLst>
                          </a:blip>
                          <a:srcRect/>
                          <a:stretch>
                            <a:fillRect/>
                          </a:stretch>
                        </pic:blipFill>
                        <pic:spPr bwMode="auto">
                          <a:xfrm>
                            <a:off x="0" y="0"/>
                            <a:ext cx="1414145" cy="1316990"/>
                          </a:xfrm>
                          <a:prstGeom prst="rect">
                            <a:avLst/>
                          </a:prstGeom>
                          <a:noFill/>
                          <a:ln>
                            <a:noFill/>
                          </a:ln>
                        </pic:spPr>
                      </pic:pic>
                    </a:graphicData>
                  </a:graphic>
                </wp:inline>
              </w:drawing>
            </w:r>
          </w:p>
        </w:tc>
        <w:tc>
          <w:tcPr>
            <w:tcW w:w="1688" w:type="dxa"/>
          </w:tcPr>
          <w:p w14:paraId="21D0192D" w14:textId="77777777" w:rsidR="007A3525" w:rsidRPr="008C1A3A" w:rsidRDefault="007A3525" w:rsidP="004B676B">
            <w:pPr>
              <w:rPr>
                <w:noProof/>
              </w:rPr>
            </w:pPr>
            <w:r>
              <w:rPr>
                <w:noProof/>
              </w:rPr>
              <w:drawing>
                <wp:inline distT="0" distB="0" distL="0" distR="0" wp14:anchorId="4BE27B6D" wp14:editId="4AA5F2BF">
                  <wp:extent cx="1060450" cy="1524000"/>
                  <wp:effectExtent l="0" t="0" r="0" b="0"/>
                  <wp:docPr id="486" name="Picture 37" descr="shdr_dum-0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hdr_dum-06.bmp"/>
                          <pic:cNvPicPr>
                            <a:picLocks noChangeAspect="1" noChangeArrowheads="1"/>
                          </pic:cNvPicPr>
                        </pic:nvPicPr>
                        <pic:blipFill>
                          <a:blip r:embed="rId513" cstate="print">
                            <a:extLst>
                              <a:ext uri="{28A0092B-C50C-407E-A947-70E740481C1C}">
                                <a14:useLocalDpi xmlns:a14="http://schemas.microsoft.com/office/drawing/2010/main" val="0"/>
                              </a:ext>
                            </a:extLst>
                          </a:blip>
                          <a:srcRect/>
                          <a:stretch>
                            <a:fillRect/>
                          </a:stretch>
                        </pic:blipFill>
                        <pic:spPr bwMode="auto">
                          <a:xfrm>
                            <a:off x="0" y="0"/>
                            <a:ext cx="1060450" cy="1524000"/>
                          </a:xfrm>
                          <a:prstGeom prst="rect">
                            <a:avLst/>
                          </a:prstGeom>
                          <a:noFill/>
                          <a:ln>
                            <a:noFill/>
                          </a:ln>
                        </pic:spPr>
                      </pic:pic>
                    </a:graphicData>
                  </a:graphic>
                </wp:inline>
              </w:drawing>
            </w:r>
          </w:p>
        </w:tc>
      </w:tr>
    </w:tbl>
    <w:p w14:paraId="2DD4B08B" w14:textId="77777777" w:rsidR="007A3525" w:rsidRDefault="007A3525" w:rsidP="007A3525">
      <w:r>
        <w:br w:type="page"/>
      </w:r>
    </w:p>
    <w:tbl>
      <w:tblPr>
        <w:tblW w:w="14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3420"/>
        <w:gridCol w:w="1890"/>
        <w:gridCol w:w="1980"/>
        <w:gridCol w:w="2070"/>
        <w:gridCol w:w="2700"/>
      </w:tblGrid>
      <w:tr w:rsidR="007A3525" w:rsidRPr="00BD6904" w14:paraId="22683F3A" w14:textId="77777777" w:rsidTr="004B676B">
        <w:tc>
          <w:tcPr>
            <w:tcW w:w="14328" w:type="dxa"/>
            <w:gridSpan w:val="6"/>
          </w:tcPr>
          <w:p w14:paraId="53859CD6" w14:textId="77777777" w:rsidR="007A3525" w:rsidRDefault="007A3525" w:rsidP="004B676B">
            <w:pPr>
              <w:jc w:val="center"/>
              <w:rPr>
                <w:rFonts w:ascii="Arial" w:hAnsi="Arial" w:cs="Arial"/>
                <w:b/>
              </w:rPr>
            </w:pPr>
            <w:r>
              <w:lastRenderedPageBreak/>
              <w:br w:type="page"/>
            </w:r>
            <w:r>
              <w:rPr>
                <w:rFonts w:ascii="Arial" w:hAnsi="Arial" w:cs="Arial"/>
                <w:b/>
              </w:rPr>
              <w:t>Training the Trunk Guidelines:</w:t>
            </w:r>
          </w:p>
          <w:p w14:paraId="47DE9D80" w14:textId="77777777" w:rsidR="007A3525" w:rsidRDefault="007A3525" w:rsidP="004B676B">
            <w:pPr>
              <w:jc w:val="center"/>
              <w:rPr>
                <w:rFonts w:ascii="Arial" w:hAnsi="Arial" w:cs="Arial"/>
                <w:b/>
              </w:rPr>
            </w:pPr>
            <w:r>
              <w:rPr>
                <w:rFonts w:ascii="Arial" w:hAnsi="Arial" w:cs="Arial"/>
                <w:b/>
              </w:rPr>
              <w:t>Choose 1-2 exercises for the low back, 1-2 for the Abs, 1-2 for the Obliques, 1-2 for Posture</w:t>
            </w:r>
          </w:p>
          <w:p w14:paraId="424D1696" w14:textId="77777777" w:rsidR="007A3525" w:rsidRPr="0024126A" w:rsidRDefault="007A3525" w:rsidP="004B676B">
            <w:pPr>
              <w:jc w:val="center"/>
              <w:rPr>
                <w:rFonts w:ascii="Arial" w:hAnsi="Arial" w:cs="Arial"/>
                <w:b/>
              </w:rPr>
            </w:pPr>
            <w:r>
              <w:rPr>
                <w:rFonts w:ascii="Arial" w:hAnsi="Arial" w:cs="Arial"/>
                <w:b/>
              </w:rPr>
              <w:t>Do 1-3 sets of each exercise / if you can do more than 25 reps (or 90 seconds), ↑ the level of difficulty.</w:t>
            </w:r>
          </w:p>
        </w:tc>
      </w:tr>
      <w:tr w:rsidR="007A3525" w:rsidRPr="00BD6904" w14:paraId="3D225D6F" w14:textId="77777777" w:rsidTr="004B676B">
        <w:tc>
          <w:tcPr>
            <w:tcW w:w="2268" w:type="dxa"/>
          </w:tcPr>
          <w:p w14:paraId="144E5988" w14:textId="77777777" w:rsidR="007A3525" w:rsidRPr="0024126A" w:rsidRDefault="007A3525" w:rsidP="004B676B">
            <w:pPr>
              <w:jc w:val="center"/>
              <w:rPr>
                <w:rFonts w:ascii="Arial" w:hAnsi="Arial" w:cs="Arial"/>
                <w:b/>
              </w:rPr>
            </w:pPr>
            <w:r w:rsidRPr="0024126A">
              <w:rPr>
                <w:rFonts w:ascii="Arial" w:hAnsi="Arial" w:cs="Arial"/>
                <w:b/>
              </w:rPr>
              <w:br w:type="page"/>
              <w:t>Supermans /</w:t>
            </w:r>
          </w:p>
          <w:p w14:paraId="1CCD787F" w14:textId="77777777" w:rsidR="007A3525" w:rsidRPr="0024126A" w:rsidRDefault="007A3525" w:rsidP="004B676B">
            <w:pPr>
              <w:jc w:val="center"/>
              <w:rPr>
                <w:rFonts w:ascii="Arial" w:hAnsi="Arial" w:cs="Arial"/>
                <w:b/>
              </w:rPr>
            </w:pPr>
            <w:r w:rsidRPr="0024126A">
              <w:rPr>
                <w:rFonts w:ascii="Arial" w:hAnsi="Arial" w:cs="Arial"/>
                <w:b/>
              </w:rPr>
              <w:t>Lower back</w:t>
            </w:r>
          </w:p>
        </w:tc>
        <w:tc>
          <w:tcPr>
            <w:tcW w:w="3420" w:type="dxa"/>
          </w:tcPr>
          <w:p w14:paraId="11945B8F" w14:textId="77777777" w:rsidR="007A3525" w:rsidRPr="0024126A" w:rsidRDefault="007A3525" w:rsidP="004B676B">
            <w:pPr>
              <w:jc w:val="center"/>
              <w:rPr>
                <w:rFonts w:ascii="Arial" w:hAnsi="Arial" w:cs="Arial"/>
                <w:b/>
              </w:rPr>
            </w:pPr>
            <w:r w:rsidRPr="0024126A">
              <w:rPr>
                <w:rFonts w:ascii="Arial" w:hAnsi="Arial" w:cs="Arial"/>
                <w:b/>
              </w:rPr>
              <w:t>Curl-Ups / Abdominals</w:t>
            </w:r>
          </w:p>
        </w:tc>
        <w:tc>
          <w:tcPr>
            <w:tcW w:w="1890" w:type="dxa"/>
          </w:tcPr>
          <w:p w14:paraId="03893201" w14:textId="77777777" w:rsidR="007A3525" w:rsidRPr="0024126A" w:rsidRDefault="007A3525" w:rsidP="004B676B">
            <w:pPr>
              <w:jc w:val="center"/>
              <w:rPr>
                <w:rFonts w:ascii="Arial" w:hAnsi="Arial" w:cs="Arial"/>
                <w:b/>
              </w:rPr>
            </w:pPr>
            <w:r w:rsidRPr="0024126A">
              <w:rPr>
                <w:rFonts w:ascii="Arial" w:hAnsi="Arial" w:cs="Arial"/>
                <w:b/>
              </w:rPr>
              <w:t>Reverse Curls /</w:t>
            </w:r>
            <w:r>
              <w:rPr>
                <w:rFonts w:ascii="Arial" w:hAnsi="Arial" w:cs="Arial"/>
                <w:b/>
              </w:rPr>
              <w:t xml:space="preserve"> </w:t>
            </w:r>
            <w:r w:rsidRPr="0024126A">
              <w:rPr>
                <w:rFonts w:ascii="Arial" w:hAnsi="Arial" w:cs="Arial"/>
                <w:b/>
              </w:rPr>
              <w:t>Abdominals</w:t>
            </w:r>
          </w:p>
        </w:tc>
        <w:tc>
          <w:tcPr>
            <w:tcW w:w="1980" w:type="dxa"/>
          </w:tcPr>
          <w:p w14:paraId="414FF48E" w14:textId="77777777" w:rsidR="007A3525" w:rsidRPr="0024126A" w:rsidRDefault="007A3525" w:rsidP="004B676B">
            <w:pPr>
              <w:jc w:val="center"/>
              <w:rPr>
                <w:rFonts w:ascii="Arial" w:hAnsi="Arial" w:cs="Arial"/>
                <w:b/>
              </w:rPr>
            </w:pPr>
            <w:r w:rsidRPr="0024126A">
              <w:rPr>
                <w:rFonts w:ascii="Arial" w:hAnsi="Arial" w:cs="Arial"/>
                <w:b/>
              </w:rPr>
              <w:t>Side Curl-Ups / Obliques</w:t>
            </w:r>
          </w:p>
        </w:tc>
        <w:tc>
          <w:tcPr>
            <w:tcW w:w="2070" w:type="dxa"/>
          </w:tcPr>
          <w:p w14:paraId="3365BB29" w14:textId="77777777" w:rsidR="007A3525" w:rsidRPr="0024126A" w:rsidRDefault="007A3525" w:rsidP="004B676B">
            <w:pPr>
              <w:jc w:val="center"/>
              <w:rPr>
                <w:rFonts w:ascii="Arial" w:hAnsi="Arial" w:cs="Arial"/>
                <w:b/>
              </w:rPr>
            </w:pPr>
            <w:r w:rsidRPr="0024126A">
              <w:rPr>
                <w:rFonts w:ascii="Arial" w:hAnsi="Arial" w:cs="Arial"/>
                <w:b/>
              </w:rPr>
              <w:t>Plank / Posture</w:t>
            </w:r>
          </w:p>
        </w:tc>
        <w:tc>
          <w:tcPr>
            <w:tcW w:w="2700" w:type="dxa"/>
          </w:tcPr>
          <w:p w14:paraId="60C9E9FC" w14:textId="77777777" w:rsidR="007A3525" w:rsidRPr="0024126A" w:rsidRDefault="007A3525" w:rsidP="004B676B">
            <w:pPr>
              <w:jc w:val="center"/>
              <w:rPr>
                <w:rFonts w:ascii="Arial" w:hAnsi="Arial" w:cs="Arial"/>
                <w:b/>
              </w:rPr>
            </w:pPr>
            <w:r w:rsidRPr="0024126A">
              <w:rPr>
                <w:rFonts w:ascii="Arial" w:hAnsi="Arial" w:cs="Arial"/>
                <w:b/>
              </w:rPr>
              <w:t>Side Plank / Posture / Obliques</w:t>
            </w:r>
          </w:p>
        </w:tc>
      </w:tr>
      <w:tr w:rsidR="007A3525" w:rsidRPr="00BD6904" w14:paraId="6418931F" w14:textId="77777777" w:rsidTr="004B676B">
        <w:tc>
          <w:tcPr>
            <w:tcW w:w="2268" w:type="dxa"/>
          </w:tcPr>
          <w:p w14:paraId="6A6752F3" w14:textId="77777777" w:rsidR="007A3525" w:rsidRDefault="007A3525" w:rsidP="004B676B">
            <w:pPr>
              <w:rPr>
                <w:noProof/>
              </w:rPr>
            </w:pPr>
          </w:p>
          <w:p w14:paraId="18E61623" w14:textId="77777777" w:rsidR="007A3525" w:rsidRPr="00BD6904" w:rsidRDefault="007A3525" w:rsidP="004B676B">
            <w:r>
              <w:rPr>
                <w:noProof/>
              </w:rPr>
              <w:drawing>
                <wp:inline distT="0" distB="0" distL="0" distR="0" wp14:anchorId="5B5E5450" wp14:editId="4CD5737A">
                  <wp:extent cx="1243330" cy="328930"/>
                  <wp:effectExtent l="0" t="0" r="0" b="0"/>
                  <wp:docPr id="487" name="Picture 24" descr="back_free-0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ack_free-06.bmp"/>
                          <pic:cNvPicPr>
                            <a:picLocks noChangeAspect="1" noChangeArrowheads="1"/>
                          </pic:cNvPicPr>
                        </pic:nvPicPr>
                        <pic:blipFill>
                          <a:blip r:embed="rId514" cstate="print">
                            <a:extLst>
                              <a:ext uri="{28A0092B-C50C-407E-A947-70E740481C1C}">
                                <a14:useLocalDpi xmlns:a14="http://schemas.microsoft.com/office/drawing/2010/main" val="0"/>
                              </a:ext>
                            </a:extLst>
                          </a:blip>
                          <a:srcRect/>
                          <a:stretch>
                            <a:fillRect/>
                          </a:stretch>
                        </pic:blipFill>
                        <pic:spPr bwMode="auto">
                          <a:xfrm>
                            <a:off x="0" y="0"/>
                            <a:ext cx="1243330" cy="328930"/>
                          </a:xfrm>
                          <a:prstGeom prst="rect">
                            <a:avLst/>
                          </a:prstGeom>
                          <a:noFill/>
                          <a:ln>
                            <a:noFill/>
                          </a:ln>
                        </pic:spPr>
                      </pic:pic>
                    </a:graphicData>
                  </a:graphic>
                </wp:inline>
              </w:drawing>
            </w:r>
          </w:p>
        </w:tc>
        <w:tc>
          <w:tcPr>
            <w:tcW w:w="3420" w:type="dxa"/>
          </w:tcPr>
          <w:p w14:paraId="4DEBF8BB" w14:textId="77777777" w:rsidR="007A3525" w:rsidRPr="00BD6904" w:rsidRDefault="007A3525" w:rsidP="004B676B">
            <w:r>
              <w:rPr>
                <w:noProof/>
              </w:rPr>
              <w:drawing>
                <wp:inline distT="0" distB="0" distL="0" distR="0" wp14:anchorId="33BBF72C" wp14:editId="4D062362">
                  <wp:extent cx="987425" cy="524510"/>
                  <wp:effectExtent l="0" t="0" r="0" b="0"/>
                  <wp:docPr id="500" name="Picture 42" descr="abdo_free-0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bdo_free-03.bmp"/>
                          <pic:cNvPicPr>
                            <a:picLocks noChangeAspect="1" noChangeArrowheads="1"/>
                          </pic:cNvPicPr>
                        </pic:nvPicPr>
                        <pic:blipFill>
                          <a:blip r:embed="rId515" cstate="print">
                            <a:extLst>
                              <a:ext uri="{28A0092B-C50C-407E-A947-70E740481C1C}">
                                <a14:useLocalDpi xmlns:a14="http://schemas.microsoft.com/office/drawing/2010/main" val="0"/>
                              </a:ext>
                            </a:extLst>
                          </a:blip>
                          <a:srcRect/>
                          <a:stretch>
                            <a:fillRect/>
                          </a:stretch>
                        </pic:blipFill>
                        <pic:spPr bwMode="auto">
                          <a:xfrm>
                            <a:off x="0" y="0"/>
                            <a:ext cx="987425" cy="524510"/>
                          </a:xfrm>
                          <a:prstGeom prst="rect">
                            <a:avLst/>
                          </a:prstGeom>
                          <a:noFill/>
                          <a:ln>
                            <a:noFill/>
                          </a:ln>
                        </pic:spPr>
                      </pic:pic>
                    </a:graphicData>
                  </a:graphic>
                </wp:inline>
              </w:drawing>
            </w:r>
            <w:r>
              <w:rPr>
                <w:noProof/>
              </w:rPr>
              <w:drawing>
                <wp:inline distT="0" distB="0" distL="0" distR="0" wp14:anchorId="7F883C9E" wp14:editId="288A6752">
                  <wp:extent cx="987425" cy="499745"/>
                  <wp:effectExtent l="0" t="0" r="0" b="0"/>
                  <wp:docPr id="504" name="Picture 36" descr="C:\Documents and Settings\lamberts\My Documents\PGC-V2.2 Pro\Abdo\abdo_free-2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Documents and Settings\lamberts\My Documents\PGC-V2.2 Pro\Abdo\abdo_free-23.bmp"/>
                          <pic:cNvPicPr>
                            <a:picLocks noChangeAspect="1" noChangeArrowheads="1"/>
                          </pic:cNvPicPr>
                        </pic:nvPicPr>
                        <pic:blipFill>
                          <a:blip r:embed="rId516" cstate="print">
                            <a:extLst>
                              <a:ext uri="{28A0092B-C50C-407E-A947-70E740481C1C}">
                                <a14:useLocalDpi xmlns:a14="http://schemas.microsoft.com/office/drawing/2010/main" val="0"/>
                              </a:ext>
                            </a:extLst>
                          </a:blip>
                          <a:srcRect/>
                          <a:stretch>
                            <a:fillRect/>
                          </a:stretch>
                        </pic:blipFill>
                        <pic:spPr bwMode="auto">
                          <a:xfrm>
                            <a:off x="0" y="0"/>
                            <a:ext cx="987425" cy="499745"/>
                          </a:xfrm>
                          <a:prstGeom prst="rect">
                            <a:avLst/>
                          </a:prstGeom>
                          <a:noFill/>
                          <a:ln>
                            <a:noFill/>
                          </a:ln>
                        </pic:spPr>
                      </pic:pic>
                    </a:graphicData>
                  </a:graphic>
                </wp:inline>
              </w:drawing>
            </w:r>
          </w:p>
        </w:tc>
        <w:tc>
          <w:tcPr>
            <w:tcW w:w="1890" w:type="dxa"/>
          </w:tcPr>
          <w:p w14:paraId="70B20ABA" w14:textId="77777777" w:rsidR="007A3525" w:rsidRPr="00BD6904" w:rsidRDefault="007A3525" w:rsidP="004B676B">
            <w:r>
              <w:rPr>
                <w:noProof/>
              </w:rPr>
              <w:drawing>
                <wp:inline distT="0" distB="0" distL="0" distR="0" wp14:anchorId="60AA7A3F" wp14:editId="0720AB57">
                  <wp:extent cx="926465" cy="670560"/>
                  <wp:effectExtent l="0" t="0" r="0" b="0"/>
                  <wp:docPr id="505" name="Picture 44" descr="abdo_free-2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bdo_free-24.bmp"/>
                          <pic:cNvPicPr>
                            <a:picLocks noChangeAspect="1" noChangeArrowheads="1"/>
                          </pic:cNvPicPr>
                        </pic:nvPicPr>
                        <pic:blipFill>
                          <a:blip r:embed="rId517" cstate="print">
                            <a:extLst>
                              <a:ext uri="{28A0092B-C50C-407E-A947-70E740481C1C}">
                                <a14:useLocalDpi xmlns:a14="http://schemas.microsoft.com/office/drawing/2010/main" val="0"/>
                              </a:ext>
                            </a:extLst>
                          </a:blip>
                          <a:srcRect/>
                          <a:stretch>
                            <a:fillRect/>
                          </a:stretch>
                        </pic:blipFill>
                        <pic:spPr bwMode="auto">
                          <a:xfrm>
                            <a:off x="0" y="0"/>
                            <a:ext cx="926465" cy="670560"/>
                          </a:xfrm>
                          <a:prstGeom prst="rect">
                            <a:avLst/>
                          </a:prstGeom>
                          <a:noFill/>
                          <a:ln>
                            <a:noFill/>
                          </a:ln>
                        </pic:spPr>
                      </pic:pic>
                    </a:graphicData>
                  </a:graphic>
                </wp:inline>
              </w:drawing>
            </w:r>
          </w:p>
        </w:tc>
        <w:tc>
          <w:tcPr>
            <w:tcW w:w="1980" w:type="dxa"/>
          </w:tcPr>
          <w:p w14:paraId="795277E1" w14:textId="77777777" w:rsidR="007A3525" w:rsidRPr="00BD6904" w:rsidRDefault="007A3525" w:rsidP="004B676B">
            <w:r>
              <w:rPr>
                <w:noProof/>
              </w:rPr>
              <w:drawing>
                <wp:inline distT="0" distB="0" distL="0" distR="0" wp14:anchorId="0B59E407" wp14:editId="128D9598">
                  <wp:extent cx="1097280" cy="572770"/>
                  <wp:effectExtent l="0" t="0" r="0" b="0"/>
                  <wp:docPr id="506" name="Picture 43" descr="abdo_free-1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bdo_free-14.bmp"/>
                          <pic:cNvPicPr>
                            <a:picLocks noChangeAspect="1" noChangeArrowheads="1"/>
                          </pic:cNvPicPr>
                        </pic:nvPicPr>
                        <pic:blipFill>
                          <a:blip r:embed="rId518" cstate="print">
                            <a:extLst>
                              <a:ext uri="{28A0092B-C50C-407E-A947-70E740481C1C}">
                                <a14:useLocalDpi xmlns:a14="http://schemas.microsoft.com/office/drawing/2010/main" val="0"/>
                              </a:ext>
                            </a:extLst>
                          </a:blip>
                          <a:srcRect/>
                          <a:stretch>
                            <a:fillRect/>
                          </a:stretch>
                        </pic:blipFill>
                        <pic:spPr bwMode="auto">
                          <a:xfrm>
                            <a:off x="0" y="0"/>
                            <a:ext cx="1097280" cy="572770"/>
                          </a:xfrm>
                          <a:prstGeom prst="rect">
                            <a:avLst/>
                          </a:prstGeom>
                          <a:noFill/>
                          <a:ln>
                            <a:noFill/>
                          </a:ln>
                        </pic:spPr>
                      </pic:pic>
                    </a:graphicData>
                  </a:graphic>
                </wp:inline>
              </w:drawing>
            </w:r>
          </w:p>
        </w:tc>
        <w:tc>
          <w:tcPr>
            <w:tcW w:w="2070" w:type="dxa"/>
          </w:tcPr>
          <w:p w14:paraId="6BCDEBBF" w14:textId="77777777" w:rsidR="007A3525" w:rsidRDefault="007A3525" w:rsidP="004B676B">
            <w:pPr>
              <w:rPr>
                <w:noProof/>
              </w:rPr>
            </w:pPr>
          </w:p>
          <w:p w14:paraId="55D9E5B6" w14:textId="77777777" w:rsidR="007A3525" w:rsidRPr="00BD6904" w:rsidRDefault="007A3525" w:rsidP="004B676B">
            <w:r>
              <w:rPr>
                <w:noProof/>
              </w:rPr>
              <w:drawing>
                <wp:inline distT="0" distB="0" distL="0" distR="0" wp14:anchorId="5CB0B2C5" wp14:editId="01C72582">
                  <wp:extent cx="1219200" cy="450850"/>
                  <wp:effectExtent l="0" t="0" r="0" b="0"/>
                  <wp:docPr id="507" name="Picture 45" descr="abdo_free-5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bdo_free-50.bmp"/>
                          <pic:cNvPicPr>
                            <a:picLocks noChangeAspect="1" noChangeArrowheads="1"/>
                          </pic:cNvPicPr>
                        </pic:nvPicPr>
                        <pic:blipFill>
                          <a:blip r:embed="rId519" cstate="print">
                            <a:extLst>
                              <a:ext uri="{28A0092B-C50C-407E-A947-70E740481C1C}">
                                <a14:useLocalDpi xmlns:a14="http://schemas.microsoft.com/office/drawing/2010/main" val="0"/>
                              </a:ext>
                            </a:extLst>
                          </a:blip>
                          <a:srcRect/>
                          <a:stretch>
                            <a:fillRect/>
                          </a:stretch>
                        </pic:blipFill>
                        <pic:spPr bwMode="auto">
                          <a:xfrm>
                            <a:off x="0" y="0"/>
                            <a:ext cx="1219200" cy="450850"/>
                          </a:xfrm>
                          <a:prstGeom prst="rect">
                            <a:avLst/>
                          </a:prstGeom>
                          <a:noFill/>
                          <a:ln>
                            <a:noFill/>
                          </a:ln>
                        </pic:spPr>
                      </pic:pic>
                    </a:graphicData>
                  </a:graphic>
                </wp:inline>
              </w:drawing>
            </w:r>
          </w:p>
        </w:tc>
        <w:tc>
          <w:tcPr>
            <w:tcW w:w="2700" w:type="dxa"/>
          </w:tcPr>
          <w:p w14:paraId="234E638A" w14:textId="77777777" w:rsidR="007A3525" w:rsidRDefault="007A3525" w:rsidP="004B676B">
            <w:pPr>
              <w:rPr>
                <w:noProof/>
              </w:rPr>
            </w:pPr>
          </w:p>
          <w:p w14:paraId="114D789B" w14:textId="77777777" w:rsidR="007A3525" w:rsidRPr="00BD6904" w:rsidRDefault="007A3525" w:rsidP="004B676B">
            <w:r>
              <w:rPr>
                <w:noProof/>
              </w:rPr>
              <w:drawing>
                <wp:inline distT="0" distB="0" distL="0" distR="0" wp14:anchorId="4FF69BF5" wp14:editId="42C9D488">
                  <wp:extent cx="731520" cy="414655"/>
                  <wp:effectExtent l="0" t="0" r="0" b="0"/>
                  <wp:docPr id="508" name="Picture 35" descr="C:\Documents and Settings\lamberts\My Documents\PGC-V2.2 Pro\Abdo\abdo_free-39.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Documents and Settings\lamberts\My Documents\PGC-V2.2 Pro\Abdo\abdo_free-39.bmp"/>
                          <pic:cNvPicPr>
                            <a:picLocks noChangeAspect="1" noChangeArrowheads="1"/>
                          </pic:cNvPicPr>
                        </pic:nvPicPr>
                        <pic:blipFill>
                          <a:blip r:embed="rId520" cstate="print">
                            <a:extLst>
                              <a:ext uri="{28A0092B-C50C-407E-A947-70E740481C1C}">
                                <a14:useLocalDpi xmlns:a14="http://schemas.microsoft.com/office/drawing/2010/main" val="0"/>
                              </a:ext>
                            </a:extLst>
                          </a:blip>
                          <a:srcRect/>
                          <a:stretch>
                            <a:fillRect/>
                          </a:stretch>
                        </pic:blipFill>
                        <pic:spPr bwMode="auto">
                          <a:xfrm>
                            <a:off x="0" y="0"/>
                            <a:ext cx="731520" cy="414655"/>
                          </a:xfrm>
                          <a:prstGeom prst="rect">
                            <a:avLst/>
                          </a:prstGeom>
                          <a:noFill/>
                          <a:ln>
                            <a:noFill/>
                          </a:ln>
                        </pic:spPr>
                      </pic:pic>
                    </a:graphicData>
                  </a:graphic>
                </wp:inline>
              </w:drawing>
            </w:r>
            <w:r>
              <w:t xml:space="preserve"> </w:t>
            </w:r>
            <w:r>
              <w:rPr>
                <w:noProof/>
              </w:rPr>
              <w:drawing>
                <wp:inline distT="0" distB="0" distL="0" distR="0" wp14:anchorId="53EB3DAC" wp14:editId="02A9C847">
                  <wp:extent cx="804545" cy="341630"/>
                  <wp:effectExtent l="0" t="0" r="0" b="0"/>
                  <wp:docPr id="509" name="Picture 37" descr="C:\Documents and Settings\lamberts\Desktop\Trainer Clipart v1500\Torso\Torso (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Documents and Settings\lamberts\Desktop\Trainer Clipart v1500\Torso\Torso (28).jpg"/>
                          <pic:cNvPicPr>
                            <a:picLocks noChangeAspect="1" noChangeArrowheads="1"/>
                          </pic:cNvPicPr>
                        </pic:nvPicPr>
                        <pic:blipFill>
                          <a:blip r:embed="rId521" cstate="print">
                            <a:extLst>
                              <a:ext uri="{28A0092B-C50C-407E-A947-70E740481C1C}">
                                <a14:useLocalDpi xmlns:a14="http://schemas.microsoft.com/office/drawing/2010/main" val="0"/>
                              </a:ext>
                            </a:extLst>
                          </a:blip>
                          <a:srcRect/>
                          <a:stretch>
                            <a:fillRect/>
                          </a:stretch>
                        </pic:blipFill>
                        <pic:spPr bwMode="auto">
                          <a:xfrm>
                            <a:off x="0" y="0"/>
                            <a:ext cx="804545" cy="341630"/>
                          </a:xfrm>
                          <a:prstGeom prst="rect">
                            <a:avLst/>
                          </a:prstGeom>
                          <a:noFill/>
                          <a:ln>
                            <a:noFill/>
                          </a:ln>
                        </pic:spPr>
                      </pic:pic>
                    </a:graphicData>
                  </a:graphic>
                </wp:inline>
              </w:drawing>
            </w:r>
          </w:p>
        </w:tc>
      </w:tr>
    </w:tbl>
    <w:p w14:paraId="1DD0EAAC" w14:textId="77777777" w:rsidR="007A3525" w:rsidRDefault="007A3525" w:rsidP="007A3525">
      <w:pPr>
        <w:jc w:val="center"/>
      </w:pPr>
    </w:p>
    <w:tbl>
      <w:tblPr>
        <w:tblW w:w="14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2"/>
        <w:gridCol w:w="325"/>
        <w:gridCol w:w="1470"/>
        <w:gridCol w:w="357"/>
        <w:gridCol w:w="1124"/>
        <w:gridCol w:w="703"/>
        <w:gridCol w:w="1089"/>
        <w:gridCol w:w="738"/>
        <w:gridCol w:w="970"/>
        <w:gridCol w:w="857"/>
        <w:gridCol w:w="1863"/>
        <w:gridCol w:w="2074"/>
        <w:gridCol w:w="1256"/>
      </w:tblGrid>
      <w:tr w:rsidR="007A3525" w14:paraId="6EE7A49E" w14:textId="77777777" w:rsidTr="004B676B">
        <w:tc>
          <w:tcPr>
            <w:tcW w:w="14328" w:type="dxa"/>
            <w:gridSpan w:val="13"/>
          </w:tcPr>
          <w:p w14:paraId="72C79D3A" w14:textId="77777777" w:rsidR="007A3525" w:rsidRPr="008C1A3A" w:rsidRDefault="007A3525" w:rsidP="004B676B">
            <w:pPr>
              <w:jc w:val="center"/>
              <w:rPr>
                <w:rFonts w:ascii="Tahoma" w:hAnsi="Tahoma" w:cs="Tahoma"/>
                <w:sz w:val="32"/>
                <w:szCs w:val="32"/>
              </w:rPr>
            </w:pPr>
            <w:r w:rsidRPr="008C1A3A">
              <w:rPr>
                <w:rFonts w:ascii="Tahoma" w:hAnsi="Tahoma" w:cs="Tahoma"/>
                <w:sz w:val="32"/>
                <w:szCs w:val="32"/>
              </w:rPr>
              <w:t xml:space="preserve">Stretching Exercise Options </w:t>
            </w:r>
            <w:r>
              <w:rPr>
                <w:rFonts w:ascii="Tahoma" w:hAnsi="Tahoma" w:cs="Tahoma"/>
                <w:sz w:val="32"/>
                <w:szCs w:val="32"/>
              </w:rPr>
              <w:t xml:space="preserve">- </w:t>
            </w:r>
            <w:r w:rsidRPr="005E53D3">
              <w:rPr>
                <w:rFonts w:ascii="Arial" w:hAnsi="Arial" w:cs="Arial"/>
                <w:b/>
              </w:rPr>
              <w:t>Choose 1-2 stretches for each muscle worked – Hold 30 seconds and repeat.</w:t>
            </w:r>
          </w:p>
        </w:tc>
      </w:tr>
      <w:tr w:rsidR="007A3525" w14:paraId="3FA15550" w14:textId="77777777" w:rsidTr="004B676B">
        <w:tc>
          <w:tcPr>
            <w:tcW w:w="1502" w:type="dxa"/>
          </w:tcPr>
          <w:p w14:paraId="47A326A0" w14:textId="77777777" w:rsidR="007A3525" w:rsidRPr="008C1A3A" w:rsidRDefault="007A3525" w:rsidP="004B676B">
            <w:pPr>
              <w:jc w:val="center"/>
              <w:rPr>
                <w:rFonts w:ascii="Arial" w:hAnsi="Arial" w:cs="Arial"/>
              </w:rPr>
            </w:pPr>
            <w:r w:rsidRPr="008C1A3A">
              <w:rPr>
                <w:rFonts w:ascii="Arial" w:hAnsi="Arial" w:cs="Arial"/>
              </w:rPr>
              <w:t>Neck</w:t>
            </w:r>
          </w:p>
          <w:p w14:paraId="590DB140" w14:textId="77777777" w:rsidR="007A3525" w:rsidRPr="008C1A3A" w:rsidRDefault="007A3525" w:rsidP="004B676B">
            <w:pPr>
              <w:jc w:val="center"/>
              <w:rPr>
                <w:rFonts w:ascii="Arial" w:hAnsi="Arial" w:cs="Arial"/>
              </w:rPr>
            </w:pPr>
            <w:r>
              <w:rPr>
                <w:rFonts w:ascii="Arial" w:hAnsi="Arial" w:cs="Arial"/>
                <w:noProof/>
              </w:rPr>
              <w:drawing>
                <wp:inline distT="0" distB="0" distL="0" distR="0" wp14:anchorId="467508A2" wp14:editId="12D91B94">
                  <wp:extent cx="768350" cy="926465"/>
                  <wp:effectExtent l="0" t="0" r="0" b="0"/>
                  <wp:docPr id="510" name="Picture 38" descr="C:\Documents and Settings\lamberts\My Documents\PGC-V2.2 Pro\Flexibility\flexA_neck-0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Documents and Settings\lamberts\My Documents\PGC-V2.2 Pro\Flexibility\flexA_neck-05.bmp"/>
                          <pic:cNvPicPr>
                            <a:picLocks noChangeAspect="1" noChangeArrowheads="1"/>
                          </pic:cNvPicPr>
                        </pic:nvPicPr>
                        <pic:blipFill>
                          <a:blip r:embed="rId522" cstate="print">
                            <a:extLst>
                              <a:ext uri="{28A0092B-C50C-407E-A947-70E740481C1C}">
                                <a14:useLocalDpi xmlns:a14="http://schemas.microsoft.com/office/drawing/2010/main" val="0"/>
                              </a:ext>
                            </a:extLst>
                          </a:blip>
                          <a:srcRect/>
                          <a:stretch>
                            <a:fillRect/>
                          </a:stretch>
                        </pic:blipFill>
                        <pic:spPr bwMode="auto">
                          <a:xfrm>
                            <a:off x="0" y="0"/>
                            <a:ext cx="768350" cy="926465"/>
                          </a:xfrm>
                          <a:prstGeom prst="rect">
                            <a:avLst/>
                          </a:prstGeom>
                          <a:noFill/>
                          <a:ln>
                            <a:noFill/>
                          </a:ln>
                        </pic:spPr>
                      </pic:pic>
                    </a:graphicData>
                  </a:graphic>
                </wp:inline>
              </w:drawing>
            </w:r>
          </w:p>
        </w:tc>
        <w:tc>
          <w:tcPr>
            <w:tcW w:w="1795" w:type="dxa"/>
            <w:gridSpan w:val="2"/>
          </w:tcPr>
          <w:p w14:paraId="7D55B804" w14:textId="77777777" w:rsidR="007A3525" w:rsidRPr="008C1A3A" w:rsidRDefault="007A3525" w:rsidP="004B676B">
            <w:pPr>
              <w:jc w:val="center"/>
              <w:rPr>
                <w:rFonts w:ascii="Arial" w:hAnsi="Arial" w:cs="Arial"/>
              </w:rPr>
            </w:pPr>
            <w:r w:rsidRPr="008C1A3A">
              <w:rPr>
                <w:rFonts w:ascii="Arial" w:hAnsi="Arial" w:cs="Arial"/>
              </w:rPr>
              <w:t>Lower back</w:t>
            </w:r>
          </w:p>
          <w:p w14:paraId="5C817480" w14:textId="77777777" w:rsidR="007A3525" w:rsidRPr="008C1A3A" w:rsidRDefault="007A3525" w:rsidP="004B676B">
            <w:pPr>
              <w:jc w:val="center"/>
              <w:rPr>
                <w:rFonts w:ascii="Arial" w:hAnsi="Arial" w:cs="Arial"/>
              </w:rPr>
            </w:pPr>
            <w:r>
              <w:rPr>
                <w:rFonts w:ascii="Arial" w:hAnsi="Arial" w:cs="Arial"/>
                <w:noProof/>
              </w:rPr>
              <w:drawing>
                <wp:inline distT="0" distB="0" distL="0" distR="0" wp14:anchorId="2E03B663" wp14:editId="5F78C197">
                  <wp:extent cx="890270" cy="670560"/>
                  <wp:effectExtent l="0" t="0" r="0" b="0"/>
                  <wp:docPr id="511" name="Picture 39" descr="C:\Documents and Settings\lamberts\My Documents\PGC-V2.2 Pro\Flexibility\flexC_back-0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Documents and Settings\lamberts\My Documents\PGC-V2.2 Pro\Flexibility\flexC_back-04.bmp"/>
                          <pic:cNvPicPr>
                            <a:picLocks noChangeAspect="1" noChangeArrowheads="1"/>
                          </pic:cNvPicPr>
                        </pic:nvPicPr>
                        <pic:blipFill>
                          <a:blip r:embed="rId523" cstate="print">
                            <a:extLst>
                              <a:ext uri="{28A0092B-C50C-407E-A947-70E740481C1C}">
                                <a14:useLocalDpi xmlns:a14="http://schemas.microsoft.com/office/drawing/2010/main" val="0"/>
                              </a:ext>
                            </a:extLst>
                          </a:blip>
                          <a:srcRect/>
                          <a:stretch>
                            <a:fillRect/>
                          </a:stretch>
                        </pic:blipFill>
                        <pic:spPr bwMode="auto">
                          <a:xfrm>
                            <a:off x="0" y="0"/>
                            <a:ext cx="890270" cy="670560"/>
                          </a:xfrm>
                          <a:prstGeom prst="rect">
                            <a:avLst/>
                          </a:prstGeom>
                          <a:noFill/>
                          <a:ln>
                            <a:noFill/>
                          </a:ln>
                        </pic:spPr>
                      </pic:pic>
                    </a:graphicData>
                  </a:graphic>
                </wp:inline>
              </w:drawing>
            </w:r>
          </w:p>
        </w:tc>
        <w:tc>
          <w:tcPr>
            <w:tcW w:w="1481" w:type="dxa"/>
            <w:gridSpan w:val="2"/>
          </w:tcPr>
          <w:p w14:paraId="6D5F46DC" w14:textId="77777777" w:rsidR="007A3525" w:rsidRPr="008C1A3A" w:rsidRDefault="007A3525" w:rsidP="004B676B">
            <w:pPr>
              <w:jc w:val="center"/>
              <w:rPr>
                <w:rFonts w:ascii="Arial" w:hAnsi="Arial" w:cs="Arial"/>
              </w:rPr>
            </w:pPr>
            <w:r w:rsidRPr="008C1A3A">
              <w:rPr>
                <w:rFonts w:ascii="Arial" w:hAnsi="Arial" w:cs="Arial"/>
              </w:rPr>
              <w:t>Lower back + Gluteals</w:t>
            </w:r>
          </w:p>
          <w:p w14:paraId="7B2E697E" w14:textId="77777777" w:rsidR="007A3525" w:rsidRPr="008C1A3A" w:rsidRDefault="007A3525" w:rsidP="004B676B">
            <w:pPr>
              <w:jc w:val="center"/>
              <w:rPr>
                <w:rFonts w:ascii="Arial" w:hAnsi="Arial" w:cs="Arial"/>
              </w:rPr>
            </w:pPr>
            <w:r>
              <w:rPr>
                <w:rFonts w:ascii="Arial" w:hAnsi="Arial" w:cs="Arial"/>
                <w:noProof/>
              </w:rPr>
              <w:drawing>
                <wp:inline distT="0" distB="0" distL="0" distR="0" wp14:anchorId="36A79E97" wp14:editId="577BCD70">
                  <wp:extent cx="633730" cy="853440"/>
                  <wp:effectExtent l="0" t="0" r="0" b="0"/>
                  <wp:docPr id="79" name="Picture 40" descr="C:\Documents and Settings\lamberts\My Documents\PGC-V2.2 Pro\Flexibility\flexD_leg-0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Documents and Settings\lamberts\My Documents\PGC-V2.2 Pro\Flexibility\flexD_leg-06.bmp"/>
                          <pic:cNvPicPr>
                            <a:picLocks noChangeAspect="1" noChangeArrowheads="1"/>
                          </pic:cNvPicPr>
                        </pic:nvPicPr>
                        <pic:blipFill>
                          <a:blip r:embed="rId524" cstate="print">
                            <a:extLst>
                              <a:ext uri="{28A0092B-C50C-407E-A947-70E740481C1C}">
                                <a14:useLocalDpi xmlns:a14="http://schemas.microsoft.com/office/drawing/2010/main" val="0"/>
                              </a:ext>
                            </a:extLst>
                          </a:blip>
                          <a:srcRect/>
                          <a:stretch>
                            <a:fillRect/>
                          </a:stretch>
                        </pic:blipFill>
                        <pic:spPr bwMode="auto">
                          <a:xfrm>
                            <a:off x="0" y="0"/>
                            <a:ext cx="633730" cy="853440"/>
                          </a:xfrm>
                          <a:prstGeom prst="rect">
                            <a:avLst/>
                          </a:prstGeom>
                          <a:noFill/>
                          <a:ln>
                            <a:noFill/>
                          </a:ln>
                        </pic:spPr>
                      </pic:pic>
                    </a:graphicData>
                  </a:graphic>
                </wp:inline>
              </w:drawing>
            </w:r>
          </w:p>
        </w:tc>
        <w:tc>
          <w:tcPr>
            <w:tcW w:w="1792" w:type="dxa"/>
            <w:gridSpan w:val="2"/>
          </w:tcPr>
          <w:p w14:paraId="3E92057A" w14:textId="77777777" w:rsidR="007A3525" w:rsidRPr="008C1A3A" w:rsidRDefault="007A3525" w:rsidP="004B676B">
            <w:pPr>
              <w:jc w:val="center"/>
              <w:rPr>
                <w:rFonts w:ascii="Arial" w:hAnsi="Arial" w:cs="Arial"/>
              </w:rPr>
            </w:pPr>
            <w:r w:rsidRPr="008C1A3A">
              <w:rPr>
                <w:rFonts w:ascii="Arial" w:hAnsi="Arial" w:cs="Arial"/>
              </w:rPr>
              <w:t>Gluteals</w:t>
            </w:r>
          </w:p>
          <w:p w14:paraId="02E8F928" w14:textId="77777777" w:rsidR="007A3525" w:rsidRPr="008C1A3A" w:rsidRDefault="007A3525" w:rsidP="004B676B">
            <w:pPr>
              <w:jc w:val="center"/>
              <w:rPr>
                <w:rFonts w:ascii="Arial" w:hAnsi="Arial" w:cs="Arial"/>
              </w:rPr>
            </w:pPr>
            <w:r>
              <w:rPr>
                <w:rFonts w:ascii="Arial" w:hAnsi="Arial" w:cs="Arial"/>
                <w:noProof/>
              </w:rPr>
              <w:drawing>
                <wp:inline distT="0" distB="0" distL="0" distR="0" wp14:anchorId="43851F93" wp14:editId="651914BB">
                  <wp:extent cx="987425" cy="731520"/>
                  <wp:effectExtent l="0" t="0" r="0" b="0"/>
                  <wp:docPr id="92" name="Picture 41" descr="C:\Documents and Settings\lamberts\My Documents\PGC-V2.2 Pro\Flexibility\flexD_leg-1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Documents and Settings\lamberts\My Documents\PGC-V2.2 Pro\Flexibility\flexD_leg-12.bmp"/>
                          <pic:cNvPicPr>
                            <a:picLocks noChangeAspect="1" noChangeArrowheads="1"/>
                          </pic:cNvPicPr>
                        </pic:nvPicPr>
                        <pic:blipFill>
                          <a:blip r:embed="rId525" cstate="print">
                            <a:extLst>
                              <a:ext uri="{28A0092B-C50C-407E-A947-70E740481C1C}">
                                <a14:useLocalDpi xmlns:a14="http://schemas.microsoft.com/office/drawing/2010/main" val="0"/>
                              </a:ext>
                            </a:extLst>
                          </a:blip>
                          <a:srcRect/>
                          <a:stretch>
                            <a:fillRect/>
                          </a:stretch>
                        </pic:blipFill>
                        <pic:spPr bwMode="auto">
                          <a:xfrm>
                            <a:off x="0" y="0"/>
                            <a:ext cx="987425" cy="731520"/>
                          </a:xfrm>
                          <a:prstGeom prst="rect">
                            <a:avLst/>
                          </a:prstGeom>
                          <a:noFill/>
                          <a:ln>
                            <a:noFill/>
                          </a:ln>
                        </pic:spPr>
                      </pic:pic>
                    </a:graphicData>
                  </a:graphic>
                </wp:inline>
              </w:drawing>
            </w:r>
          </w:p>
        </w:tc>
        <w:tc>
          <w:tcPr>
            <w:tcW w:w="1708" w:type="dxa"/>
            <w:gridSpan w:val="2"/>
          </w:tcPr>
          <w:p w14:paraId="3EAB3339" w14:textId="77777777" w:rsidR="007A3525" w:rsidRPr="008C1A3A" w:rsidRDefault="007A3525" w:rsidP="004B676B">
            <w:pPr>
              <w:jc w:val="center"/>
              <w:rPr>
                <w:rFonts w:ascii="Arial" w:hAnsi="Arial" w:cs="Arial"/>
              </w:rPr>
            </w:pPr>
            <w:r w:rsidRPr="008C1A3A">
              <w:rPr>
                <w:rFonts w:ascii="Arial" w:hAnsi="Arial" w:cs="Arial"/>
              </w:rPr>
              <w:t>Hamstrings</w:t>
            </w:r>
          </w:p>
          <w:p w14:paraId="48D8D452" w14:textId="77777777" w:rsidR="007A3525" w:rsidRPr="008C1A3A" w:rsidRDefault="007A3525" w:rsidP="004B676B">
            <w:pPr>
              <w:jc w:val="center"/>
              <w:rPr>
                <w:rFonts w:ascii="Arial" w:hAnsi="Arial" w:cs="Arial"/>
              </w:rPr>
            </w:pPr>
            <w:r>
              <w:rPr>
                <w:rFonts w:ascii="Arial" w:hAnsi="Arial" w:cs="Arial"/>
                <w:noProof/>
              </w:rPr>
              <w:drawing>
                <wp:inline distT="0" distB="0" distL="0" distR="0" wp14:anchorId="0E3D2AF8" wp14:editId="5BA6282F">
                  <wp:extent cx="890270" cy="609600"/>
                  <wp:effectExtent l="0" t="0" r="0" b="0"/>
                  <wp:docPr id="141" name="Picture 42" descr="C:\Documents and Settings\lamberts\My Documents\PGC-V2.2 Pro\Flexibility\flexD_leg-2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Documents and Settings\lamberts\My Documents\PGC-V2.2 Pro\Flexibility\flexD_leg-28.bmp"/>
                          <pic:cNvPicPr>
                            <a:picLocks noChangeAspect="1" noChangeArrowheads="1"/>
                          </pic:cNvPicPr>
                        </pic:nvPicPr>
                        <pic:blipFill>
                          <a:blip r:embed="rId526" cstate="print">
                            <a:extLst>
                              <a:ext uri="{28A0092B-C50C-407E-A947-70E740481C1C}">
                                <a14:useLocalDpi xmlns:a14="http://schemas.microsoft.com/office/drawing/2010/main" val="0"/>
                              </a:ext>
                            </a:extLst>
                          </a:blip>
                          <a:srcRect/>
                          <a:stretch>
                            <a:fillRect/>
                          </a:stretch>
                        </pic:blipFill>
                        <pic:spPr bwMode="auto">
                          <a:xfrm>
                            <a:off x="0" y="0"/>
                            <a:ext cx="890270" cy="609600"/>
                          </a:xfrm>
                          <a:prstGeom prst="rect">
                            <a:avLst/>
                          </a:prstGeom>
                          <a:noFill/>
                          <a:ln>
                            <a:noFill/>
                          </a:ln>
                        </pic:spPr>
                      </pic:pic>
                    </a:graphicData>
                  </a:graphic>
                </wp:inline>
              </w:drawing>
            </w:r>
          </w:p>
        </w:tc>
        <w:tc>
          <w:tcPr>
            <w:tcW w:w="2720" w:type="dxa"/>
            <w:gridSpan w:val="2"/>
          </w:tcPr>
          <w:p w14:paraId="41562AA0" w14:textId="77777777" w:rsidR="007A3525" w:rsidRPr="008C1A3A" w:rsidRDefault="007A3525" w:rsidP="004B676B">
            <w:pPr>
              <w:jc w:val="center"/>
              <w:rPr>
                <w:rFonts w:ascii="Arial" w:hAnsi="Arial" w:cs="Arial"/>
              </w:rPr>
            </w:pPr>
            <w:r w:rsidRPr="008C1A3A">
              <w:rPr>
                <w:rFonts w:ascii="Arial" w:hAnsi="Arial" w:cs="Arial"/>
              </w:rPr>
              <w:t>Hamstrings</w:t>
            </w:r>
          </w:p>
          <w:p w14:paraId="21AE17FD" w14:textId="77777777" w:rsidR="007A3525" w:rsidRPr="008C1A3A" w:rsidRDefault="007A3525" w:rsidP="004B676B">
            <w:pPr>
              <w:jc w:val="center"/>
              <w:rPr>
                <w:rFonts w:ascii="Arial" w:hAnsi="Arial" w:cs="Arial"/>
              </w:rPr>
            </w:pPr>
            <w:r>
              <w:rPr>
                <w:rFonts w:ascii="Arial" w:hAnsi="Arial" w:cs="Arial"/>
                <w:noProof/>
              </w:rPr>
              <w:drawing>
                <wp:inline distT="0" distB="0" distL="0" distR="0" wp14:anchorId="106086D7" wp14:editId="6221B1EE">
                  <wp:extent cx="877570" cy="816610"/>
                  <wp:effectExtent l="0" t="0" r="0" b="0"/>
                  <wp:docPr id="218" name="Picture 43" descr="C:\Documents and Settings\lamberts\My Documents\PGC-V2.2 Pro\Flexibility\flexD_leg-3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Documents and Settings\lamberts\My Documents\PGC-V2.2 Pro\Flexibility\flexD_leg-38.bmp"/>
                          <pic:cNvPicPr>
                            <a:picLocks noChangeAspect="1" noChangeArrowheads="1"/>
                          </pic:cNvPicPr>
                        </pic:nvPicPr>
                        <pic:blipFill>
                          <a:blip r:embed="rId527" cstate="print">
                            <a:extLst>
                              <a:ext uri="{28A0092B-C50C-407E-A947-70E740481C1C}">
                                <a14:useLocalDpi xmlns:a14="http://schemas.microsoft.com/office/drawing/2010/main" val="0"/>
                              </a:ext>
                            </a:extLst>
                          </a:blip>
                          <a:srcRect/>
                          <a:stretch>
                            <a:fillRect/>
                          </a:stretch>
                        </pic:blipFill>
                        <pic:spPr bwMode="auto">
                          <a:xfrm>
                            <a:off x="0" y="0"/>
                            <a:ext cx="877570" cy="816610"/>
                          </a:xfrm>
                          <a:prstGeom prst="rect">
                            <a:avLst/>
                          </a:prstGeom>
                          <a:noFill/>
                          <a:ln>
                            <a:noFill/>
                          </a:ln>
                        </pic:spPr>
                      </pic:pic>
                    </a:graphicData>
                  </a:graphic>
                </wp:inline>
              </w:drawing>
            </w:r>
          </w:p>
        </w:tc>
        <w:tc>
          <w:tcPr>
            <w:tcW w:w="2074" w:type="dxa"/>
          </w:tcPr>
          <w:p w14:paraId="2EDB12E9" w14:textId="77777777" w:rsidR="007A3525" w:rsidRPr="008C1A3A" w:rsidRDefault="007A3525" w:rsidP="004B676B">
            <w:pPr>
              <w:jc w:val="center"/>
              <w:rPr>
                <w:rFonts w:ascii="Arial" w:hAnsi="Arial" w:cs="Arial"/>
              </w:rPr>
            </w:pPr>
            <w:r w:rsidRPr="008C1A3A">
              <w:rPr>
                <w:rFonts w:ascii="Arial" w:hAnsi="Arial" w:cs="Arial"/>
              </w:rPr>
              <w:t>Inner Thigh</w:t>
            </w:r>
          </w:p>
          <w:p w14:paraId="257151DB" w14:textId="77777777" w:rsidR="007A3525" w:rsidRPr="008C1A3A" w:rsidRDefault="007A3525" w:rsidP="004B676B">
            <w:pPr>
              <w:jc w:val="center"/>
              <w:rPr>
                <w:rFonts w:ascii="Arial" w:hAnsi="Arial" w:cs="Arial"/>
              </w:rPr>
            </w:pPr>
            <w:r>
              <w:rPr>
                <w:rFonts w:ascii="Arial" w:hAnsi="Arial" w:cs="Arial"/>
                <w:noProof/>
              </w:rPr>
              <w:drawing>
                <wp:inline distT="0" distB="0" distL="0" distR="0" wp14:anchorId="41B3F0C5" wp14:editId="2F289254">
                  <wp:extent cx="804545" cy="804545"/>
                  <wp:effectExtent l="0" t="0" r="0" b="0"/>
                  <wp:docPr id="219" name="Picture 44" descr="C:\Documents and Settings\lamberts\My Documents\PGC-V2.2 Pro\Flexibility\flexD_leg-1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Documents and Settings\lamberts\My Documents\PGC-V2.2 Pro\Flexibility\flexD_leg-17.bmp"/>
                          <pic:cNvPicPr>
                            <a:picLocks noChangeAspect="1" noChangeArrowheads="1"/>
                          </pic:cNvPicPr>
                        </pic:nvPicPr>
                        <pic:blipFill>
                          <a:blip r:embed="rId528" cstate="print">
                            <a:extLst>
                              <a:ext uri="{28A0092B-C50C-407E-A947-70E740481C1C}">
                                <a14:useLocalDpi xmlns:a14="http://schemas.microsoft.com/office/drawing/2010/main" val="0"/>
                              </a:ext>
                            </a:extLst>
                          </a:blip>
                          <a:srcRect/>
                          <a:stretch>
                            <a:fillRect/>
                          </a:stretch>
                        </pic:blipFill>
                        <pic:spPr bwMode="auto">
                          <a:xfrm>
                            <a:off x="0" y="0"/>
                            <a:ext cx="804545" cy="804545"/>
                          </a:xfrm>
                          <a:prstGeom prst="rect">
                            <a:avLst/>
                          </a:prstGeom>
                          <a:noFill/>
                          <a:ln>
                            <a:noFill/>
                          </a:ln>
                        </pic:spPr>
                      </pic:pic>
                    </a:graphicData>
                  </a:graphic>
                </wp:inline>
              </w:drawing>
            </w:r>
          </w:p>
        </w:tc>
        <w:tc>
          <w:tcPr>
            <w:tcW w:w="1256" w:type="dxa"/>
          </w:tcPr>
          <w:p w14:paraId="075E16E7" w14:textId="77777777" w:rsidR="007A3525" w:rsidRPr="008C1A3A" w:rsidRDefault="007A3525" w:rsidP="004B676B">
            <w:pPr>
              <w:jc w:val="center"/>
              <w:rPr>
                <w:rFonts w:ascii="Arial" w:hAnsi="Arial" w:cs="Arial"/>
              </w:rPr>
            </w:pPr>
            <w:r w:rsidRPr="008C1A3A">
              <w:rPr>
                <w:rFonts w:ascii="Arial" w:hAnsi="Arial" w:cs="Arial"/>
              </w:rPr>
              <w:t xml:space="preserve">Inner Thigh </w:t>
            </w:r>
            <w:r>
              <w:rPr>
                <w:rFonts w:ascii="Arial" w:hAnsi="Arial" w:cs="Arial"/>
                <w:noProof/>
              </w:rPr>
              <w:drawing>
                <wp:inline distT="0" distB="0" distL="0" distR="0" wp14:anchorId="42827569" wp14:editId="21DF0F45">
                  <wp:extent cx="731520" cy="1024255"/>
                  <wp:effectExtent l="0" t="0" r="0" b="0"/>
                  <wp:docPr id="284" name="Picture 45" descr="C:\Documents and Settings\lamberts\My Documents\PGC-V2.2 Pro\Flexibility\flexD_leg-2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Documents and Settings\lamberts\My Documents\PGC-V2.2 Pro\Flexibility\flexD_leg-26.bmp"/>
                          <pic:cNvPicPr>
                            <a:picLocks noChangeAspect="1" noChangeArrowheads="1"/>
                          </pic:cNvPicPr>
                        </pic:nvPicPr>
                        <pic:blipFill>
                          <a:blip r:embed="rId529" cstate="print">
                            <a:extLst>
                              <a:ext uri="{28A0092B-C50C-407E-A947-70E740481C1C}">
                                <a14:useLocalDpi xmlns:a14="http://schemas.microsoft.com/office/drawing/2010/main" val="0"/>
                              </a:ext>
                            </a:extLst>
                          </a:blip>
                          <a:srcRect/>
                          <a:stretch>
                            <a:fillRect/>
                          </a:stretch>
                        </pic:blipFill>
                        <pic:spPr bwMode="auto">
                          <a:xfrm>
                            <a:off x="0" y="0"/>
                            <a:ext cx="731520" cy="1024255"/>
                          </a:xfrm>
                          <a:prstGeom prst="rect">
                            <a:avLst/>
                          </a:prstGeom>
                          <a:noFill/>
                          <a:ln>
                            <a:noFill/>
                          </a:ln>
                        </pic:spPr>
                      </pic:pic>
                    </a:graphicData>
                  </a:graphic>
                </wp:inline>
              </w:drawing>
            </w:r>
          </w:p>
        </w:tc>
      </w:tr>
      <w:tr w:rsidR="007A3525" w14:paraId="5DB52003" w14:textId="77777777" w:rsidTr="004B676B">
        <w:trPr>
          <w:trHeight w:val="1988"/>
        </w:trPr>
        <w:tc>
          <w:tcPr>
            <w:tcW w:w="1827" w:type="dxa"/>
            <w:gridSpan w:val="2"/>
          </w:tcPr>
          <w:p w14:paraId="2B52BD26" w14:textId="77777777" w:rsidR="007A3525" w:rsidRPr="008C1A3A" w:rsidRDefault="007A3525" w:rsidP="004B676B">
            <w:pPr>
              <w:jc w:val="center"/>
              <w:rPr>
                <w:rFonts w:ascii="Arial" w:hAnsi="Arial" w:cs="Arial"/>
              </w:rPr>
            </w:pPr>
            <w:r w:rsidRPr="008C1A3A">
              <w:rPr>
                <w:rFonts w:ascii="Arial" w:hAnsi="Arial" w:cs="Arial"/>
              </w:rPr>
              <w:t>Quadriceps</w:t>
            </w:r>
          </w:p>
          <w:p w14:paraId="202F218A" w14:textId="77777777" w:rsidR="007A3525" w:rsidRPr="008C1A3A" w:rsidRDefault="007A3525" w:rsidP="004B676B">
            <w:pPr>
              <w:jc w:val="center"/>
              <w:rPr>
                <w:rFonts w:ascii="Arial" w:hAnsi="Arial" w:cs="Arial"/>
              </w:rPr>
            </w:pPr>
          </w:p>
          <w:p w14:paraId="4B267097" w14:textId="77777777" w:rsidR="007A3525" w:rsidRPr="008C1A3A" w:rsidRDefault="007A3525" w:rsidP="004B676B">
            <w:pPr>
              <w:jc w:val="center"/>
              <w:rPr>
                <w:rFonts w:ascii="Arial" w:hAnsi="Arial" w:cs="Arial"/>
              </w:rPr>
            </w:pPr>
            <w:r>
              <w:rPr>
                <w:rFonts w:ascii="Arial" w:hAnsi="Arial" w:cs="Arial"/>
                <w:noProof/>
              </w:rPr>
              <w:drawing>
                <wp:inline distT="0" distB="0" distL="0" distR="0" wp14:anchorId="0559808B" wp14:editId="55A509FE">
                  <wp:extent cx="768350" cy="524510"/>
                  <wp:effectExtent l="0" t="0" r="0" b="0"/>
                  <wp:docPr id="294" name="Picture 47" descr="C:\Documents and Settings\lamberts\My Documents\PGC-V2.2 Pro\Flexibility\flexD_leg-5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Documents and Settings\lamberts\My Documents\PGC-V2.2 Pro\Flexibility\flexD_leg-57.bmp"/>
                          <pic:cNvPicPr>
                            <a:picLocks noChangeAspect="1" noChangeArrowheads="1"/>
                          </pic:cNvPicPr>
                        </pic:nvPicPr>
                        <pic:blipFill>
                          <a:blip r:embed="rId530" cstate="print">
                            <a:extLst>
                              <a:ext uri="{28A0092B-C50C-407E-A947-70E740481C1C}">
                                <a14:useLocalDpi xmlns:a14="http://schemas.microsoft.com/office/drawing/2010/main" val="0"/>
                              </a:ext>
                            </a:extLst>
                          </a:blip>
                          <a:srcRect/>
                          <a:stretch>
                            <a:fillRect/>
                          </a:stretch>
                        </pic:blipFill>
                        <pic:spPr bwMode="auto">
                          <a:xfrm>
                            <a:off x="0" y="0"/>
                            <a:ext cx="768350" cy="524510"/>
                          </a:xfrm>
                          <a:prstGeom prst="rect">
                            <a:avLst/>
                          </a:prstGeom>
                          <a:noFill/>
                          <a:ln>
                            <a:noFill/>
                          </a:ln>
                        </pic:spPr>
                      </pic:pic>
                    </a:graphicData>
                  </a:graphic>
                </wp:inline>
              </w:drawing>
            </w:r>
          </w:p>
        </w:tc>
        <w:tc>
          <w:tcPr>
            <w:tcW w:w="1827" w:type="dxa"/>
            <w:gridSpan w:val="2"/>
          </w:tcPr>
          <w:p w14:paraId="1CBA394F" w14:textId="77777777" w:rsidR="007A3525" w:rsidRPr="008C1A3A" w:rsidRDefault="007A3525" w:rsidP="004B676B">
            <w:pPr>
              <w:jc w:val="center"/>
              <w:rPr>
                <w:rFonts w:ascii="Arial" w:hAnsi="Arial" w:cs="Arial"/>
              </w:rPr>
            </w:pPr>
            <w:r w:rsidRPr="008C1A3A">
              <w:rPr>
                <w:rFonts w:ascii="Arial" w:hAnsi="Arial" w:cs="Arial"/>
              </w:rPr>
              <w:t>Quadriceps</w:t>
            </w:r>
          </w:p>
          <w:p w14:paraId="2F35471E" w14:textId="77777777" w:rsidR="007A3525" w:rsidRPr="008C1A3A" w:rsidRDefault="007A3525" w:rsidP="004B676B">
            <w:pPr>
              <w:jc w:val="center"/>
              <w:rPr>
                <w:rFonts w:ascii="Arial" w:hAnsi="Arial" w:cs="Arial"/>
              </w:rPr>
            </w:pPr>
          </w:p>
          <w:p w14:paraId="29F62550" w14:textId="77777777" w:rsidR="007A3525" w:rsidRPr="008C1A3A" w:rsidRDefault="007A3525" w:rsidP="004B676B">
            <w:pPr>
              <w:jc w:val="center"/>
              <w:rPr>
                <w:rFonts w:ascii="Arial" w:hAnsi="Arial" w:cs="Arial"/>
              </w:rPr>
            </w:pPr>
            <w:r>
              <w:rPr>
                <w:rFonts w:ascii="Arial" w:hAnsi="Arial" w:cs="Arial"/>
                <w:noProof/>
              </w:rPr>
              <w:drawing>
                <wp:inline distT="0" distB="0" distL="0" distR="0" wp14:anchorId="377D49A3" wp14:editId="5C7ECF6D">
                  <wp:extent cx="938530" cy="572770"/>
                  <wp:effectExtent l="0" t="0" r="0" b="0"/>
                  <wp:docPr id="314" name="Picture 46" descr="C:\Documents and Settings\lamberts\My Documents\PGC-V2.2 Pro\Flexibility\flexD_leg-4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Documents and Settings\lamberts\My Documents\PGC-V2.2 Pro\Flexibility\flexD_leg-44.bmp"/>
                          <pic:cNvPicPr>
                            <a:picLocks noChangeAspect="1" noChangeArrowheads="1"/>
                          </pic:cNvPicPr>
                        </pic:nvPicPr>
                        <pic:blipFill>
                          <a:blip r:embed="rId531" cstate="print">
                            <a:extLst>
                              <a:ext uri="{28A0092B-C50C-407E-A947-70E740481C1C}">
                                <a14:useLocalDpi xmlns:a14="http://schemas.microsoft.com/office/drawing/2010/main" val="0"/>
                              </a:ext>
                            </a:extLst>
                          </a:blip>
                          <a:srcRect/>
                          <a:stretch>
                            <a:fillRect/>
                          </a:stretch>
                        </pic:blipFill>
                        <pic:spPr bwMode="auto">
                          <a:xfrm>
                            <a:off x="0" y="0"/>
                            <a:ext cx="938530" cy="572770"/>
                          </a:xfrm>
                          <a:prstGeom prst="rect">
                            <a:avLst/>
                          </a:prstGeom>
                          <a:noFill/>
                          <a:ln>
                            <a:noFill/>
                          </a:ln>
                        </pic:spPr>
                      </pic:pic>
                    </a:graphicData>
                  </a:graphic>
                </wp:inline>
              </w:drawing>
            </w:r>
          </w:p>
        </w:tc>
        <w:tc>
          <w:tcPr>
            <w:tcW w:w="1827" w:type="dxa"/>
            <w:gridSpan w:val="2"/>
          </w:tcPr>
          <w:p w14:paraId="6302389D" w14:textId="77777777" w:rsidR="007A3525" w:rsidRPr="008C1A3A" w:rsidRDefault="007A3525" w:rsidP="004B676B">
            <w:pPr>
              <w:jc w:val="center"/>
              <w:rPr>
                <w:rFonts w:ascii="Arial" w:hAnsi="Arial" w:cs="Arial"/>
              </w:rPr>
            </w:pPr>
            <w:r w:rsidRPr="008C1A3A">
              <w:rPr>
                <w:rFonts w:ascii="Arial" w:hAnsi="Arial" w:cs="Arial"/>
              </w:rPr>
              <w:t>Calves</w:t>
            </w:r>
          </w:p>
          <w:p w14:paraId="6742D4F8" w14:textId="77777777" w:rsidR="007A3525" w:rsidRPr="008C1A3A" w:rsidRDefault="007A3525" w:rsidP="004B676B">
            <w:pPr>
              <w:jc w:val="center"/>
              <w:rPr>
                <w:rFonts w:ascii="Arial" w:hAnsi="Arial" w:cs="Arial"/>
              </w:rPr>
            </w:pPr>
            <w:r>
              <w:rPr>
                <w:rFonts w:ascii="Arial" w:hAnsi="Arial" w:cs="Arial"/>
                <w:noProof/>
              </w:rPr>
              <w:drawing>
                <wp:inline distT="0" distB="0" distL="0" distR="0" wp14:anchorId="07E860F1" wp14:editId="78DBB6F1">
                  <wp:extent cx="658495" cy="853440"/>
                  <wp:effectExtent l="0" t="0" r="0" b="0"/>
                  <wp:docPr id="399" name="Picture 48" descr="C:\Documents and Settings\lamberts\My Documents\PGC-V2.2 Pro\Flexibility\flexD_leg-56calf.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Documents and Settings\lamberts\My Documents\PGC-V2.2 Pro\Flexibility\flexD_leg-56calf.bmp"/>
                          <pic:cNvPicPr>
                            <a:picLocks noChangeAspect="1" noChangeArrowheads="1"/>
                          </pic:cNvPicPr>
                        </pic:nvPicPr>
                        <pic:blipFill>
                          <a:blip r:embed="rId532" cstate="print">
                            <a:extLst>
                              <a:ext uri="{28A0092B-C50C-407E-A947-70E740481C1C}">
                                <a14:useLocalDpi xmlns:a14="http://schemas.microsoft.com/office/drawing/2010/main" val="0"/>
                              </a:ext>
                            </a:extLst>
                          </a:blip>
                          <a:srcRect/>
                          <a:stretch>
                            <a:fillRect/>
                          </a:stretch>
                        </pic:blipFill>
                        <pic:spPr bwMode="auto">
                          <a:xfrm>
                            <a:off x="0" y="0"/>
                            <a:ext cx="658495" cy="853440"/>
                          </a:xfrm>
                          <a:prstGeom prst="rect">
                            <a:avLst/>
                          </a:prstGeom>
                          <a:noFill/>
                          <a:ln>
                            <a:noFill/>
                          </a:ln>
                        </pic:spPr>
                      </pic:pic>
                    </a:graphicData>
                  </a:graphic>
                </wp:inline>
              </w:drawing>
            </w:r>
          </w:p>
        </w:tc>
        <w:tc>
          <w:tcPr>
            <w:tcW w:w="1827" w:type="dxa"/>
            <w:gridSpan w:val="2"/>
          </w:tcPr>
          <w:p w14:paraId="09F12A8E" w14:textId="77777777" w:rsidR="007A3525" w:rsidRPr="008C1A3A" w:rsidRDefault="007A3525" w:rsidP="004B676B">
            <w:pPr>
              <w:jc w:val="center"/>
              <w:rPr>
                <w:rFonts w:ascii="Arial" w:hAnsi="Arial" w:cs="Arial"/>
              </w:rPr>
            </w:pPr>
            <w:r w:rsidRPr="008C1A3A">
              <w:rPr>
                <w:rFonts w:ascii="Arial" w:hAnsi="Arial" w:cs="Arial"/>
              </w:rPr>
              <w:t>Abdominals</w:t>
            </w:r>
          </w:p>
          <w:p w14:paraId="03FA31C0" w14:textId="77777777" w:rsidR="007A3525" w:rsidRPr="008C1A3A" w:rsidRDefault="007A3525" w:rsidP="004B676B">
            <w:pPr>
              <w:jc w:val="center"/>
              <w:rPr>
                <w:rFonts w:ascii="Arial" w:hAnsi="Arial" w:cs="Arial"/>
              </w:rPr>
            </w:pPr>
            <w:r>
              <w:rPr>
                <w:rFonts w:ascii="Arial" w:hAnsi="Arial" w:cs="Arial"/>
                <w:noProof/>
              </w:rPr>
              <w:drawing>
                <wp:inline distT="0" distB="0" distL="0" distR="0" wp14:anchorId="20064100" wp14:editId="2AF863CF">
                  <wp:extent cx="304800" cy="841375"/>
                  <wp:effectExtent l="0" t="0" r="0" b="0"/>
                  <wp:docPr id="400" name="Picture 50" descr="C:\Documents and Settings\lamberts\Desktop\Trainer Clipart v1500\FLEXIBILITY\Flexibi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Documents and Settings\lamberts\Desktop\Trainer Clipart v1500\FLEXIBILITY\Flexibility.jpg"/>
                          <pic:cNvPicPr>
                            <a:picLocks noChangeAspect="1" noChangeArrowheads="1"/>
                          </pic:cNvPicPr>
                        </pic:nvPicPr>
                        <pic:blipFill>
                          <a:blip r:embed="rId533" cstate="print">
                            <a:extLst>
                              <a:ext uri="{28A0092B-C50C-407E-A947-70E740481C1C}">
                                <a14:useLocalDpi xmlns:a14="http://schemas.microsoft.com/office/drawing/2010/main" val="0"/>
                              </a:ext>
                            </a:extLst>
                          </a:blip>
                          <a:srcRect/>
                          <a:stretch>
                            <a:fillRect/>
                          </a:stretch>
                        </pic:blipFill>
                        <pic:spPr bwMode="auto">
                          <a:xfrm>
                            <a:off x="0" y="0"/>
                            <a:ext cx="304800" cy="841375"/>
                          </a:xfrm>
                          <a:prstGeom prst="rect">
                            <a:avLst/>
                          </a:prstGeom>
                          <a:noFill/>
                          <a:ln>
                            <a:noFill/>
                          </a:ln>
                        </pic:spPr>
                      </pic:pic>
                    </a:graphicData>
                  </a:graphic>
                </wp:inline>
              </w:drawing>
            </w:r>
          </w:p>
        </w:tc>
        <w:tc>
          <w:tcPr>
            <w:tcW w:w="1827" w:type="dxa"/>
            <w:gridSpan w:val="2"/>
          </w:tcPr>
          <w:p w14:paraId="30535404" w14:textId="77777777" w:rsidR="007A3525" w:rsidRPr="008C1A3A" w:rsidRDefault="007A3525" w:rsidP="004B676B">
            <w:pPr>
              <w:jc w:val="center"/>
              <w:rPr>
                <w:rFonts w:ascii="Arial" w:hAnsi="Arial" w:cs="Arial"/>
              </w:rPr>
            </w:pPr>
            <w:r w:rsidRPr="008C1A3A">
              <w:rPr>
                <w:rFonts w:ascii="Arial" w:hAnsi="Arial" w:cs="Arial"/>
              </w:rPr>
              <w:t>Obliques</w:t>
            </w:r>
          </w:p>
          <w:p w14:paraId="07CAD8F3" w14:textId="77777777" w:rsidR="007A3525" w:rsidRPr="008C1A3A" w:rsidRDefault="007A3525" w:rsidP="004B676B">
            <w:pPr>
              <w:jc w:val="center"/>
              <w:rPr>
                <w:rFonts w:ascii="Arial" w:hAnsi="Arial" w:cs="Arial"/>
              </w:rPr>
            </w:pPr>
            <w:r>
              <w:rPr>
                <w:rFonts w:ascii="Arial" w:hAnsi="Arial" w:cs="Arial"/>
                <w:noProof/>
              </w:rPr>
              <w:drawing>
                <wp:inline distT="0" distB="0" distL="0" distR="0" wp14:anchorId="1619C8A1" wp14:editId="76328673">
                  <wp:extent cx="389890" cy="755650"/>
                  <wp:effectExtent l="0" t="0" r="0" b="0"/>
                  <wp:docPr id="401" name="Picture 49" descr="C:\Documents and Settings\lamberts\My Documents\PGC-V2.2 Pro\Flexibility\flexC_back-3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Documents and Settings\lamberts\My Documents\PGC-V2.2 Pro\Flexibility\flexC_back-32.bmp"/>
                          <pic:cNvPicPr>
                            <a:picLocks noChangeAspect="1" noChangeArrowheads="1"/>
                          </pic:cNvPicPr>
                        </pic:nvPicPr>
                        <pic:blipFill>
                          <a:blip r:embed="rId534" cstate="print">
                            <a:extLst>
                              <a:ext uri="{28A0092B-C50C-407E-A947-70E740481C1C}">
                                <a14:useLocalDpi xmlns:a14="http://schemas.microsoft.com/office/drawing/2010/main" val="0"/>
                              </a:ext>
                            </a:extLst>
                          </a:blip>
                          <a:srcRect/>
                          <a:stretch>
                            <a:fillRect/>
                          </a:stretch>
                        </pic:blipFill>
                        <pic:spPr bwMode="auto">
                          <a:xfrm>
                            <a:off x="0" y="0"/>
                            <a:ext cx="389890" cy="755650"/>
                          </a:xfrm>
                          <a:prstGeom prst="rect">
                            <a:avLst/>
                          </a:prstGeom>
                          <a:noFill/>
                          <a:ln>
                            <a:noFill/>
                          </a:ln>
                        </pic:spPr>
                      </pic:pic>
                    </a:graphicData>
                  </a:graphic>
                </wp:inline>
              </w:drawing>
            </w:r>
          </w:p>
        </w:tc>
        <w:tc>
          <w:tcPr>
            <w:tcW w:w="1863" w:type="dxa"/>
          </w:tcPr>
          <w:p w14:paraId="0BF19E4C" w14:textId="77777777" w:rsidR="007A3525" w:rsidRPr="008C1A3A" w:rsidRDefault="007A3525" w:rsidP="004B676B">
            <w:pPr>
              <w:jc w:val="center"/>
              <w:rPr>
                <w:rFonts w:ascii="Arial" w:hAnsi="Arial" w:cs="Arial"/>
              </w:rPr>
            </w:pPr>
            <w:r w:rsidRPr="008C1A3A">
              <w:rPr>
                <w:rFonts w:ascii="Arial" w:hAnsi="Arial" w:cs="Arial"/>
              </w:rPr>
              <w:t>Upper back</w:t>
            </w:r>
          </w:p>
          <w:p w14:paraId="4F52900B" w14:textId="77777777" w:rsidR="007A3525" w:rsidRPr="008C1A3A" w:rsidRDefault="007A3525" w:rsidP="004B676B">
            <w:pPr>
              <w:jc w:val="center"/>
              <w:rPr>
                <w:rFonts w:ascii="Arial" w:hAnsi="Arial" w:cs="Arial"/>
              </w:rPr>
            </w:pPr>
            <w:r>
              <w:rPr>
                <w:rFonts w:ascii="Arial" w:hAnsi="Arial" w:cs="Arial"/>
                <w:noProof/>
              </w:rPr>
              <w:drawing>
                <wp:inline distT="0" distB="0" distL="0" distR="0" wp14:anchorId="0B5CF24D" wp14:editId="07C825A7">
                  <wp:extent cx="877570" cy="951230"/>
                  <wp:effectExtent l="0" t="0" r="0" b="0"/>
                  <wp:docPr id="402" name="Picture 51" descr="C:\Documents and Settings\lamberts\Desktop\Trainer Clipart v1500\FLEXIBILITY\Flexibility (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Documents and Settings\lamberts\Desktop\Trainer Clipart v1500\FLEXIBILITY\Flexibility (15).jpg"/>
                          <pic:cNvPicPr>
                            <a:picLocks noChangeAspect="1" noChangeArrowheads="1"/>
                          </pic:cNvPicPr>
                        </pic:nvPicPr>
                        <pic:blipFill>
                          <a:blip r:embed="rId535" cstate="print">
                            <a:extLst>
                              <a:ext uri="{28A0092B-C50C-407E-A947-70E740481C1C}">
                                <a14:useLocalDpi xmlns:a14="http://schemas.microsoft.com/office/drawing/2010/main" val="0"/>
                              </a:ext>
                            </a:extLst>
                          </a:blip>
                          <a:srcRect/>
                          <a:stretch>
                            <a:fillRect/>
                          </a:stretch>
                        </pic:blipFill>
                        <pic:spPr bwMode="auto">
                          <a:xfrm>
                            <a:off x="0" y="0"/>
                            <a:ext cx="877570" cy="951230"/>
                          </a:xfrm>
                          <a:prstGeom prst="rect">
                            <a:avLst/>
                          </a:prstGeom>
                          <a:noFill/>
                          <a:ln>
                            <a:noFill/>
                          </a:ln>
                        </pic:spPr>
                      </pic:pic>
                    </a:graphicData>
                  </a:graphic>
                </wp:inline>
              </w:drawing>
            </w:r>
          </w:p>
        </w:tc>
        <w:tc>
          <w:tcPr>
            <w:tcW w:w="2074" w:type="dxa"/>
          </w:tcPr>
          <w:p w14:paraId="2D6CC5F2" w14:textId="77777777" w:rsidR="007A3525" w:rsidRPr="008C1A3A" w:rsidRDefault="007A3525" w:rsidP="004B676B">
            <w:pPr>
              <w:jc w:val="center"/>
              <w:rPr>
                <w:rFonts w:ascii="Arial" w:hAnsi="Arial" w:cs="Arial"/>
              </w:rPr>
            </w:pPr>
            <w:r w:rsidRPr="008C1A3A">
              <w:rPr>
                <w:rFonts w:ascii="Arial" w:hAnsi="Arial" w:cs="Arial"/>
              </w:rPr>
              <w:t xml:space="preserve">Chest &amp; Triceps </w:t>
            </w:r>
            <w:r>
              <w:rPr>
                <w:rFonts w:ascii="Arial" w:hAnsi="Arial" w:cs="Arial"/>
                <w:noProof/>
              </w:rPr>
              <w:drawing>
                <wp:inline distT="0" distB="0" distL="0" distR="0" wp14:anchorId="24593B8E" wp14:editId="0E4E7FCB">
                  <wp:extent cx="597535" cy="938530"/>
                  <wp:effectExtent l="0" t="0" r="0" b="0"/>
                  <wp:docPr id="403" name="Picture 52" descr="C:\Documents and Settings\lamberts\My Documents\PGC-V2.2 Pro\Flexibility\flexB_shldr-1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Documents and Settings\lamberts\My Documents\PGC-V2.2 Pro\Flexibility\flexB_shldr-12.bmp"/>
                          <pic:cNvPicPr>
                            <a:picLocks noChangeAspect="1" noChangeArrowheads="1"/>
                          </pic:cNvPicPr>
                        </pic:nvPicPr>
                        <pic:blipFill>
                          <a:blip r:embed="rId536" cstate="print">
                            <a:extLst>
                              <a:ext uri="{28A0092B-C50C-407E-A947-70E740481C1C}">
                                <a14:useLocalDpi xmlns:a14="http://schemas.microsoft.com/office/drawing/2010/main" val="0"/>
                              </a:ext>
                            </a:extLst>
                          </a:blip>
                          <a:srcRect/>
                          <a:stretch>
                            <a:fillRect/>
                          </a:stretch>
                        </pic:blipFill>
                        <pic:spPr bwMode="auto">
                          <a:xfrm>
                            <a:off x="0" y="0"/>
                            <a:ext cx="597535" cy="938530"/>
                          </a:xfrm>
                          <a:prstGeom prst="rect">
                            <a:avLst/>
                          </a:prstGeom>
                          <a:noFill/>
                          <a:ln>
                            <a:noFill/>
                          </a:ln>
                        </pic:spPr>
                      </pic:pic>
                    </a:graphicData>
                  </a:graphic>
                </wp:inline>
              </w:drawing>
            </w:r>
          </w:p>
        </w:tc>
        <w:tc>
          <w:tcPr>
            <w:tcW w:w="1256" w:type="dxa"/>
          </w:tcPr>
          <w:p w14:paraId="40F2A77C" w14:textId="77777777" w:rsidR="007A3525" w:rsidRPr="008C1A3A" w:rsidRDefault="007A3525" w:rsidP="004B676B">
            <w:pPr>
              <w:jc w:val="center"/>
              <w:rPr>
                <w:rFonts w:ascii="Arial" w:hAnsi="Arial" w:cs="Arial"/>
              </w:rPr>
            </w:pPr>
            <w:r w:rsidRPr="008C1A3A">
              <w:rPr>
                <w:rFonts w:ascii="Arial" w:hAnsi="Arial" w:cs="Arial"/>
              </w:rPr>
              <w:t>Chest</w:t>
            </w:r>
          </w:p>
          <w:p w14:paraId="38102055" w14:textId="77777777" w:rsidR="007A3525" w:rsidRPr="008C1A3A" w:rsidRDefault="007A3525" w:rsidP="004B676B">
            <w:pPr>
              <w:jc w:val="center"/>
              <w:rPr>
                <w:rFonts w:ascii="Arial" w:hAnsi="Arial" w:cs="Arial"/>
              </w:rPr>
            </w:pPr>
            <w:r>
              <w:rPr>
                <w:rFonts w:ascii="Arial" w:hAnsi="Arial" w:cs="Arial"/>
                <w:noProof/>
              </w:rPr>
              <w:drawing>
                <wp:inline distT="0" distB="0" distL="0" distR="0" wp14:anchorId="748953FA" wp14:editId="536797BA">
                  <wp:extent cx="463550" cy="1170305"/>
                  <wp:effectExtent l="0" t="0" r="0" b="0"/>
                  <wp:docPr id="404" name="Picture 53" descr="C:\Documents and Settings\lamberts\Desktop\Trainer Clipart v1500\FLEXIBILITY\Flexibility (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Documents and Settings\lamberts\Desktop\Trainer Clipart v1500\FLEXIBILITY\Flexibility (28).jpg"/>
                          <pic:cNvPicPr>
                            <a:picLocks noChangeAspect="1" noChangeArrowheads="1"/>
                          </pic:cNvPicPr>
                        </pic:nvPicPr>
                        <pic:blipFill>
                          <a:blip r:embed="rId537" cstate="print">
                            <a:extLst>
                              <a:ext uri="{28A0092B-C50C-407E-A947-70E740481C1C}">
                                <a14:useLocalDpi xmlns:a14="http://schemas.microsoft.com/office/drawing/2010/main" val="0"/>
                              </a:ext>
                            </a:extLst>
                          </a:blip>
                          <a:srcRect/>
                          <a:stretch>
                            <a:fillRect/>
                          </a:stretch>
                        </pic:blipFill>
                        <pic:spPr bwMode="auto">
                          <a:xfrm>
                            <a:off x="0" y="0"/>
                            <a:ext cx="463550" cy="1170305"/>
                          </a:xfrm>
                          <a:prstGeom prst="rect">
                            <a:avLst/>
                          </a:prstGeom>
                          <a:noFill/>
                          <a:ln>
                            <a:noFill/>
                          </a:ln>
                        </pic:spPr>
                      </pic:pic>
                    </a:graphicData>
                  </a:graphic>
                </wp:inline>
              </w:drawing>
            </w:r>
          </w:p>
        </w:tc>
      </w:tr>
    </w:tbl>
    <w:p w14:paraId="089A09B4" w14:textId="77777777" w:rsidR="007A3525" w:rsidRDefault="007A3525" w:rsidP="007A3525">
      <w:pPr>
        <w:jc w:val="center"/>
      </w:pPr>
    </w:p>
    <w:tbl>
      <w:tblPr>
        <w:tblW w:w="14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8"/>
        <w:gridCol w:w="3450"/>
        <w:gridCol w:w="3590"/>
        <w:gridCol w:w="3870"/>
      </w:tblGrid>
      <w:tr w:rsidR="007A3525" w14:paraId="0FCC1FC2" w14:textId="77777777" w:rsidTr="004B676B">
        <w:tc>
          <w:tcPr>
            <w:tcW w:w="14328" w:type="dxa"/>
            <w:gridSpan w:val="4"/>
          </w:tcPr>
          <w:p w14:paraId="18730679" w14:textId="77777777" w:rsidR="007A3525" w:rsidRPr="008C1A3A" w:rsidRDefault="007A3525" w:rsidP="004B676B">
            <w:pPr>
              <w:jc w:val="center"/>
              <w:rPr>
                <w:rFonts w:ascii="Tahoma" w:hAnsi="Tahoma" w:cs="Tahoma"/>
                <w:b/>
                <w:sz w:val="28"/>
                <w:szCs w:val="28"/>
              </w:rPr>
            </w:pPr>
            <w:r w:rsidRPr="008C1A3A">
              <w:rPr>
                <w:rFonts w:ascii="Tahoma" w:hAnsi="Tahoma" w:cs="Tahoma"/>
                <w:b/>
                <w:sz w:val="28"/>
                <w:szCs w:val="28"/>
              </w:rPr>
              <w:t>Cardiovascular Exercise Options – 20 – 60 minutes of continuous non-stop activity</w:t>
            </w:r>
          </w:p>
        </w:tc>
      </w:tr>
      <w:tr w:rsidR="007A3525" w14:paraId="48922486" w14:textId="77777777" w:rsidTr="004B676B">
        <w:tc>
          <w:tcPr>
            <w:tcW w:w="3418" w:type="dxa"/>
          </w:tcPr>
          <w:p w14:paraId="24EB1A1D" w14:textId="77777777" w:rsidR="007A3525" w:rsidRPr="008C1A3A" w:rsidRDefault="007A3525" w:rsidP="004B676B">
            <w:pPr>
              <w:jc w:val="center"/>
              <w:rPr>
                <w:rFonts w:ascii="Arial" w:hAnsi="Arial" w:cs="Arial"/>
                <w:b/>
              </w:rPr>
            </w:pPr>
            <w:r w:rsidRPr="008C1A3A">
              <w:rPr>
                <w:rFonts w:ascii="Arial" w:hAnsi="Arial" w:cs="Arial"/>
                <w:b/>
              </w:rPr>
              <w:t>At Home</w:t>
            </w:r>
          </w:p>
          <w:p w14:paraId="6A558CB2" w14:textId="77777777" w:rsidR="007A3525" w:rsidRPr="008C1A3A" w:rsidRDefault="007A3525" w:rsidP="004B676B">
            <w:pPr>
              <w:jc w:val="center"/>
              <w:rPr>
                <w:rFonts w:ascii="Arial" w:hAnsi="Arial" w:cs="Arial"/>
              </w:rPr>
            </w:pPr>
            <w:r w:rsidRPr="008C1A3A">
              <w:rPr>
                <w:rFonts w:ascii="Arial" w:hAnsi="Arial" w:cs="Arial"/>
              </w:rPr>
              <w:t xml:space="preserve">Exercise Videos / Skip / stairs / </w:t>
            </w:r>
          </w:p>
          <w:p w14:paraId="6F037169" w14:textId="77777777" w:rsidR="007A3525" w:rsidRPr="008C1A3A" w:rsidRDefault="007A3525" w:rsidP="004B676B">
            <w:pPr>
              <w:jc w:val="center"/>
              <w:rPr>
                <w:rFonts w:ascii="Arial" w:hAnsi="Arial" w:cs="Arial"/>
              </w:rPr>
            </w:pPr>
            <w:r>
              <w:rPr>
                <w:rFonts w:ascii="Arial" w:hAnsi="Arial" w:cs="Arial"/>
              </w:rPr>
              <w:t>Walk the Dog / Dance</w:t>
            </w:r>
            <w:r w:rsidRPr="008C1A3A">
              <w:rPr>
                <w:rFonts w:ascii="Arial" w:hAnsi="Arial" w:cs="Arial"/>
              </w:rPr>
              <w:t xml:space="preserve"> </w:t>
            </w:r>
          </w:p>
        </w:tc>
        <w:tc>
          <w:tcPr>
            <w:tcW w:w="3450" w:type="dxa"/>
          </w:tcPr>
          <w:p w14:paraId="7222C6CC" w14:textId="77777777" w:rsidR="007A3525" w:rsidRPr="008C1A3A" w:rsidRDefault="007A3525" w:rsidP="004B676B">
            <w:pPr>
              <w:jc w:val="center"/>
              <w:rPr>
                <w:rFonts w:ascii="Arial" w:hAnsi="Arial" w:cs="Arial"/>
                <w:b/>
              </w:rPr>
            </w:pPr>
            <w:r w:rsidRPr="008C1A3A">
              <w:rPr>
                <w:rFonts w:ascii="Arial" w:hAnsi="Arial" w:cs="Arial"/>
                <w:b/>
              </w:rPr>
              <w:t xml:space="preserve">Fitness Centre </w:t>
            </w:r>
          </w:p>
          <w:p w14:paraId="3B31717A" w14:textId="77777777" w:rsidR="007A3525" w:rsidRPr="008C1A3A" w:rsidRDefault="007A3525" w:rsidP="004B676B">
            <w:pPr>
              <w:jc w:val="center"/>
              <w:rPr>
                <w:rFonts w:ascii="Arial" w:hAnsi="Arial" w:cs="Arial"/>
              </w:rPr>
            </w:pPr>
            <w:r w:rsidRPr="008C1A3A">
              <w:rPr>
                <w:rFonts w:ascii="Arial" w:hAnsi="Arial" w:cs="Arial"/>
              </w:rPr>
              <w:t>Elliptical / Treadmill / Rowing /</w:t>
            </w:r>
          </w:p>
          <w:p w14:paraId="72DB286A" w14:textId="77777777" w:rsidR="007A3525" w:rsidRPr="008C1A3A" w:rsidRDefault="007A3525" w:rsidP="004B676B">
            <w:pPr>
              <w:jc w:val="center"/>
              <w:rPr>
                <w:rFonts w:ascii="Arial" w:hAnsi="Arial" w:cs="Arial"/>
              </w:rPr>
            </w:pPr>
            <w:r w:rsidRPr="008C1A3A">
              <w:rPr>
                <w:rFonts w:ascii="Arial" w:hAnsi="Arial" w:cs="Arial"/>
              </w:rPr>
              <w:t>Stairmaster / Stationary bike /</w:t>
            </w:r>
          </w:p>
          <w:p w14:paraId="5CAA5534" w14:textId="77777777" w:rsidR="007A3525" w:rsidRPr="008C1A3A" w:rsidRDefault="007A3525" w:rsidP="004B676B">
            <w:pPr>
              <w:jc w:val="center"/>
              <w:rPr>
                <w:rFonts w:ascii="Arial" w:hAnsi="Arial" w:cs="Arial"/>
              </w:rPr>
            </w:pPr>
            <w:r w:rsidRPr="008C1A3A">
              <w:rPr>
                <w:rFonts w:ascii="Arial" w:hAnsi="Arial" w:cs="Arial"/>
              </w:rPr>
              <w:t xml:space="preserve">Aerobics–Step–Dance Classes </w:t>
            </w:r>
          </w:p>
          <w:p w14:paraId="0D939EE9" w14:textId="3A0A3FF2" w:rsidR="007A3525" w:rsidRPr="008C1A3A" w:rsidRDefault="007A3525" w:rsidP="004B676B">
            <w:pPr>
              <w:jc w:val="center"/>
              <w:rPr>
                <w:rFonts w:ascii="Arial" w:hAnsi="Arial" w:cs="Arial"/>
              </w:rPr>
            </w:pPr>
            <w:r w:rsidRPr="008C1A3A">
              <w:rPr>
                <w:rFonts w:ascii="Arial" w:hAnsi="Arial" w:cs="Arial"/>
              </w:rPr>
              <w:t xml:space="preserve">Swim / </w:t>
            </w:r>
            <w:r w:rsidR="00933D54" w:rsidRPr="008C1A3A">
              <w:rPr>
                <w:rFonts w:ascii="Arial" w:hAnsi="Arial" w:cs="Arial"/>
              </w:rPr>
              <w:t>Aqua fitness</w:t>
            </w:r>
          </w:p>
        </w:tc>
        <w:tc>
          <w:tcPr>
            <w:tcW w:w="3590" w:type="dxa"/>
          </w:tcPr>
          <w:p w14:paraId="7343FD26" w14:textId="77777777" w:rsidR="007A3525" w:rsidRPr="008C1A3A" w:rsidRDefault="007A3525" w:rsidP="004B676B">
            <w:pPr>
              <w:jc w:val="center"/>
              <w:rPr>
                <w:rFonts w:ascii="Arial" w:hAnsi="Arial" w:cs="Arial"/>
                <w:b/>
              </w:rPr>
            </w:pPr>
            <w:r w:rsidRPr="008C1A3A">
              <w:rPr>
                <w:rFonts w:ascii="Arial" w:hAnsi="Arial" w:cs="Arial"/>
                <w:b/>
              </w:rPr>
              <w:t>Sports</w:t>
            </w:r>
          </w:p>
          <w:p w14:paraId="125396F7" w14:textId="77777777" w:rsidR="007A3525" w:rsidRPr="008C1A3A" w:rsidRDefault="007A3525" w:rsidP="004B676B">
            <w:pPr>
              <w:jc w:val="center"/>
              <w:rPr>
                <w:rFonts w:ascii="Arial" w:hAnsi="Arial" w:cs="Arial"/>
              </w:rPr>
            </w:pPr>
            <w:r w:rsidRPr="008C1A3A">
              <w:rPr>
                <w:rFonts w:ascii="Arial" w:hAnsi="Arial" w:cs="Arial"/>
              </w:rPr>
              <w:t>Ball Hockey / Hockey</w:t>
            </w:r>
          </w:p>
          <w:p w14:paraId="2BD33475" w14:textId="77777777" w:rsidR="007A3525" w:rsidRPr="008C1A3A" w:rsidRDefault="007A3525" w:rsidP="004B676B">
            <w:pPr>
              <w:jc w:val="center"/>
              <w:rPr>
                <w:rFonts w:ascii="Arial" w:hAnsi="Arial" w:cs="Arial"/>
              </w:rPr>
            </w:pPr>
            <w:r w:rsidRPr="008C1A3A">
              <w:rPr>
                <w:rFonts w:ascii="Arial" w:hAnsi="Arial" w:cs="Arial"/>
              </w:rPr>
              <w:t>Basketball / Soccer</w:t>
            </w:r>
            <w:r>
              <w:rPr>
                <w:rFonts w:ascii="Arial" w:hAnsi="Arial" w:cs="Arial"/>
              </w:rPr>
              <w:t xml:space="preserve"> /</w:t>
            </w:r>
          </w:p>
          <w:p w14:paraId="60904538" w14:textId="77777777" w:rsidR="007A3525" w:rsidRPr="008C1A3A" w:rsidRDefault="007A3525" w:rsidP="004B676B">
            <w:pPr>
              <w:jc w:val="center"/>
              <w:rPr>
                <w:rFonts w:ascii="Arial" w:hAnsi="Arial" w:cs="Arial"/>
              </w:rPr>
            </w:pPr>
            <w:r w:rsidRPr="008C1A3A">
              <w:rPr>
                <w:rFonts w:ascii="Arial" w:hAnsi="Arial" w:cs="Arial"/>
              </w:rPr>
              <w:t xml:space="preserve">Badminton / Squash / </w:t>
            </w:r>
            <w:r>
              <w:rPr>
                <w:rFonts w:ascii="Arial" w:hAnsi="Arial" w:cs="Arial"/>
              </w:rPr>
              <w:t>R</w:t>
            </w:r>
            <w:r w:rsidRPr="008C1A3A">
              <w:rPr>
                <w:rFonts w:ascii="Arial" w:hAnsi="Arial" w:cs="Arial"/>
              </w:rPr>
              <w:t>a</w:t>
            </w:r>
            <w:r>
              <w:rPr>
                <w:rFonts w:ascii="Arial" w:hAnsi="Arial" w:cs="Arial"/>
              </w:rPr>
              <w:t>c</w:t>
            </w:r>
            <w:r w:rsidRPr="008C1A3A">
              <w:rPr>
                <w:rFonts w:ascii="Arial" w:hAnsi="Arial" w:cs="Arial"/>
              </w:rPr>
              <w:t>quetball</w:t>
            </w:r>
          </w:p>
        </w:tc>
        <w:tc>
          <w:tcPr>
            <w:tcW w:w="3870" w:type="dxa"/>
          </w:tcPr>
          <w:p w14:paraId="19BC5195" w14:textId="77777777" w:rsidR="007A3525" w:rsidRPr="008C1A3A" w:rsidRDefault="007A3525" w:rsidP="004B676B">
            <w:pPr>
              <w:jc w:val="center"/>
              <w:rPr>
                <w:rFonts w:ascii="Arial" w:hAnsi="Arial" w:cs="Arial"/>
                <w:b/>
              </w:rPr>
            </w:pPr>
            <w:r w:rsidRPr="008C1A3A">
              <w:rPr>
                <w:rFonts w:ascii="Arial" w:hAnsi="Arial" w:cs="Arial"/>
                <w:b/>
              </w:rPr>
              <w:t>Outdoors</w:t>
            </w:r>
          </w:p>
          <w:p w14:paraId="68928B9B" w14:textId="77777777" w:rsidR="007A3525" w:rsidRPr="008C1A3A" w:rsidRDefault="007A3525" w:rsidP="004B676B">
            <w:pPr>
              <w:jc w:val="center"/>
              <w:rPr>
                <w:rFonts w:ascii="Arial" w:hAnsi="Arial" w:cs="Arial"/>
              </w:rPr>
            </w:pPr>
            <w:r w:rsidRPr="008C1A3A">
              <w:rPr>
                <w:rFonts w:ascii="Arial" w:hAnsi="Arial" w:cs="Arial"/>
              </w:rPr>
              <w:t>Walk / Jog / Hike / Swim</w:t>
            </w:r>
          </w:p>
          <w:p w14:paraId="5902A847" w14:textId="77777777" w:rsidR="007A3525" w:rsidRPr="008C1A3A" w:rsidRDefault="007A3525" w:rsidP="004B676B">
            <w:pPr>
              <w:jc w:val="center"/>
              <w:rPr>
                <w:rFonts w:ascii="Arial" w:hAnsi="Arial" w:cs="Arial"/>
              </w:rPr>
            </w:pPr>
            <w:r w:rsidRPr="008C1A3A">
              <w:rPr>
                <w:rFonts w:ascii="Arial" w:hAnsi="Arial" w:cs="Arial"/>
              </w:rPr>
              <w:t>Roller Blade / Skating</w:t>
            </w:r>
          </w:p>
          <w:p w14:paraId="55FE8601" w14:textId="77777777" w:rsidR="007A3525" w:rsidRPr="008C1A3A" w:rsidRDefault="007A3525" w:rsidP="004B676B">
            <w:pPr>
              <w:jc w:val="center"/>
              <w:rPr>
                <w:rFonts w:ascii="Arial" w:hAnsi="Arial" w:cs="Arial"/>
              </w:rPr>
            </w:pPr>
            <w:r w:rsidRPr="008C1A3A">
              <w:rPr>
                <w:rFonts w:ascii="Arial" w:hAnsi="Arial" w:cs="Arial"/>
              </w:rPr>
              <w:t xml:space="preserve">X-country Ski / Snow shoe </w:t>
            </w:r>
          </w:p>
          <w:p w14:paraId="2067C8E1" w14:textId="77777777" w:rsidR="007A3525" w:rsidRPr="008C1A3A" w:rsidRDefault="007A3525" w:rsidP="004B676B">
            <w:pPr>
              <w:jc w:val="center"/>
              <w:rPr>
                <w:rFonts w:ascii="Arial" w:hAnsi="Arial" w:cs="Arial"/>
              </w:rPr>
            </w:pPr>
            <w:r w:rsidRPr="008C1A3A">
              <w:rPr>
                <w:rFonts w:ascii="Arial" w:hAnsi="Arial" w:cs="Arial"/>
              </w:rPr>
              <w:t>Biking</w:t>
            </w:r>
          </w:p>
        </w:tc>
      </w:tr>
    </w:tbl>
    <w:p w14:paraId="4F576AB5" w14:textId="062221CB" w:rsidR="000046B0" w:rsidRDefault="000046B0" w:rsidP="000046B0">
      <w:pPr>
        <w:jc w:val="center"/>
        <w:sectPr w:rsidR="000046B0" w:rsidSect="007A3525">
          <w:pgSz w:w="15840" w:h="12240" w:orient="landscape" w:code="1"/>
          <w:pgMar w:top="720" w:right="454" w:bottom="720" w:left="454" w:header="720" w:footer="720" w:gutter="0"/>
          <w:cols w:space="720"/>
          <w:docGrid w:linePitch="326"/>
        </w:sectPr>
      </w:pPr>
    </w:p>
    <w:p w14:paraId="7AE44BF4" w14:textId="77777777" w:rsidR="006D73B5" w:rsidRDefault="006D73B5" w:rsidP="006D73B5">
      <w:pPr>
        <w:jc w:val="center"/>
        <w:rPr>
          <w:rFonts w:ascii="Tahoma" w:hAnsi="Tahoma" w:cs="Tahoma"/>
          <w:b/>
          <w:sz w:val="28"/>
          <w:szCs w:val="28"/>
        </w:rPr>
      </w:pPr>
      <w:r w:rsidRPr="001D3314">
        <w:rPr>
          <w:rFonts w:ascii="Tahoma" w:hAnsi="Tahoma" w:cs="Tahoma"/>
          <w:b/>
          <w:sz w:val="28"/>
          <w:szCs w:val="28"/>
        </w:rPr>
        <w:lastRenderedPageBreak/>
        <w:t xml:space="preserve">Sample </w:t>
      </w:r>
      <w:r>
        <w:rPr>
          <w:rFonts w:ascii="Tahoma" w:hAnsi="Tahoma" w:cs="Tahoma"/>
          <w:b/>
          <w:sz w:val="28"/>
          <w:szCs w:val="28"/>
        </w:rPr>
        <w:t>Workout Preps</w:t>
      </w:r>
    </w:p>
    <w:p w14:paraId="2342D77D" w14:textId="77777777" w:rsidR="006D73B5" w:rsidRDefault="006D73B5" w:rsidP="006D73B5">
      <w:pPr>
        <w:rPr>
          <w:sz w:val="24"/>
        </w:rPr>
      </w:pPr>
    </w:p>
    <w:tbl>
      <w:tblPr>
        <w:tblStyle w:val="TableGrid"/>
        <w:tblW w:w="0" w:type="auto"/>
        <w:tblLook w:val="04A0" w:firstRow="1" w:lastRow="0" w:firstColumn="1" w:lastColumn="0" w:noHBand="0" w:noVBand="1"/>
      </w:tblPr>
      <w:tblGrid>
        <w:gridCol w:w="2632"/>
        <w:gridCol w:w="2632"/>
        <w:gridCol w:w="2632"/>
        <w:gridCol w:w="2632"/>
      </w:tblGrid>
      <w:tr w:rsidR="006D73B5" w14:paraId="6498F791" w14:textId="77777777" w:rsidTr="004B676B">
        <w:tc>
          <w:tcPr>
            <w:tcW w:w="2632" w:type="dxa"/>
          </w:tcPr>
          <w:p w14:paraId="56519606" w14:textId="77777777" w:rsidR="006D73B5" w:rsidRPr="00C23EDE" w:rsidRDefault="006D73B5" w:rsidP="004B676B">
            <w:pPr>
              <w:jc w:val="center"/>
              <w:rPr>
                <w:rFonts w:ascii="Arial Narrow" w:hAnsi="Arial Narrow"/>
                <w:sz w:val="28"/>
              </w:rPr>
            </w:pPr>
            <w:r w:rsidRPr="00C23EDE">
              <w:rPr>
                <w:rFonts w:ascii="Arial Narrow" w:hAnsi="Arial Narrow"/>
                <w:sz w:val="28"/>
              </w:rPr>
              <w:t>Elliptical Workout</w:t>
            </w:r>
          </w:p>
          <w:p w14:paraId="12F54630" w14:textId="77777777" w:rsidR="006D73B5" w:rsidRPr="00C23EDE" w:rsidRDefault="006D73B5" w:rsidP="004B676B">
            <w:pPr>
              <w:jc w:val="center"/>
              <w:rPr>
                <w:rFonts w:ascii="Arial Narrow" w:hAnsi="Arial Narrow"/>
                <w:sz w:val="28"/>
              </w:rPr>
            </w:pPr>
            <w:r w:rsidRPr="00C23EDE">
              <w:rPr>
                <w:rFonts w:ascii="Arial Narrow" w:hAnsi="Arial Narrow"/>
                <w:sz w:val="28"/>
              </w:rPr>
              <w:t>Cardio</w:t>
            </w:r>
          </w:p>
        </w:tc>
        <w:tc>
          <w:tcPr>
            <w:tcW w:w="2632" w:type="dxa"/>
          </w:tcPr>
          <w:p w14:paraId="66926964" w14:textId="77777777" w:rsidR="006D73B5" w:rsidRPr="00C23EDE" w:rsidRDefault="006D73B5" w:rsidP="004B676B">
            <w:pPr>
              <w:jc w:val="center"/>
              <w:rPr>
                <w:rFonts w:ascii="Arial Narrow" w:hAnsi="Arial Narrow"/>
                <w:sz w:val="28"/>
              </w:rPr>
            </w:pPr>
            <w:r w:rsidRPr="00C23EDE">
              <w:rPr>
                <w:rFonts w:ascii="Arial Narrow" w:hAnsi="Arial Narrow"/>
                <w:sz w:val="28"/>
              </w:rPr>
              <w:t>Bootcamp Workout</w:t>
            </w:r>
          </w:p>
          <w:p w14:paraId="19E205E2" w14:textId="77777777" w:rsidR="006D73B5" w:rsidRPr="00C23EDE" w:rsidRDefault="006D73B5" w:rsidP="004B676B">
            <w:pPr>
              <w:jc w:val="center"/>
              <w:rPr>
                <w:rFonts w:ascii="Arial Narrow" w:hAnsi="Arial Narrow"/>
                <w:sz w:val="28"/>
              </w:rPr>
            </w:pPr>
            <w:r w:rsidRPr="00C23EDE">
              <w:rPr>
                <w:rFonts w:ascii="Arial Narrow" w:hAnsi="Arial Narrow"/>
                <w:sz w:val="28"/>
              </w:rPr>
              <w:t>Cardio / Muscle</w:t>
            </w:r>
          </w:p>
        </w:tc>
        <w:tc>
          <w:tcPr>
            <w:tcW w:w="2632" w:type="dxa"/>
          </w:tcPr>
          <w:p w14:paraId="0F087FCD" w14:textId="77777777" w:rsidR="006D73B5" w:rsidRPr="00C23EDE" w:rsidRDefault="006D73B5" w:rsidP="004B676B">
            <w:pPr>
              <w:jc w:val="center"/>
              <w:rPr>
                <w:rFonts w:ascii="Arial Narrow" w:hAnsi="Arial Narrow"/>
                <w:sz w:val="28"/>
              </w:rPr>
            </w:pPr>
            <w:r w:rsidRPr="00C23EDE">
              <w:rPr>
                <w:rFonts w:ascii="Arial Narrow" w:hAnsi="Arial Narrow"/>
                <w:sz w:val="28"/>
              </w:rPr>
              <w:t>Weight Training –</w:t>
            </w:r>
          </w:p>
          <w:p w14:paraId="541BA700" w14:textId="77777777" w:rsidR="006D73B5" w:rsidRPr="00C23EDE" w:rsidRDefault="006D73B5" w:rsidP="004B676B">
            <w:pPr>
              <w:jc w:val="center"/>
              <w:rPr>
                <w:rFonts w:ascii="Arial Narrow" w:hAnsi="Arial Narrow"/>
                <w:sz w:val="28"/>
              </w:rPr>
            </w:pPr>
            <w:r w:rsidRPr="00C23EDE">
              <w:rPr>
                <w:rFonts w:ascii="Arial Narrow" w:hAnsi="Arial Narrow"/>
                <w:sz w:val="28"/>
              </w:rPr>
              <w:t>Legs and Chest Day</w:t>
            </w:r>
          </w:p>
        </w:tc>
        <w:tc>
          <w:tcPr>
            <w:tcW w:w="2632" w:type="dxa"/>
          </w:tcPr>
          <w:p w14:paraId="43E28870" w14:textId="77777777" w:rsidR="006D73B5" w:rsidRPr="00C23EDE" w:rsidRDefault="006D73B5" w:rsidP="004B676B">
            <w:pPr>
              <w:jc w:val="center"/>
              <w:rPr>
                <w:rFonts w:ascii="Arial Narrow" w:hAnsi="Arial Narrow"/>
                <w:sz w:val="28"/>
              </w:rPr>
            </w:pPr>
            <w:r w:rsidRPr="00C23EDE">
              <w:rPr>
                <w:rFonts w:ascii="Arial Narrow" w:hAnsi="Arial Narrow"/>
                <w:sz w:val="28"/>
              </w:rPr>
              <w:t>Soccer Game</w:t>
            </w:r>
          </w:p>
        </w:tc>
      </w:tr>
      <w:tr w:rsidR="006D73B5" w14:paraId="50E5D588" w14:textId="77777777" w:rsidTr="004B676B">
        <w:tc>
          <w:tcPr>
            <w:tcW w:w="10528" w:type="dxa"/>
            <w:gridSpan w:val="4"/>
          </w:tcPr>
          <w:p w14:paraId="5B5E6F6F" w14:textId="77777777" w:rsidR="006D73B5" w:rsidRPr="00C23EDE" w:rsidRDefault="006D73B5" w:rsidP="004B676B">
            <w:pPr>
              <w:jc w:val="center"/>
              <w:rPr>
                <w:rFonts w:ascii="Arial Narrow" w:hAnsi="Arial Narrow" w:cs="Arial"/>
                <w:b/>
                <w:sz w:val="28"/>
              </w:rPr>
            </w:pPr>
            <w:r w:rsidRPr="00C23EDE">
              <w:rPr>
                <w:rFonts w:ascii="Arial Narrow" w:hAnsi="Arial Narrow" w:cs="Arial"/>
                <w:b/>
                <w:sz w:val="28"/>
              </w:rPr>
              <w:t>Warm-Up</w:t>
            </w:r>
          </w:p>
        </w:tc>
      </w:tr>
      <w:tr w:rsidR="006D73B5" w14:paraId="622D2B45" w14:textId="77777777" w:rsidTr="004B676B">
        <w:tc>
          <w:tcPr>
            <w:tcW w:w="2632" w:type="dxa"/>
          </w:tcPr>
          <w:p w14:paraId="1C3DA4F1" w14:textId="77777777" w:rsidR="006D73B5" w:rsidRPr="00C23EDE" w:rsidRDefault="006D73B5" w:rsidP="004B676B">
            <w:pPr>
              <w:rPr>
                <w:rFonts w:ascii="Arial Narrow" w:hAnsi="Arial Narrow"/>
                <w:sz w:val="28"/>
              </w:rPr>
            </w:pPr>
            <w:r w:rsidRPr="00C23EDE">
              <w:rPr>
                <w:rFonts w:ascii="Arial Narrow" w:hAnsi="Arial Narrow"/>
                <w:sz w:val="28"/>
              </w:rPr>
              <w:t>3 min Thermal:</w:t>
            </w:r>
          </w:p>
          <w:p w14:paraId="03ED5F90" w14:textId="77777777" w:rsidR="006D73B5" w:rsidRPr="00C23EDE" w:rsidRDefault="006D73B5" w:rsidP="004B676B">
            <w:pPr>
              <w:rPr>
                <w:rFonts w:ascii="Arial Narrow" w:hAnsi="Arial Narrow"/>
                <w:sz w:val="28"/>
              </w:rPr>
            </w:pPr>
            <w:r w:rsidRPr="00C23EDE">
              <w:rPr>
                <w:rFonts w:ascii="Arial Narrow" w:hAnsi="Arial Narrow"/>
                <w:sz w:val="28"/>
              </w:rPr>
              <w:t xml:space="preserve">Elliptical </w:t>
            </w:r>
          </w:p>
          <w:p w14:paraId="4477B8A8" w14:textId="77777777" w:rsidR="006D73B5" w:rsidRPr="00C23EDE" w:rsidRDefault="006D73B5" w:rsidP="004B676B">
            <w:pPr>
              <w:rPr>
                <w:rFonts w:ascii="Arial Narrow" w:hAnsi="Arial Narrow"/>
                <w:sz w:val="28"/>
              </w:rPr>
            </w:pPr>
            <w:r w:rsidRPr="00C23EDE">
              <w:rPr>
                <w:rFonts w:ascii="Arial Narrow" w:hAnsi="Arial Narrow"/>
                <w:sz w:val="28"/>
              </w:rPr>
              <w:t xml:space="preserve">2 min. ROM: </w:t>
            </w:r>
          </w:p>
          <w:p w14:paraId="3FF3D85A" w14:textId="77777777" w:rsidR="006D73B5" w:rsidRPr="00C23EDE" w:rsidRDefault="006D73B5" w:rsidP="004B676B">
            <w:pPr>
              <w:rPr>
                <w:rFonts w:ascii="Arial Narrow" w:hAnsi="Arial Narrow"/>
                <w:sz w:val="28"/>
              </w:rPr>
            </w:pPr>
            <w:r w:rsidRPr="00C23EDE">
              <w:rPr>
                <w:rFonts w:ascii="Arial Narrow" w:hAnsi="Arial Narrow"/>
                <w:sz w:val="28"/>
              </w:rPr>
              <w:t>ankles, knees, hips, lower back</w:t>
            </w:r>
          </w:p>
          <w:p w14:paraId="08BFCDF0" w14:textId="77777777" w:rsidR="006D73B5" w:rsidRPr="00C23EDE" w:rsidRDefault="006D73B5" w:rsidP="004B676B">
            <w:pPr>
              <w:rPr>
                <w:rFonts w:ascii="Arial Narrow" w:hAnsi="Arial Narrow"/>
                <w:sz w:val="28"/>
              </w:rPr>
            </w:pPr>
            <w:r w:rsidRPr="00C23EDE">
              <w:rPr>
                <w:rFonts w:ascii="Arial Narrow" w:hAnsi="Arial Narrow"/>
                <w:sz w:val="28"/>
              </w:rPr>
              <w:t>2 min Mobility:</w:t>
            </w:r>
          </w:p>
          <w:p w14:paraId="414C307A" w14:textId="77777777" w:rsidR="006D73B5" w:rsidRPr="00C23EDE" w:rsidRDefault="006D73B5" w:rsidP="004B676B">
            <w:pPr>
              <w:rPr>
                <w:rFonts w:ascii="Arial Narrow" w:hAnsi="Arial Narrow"/>
                <w:sz w:val="28"/>
              </w:rPr>
            </w:pPr>
            <w:r w:rsidRPr="00C23EDE">
              <w:rPr>
                <w:rFonts w:ascii="Arial Narrow" w:hAnsi="Arial Narrow"/>
                <w:sz w:val="28"/>
              </w:rPr>
              <w:t>Lunges, plank, Supermans</w:t>
            </w:r>
          </w:p>
        </w:tc>
        <w:tc>
          <w:tcPr>
            <w:tcW w:w="2632" w:type="dxa"/>
          </w:tcPr>
          <w:p w14:paraId="22EC8C51" w14:textId="77777777" w:rsidR="006D73B5" w:rsidRPr="00C23EDE" w:rsidRDefault="006D73B5" w:rsidP="004B676B">
            <w:pPr>
              <w:rPr>
                <w:rFonts w:ascii="Arial Narrow" w:hAnsi="Arial Narrow"/>
                <w:sz w:val="28"/>
              </w:rPr>
            </w:pPr>
            <w:r w:rsidRPr="00C23EDE">
              <w:rPr>
                <w:rFonts w:ascii="Arial Narrow" w:hAnsi="Arial Narrow"/>
                <w:sz w:val="28"/>
              </w:rPr>
              <w:t>3 min Thermal:</w:t>
            </w:r>
          </w:p>
          <w:p w14:paraId="67CFCAA7" w14:textId="77777777" w:rsidR="006D73B5" w:rsidRPr="00C23EDE" w:rsidRDefault="006D73B5" w:rsidP="004B676B">
            <w:pPr>
              <w:rPr>
                <w:rFonts w:ascii="Arial Narrow" w:hAnsi="Arial Narrow"/>
                <w:sz w:val="28"/>
              </w:rPr>
            </w:pPr>
            <w:r w:rsidRPr="00C23EDE">
              <w:rPr>
                <w:rFonts w:ascii="Arial Narrow" w:hAnsi="Arial Narrow"/>
                <w:sz w:val="28"/>
              </w:rPr>
              <w:t>Skip, Jacks, butt kicks</w:t>
            </w:r>
          </w:p>
          <w:p w14:paraId="299E5098" w14:textId="77777777" w:rsidR="006D73B5" w:rsidRPr="00C23EDE" w:rsidRDefault="006D73B5" w:rsidP="004B676B">
            <w:pPr>
              <w:rPr>
                <w:rFonts w:ascii="Arial Narrow" w:hAnsi="Arial Narrow"/>
                <w:sz w:val="28"/>
              </w:rPr>
            </w:pPr>
            <w:r w:rsidRPr="00C23EDE">
              <w:rPr>
                <w:rFonts w:ascii="Arial Narrow" w:hAnsi="Arial Narrow"/>
                <w:sz w:val="28"/>
              </w:rPr>
              <w:t xml:space="preserve">2 min ROM: </w:t>
            </w:r>
          </w:p>
          <w:p w14:paraId="3986AE96" w14:textId="77777777" w:rsidR="006D73B5" w:rsidRPr="00C23EDE" w:rsidRDefault="006D73B5" w:rsidP="004B676B">
            <w:pPr>
              <w:rPr>
                <w:rFonts w:ascii="Arial Narrow" w:hAnsi="Arial Narrow"/>
                <w:sz w:val="28"/>
              </w:rPr>
            </w:pPr>
            <w:r w:rsidRPr="00C23EDE">
              <w:rPr>
                <w:rFonts w:ascii="Arial Narrow" w:hAnsi="Arial Narrow"/>
                <w:sz w:val="28"/>
              </w:rPr>
              <w:t xml:space="preserve">Leg swings, arm swings, </w:t>
            </w:r>
          </w:p>
          <w:p w14:paraId="7EE48263" w14:textId="77777777" w:rsidR="006D73B5" w:rsidRPr="00C23EDE" w:rsidRDefault="006D73B5" w:rsidP="004B676B">
            <w:pPr>
              <w:rPr>
                <w:rFonts w:ascii="Arial Narrow" w:hAnsi="Arial Narrow"/>
                <w:sz w:val="28"/>
              </w:rPr>
            </w:pPr>
            <w:r w:rsidRPr="00C23EDE">
              <w:rPr>
                <w:rFonts w:ascii="Arial Narrow" w:hAnsi="Arial Narrow"/>
                <w:sz w:val="28"/>
              </w:rPr>
              <w:t>Spinal rotation</w:t>
            </w:r>
          </w:p>
          <w:p w14:paraId="1F6AFE43" w14:textId="77777777" w:rsidR="006D73B5" w:rsidRPr="00C23EDE" w:rsidRDefault="006D73B5" w:rsidP="004B676B">
            <w:pPr>
              <w:rPr>
                <w:rFonts w:ascii="Arial Narrow" w:hAnsi="Arial Narrow"/>
                <w:sz w:val="28"/>
              </w:rPr>
            </w:pPr>
            <w:r w:rsidRPr="00C23EDE">
              <w:rPr>
                <w:rFonts w:ascii="Arial Narrow" w:hAnsi="Arial Narrow"/>
                <w:sz w:val="28"/>
              </w:rPr>
              <w:t>3 min Mobility:</w:t>
            </w:r>
          </w:p>
          <w:p w14:paraId="66A91233" w14:textId="77777777" w:rsidR="006D73B5" w:rsidRPr="00C23EDE" w:rsidRDefault="006D73B5" w:rsidP="004B676B">
            <w:pPr>
              <w:rPr>
                <w:rFonts w:ascii="Arial Narrow" w:hAnsi="Arial Narrow"/>
                <w:sz w:val="28"/>
              </w:rPr>
            </w:pPr>
            <w:r w:rsidRPr="00C23EDE">
              <w:rPr>
                <w:rFonts w:ascii="Arial Narrow" w:hAnsi="Arial Narrow"/>
                <w:sz w:val="28"/>
              </w:rPr>
              <w:t>Squats, Lunges, Inchworm, push-ups</w:t>
            </w:r>
          </w:p>
        </w:tc>
        <w:tc>
          <w:tcPr>
            <w:tcW w:w="2632" w:type="dxa"/>
          </w:tcPr>
          <w:p w14:paraId="7F2C21C3" w14:textId="77777777" w:rsidR="006D73B5" w:rsidRPr="00C23EDE" w:rsidRDefault="006D73B5" w:rsidP="004B676B">
            <w:pPr>
              <w:rPr>
                <w:rFonts w:ascii="Arial Narrow" w:hAnsi="Arial Narrow"/>
                <w:sz w:val="28"/>
              </w:rPr>
            </w:pPr>
            <w:r w:rsidRPr="00C23EDE">
              <w:rPr>
                <w:rFonts w:ascii="Arial Narrow" w:hAnsi="Arial Narrow"/>
                <w:sz w:val="28"/>
              </w:rPr>
              <w:t>2 min. Thermal:</w:t>
            </w:r>
          </w:p>
          <w:p w14:paraId="5B1843FA" w14:textId="77777777" w:rsidR="006D73B5" w:rsidRPr="00C23EDE" w:rsidRDefault="006D73B5" w:rsidP="004B676B">
            <w:pPr>
              <w:rPr>
                <w:rFonts w:ascii="Arial Narrow" w:hAnsi="Arial Narrow"/>
                <w:sz w:val="28"/>
              </w:rPr>
            </w:pPr>
            <w:r w:rsidRPr="00C23EDE">
              <w:rPr>
                <w:rFonts w:ascii="Arial Narrow" w:hAnsi="Arial Narrow"/>
                <w:sz w:val="28"/>
              </w:rPr>
              <w:t xml:space="preserve">Rowing Machine </w:t>
            </w:r>
          </w:p>
          <w:p w14:paraId="4CF4BDB0" w14:textId="77777777" w:rsidR="006D73B5" w:rsidRPr="00C23EDE" w:rsidRDefault="006D73B5" w:rsidP="004B676B">
            <w:pPr>
              <w:rPr>
                <w:rFonts w:ascii="Arial Narrow" w:hAnsi="Arial Narrow"/>
                <w:sz w:val="28"/>
              </w:rPr>
            </w:pPr>
            <w:r w:rsidRPr="00C23EDE">
              <w:rPr>
                <w:rFonts w:ascii="Arial Narrow" w:hAnsi="Arial Narrow"/>
                <w:sz w:val="28"/>
              </w:rPr>
              <w:t>2 min ROM:</w:t>
            </w:r>
          </w:p>
          <w:p w14:paraId="641DEA0B" w14:textId="77777777" w:rsidR="006D73B5" w:rsidRPr="00C23EDE" w:rsidRDefault="006D73B5" w:rsidP="004B676B">
            <w:pPr>
              <w:rPr>
                <w:rFonts w:ascii="Arial Narrow" w:hAnsi="Arial Narrow"/>
                <w:sz w:val="28"/>
              </w:rPr>
            </w:pPr>
            <w:r w:rsidRPr="00C23EDE">
              <w:rPr>
                <w:rFonts w:ascii="Arial Narrow" w:hAnsi="Arial Narrow"/>
                <w:sz w:val="28"/>
              </w:rPr>
              <w:t>Knees, Hips, Shoulders</w:t>
            </w:r>
          </w:p>
          <w:p w14:paraId="6AA8916B" w14:textId="77777777" w:rsidR="006D73B5" w:rsidRPr="00C23EDE" w:rsidRDefault="006D73B5" w:rsidP="004B676B">
            <w:pPr>
              <w:rPr>
                <w:rFonts w:ascii="Arial Narrow" w:hAnsi="Arial Narrow"/>
                <w:sz w:val="28"/>
              </w:rPr>
            </w:pPr>
            <w:r w:rsidRPr="00C23EDE">
              <w:rPr>
                <w:rFonts w:ascii="Arial Narrow" w:hAnsi="Arial Narrow"/>
                <w:sz w:val="28"/>
              </w:rPr>
              <w:t>4 min Mobility:</w:t>
            </w:r>
          </w:p>
          <w:p w14:paraId="5FDFA583" w14:textId="77777777" w:rsidR="006D73B5" w:rsidRPr="00C23EDE" w:rsidRDefault="006D73B5" w:rsidP="004B676B">
            <w:pPr>
              <w:rPr>
                <w:rFonts w:ascii="Arial Narrow" w:hAnsi="Arial Narrow"/>
                <w:sz w:val="28"/>
              </w:rPr>
            </w:pPr>
            <w:r w:rsidRPr="00C23EDE">
              <w:rPr>
                <w:rFonts w:ascii="Arial Narrow" w:hAnsi="Arial Narrow"/>
                <w:sz w:val="28"/>
              </w:rPr>
              <w:t>Lunges, Squats, Toe Touches, Lunge and Rotate, Plank</w:t>
            </w:r>
          </w:p>
          <w:p w14:paraId="21DD8528" w14:textId="77777777" w:rsidR="006D73B5" w:rsidRPr="00C23EDE" w:rsidRDefault="006D73B5" w:rsidP="004B676B">
            <w:pPr>
              <w:rPr>
                <w:rFonts w:ascii="Arial Narrow" w:hAnsi="Arial Narrow"/>
                <w:sz w:val="28"/>
              </w:rPr>
            </w:pPr>
            <w:r w:rsidRPr="00C23EDE">
              <w:rPr>
                <w:rFonts w:ascii="Arial Narrow" w:hAnsi="Arial Narrow"/>
                <w:sz w:val="28"/>
              </w:rPr>
              <w:t>Light Weight Sets</w:t>
            </w:r>
          </w:p>
        </w:tc>
        <w:tc>
          <w:tcPr>
            <w:tcW w:w="2632" w:type="dxa"/>
          </w:tcPr>
          <w:p w14:paraId="4A4A1EF4" w14:textId="77777777" w:rsidR="006D73B5" w:rsidRPr="00C23EDE" w:rsidRDefault="006D73B5" w:rsidP="004B676B">
            <w:pPr>
              <w:rPr>
                <w:rFonts w:ascii="Arial Narrow" w:hAnsi="Arial Narrow"/>
                <w:sz w:val="28"/>
              </w:rPr>
            </w:pPr>
            <w:r w:rsidRPr="00C23EDE">
              <w:rPr>
                <w:rFonts w:ascii="Arial Narrow" w:hAnsi="Arial Narrow"/>
                <w:sz w:val="28"/>
              </w:rPr>
              <w:t>5 min Thermal:</w:t>
            </w:r>
          </w:p>
          <w:p w14:paraId="1892652A" w14:textId="77777777" w:rsidR="006D73B5" w:rsidRPr="00C23EDE" w:rsidRDefault="006D73B5" w:rsidP="004B676B">
            <w:pPr>
              <w:rPr>
                <w:rFonts w:ascii="Arial Narrow" w:hAnsi="Arial Narrow"/>
                <w:sz w:val="28"/>
              </w:rPr>
            </w:pPr>
            <w:r w:rsidRPr="00C23EDE">
              <w:rPr>
                <w:rFonts w:ascii="Arial Narrow" w:hAnsi="Arial Narrow"/>
                <w:sz w:val="28"/>
              </w:rPr>
              <w:t>Shuffle, jog, butt kicks, karaoke, high knees</w:t>
            </w:r>
          </w:p>
          <w:p w14:paraId="433FACA9" w14:textId="77777777" w:rsidR="006D73B5" w:rsidRPr="00C23EDE" w:rsidRDefault="006D73B5" w:rsidP="004B676B">
            <w:pPr>
              <w:rPr>
                <w:rFonts w:ascii="Arial Narrow" w:hAnsi="Arial Narrow"/>
                <w:sz w:val="28"/>
              </w:rPr>
            </w:pPr>
            <w:r w:rsidRPr="00C23EDE">
              <w:rPr>
                <w:rFonts w:ascii="Arial Narrow" w:hAnsi="Arial Narrow"/>
                <w:sz w:val="28"/>
              </w:rPr>
              <w:t>3 minutes ROM:</w:t>
            </w:r>
          </w:p>
          <w:p w14:paraId="7CCFB645" w14:textId="77777777" w:rsidR="006D73B5" w:rsidRPr="00C23EDE" w:rsidRDefault="006D73B5" w:rsidP="004B676B">
            <w:pPr>
              <w:rPr>
                <w:rFonts w:ascii="Arial Narrow" w:hAnsi="Arial Narrow"/>
                <w:sz w:val="28"/>
              </w:rPr>
            </w:pPr>
            <w:r w:rsidRPr="00C23EDE">
              <w:rPr>
                <w:rFonts w:ascii="Arial Narrow" w:hAnsi="Arial Narrow"/>
                <w:sz w:val="28"/>
              </w:rPr>
              <w:t>Ankle, knee, hip, lower back, shoulders</w:t>
            </w:r>
          </w:p>
          <w:p w14:paraId="47905DF7" w14:textId="77777777" w:rsidR="006D73B5" w:rsidRPr="00C23EDE" w:rsidRDefault="006D73B5" w:rsidP="004B676B">
            <w:pPr>
              <w:rPr>
                <w:rFonts w:ascii="Arial Narrow" w:hAnsi="Arial Narrow"/>
                <w:sz w:val="28"/>
              </w:rPr>
            </w:pPr>
            <w:r w:rsidRPr="00C23EDE">
              <w:rPr>
                <w:rFonts w:ascii="Arial Narrow" w:hAnsi="Arial Narrow"/>
                <w:sz w:val="28"/>
              </w:rPr>
              <w:t>3 min Mobility:</w:t>
            </w:r>
          </w:p>
          <w:p w14:paraId="0871B1F6" w14:textId="77777777" w:rsidR="006D73B5" w:rsidRPr="00C23EDE" w:rsidRDefault="006D73B5" w:rsidP="004B676B">
            <w:pPr>
              <w:rPr>
                <w:rFonts w:ascii="Arial Narrow" w:hAnsi="Arial Narrow"/>
                <w:sz w:val="28"/>
              </w:rPr>
            </w:pPr>
            <w:r w:rsidRPr="00C23EDE">
              <w:rPr>
                <w:rFonts w:ascii="Arial Narrow" w:hAnsi="Arial Narrow"/>
                <w:sz w:val="28"/>
              </w:rPr>
              <w:t xml:space="preserve">Squats, Fwd Lunges, Lateral Lunges, Plank  </w:t>
            </w:r>
          </w:p>
          <w:p w14:paraId="0CC4ED0F" w14:textId="77777777" w:rsidR="006D73B5" w:rsidRPr="00C23EDE" w:rsidRDefault="006D73B5" w:rsidP="004B676B">
            <w:pPr>
              <w:rPr>
                <w:rFonts w:ascii="Arial Narrow" w:hAnsi="Arial Narrow"/>
                <w:sz w:val="28"/>
              </w:rPr>
            </w:pPr>
            <w:r w:rsidRPr="00C23EDE">
              <w:rPr>
                <w:rFonts w:ascii="Arial Narrow" w:hAnsi="Arial Narrow"/>
                <w:sz w:val="28"/>
              </w:rPr>
              <w:t>5 min Movement Specific:</w:t>
            </w:r>
          </w:p>
          <w:p w14:paraId="79C6FEE2" w14:textId="77777777" w:rsidR="006D73B5" w:rsidRPr="00C23EDE" w:rsidRDefault="006D73B5" w:rsidP="004B676B">
            <w:pPr>
              <w:rPr>
                <w:rFonts w:ascii="Arial Narrow" w:hAnsi="Arial Narrow"/>
                <w:sz w:val="28"/>
              </w:rPr>
            </w:pPr>
            <w:r w:rsidRPr="00C23EDE">
              <w:rPr>
                <w:rFonts w:ascii="Arial Narrow" w:hAnsi="Arial Narrow"/>
                <w:sz w:val="28"/>
              </w:rPr>
              <w:t>Passing, game simulation, shooting</w:t>
            </w:r>
          </w:p>
        </w:tc>
      </w:tr>
      <w:tr w:rsidR="006D73B5" w14:paraId="6ADA1BF2" w14:textId="77777777" w:rsidTr="004B676B">
        <w:tc>
          <w:tcPr>
            <w:tcW w:w="10528" w:type="dxa"/>
            <w:gridSpan w:val="4"/>
          </w:tcPr>
          <w:p w14:paraId="79E1E9FA" w14:textId="77777777" w:rsidR="006D73B5" w:rsidRPr="00C23EDE" w:rsidRDefault="006D73B5" w:rsidP="004B676B">
            <w:pPr>
              <w:jc w:val="center"/>
              <w:rPr>
                <w:rFonts w:ascii="Arial Narrow" w:hAnsi="Arial Narrow" w:cs="Arial"/>
                <w:b/>
                <w:sz w:val="28"/>
              </w:rPr>
            </w:pPr>
            <w:r w:rsidRPr="00C23EDE">
              <w:rPr>
                <w:rFonts w:ascii="Arial Narrow" w:hAnsi="Arial Narrow" w:cs="Arial"/>
                <w:b/>
                <w:sz w:val="28"/>
              </w:rPr>
              <w:t>Workout</w:t>
            </w:r>
          </w:p>
        </w:tc>
      </w:tr>
      <w:tr w:rsidR="006D73B5" w14:paraId="28701BF7" w14:textId="77777777" w:rsidTr="004B676B">
        <w:tc>
          <w:tcPr>
            <w:tcW w:w="2632" w:type="dxa"/>
          </w:tcPr>
          <w:p w14:paraId="4C6F0421" w14:textId="77777777" w:rsidR="006D73B5" w:rsidRPr="00C23EDE" w:rsidRDefault="006D73B5" w:rsidP="004B676B">
            <w:pPr>
              <w:rPr>
                <w:rFonts w:ascii="Arial Narrow" w:hAnsi="Arial Narrow"/>
                <w:sz w:val="28"/>
              </w:rPr>
            </w:pPr>
            <w:r w:rsidRPr="00C23EDE">
              <w:rPr>
                <w:rFonts w:ascii="Arial Narrow" w:hAnsi="Arial Narrow"/>
                <w:sz w:val="28"/>
              </w:rPr>
              <w:t>20 minutes Elliptical</w:t>
            </w:r>
          </w:p>
          <w:p w14:paraId="59FE5182" w14:textId="77777777" w:rsidR="006D73B5" w:rsidRPr="00C23EDE" w:rsidRDefault="006D73B5" w:rsidP="004B676B">
            <w:pPr>
              <w:rPr>
                <w:rFonts w:ascii="Arial Narrow" w:hAnsi="Arial Narrow"/>
                <w:sz w:val="28"/>
              </w:rPr>
            </w:pPr>
            <w:r w:rsidRPr="00C23EDE">
              <w:rPr>
                <w:rFonts w:ascii="Arial Narrow" w:hAnsi="Arial Narrow"/>
                <w:sz w:val="28"/>
              </w:rPr>
              <w:t xml:space="preserve">Interval Workout </w:t>
            </w:r>
          </w:p>
          <w:p w14:paraId="0C89DB2C" w14:textId="77777777" w:rsidR="006D73B5" w:rsidRPr="00C23EDE" w:rsidRDefault="006D73B5" w:rsidP="004B676B">
            <w:pPr>
              <w:rPr>
                <w:rFonts w:ascii="Arial Narrow" w:hAnsi="Arial Narrow"/>
                <w:sz w:val="28"/>
              </w:rPr>
            </w:pPr>
            <w:r w:rsidRPr="00C23EDE">
              <w:rPr>
                <w:rFonts w:ascii="Arial Narrow" w:hAnsi="Arial Narrow"/>
                <w:sz w:val="28"/>
              </w:rPr>
              <w:t>60-85% HR Range</w:t>
            </w:r>
          </w:p>
        </w:tc>
        <w:tc>
          <w:tcPr>
            <w:tcW w:w="2632" w:type="dxa"/>
          </w:tcPr>
          <w:p w14:paraId="1FA9CC87" w14:textId="77777777" w:rsidR="006D73B5" w:rsidRPr="00C23EDE" w:rsidRDefault="006D73B5" w:rsidP="004B676B">
            <w:pPr>
              <w:rPr>
                <w:rFonts w:ascii="Arial Narrow" w:hAnsi="Arial Narrow"/>
                <w:sz w:val="28"/>
              </w:rPr>
            </w:pPr>
            <w:r w:rsidRPr="00C23EDE">
              <w:rPr>
                <w:rFonts w:ascii="Arial Narrow" w:hAnsi="Arial Narrow"/>
                <w:sz w:val="28"/>
              </w:rPr>
              <w:t xml:space="preserve">Round 1: Lunges – </w:t>
            </w:r>
          </w:p>
          <w:p w14:paraId="50180A98" w14:textId="77777777" w:rsidR="006D73B5" w:rsidRPr="00C23EDE" w:rsidRDefault="006D73B5" w:rsidP="004B676B">
            <w:pPr>
              <w:rPr>
                <w:rFonts w:ascii="Arial Narrow" w:hAnsi="Arial Narrow"/>
                <w:sz w:val="28"/>
              </w:rPr>
            </w:pPr>
            <w:r w:rsidRPr="00C23EDE">
              <w:rPr>
                <w:rFonts w:ascii="Arial Narrow" w:hAnsi="Arial Narrow"/>
                <w:sz w:val="28"/>
              </w:rPr>
              <w:t xml:space="preserve">Push-Ups – Ball Slams – Skipping   </w:t>
            </w:r>
          </w:p>
          <w:p w14:paraId="455B41DC" w14:textId="77777777" w:rsidR="006D73B5" w:rsidRPr="00C23EDE" w:rsidRDefault="006D73B5" w:rsidP="004B676B">
            <w:pPr>
              <w:rPr>
                <w:rFonts w:ascii="Arial Narrow" w:hAnsi="Arial Narrow"/>
                <w:sz w:val="28"/>
              </w:rPr>
            </w:pPr>
            <w:r w:rsidRPr="00C23EDE">
              <w:rPr>
                <w:rFonts w:ascii="Arial Narrow" w:hAnsi="Arial Narrow"/>
                <w:sz w:val="28"/>
              </w:rPr>
              <w:t>Round 2:</w:t>
            </w:r>
          </w:p>
          <w:p w14:paraId="58FA6A30" w14:textId="77777777" w:rsidR="006D73B5" w:rsidRPr="00C23EDE" w:rsidRDefault="006D73B5" w:rsidP="004B676B">
            <w:pPr>
              <w:rPr>
                <w:rFonts w:ascii="Arial Narrow" w:hAnsi="Arial Narrow"/>
                <w:sz w:val="28"/>
              </w:rPr>
            </w:pPr>
            <w:r w:rsidRPr="00C23EDE">
              <w:rPr>
                <w:rFonts w:ascii="Arial Narrow" w:hAnsi="Arial Narrow"/>
                <w:sz w:val="28"/>
              </w:rPr>
              <w:t>Pull-Ups – Box Jumps – Strict Press - Plank</w:t>
            </w:r>
          </w:p>
        </w:tc>
        <w:tc>
          <w:tcPr>
            <w:tcW w:w="2632" w:type="dxa"/>
          </w:tcPr>
          <w:p w14:paraId="19C8A867" w14:textId="77777777" w:rsidR="006D73B5" w:rsidRPr="00C23EDE" w:rsidRDefault="006D73B5" w:rsidP="004B676B">
            <w:pPr>
              <w:rPr>
                <w:rFonts w:ascii="Arial Narrow" w:hAnsi="Arial Narrow"/>
                <w:sz w:val="28"/>
              </w:rPr>
            </w:pPr>
            <w:r w:rsidRPr="00C23EDE">
              <w:rPr>
                <w:rFonts w:ascii="Arial Narrow" w:hAnsi="Arial Narrow"/>
                <w:sz w:val="28"/>
              </w:rPr>
              <w:t xml:space="preserve">4 x 10-12 RM </w:t>
            </w:r>
          </w:p>
          <w:p w14:paraId="41F13FA6" w14:textId="77777777" w:rsidR="006D73B5" w:rsidRPr="00C23EDE" w:rsidRDefault="006D73B5" w:rsidP="004B676B">
            <w:pPr>
              <w:rPr>
                <w:rFonts w:ascii="Arial Narrow" w:hAnsi="Arial Narrow"/>
                <w:sz w:val="28"/>
              </w:rPr>
            </w:pPr>
            <w:r w:rsidRPr="00C23EDE">
              <w:rPr>
                <w:rFonts w:ascii="Arial Narrow" w:hAnsi="Arial Narrow"/>
                <w:sz w:val="28"/>
              </w:rPr>
              <w:t>Legs: Lunges, Squats, Deadlifts, 1 legged Bridge</w:t>
            </w:r>
          </w:p>
          <w:p w14:paraId="5F23A10A" w14:textId="77777777" w:rsidR="006D73B5" w:rsidRPr="00C23EDE" w:rsidRDefault="006D73B5" w:rsidP="004B676B">
            <w:pPr>
              <w:rPr>
                <w:rFonts w:ascii="Arial Narrow" w:hAnsi="Arial Narrow"/>
                <w:sz w:val="28"/>
              </w:rPr>
            </w:pPr>
            <w:r w:rsidRPr="00C23EDE">
              <w:rPr>
                <w:rFonts w:ascii="Arial Narrow" w:hAnsi="Arial Narrow"/>
                <w:sz w:val="28"/>
              </w:rPr>
              <w:t xml:space="preserve">Pectorals: Bench Press, Incline Dbell Press, Dbell Flyes, </w:t>
            </w:r>
          </w:p>
        </w:tc>
        <w:tc>
          <w:tcPr>
            <w:tcW w:w="2632" w:type="dxa"/>
          </w:tcPr>
          <w:p w14:paraId="74E5DF63" w14:textId="77777777" w:rsidR="006D73B5" w:rsidRPr="00C23EDE" w:rsidRDefault="006D73B5" w:rsidP="004B676B">
            <w:pPr>
              <w:rPr>
                <w:rFonts w:ascii="Arial Narrow" w:hAnsi="Arial Narrow"/>
                <w:sz w:val="28"/>
              </w:rPr>
            </w:pPr>
            <w:r w:rsidRPr="00C23EDE">
              <w:rPr>
                <w:rFonts w:ascii="Arial Narrow" w:hAnsi="Arial Narrow"/>
                <w:sz w:val="28"/>
              </w:rPr>
              <w:t xml:space="preserve">Play </w:t>
            </w:r>
          </w:p>
          <w:p w14:paraId="31B7C23E" w14:textId="77777777" w:rsidR="006D73B5" w:rsidRPr="00C23EDE" w:rsidRDefault="006D73B5" w:rsidP="004B676B">
            <w:pPr>
              <w:rPr>
                <w:rFonts w:ascii="Arial Narrow" w:hAnsi="Arial Narrow"/>
                <w:sz w:val="28"/>
              </w:rPr>
            </w:pPr>
          </w:p>
          <w:p w14:paraId="71A37FF0" w14:textId="77777777" w:rsidR="006D73B5" w:rsidRPr="00C23EDE" w:rsidRDefault="006D73B5" w:rsidP="004B676B">
            <w:pPr>
              <w:rPr>
                <w:rFonts w:ascii="Arial Narrow" w:hAnsi="Arial Narrow"/>
                <w:sz w:val="28"/>
              </w:rPr>
            </w:pPr>
            <w:r w:rsidRPr="00C23EDE">
              <w:rPr>
                <w:rFonts w:ascii="Arial Narrow" w:hAnsi="Arial Narrow"/>
                <w:sz w:val="28"/>
              </w:rPr>
              <w:t xml:space="preserve">5 min mini warm-up if coming from bench </w:t>
            </w:r>
          </w:p>
        </w:tc>
      </w:tr>
      <w:tr w:rsidR="006D73B5" w14:paraId="09B7C919" w14:textId="77777777" w:rsidTr="004B676B">
        <w:tc>
          <w:tcPr>
            <w:tcW w:w="10528" w:type="dxa"/>
            <w:gridSpan w:val="4"/>
          </w:tcPr>
          <w:p w14:paraId="6FED9D48" w14:textId="77777777" w:rsidR="006D73B5" w:rsidRPr="00C23EDE" w:rsidRDefault="006D73B5" w:rsidP="004B676B">
            <w:pPr>
              <w:jc w:val="center"/>
              <w:rPr>
                <w:rFonts w:ascii="Arial Narrow" w:hAnsi="Arial Narrow" w:cs="Arial"/>
                <w:b/>
                <w:sz w:val="28"/>
              </w:rPr>
            </w:pPr>
            <w:r w:rsidRPr="00C23EDE">
              <w:rPr>
                <w:rFonts w:ascii="Arial Narrow" w:hAnsi="Arial Narrow" w:cs="Arial"/>
                <w:b/>
                <w:sz w:val="28"/>
              </w:rPr>
              <w:t>Cool-Down</w:t>
            </w:r>
          </w:p>
        </w:tc>
      </w:tr>
      <w:tr w:rsidR="006D73B5" w14:paraId="2ED211BC" w14:textId="77777777" w:rsidTr="004B676B">
        <w:tc>
          <w:tcPr>
            <w:tcW w:w="2632" w:type="dxa"/>
          </w:tcPr>
          <w:p w14:paraId="6AAA73F5" w14:textId="77777777" w:rsidR="006D73B5" w:rsidRPr="00C23EDE" w:rsidRDefault="006D73B5" w:rsidP="004B676B">
            <w:pPr>
              <w:rPr>
                <w:rFonts w:ascii="Arial Narrow" w:hAnsi="Arial Narrow"/>
                <w:sz w:val="28"/>
              </w:rPr>
            </w:pPr>
            <w:r w:rsidRPr="00C23EDE">
              <w:rPr>
                <w:rFonts w:ascii="Arial Narrow" w:hAnsi="Arial Narrow"/>
                <w:sz w:val="28"/>
              </w:rPr>
              <w:t xml:space="preserve">2 Minute low intensity Elliptical ↓ HR </w:t>
            </w:r>
          </w:p>
        </w:tc>
        <w:tc>
          <w:tcPr>
            <w:tcW w:w="2632" w:type="dxa"/>
          </w:tcPr>
          <w:p w14:paraId="282F80D5" w14:textId="77777777" w:rsidR="006D73B5" w:rsidRPr="00C23EDE" w:rsidRDefault="006D73B5" w:rsidP="004B676B">
            <w:pPr>
              <w:rPr>
                <w:rFonts w:ascii="Arial Narrow" w:hAnsi="Arial Narrow"/>
                <w:sz w:val="28"/>
              </w:rPr>
            </w:pPr>
            <w:r w:rsidRPr="00C23EDE">
              <w:rPr>
                <w:rFonts w:ascii="Arial Narrow" w:hAnsi="Arial Narrow"/>
                <w:sz w:val="28"/>
              </w:rPr>
              <w:t>2 Minute walk around Cardio Cool-down ↓ HR</w:t>
            </w:r>
          </w:p>
        </w:tc>
        <w:tc>
          <w:tcPr>
            <w:tcW w:w="2632" w:type="dxa"/>
          </w:tcPr>
          <w:p w14:paraId="416E2466" w14:textId="77777777" w:rsidR="006D73B5" w:rsidRPr="00C23EDE" w:rsidRDefault="006D73B5" w:rsidP="004B676B">
            <w:pPr>
              <w:rPr>
                <w:rFonts w:ascii="Arial Narrow" w:hAnsi="Arial Narrow"/>
                <w:sz w:val="28"/>
              </w:rPr>
            </w:pPr>
          </w:p>
        </w:tc>
        <w:tc>
          <w:tcPr>
            <w:tcW w:w="2632" w:type="dxa"/>
          </w:tcPr>
          <w:p w14:paraId="39773FA9" w14:textId="77777777" w:rsidR="006D73B5" w:rsidRPr="00C23EDE" w:rsidRDefault="006D73B5" w:rsidP="004B676B">
            <w:pPr>
              <w:rPr>
                <w:rFonts w:ascii="Arial Narrow" w:hAnsi="Arial Narrow"/>
                <w:sz w:val="28"/>
              </w:rPr>
            </w:pPr>
            <w:r w:rsidRPr="00C23EDE">
              <w:rPr>
                <w:rFonts w:ascii="Arial Narrow" w:hAnsi="Arial Narrow"/>
                <w:sz w:val="28"/>
              </w:rPr>
              <w:t>2 Minute light jog across field ↓ HR</w:t>
            </w:r>
          </w:p>
        </w:tc>
      </w:tr>
      <w:tr w:rsidR="006D73B5" w14:paraId="4D13DB7B" w14:textId="77777777" w:rsidTr="004B676B">
        <w:tc>
          <w:tcPr>
            <w:tcW w:w="2632" w:type="dxa"/>
          </w:tcPr>
          <w:p w14:paraId="4BFF1CE2" w14:textId="77777777" w:rsidR="006D73B5" w:rsidRPr="00C23EDE" w:rsidRDefault="006D73B5" w:rsidP="004B676B">
            <w:pPr>
              <w:rPr>
                <w:rFonts w:ascii="Arial Narrow" w:hAnsi="Arial Narrow"/>
                <w:sz w:val="28"/>
              </w:rPr>
            </w:pPr>
            <w:r w:rsidRPr="00C23EDE">
              <w:rPr>
                <w:rFonts w:ascii="Arial Narrow" w:hAnsi="Arial Narrow"/>
                <w:sz w:val="28"/>
              </w:rPr>
              <w:t>5 Minutes Static Stretching: 2x30 sec</w:t>
            </w:r>
          </w:p>
          <w:p w14:paraId="1503DDCD" w14:textId="77777777" w:rsidR="006D73B5" w:rsidRPr="00C23EDE" w:rsidRDefault="006D73B5" w:rsidP="004B676B">
            <w:pPr>
              <w:rPr>
                <w:rFonts w:ascii="Arial Narrow" w:hAnsi="Arial Narrow"/>
                <w:sz w:val="28"/>
              </w:rPr>
            </w:pPr>
            <w:r w:rsidRPr="00C23EDE">
              <w:rPr>
                <w:rFonts w:ascii="Arial Narrow" w:hAnsi="Arial Narrow"/>
                <w:sz w:val="28"/>
              </w:rPr>
              <w:t>Calves, Quads, Hamstrings, Glutes, Hip Flexors</w:t>
            </w:r>
          </w:p>
        </w:tc>
        <w:tc>
          <w:tcPr>
            <w:tcW w:w="2632" w:type="dxa"/>
          </w:tcPr>
          <w:p w14:paraId="5060B0D4" w14:textId="77777777" w:rsidR="006D73B5" w:rsidRPr="00C23EDE" w:rsidRDefault="006D73B5" w:rsidP="004B676B">
            <w:pPr>
              <w:rPr>
                <w:rFonts w:ascii="Arial Narrow" w:hAnsi="Arial Narrow"/>
                <w:sz w:val="28"/>
              </w:rPr>
            </w:pPr>
            <w:r w:rsidRPr="00C23EDE">
              <w:rPr>
                <w:rFonts w:ascii="Arial Narrow" w:hAnsi="Arial Narrow"/>
                <w:sz w:val="28"/>
              </w:rPr>
              <w:t>5 Minutes Static Stretching: 2x30 sec</w:t>
            </w:r>
          </w:p>
          <w:p w14:paraId="286C8710" w14:textId="77777777" w:rsidR="006D73B5" w:rsidRPr="00C23EDE" w:rsidRDefault="006D73B5" w:rsidP="004B676B">
            <w:pPr>
              <w:rPr>
                <w:rFonts w:ascii="Arial Narrow" w:hAnsi="Arial Narrow"/>
                <w:sz w:val="28"/>
              </w:rPr>
            </w:pPr>
            <w:r w:rsidRPr="00C23EDE">
              <w:rPr>
                <w:rFonts w:ascii="Arial Narrow" w:hAnsi="Arial Narrow"/>
                <w:sz w:val="28"/>
              </w:rPr>
              <w:t>Quads, Hamstrings, Glutes, Pectorals, Abs, Obliques, Lower Back</w:t>
            </w:r>
          </w:p>
        </w:tc>
        <w:tc>
          <w:tcPr>
            <w:tcW w:w="2632" w:type="dxa"/>
          </w:tcPr>
          <w:p w14:paraId="668646AE" w14:textId="77777777" w:rsidR="006D73B5" w:rsidRPr="00C23EDE" w:rsidRDefault="006D73B5" w:rsidP="004B676B">
            <w:pPr>
              <w:rPr>
                <w:rFonts w:ascii="Arial Narrow" w:hAnsi="Arial Narrow"/>
                <w:sz w:val="28"/>
              </w:rPr>
            </w:pPr>
            <w:r w:rsidRPr="00C23EDE">
              <w:rPr>
                <w:rFonts w:ascii="Arial Narrow" w:hAnsi="Arial Narrow"/>
                <w:sz w:val="28"/>
              </w:rPr>
              <w:t>5 Minutes Static Stretching: 2x30 sec</w:t>
            </w:r>
          </w:p>
          <w:p w14:paraId="48526132" w14:textId="77777777" w:rsidR="006D73B5" w:rsidRPr="00C23EDE" w:rsidRDefault="006D73B5" w:rsidP="004B676B">
            <w:pPr>
              <w:rPr>
                <w:rFonts w:ascii="Arial Narrow" w:hAnsi="Arial Narrow"/>
                <w:sz w:val="28"/>
              </w:rPr>
            </w:pPr>
            <w:r w:rsidRPr="00C23EDE">
              <w:rPr>
                <w:rFonts w:ascii="Arial Narrow" w:hAnsi="Arial Narrow"/>
                <w:sz w:val="28"/>
              </w:rPr>
              <w:t>Quads, Hamstrings, Glutes, Pectorals, Triceps</w:t>
            </w:r>
          </w:p>
        </w:tc>
        <w:tc>
          <w:tcPr>
            <w:tcW w:w="2632" w:type="dxa"/>
          </w:tcPr>
          <w:p w14:paraId="1B6788CB" w14:textId="77777777" w:rsidR="006D73B5" w:rsidRPr="00C23EDE" w:rsidRDefault="006D73B5" w:rsidP="004B676B">
            <w:pPr>
              <w:rPr>
                <w:rFonts w:ascii="Arial Narrow" w:hAnsi="Arial Narrow"/>
                <w:sz w:val="28"/>
              </w:rPr>
            </w:pPr>
            <w:r w:rsidRPr="00C23EDE">
              <w:rPr>
                <w:rFonts w:ascii="Arial Narrow" w:hAnsi="Arial Narrow"/>
                <w:sz w:val="28"/>
              </w:rPr>
              <w:t>5 Minutes Static Stretching: 2x30 sec</w:t>
            </w:r>
          </w:p>
          <w:p w14:paraId="6DF78E1D" w14:textId="77777777" w:rsidR="006D73B5" w:rsidRPr="00C23EDE" w:rsidRDefault="006D73B5" w:rsidP="004B676B">
            <w:pPr>
              <w:rPr>
                <w:rFonts w:ascii="Arial Narrow" w:hAnsi="Arial Narrow"/>
                <w:sz w:val="28"/>
              </w:rPr>
            </w:pPr>
            <w:r w:rsidRPr="00C23EDE">
              <w:rPr>
                <w:rFonts w:ascii="Arial Narrow" w:hAnsi="Arial Narrow"/>
                <w:sz w:val="28"/>
              </w:rPr>
              <w:t>Quads, Hamstrings, Glutes, Inner Thigh, Calves, Lower Back, Abdominals</w:t>
            </w:r>
          </w:p>
        </w:tc>
      </w:tr>
    </w:tbl>
    <w:p w14:paraId="01C1F10C" w14:textId="084913F5" w:rsidR="000046B0" w:rsidRDefault="000046B0" w:rsidP="007A3525">
      <w:pPr>
        <w:tabs>
          <w:tab w:val="left" w:pos="2670"/>
        </w:tabs>
      </w:pPr>
    </w:p>
    <w:p w14:paraId="44E6AF0E" w14:textId="77777777" w:rsidR="008146DF" w:rsidRDefault="008146DF" w:rsidP="007A3525">
      <w:pPr>
        <w:tabs>
          <w:tab w:val="left" w:pos="2670"/>
        </w:tabs>
        <w:rPr>
          <w:rFonts w:ascii="Tahoma" w:hAnsi="Tahoma"/>
          <w:b/>
          <w:vanish/>
          <w:sz w:val="28"/>
        </w:rPr>
      </w:pPr>
    </w:p>
    <w:bookmarkEnd w:id="16"/>
    <w:p w14:paraId="26D07193" w14:textId="77777777" w:rsidR="008146DF" w:rsidRDefault="008146DF" w:rsidP="008146DF">
      <w:pPr>
        <w:widowControl w:val="0"/>
        <w:rPr>
          <w:rFonts w:ascii="Tahoma" w:hAnsi="Tahoma"/>
          <w:b/>
          <w:vanish/>
          <w:sz w:val="28"/>
        </w:rPr>
      </w:pPr>
    </w:p>
    <w:p w14:paraId="4BE24460" w14:textId="043BCAA9" w:rsidR="008146DF" w:rsidRPr="000046B0" w:rsidRDefault="000046B0" w:rsidP="000046B0">
      <w:pPr>
        <w:spacing w:after="160" w:line="259" w:lineRule="auto"/>
        <w:rPr>
          <w:rFonts w:ascii="Copperplate Gothic Bold" w:hAnsi="Copperplate Gothic Bold"/>
          <w:b/>
          <w:sz w:val="32"/>
        </w:rPr>
      </w:pPr>
      <w:r>
        <w:rPr>
          <w:rFonts w:ascii="Copperplate Gothic Bold" w:hAnsi="Copperplate Gothic Bold"/>
          <w:b/>
          <w:sz w:val="32"/>
        </w:rPr>
        <w:br w:type="page"/>
      </w:r>
      <w:r>
        <w:rPr>
          <w:rFonts w:ascii="Copperplate Gothic Bold" w:hAnsi="Copperplate Gothic Bold"/>
          <w:b/>
          <w:sz w:val="32"/>
        </w:rPr>
        <w:lastRenderedPageBreak/>
        <w:t>REL</w:t>
      </w:r>
      <w:r w:rsidR="008146DF" w:rsidRPr="00AD57E5">
        <w:rPr>
          <w:rFonts w:ascii="Copperplate Gothic Bold" w:hAnsi="Copperplate Gothic Bold"/>
          <w:b/>
          <w:sz w:val="32"/>
        </w:rPr>
        <w:t>ATED WEBSITES</w:t>
      </w:r>
    </w:p>
    <w:p w14:paraId="4265E3FA" w14:textId="77777777" w:rsidR="008146DF" w:rsidRDefault="008146DF" w:rsidP="008146DF">
      <w:pPr>
        <w:widowControl w:val="0"/>
        <w:rPr>
          <w:vanish/>
          <w:sz w:val="24"/>
        </w:rPr>
      </w:pPr>
    </w:p>
    <w:p w14:paraId="59E7C423" w14:textId="77777777" w:rsidR="008146DF" w:rsidRDefault="008146DF" w:rsidP="008146DF">
      <w:pPr>
        <w:widowControl w:val="0"/>
        <w:rPr>
          <w:sz w:val="24"/>
        </w:rPr>
      </w:pPr>
    </w:p>
    <w:p w14:paraId="2B5C5625" w14:textId="77777777" w:rsidR="008146DF" w:rsidRDefault="008146DF" w:rsidP="008146DF">
      <w:pPr>
        <w:rPr>
          <w:rFonts w:ascii="Arial Narrow" w:hAnsi="Arial Narrow"/>
          <w:b/>
          <w:sz w:val="24"/>
        </w:rPr>
      </w:pPr>
      <w:r>
        <w:rPr>
          <w:rFonts w:ascii="Arial Narrow" w:hAnsi="Arial Narrow"/>
          <w:b/>
          <w:sz w:val="24"/>
        </w:rPr>
        <w:t>www.exrx.com</w:t>
      </w:r>
    </w:p>
    <w:p w14:paraId="1061A4B5" w14:textId="77777777" w:rsidR="008146DF" w:rsidRDefault="008146DF" w:rsidP="008146DF">
      <w:pPr>
        <w:numPr>
          <w:ilvl w:val="0"/>
          <w:numId w:val="54"/>
        </w:numPr>
        <w:overflowPunct w:val="0"/>
        <w:autoSpaceDE w:val="0"/>
        <w:autoSpaceDN w:val="0"/>
        <w:adjustRightInd w:val="0"/>
        <w:textAlignment w:val="baseline"/>
        <w:rPr>
          <w:rFonts w:ascii="Arial Narrow" w:hAnsi="Arial Narrow"/>
          <w:sz w:val="24"/>
        </w:rPr>
      </w:pPr>
      <w:r>
        <w:rPr>
          <w:rFonts w:ascii="Arial Narrow" w:hAnsi="Arial Narrow"/>
          <w:sz w:val="24"/>
        </w:rPr>
        <w:t>Weight training - Exercise options for the various muscle groups, muscle charts, weight training program information, common errors.</w:t>
      </w:r>
    </w:p>
    <w:p w14:paraId="0CF87060" w14:textId="77777777" w:rsidR="008146DF" w:rsidRDefault="008146DF" w:rsidP="008146DF">
      <w:pPr>
        <w:numPr>
          <w:ilvl w:val="0"/>
          <w:numId w:val="54"/>
        </w:numPr>
        <w:overflowPunct w:val="0"/>
        <w:autoSpaceDE w:val="0"/>
        <w:autoSpaceDN w:val="0"/>
        <w:adjustRightInd w:val="0"/>
        <w:textAlignment w:val="baseline"/>
        <w:rPr>
          <w:rFonts w:ascii="Arial Narrow" w:hAnsi="Arial Narrow"/>
          <w:sz w:val="24"/>
        </w:rPr>
      </w:pPr>
      <w:r>
        <w:rPr>
          <w:rFonts w:ascii="Arial Narrow" w:hAnsi="Arial Narrow"/>
          <w:sz w:val="24"/>
        </w:rPr>
        <w:t>Cardio training information - FITT principle</w:t>
      </w:r>
    </w:p>
    <w:p w14:paraId="31FBC454" w14:textId="77777777" w:rsidR="008146DF" w:rsidRDefault="008146DF" w:rsidP="008146DF">
      <w:pPr>
        <w:numPr>
          <w:ilvl w:val="0"/>
          <w:numId w:val="54"/>
        </w:numPr>
        <w:overflowPunct w:val="0"/>
        <w:autoSpaceDE w:val="0"/>
        <w:autoSpaceDN w:val="0"/>
        <w:adjustRightInd w:val="0"/>
        <w:textAlignment w:val="baseline"/>
        <w:rPr>
          <w:rFonts w:ascii="Arial Narrow" w:hAnsi="Arial Narrow"/>
          <w:sz w:val="24"/>
        </w:rPr>
      </w:pPr>
      <w:r>
        <w:rPr>
          <w:rFonts w:ascii="Arial Narrow" w:hAnsi="Arial Narrow"/>
          <w:sz w:val="24"/>
        </w:rPr>
        <w:t>Fitness Tests and Norms: BMI, Target Wt., Curl-ups, Push-ups, Flexibility, Cardio.</w:t>
      </w:r>
    </w:p>
    <w:p w14:paraId="22A79FDC" w14:textId="77777777" w:rsidR="008146DF" w:rsidRDefault="008146DF" w:rsidP="008146DF">
      <w:pPr>
        <w:rPr>
          <w:rFonts w:ascii="Arial Narrow" w:hAnsi="Arial Narrow"/>
          <w:sz w:val="24"/>
        </w:rPr>
      </w:pPr>
    </w:p>
    <w:p w14:paraId="13AC907E" w14:textId="77777777" w:rsidR="008146DF" w:rsidRDefault="008146DF" w:rsidP="008146DF">
      <w:pPr>
        <w:rPr>
          <w:rFonts w:ascii="Arial Narrow" w:hAnsi="Arial Narrow"/>
          <w:b/>
          <w:sz w:val="24"/>
        </w:rPr>
      </w:pPr>
      <w:r>
        <w:rPr>
          <w:rFonts w:ascii="Arial Narrow" w:hAnsi="Arial Narrow"/>
          <w:b/>
          <w:sz w:val="24"/>
        </w:rPr>
        <w:t>www.youronlinefitness.com</w:t>
      </w:r>
    </w:p>
    <w:p w14:paraId="5E2FF5E2" w14:textId="77777777" w:rsidR="008146DF" w:rsidRDefault="008146DF" w:rsidP="008146DF">
      <w:pPr>
        <w:numPr>
          <w:ilvl w:val="0"/>
          <w:numId w:val="54"/>
        </w:numPr>
        <w:overflowPunct w:val="0"/>
        <w:autoSpaceDE w:val="0"/>
        <w:autoSpaceDN w:val="0"/>
        <w:adjustRightInd w:val="0"/>
        <w:textAlignment w:val="baseline"/>
        <w:rPr>
          <w:rFonts w:ascii="Arial Narrow" w:hAnsi="Arial Narrow"/>
          <w:sz w:val="24"/>
        </w:rPr>
      </w:pPr>
      <w:r>
        <w:rPr>
          <w:rFonts w:ascii="Arial Narrow" w:hAnsi="Arial Narrow"/>
          <w:sz w:val="24"/>
        </w:rPr>
        <w:t>Weight Training - exercise options for the various muscle groups.</w:t>
      </w:r>
    </w:p>
    <w:p w14:paraId="70F8BD35" w14:textId="77777777" w:rsidR="008146DF" w:rsidRDefault="008146DF" w:rsidP="008146DF">
      <w:pPr>
        <w:numPr>
          <w:ilvl w:val="0"/>
          <w:numId w:val="54"/>
        </w:numPr>
        <w:overflowPunct w:val="0"/>
        <w:autoSpaceDE w:val="0"/>
        <w:autoSpaceDN w:val="0"/>
        <w:adjustRightInd w:val="0"/>
        <w:textAlignment w:val="baseline"/>
        <w:rPr>
          <w:rFonts w:ascii="Arial Narrow" w:hAnsi="Arial Narrow"/>
          <w:sz w:val="24"/>
        </w:rPr>
      </w:pPr>
      <w:r>
        <w:rPr>
          <w:rFonts w:ascii="Arial Narrow" w:hAnsi="Arial Narrow"/>
          <w:sz w:val="24"/>
        </w:rPr>
        <w:t>Cardiovascular Training Information - FITT principle</w:t>
      </w:r>
    </w:p>
    <w:p w14:paraId="117F9FDB" w14:textId="77777777" w:rsidR="008146DF" w:rsidRDefault="008146DF" w:rsidP="008146DF">
      <w:pPr>
        <w:rPr>
          <w:rFonts w:ascii="Arial Narrow" w:hAnsi="Arial Narrow"/>
          <w:sz w:val="24"/>
        </w:rPr>
      </w:pPr>
    </w:p>
    <w:p w14:paraId="682442F0" w14:textId="77777777" w:rsidR="008146DF" w:rsidRDefault="008146DF" w:rsidP="008146DF">
      <w:pPr>
        <w:rPr>
          <w:rFonts w:ascii="Arial Narrow" w:hAnsi="Arial Narrow"/>
          <w:b/>
          <w:sz w:val="24"/>
        </w:rPr>
      </w:pPr>
      <w:r>
        <w:rPr>
          <w:rFonts w:ascii="Arial Narrow" w:hAnsi="Arial Narrow"/>
          <w:b/>
          <w:sz w:val="24"/>
        </w:rPr>
        <w:t>www.exercise.about.com</w:t>
      </w:r>
    </w:p>
    <w:p w14:paraId="5228DBBC" w14:textId="77777777" w:rsidR="008146DF" w:rsidRDefault="008146DF" w:rsidP="008146DF">
      <w:pPr>
        <w:numPr>
          <w:ilvl w:val="0"/>
          <w:numId w:val="54"/>
        </w:numPr>
        <w:overflowPunct w:val="0"/>
        <w:autoSpaceDE w:val="0"/>
        <w:autoSpaceDN w:val="0"/>
        <w:adjustRightInd w:val="0"/>
        <w:textAlignment w:val="baseline"/>
        <w:rPr>
          <w:rFonts w:ascii="Arial Narrow" w:hAnsi="Arial Narrow"/>
          <w:sz w:val="24"/>
        </w:rPr>
      </w:pPr>
      <w:r>
        <w:rPr>
          <w:rFonts w:ascii="Arial Narrow" w:hAnsi="Arial Narrow"/>
          <w:sz w:val="24"/>
        </w:rPr>
        <w:t>General Exercise Information</w:t>
      </w:r>
    </w:p>
    <w:p w14:paraId="0482A061" w14:textId="77777777" w:rsidR="008146DF" w:rsidRDefault="008146DF" w:rsidP="008146DF">
      <w:pPr>
        <w:numPr>
          <w:ilvl w:val="0"/>
          <w:numId w:val="54"/>
        </w:numPr>
        <w:overflowPunct w:val="0"/>
        <w:autoSpaceDE w:val="0"/>
        <w:autoSpaceDN w:val="0"/>
        <w:adjustRightInd w:val="0"/>
        <w:textAlignment w:val="baseline"/>
        <w:rPr>
          <w:rFonts w:ascii="Arial Narrow" w:hAnsi="Arial Narrow"/>
          <w:sz w:val="24"/>
        </w:rPr>
      </w:pPr>
      <w:r>
        <w:rPr>
          <w:rFonts w:ascii="Arial Narrow" w:hAnsi="Arial Narrow"/>
          <w:sz w:val="24"/>
        </w:rPr>
        <w:t>Back care &amp; Posture Information</w:t>
      </w:r>
    </w:p>
    <w:p w14:paraId="224F5DFD" w14:textId="77777777" w:rsidR="008146DF" w:rsidRDefault="008146DF" w:rsidP="008146DF">
      <w:pPr>
        <w:numPr>
          <w:ilvl w:val="0"/>
          <w:numId w:val="54"/>
        </w:numPr>
        <w:overflowPunct w:val="0"/>
        <w:autoSpaceDE w:val="0"/>
        <w:autoSpaceDN w:val="0"/>
        <w:adjustRightInd w:val="0"/>
        <w:textAlignment w:val="baseline"/>
        <w:rPr>
          <w:rFonts w:ascii="Arial Narrow" w:hAnsi="Arial Narrow"/>
          <w:sz w:val="24"/>
        </w:rPr>
      </w:pPr>
      <w:r>
        <w:rPr>
          <w:rFonts w:ascii="Arial Narrow" w:hAnsi="Arial Narrow"/>
          <w:sz w:val="24"/>
        </w:rPr>
        <w:t>Product information - equipment, exercise videos.</w:t>
      </w:r>
    </w:p>
    <w:p w14:paraId="59D587F4" w14:textId="77777777" w:rsidR="008146DF" w:rsidRDefault="008146DF" w:rsidP="008146DF">
      <w:pPr>
        <w:rPr>
          <w:rFonts w:ascii="Arial Narrow" w:hAnsi="Arial Narrow"/>
          <w:sz w:val="24"/>
        </w:rPr>
      </w:pPr>
    </w:p>
    <w:p w14:paraId="6FCD7BB2" w14:textId="77777777" w:rsidR="008146DF" w:rsidRDefault="008146DF" w:rsidP="008146DF">
      <w:pPr>
        <w:rPr>
          <w:rFonts w:ascii="Arial Narrow" w:hAnsi="Arial Narrow"/>
          <w:b/>
          <w:sz w:val="24"/>
        </w:rPr>
      </w:pPr>
      <w:r>
        <w:rPr>
          <w:rFonts w:ascii="Arial Narrow" w:hAnsi="Arial Narrow"/>
          <w:b/>
          <w:sz w:val="24"/>
        </w:rPr>
        <w:t xml:space="preserve">www.hc-sc.qc.ca (Health </w:t>
      </w:r>
      <w:smartTag w:uri="urn:schemas-microsoft-com:office:smarttags" w:element="country-region">
        <w:smartTag w:uri="urn:schemas-microsoft-com:office:smarttags" w:element="place">
          <w:r>
            <w:rPr>
              <w:rFonts w:ascii="Arial Narrow" w:hAnsi="Arial Narrow"/>
              <w:b/>
              <w:sz w:val="24"/>
            </w:rPr>
            <w:t>Canada</w:t>
          </w:r>
        </w:smartTag>
      </w:smartTag>
      <w:r>
        <w:rPr>
          <w:rFonts w:ascii="Arial Narrow" w:hAnsi="Arial Narrow"/>
          <w:b/>
          <w:sz w:val="24"/>
        </w:rPr>
        <w:t>)</w:t>
      </w:r>
    </w:p>
    <w:p w14:paraId="390F569F" w14:textId="77777777" w:rsidR="008146DF" w:rsidRDefault="008146DF" w:rsidP="008146DF">
      <w:pPr>
        <w:numPr>
          <w:ilvl w:val="0"/>
          <w:numId w:val="54"/>
        </w:numPr>
        <w:overflowPunct w:val="0"/>
        <w:autoSpaceDE w:val="0"/>
        <w:autoSpaceDN w:val="0"/>
        <w:adjustRightInd w:val="0"/>
        <w:textAlignment w:val="baseline"/>
        <w:rPr>
          <w:rFonts w:ascii="Arial Narrow" w:hAnsi="Arial Narrow"/>
          <w:sz w:val="24"/>
        </w:rPr>
      </w:pPr>
      <w:r>
        <w:rPr>
          <w:rFonts w:ascii="Arial Narrow" w:hAnsi="Arial Narrow"/>
          <w:sz w:val="24"/>
        </w:rPr>
        <w:t>Lifestyle &amp; Health Information - Healthy living guide</w:t>
      </w:r>
    </w:p>
    <w:p w14:paraId="1C7AEE73" w14:textId="77777777" w:rsidR="008146DF" w:rsidRDefault="008146DF" w:rsidP="008146DF">
      <w:pPr>
        <w:numPr>
          <w:ilvl w:val="0"/>
          <w:numId w:val="54"/>
        </w:numPr>
        <w:overflowPunct w:val="0"/>
        <w:autoSpaceDE w:val="0"/>
        <w:autoSpaceDN w:val="0"/>
        <w:adjustRightInd w:val="0"/>
        <w:textAlignment w:val="baseline"/>
        <w:rPr>
          <w:rFonts w:ascii="Arial Narrow" w:hAnsi="Arial Narrow"/>
          <w:sz w:val="24"/>
        </w:rPr>
      </w:pPr>
      <w:r>
        <w:rPr>
          <w:rFonts w:ascii="Arial Narrow" w:hAnsi="Arial Narrow"/>
          <w:sz w:val="24"/>
        </w:rPr>
        <w:t>Physical activity guide</w:t>
      </w:r>
    </w:p>
    <w:p w14:paraId="331A7FB4" w14:textId="77777777" w:rsidR="008146DF" w:rsidRDefault="008146DF" w:rsidP="008146DF">
      <w:pPr>
        <w:numPr>
          <w:ilvl w:val="0"/>
          <w:numId w:val="54"/>
        </w:numPr>
        <w:overflowPunct w:val="0"/>
        <w:autoSpaceDE w:val="0"/>
        <w:autoSpaceDN w:val="0"/>
        <w:adjustRightInd w:val="0"/>
        <w:textAlignment w:val="baseline"/>
        <w:rPr>
          <w:rFonts w:ascii="Arial Narrow" w:hAnsi="Arial Narrow"/>
          <w:sz w:val="24"/>
        </w:rPr>
      </w:pPr>
      <w:smartTag w:uri="urn:schemas-microsoft-com:office:smarttags" w:element="country-region">
        <w:smartTag w:uri="urn:schemas-microsoft-com:office:smarttags" w:element="place">
          <w:r>
            <w:rPr>
              <w:rFonts w:ascii="Arial Narrow" w:hAnsi="Arial Narrow"/>
              <w:sz w:val="24"/>
            </w:rPr>
            <w:t>Canada</w:t>
          </w:r>
        </w:smartTag>
      </w:smartTag>
      <w:r>
        <w:rPr>
          <w:rFonts w:ascii="Arial Narrow" w:hAnsi="Arial Narrow"/>
          <w:sz w:val="24"/>
        </w:rPr>
        <w:t xml:space="preserve"> Food Guide</w:t>
      </w:r>
    </w:p>
    <w:p w14:paraId="1AA1F2A3" w14:textId="77777777" w:rsidR="008146DF" w:rsidRDefault="008146DF" w:rsidP="008146DF">
      <w:pPr>
        <w:rPr>
          <w:rFonts w:ascii="Arial Narrow" w:hAnsi="Arial Narrow"/>
          <w:b/>
          <w:sz w:val="24"/>
        </w:rPr>
      </w:pPr>
    </w:p>
    <w:p w14:paraId="51E60D50" w14:textId="77777777" w:rsidR="008146DF" w:rsidRDefault="008146DF" w:rsidP="008146DF">
      <w:pPr>
        <w:rPr>
          <w:rFonts w:ascii="Arial Narrow" w:hAnsi="Arial Narrow"/>
          <w:b/>
          <w:sz w:val="24"/>
        </w:rPr>
      </w:pPr>
      <w:r>
        <w:rPr>
          <w:rFonts w:ascii="Arial Narrow" w:hAnsi="Arial Narrow"/>
          <w:b/>
          <w:sz w:val="24"/>
        </w:rPr>
        <w:t>www.americanheart.org</w:t>
      </w:r>
    </w:p>
    <w:p w14:paraId="01999573" w14:textId="77777777" w:rsidR="008146DF" w:rsidRDefault="008146DF" w:rsidP="008146DF">
      <w:pPr>
        <w:numPr>
          <w:ilvl w:val="0"/>
          <w:numId w:val="54"/>
        </w:numPr>
        <w:overflowPunct w:val="0"/>
        <w:autoSpaceDE w:val="0"/>
        <w:autoSpaceDN w:val="0"/>
        <w:adjustRightInd w:val="0"/>
        <w:textAlignment w:val="baseline"/>
        <w:rPr>
          <w:rFonts w:ascii="Arial Narrow" w:hAnsi="Arial Narrow"/>
          <w:sz w:val="24"/>
        </w:rPr>
      </w:pPr>
      <w:r>
        <w:rPr>
          <w:rFonts w:ascii="Arial Narrow" w:hAnsi="Arial Narrow"/>
          <w:sz w:val="24"/>
        </w:rPr>
        <w:t>Lifestyle &amp; Health Information</w:t>
      </w:r>
    </w:p>
    <w:p w14:paraId="7C071904" w14:textId="77777777" w:rsidR="008146DF" w:rsidRDefault="008146DF" w:rsidP="008146DF">
      <w:pPr>
        <w:numPr>
          <w:ilvl w:val="0"/>
          <w:numId w:val="54"/>
        </w:numPr>
        <w:overflowPunct w:val="0"/>
        <w:autoSpaceDE w:val="0"/>
        <w:autoSpaceDN w:val="0"/>
        <w:adjustRightInd w:val="0"/>
        <w:textAlignment w:val="baseline"/>
        <w:rPr>
          <w:rFonts w:ascii="Arial Narrow" w:hAnsi="Arial Narrow"/>
          <w:sz w:val="24"/>
        </w:rPr>
      </w:pPr>
      <w:r>
        <w:rPr>
          <w:rFonts w:ascii="Arial Narrow" w:hAnsi="Arial Narrow"/>
          <w:sz w:val="24"/>
        </w:rPr>
        <w:t>Exercise Information</w:t>
      </w:r>
    </w:p>
    <w:p w14:paraId="3757B028" w14:textId="77777777" w:rsidR="008146DF" w:rsidRDefault="008146DF" w:rsidP="008146DF">
      <w:pPr>
        <w:numPr>
          <w:ilvl w:val="0"/>
          <w:numId w:val="54"/>
        </w:numPr>
        <w:overflowPunct w:val="0"/>
        <w:autoSpaceDE w:val="0"/>
        <w:autoSpaceDN w:val="0"/>
        <w:adjustRightInd w:val="0"/>
        <w:textAlignment w:val="baseline"/>
        <w:rPr>
          <w:rFonts w:ascii="Arial Narrow" w:hAnsi="Arial Narrow"/>
          <w:sz w:val="24"/>
        </w:rPr>
      </w:pPr>
      <w:r>
        <w:rPr>
          <w:rFonts w:ascii="Arial Narrow" w:hAnsi="Arial Narrow"/>
          <w:sz w:val="24"/>
        </w:rPr>
        <w:t>Fitness Testing Information</w:t>
      </w:r>
    </w:p>
    <w:p w14:paraId="3A0DBDBB" w14:textId="77777777" w:rsidR="008146DF" w:rsidRDefault="008146DF" w:rsidP="008146DF"/>
    <w:p w14:paraId="3C34888C" w14:textId="77777777" w:rsidR="008146DF" w:rsidRPr="00E47286" w:rsidRDefault="00386ED6" w:rsidP="008146DF">
      <w:pPr>
        <w:rPr>
          <w:rFonts w:ascii="Arial Narrow" w:hAnsi="Arial Narrow"/>
          <w:b/>
          <w:sz w:val="24"/>
          <w:szCs w:val="24"/>
        </w:rPr>
      </w:pPr>
      <w:hyperlink r:id="rId538" w:history="1">
        <w:r w:rsidR="008146DF" w:rsidRPr="00E47286">
          <w:rPr>
            <w:rStyle w:val="Hyperlink"/>
            <w:rFonts w:ascii="Arial Narrow" w:hAnsi="Arial Narrow"/>
            <w:b/>
            <w:sz w:val="24"/>
            <w:szCs w:val="24"/>
          </w:rPr>
          <w:t>www.bmi-calculator.net/body-fat-calculator</w:t>
        </w:r>
      </w:hyperlink>
    </w:p>
    <w:p w14:paraId="466745FD" w14:textId="77777777" w:rsidR="008146DF" w:rsidRPr="00E47286" w:rsidRDefault="008146DF" w:rsidP="008146DF">
      <w:pPr>
        <w:numPr>
          <w:ilvl w:val="0"/>
          <w:numId w:val="52"/>
        </w:numPr>
        <w:overflowPunct w:val="0"/>
        <w:autoSpaceDE w:val="0"/>
        <w:autoSpaceDN w:val="0"/>
        <w:adjustRightInd w:val="0"/>
        <w:ind w:left="426" w:hanging="426"/>
        <w:textAlignment w:val="baseline"/>
        <w:rPr>
          <w:rFonts w:ascii="Arial Narrow" w:hAnsi="Arial Narrow"/>
          <w:sz w:val="24"/>
          <w:szCs w:val="24"/>
        </w:rPr>
      </w:pPr>
      <w:r w:rsidRPr="00E47286">
        <w:rPr>
          <w:rFonts w:ascii="Arial Narrow" w:hAnsi="Arial Narrow"/>
          <w:sz w:val="24"/>
          <w:szCs w:val="24"/>
        </w:rPr>
        <w:t>Calculate your BMI</w:t>
      </w:r>
    </w:p>
    <w:p w14:paraId="02F4E0AB" w14:textId="77777777" w:rsidR="008146DF" w:rsidRPr="00E47286" w:rsidRDefault="008146DF" w:rsidP="008146DF">
      <w:pPr>
        <w:numPr>
          <w:ilvl w:val="0"/>
          <w:numId w:val="52"/>
        </w:numPr>
        <w:overflowPunct w:val="0"/>
        <w:autoSpaceDE w:val="0"/>
        <w:autoSpaceDN w:val="0"/>
        <w:adjustRightInd w:val="0"/>
        <w:ind w:left="426" w:hanging="426"/>
        <w:textAlignment w:val="baseline"/>
        <w:rPr>
          <w:rFonts w:ascii="Arial Narrow" w:hAnsi="Arial Narrow"/>
          <w:sz w:val="24"/>
          <w:szCs w:val="24"/>
        </w:rPr>
      </w:pPr>
      <w:r w:rsidRPr="00E47286">
        <w:rPr>
          <w:rFonts w:ascii="Arial Narrow" w:hAnsi="Arial Narrow"/>
          <w:sz w:val="24"/>
          <w:szCs w:val="24"/>
        </w:rPr>
        <w:t xml:space="preserve">Calculate your Body Fat </w:t>
      </w:r>
    </w:p>
    <w:p w14:paraId="075BA6DD" w14:textId="77777777" w:rsidR="008146DF" w:rsidRPr="00E47286" w:rsidRDefault="008146DF" w:rsidP="008146DF">
      <w:pPr>
        <w:numPr>
          <w:ilvl w:val="0"/>
          <w:numId w:val="52"/>
        </w:numPr>
        <w:overflowPunct w:val="0"/>
        <w:autoSpaceDE w:val="0"/>
        <w:autoSpaceDN w:val="0"/>
        <w:adjustRightInd w:val="0"/>
        <w:ind w:left="426" w:hanging="426"/>
        <w:textAlignment w:val="baseline"/>
        <w:rPr>
          <w:rFonts w:ascii="Arial Narrow" w:hAnsi="Arial Narrow"/>
          <w:sz w:val="24"/>
          <w:szCs w:val="24"/>
        </w:rPr>
      </w:pPr>
      <w:r w:rsidRPr="00E47286">
        <w:rPr>
          <w:rFonts w:ascii="Arial Narrow" w:hAnsi="Arial Narrow"/>
          <w:sz w:val="24"/>
          <w:szCs w:val="24"/>
        </w:rPr>
        <w:t xml:space="preserve">Calculate your Ideal Body Weight </w:t>
      </w:r>
    </w:p>
    <w:p w14:paraId="621D1C3D" w14:textId="77777777" w:rsidR="008146DF" w:rsidRPr="00AD57E5" w:rsidRDefault="008146DF" w:rsidP="008146DF">
      <w:pPr>
        <w:jc w:val="center"/>
        <w:rPr>
          <w:rFonts w:ascii="Copperplate Gothic Bold" w:hAnsi="Copperplate Gothic Bold"/>
          <w:sz w:val="36"/>
          <w:szCs w:val="36"/>
        </w:rPr>
      </w:pPr>
      <w:r>
        <w:rPr>
          <w:rFonts w:ascii="Arial Narrow" w:hAnsi="Arial Narrow"/>
          <w:sz w:val="24"/>
        </w:rPr>
        <w:br w:type="page"/>
      </w:r>
      <w:r w:rsidRPr="00AD57E5">
        <w:rPr>
          <w:rFonts w:ascii="Copperplate Gothic Bold" w:hAnsi="Copperplate Gothic Bold"/>
          <w:sz w:val="40"/>
          <w:szCs w:val="36"/>
        </w:rPr>
        <w:lastRenderedPageBreak/>
        <w:t>Bibliography</w:t>
      </w:r>
    </w:p>
    <w:p w14:paraId="11D14A96" w14:textId="77777777" w:rsidR="008146DF" w:rsidRPr="009C69AA" w:rsidRDefault="008146DF" w:rsidP="008146DF">
      <w:pPr>
        <w:jc w:val="center"/>
        <w:rPr>
          <w:rFonts w:ascii="Tahoma" w:hAnsi="Tahoma"/>
          <w:b/>
          <w:sz w:val="24"/>
          <w:szCs w:val="24"/>
        </w:rPr>
      </w:pPr>
      <w:r w:rsidRPr="009C69AA">
        <w:rPr>
          <w:rFonts w:ascii="Tahoma" w:hAnsi="Tahoma"/>
          <w:b/>
          <w:sz w:val="24"/>
          <w:szCs w:val="24"/>
        </w:rPr>
        <w:t>Vanier College Physical Education by Shawna Lambert</w:t>
      </w:r>
    </w:p>
    <w:p w14:paraId="25271F68" w14:textId="77777777" w:rsidR="008146DF" w:rsidRDefault="008146DF" w:rsidP="008146DF">
      <w:pPr>
        <w:jc w:val="center"/>
        <w:rPr>
          <w:rFonts w:ascii="Tahoma" w:hAnsi="Tahoma"/>
          <w:sz w:val="28"/>
        </w:rPr>
      </w:pPr>
    </w:p>
    <w:p w14:paraId="68EC941F" w14:textId="77777777" w:rsidR="008146DF" w:rsidRPr="009C69AA" w:rsidRDefault="008146DF" w:rsidP="008146DF">
      <w:pPr>
        <w:rPr>
          <w:rFonts w:ascii="Arial Narrow" w:hAnsi="Arial Narrow"/>
        </w:rPr>
      </w:pPr>
      <w:r w:rsidRPr="009C69AA">
        <w:rPr>
          <w:rFonts w:ascii="Arial Narrow" w:hAnsi="Arial Narrow"/>
        </w:rPr>
        <w:t xml:space="preserve">Hoeger, Werner W.K., Hoeger, Sharon A., Locke, Marius &amp; Lauzon, Lara. (2009). </w:t>
      </w:r>
      <w:r w:rsidRPr="009C69AA">
        <w:rPr>
          <w:rFonts w:ascii="Arial Narrow" w:hAnsi="Arial Narrow"/>
          <w:i/>
        </w:rPr>
        <w:t>Principles and Labs for Fitness and Wellness, First Canadian Edition</w:t>
      </w:r>
      <w:r w:rsidRPr="009C69AA">
        <w:rPr>
          <w:rFonts w:ascii="Arial Narrow" w:hAnsi="Arial Narrow"/>
        </w:rPr>
        <w:t>. Toronto: Nelson Education Ltd.</w:t>
      </w:r>
    </w:p>
    <w:p w14:paraId="56FB6411" w14:textId="77777777" w:rsidR="008146DF" w:rsidRPr="009C69AA" w:rsidRDefault="008146DF" w:rsidP="008146DF">
      <w:pPr>
        <w:rPr>
          <w:rFonts w:ascii="Arial Narrow" w:hAnsi="Arial Narrow"/>
        </w:rPr>
      </w:pPr>
      <w:r w:rsidRPr="009C69AA">
        <w:rPr>
          <w:rFonts w:ascii="Arial Narrow" w:hAnsi="Arial Narrow"/>
        </w:rPr>
        <w:t xml:space="preserve">Total # of pages: 480 </w:t>
      </w:r>
    </w:p>
    <w:p w14:paraId="053AD538" w14:textId="77777777" w:rsidR="008146DF" w:rsidRPr="009C69AA" w:rsidRDefault="008146DF" w:rsidP="008146DF">
      <w:pPr>
        <w:rPr>
          <w:rFonts w:ascii="Arial Narrow" w:hAnsi="Arial Narrow"/>
        </w:rPr>
      </w:pPr>
      <w:r w:rsidRPr="009C69AA">
        <w:rPr>
          <w:rFonts w:ascii="Arial Narrow" w:hAnsi="Arial Narrow"/>
        </w:rPr>
        <w:t>Pages used: 21-22 (2)</w:t>
      </w:r>
    </w:p>
    <w:p w14:paraId="3D126E2E" w14:textId="77777777" w:rsidR="008146DF" w:rsidRPr="009C69AA" w:rsidRDefault="008146DF" w:rsidP="008146DF">
      <w:pPr>
        <w:rPr>
          <w:rFonts w:ascii="Arial Narrow" w:hAnsi="Arial Narrow"/>
        </w:rPr>
      </w:pPr>
      <w:r w:rsidRPr="009C69AA">
        <w:rPr>
          <w:rFonts w:ascii="Arial Narrow" w:hAnsi="Arial Narrow"/>
        </w:rPr>
        <w:t>ISBN: 139780176104047</w:t>
      </w:r>
    </w:p>
    <w:p w14:paraId="0719B454" w14:textId="77777777" w:rsidR="008146DF" w:rsidRPr="009C69AA" w:rsidRDefault="008146DF" w:rsidP="008146DF">
      <w:pPr>
        <w:numPr>
          <w:ilvl w:val="12"/>
          <w:numId w:val="0"/>
        </w:numPr>
        <w:jc w:val="center"/>
        <w:rPr>
          <w:rFonts w:ascii="Arial Narrow" w:hAnsi="Arial Narrow"/>
        </w:rPr>
      </w:pPr>
    </w:p>
    <w:p w14:paraId="0027B749" w14:textId="77777777" w:rsidR="008146DF" w:rsidRDefault="008146DF" w:rsidP="008146DF">
      <w:pPr>
        <w:rPr>
          <w:rFonts w:ascii="Arial Narrow" w:hAnsi="Arial Narrow"/>
          <w:color w:val="0000FF"/>
          <w:u w:val="single"/>
        </w:rPr>
      </w:pPr>
      <w:r w:rsidRPr="009C69AA">
        <w:rPr>
          <w:rFonts w:ascii="Arial Narrow" w:hAnsi="Arial Narrow"/>
        </w:rPr>
        <w:t>Heart and Stroke Foundation</w:t>
      </w:r>
      <w:r>
        <w:rPr>
          <w:rFonts w:ascii="Arial Narrow" w:hAnsi="Arial Narrow"/>
        </w:rPr>
        <w:t>. Logo Image.</w:t>
      </w:r>
      <w:r w:rsidRPr="009C69AA">
        <w:rPr>
          <w:rFonts w:ascii="Arial Narrow" w:hAnsi="Arial Narrow"/>
        </w:rPr>
        <w:t xml:space="preserve"> </w:t>
      </w:r>
      <w:r w:rsidRPr="009C69AA">
        <w:rPr>
          <w:rStyle w:val="HTMLCite"/>
          <w:rFonts w:ascii="Arial Narrow" w:hAnsi="Arial Narrow" w:cs="Arial"/>
          <w:i w:val="0"/>
          <w:color w:val="000000"/>
        </w:rPr>
        <w:t>Retrieved from</w:t>
      </w:r>
      <w:r w:rsidRPr="009C69AA">
        <w:rPr>
          <w:rFonts w:ascii="Arial Narrow" w:hAnsi="Arial Narrow"/>
          <w:color w:val="0000FF"/>
          <w:u w:val="single"/>
        </w:rPr>
        <w:t xml:space="preserve">: </w:t>
      </w:r>
      <w:hyperlink r:id="rId539" w:history="1">
        <w:r w:rsidRPr="009C69AA">
          <w:rPr>
            <w:rStyle w:val="Hyperlink"/>
            <w:rFonts w:ascii="Arial Narrow" w:hAnsi="Arial Narrow"/>
          </w:rPr>
          <w:t>http://ottawaheart.ca/images/2.6-Heart-and-Stroke-logo.gif</w:t>
        </w:r>
      </w:hyperlink>
    </w:p>
    <w:p w14:paraId="0EAF2AEA" w14:textId="77777777" w:rsidR="008146DF" w:rsidRDefault="008146DF" w:rsidP="008146DF">
      <w:pPr>
        <w:rPr>
          <w:rFonts w:ascii="Arial Narrow" w:hAnsi="Arial Narrow"/>
          <w:color w:val="0000FF"/>
          <w:u w:val="single"/>
        </w:rPr>
      </w:pPr>
    </w:p>
    <w:p w14:paraId="710DF9BF" w14:textId="77777777" w:rsidR="008146DF" w:rsidRPr="009C69AA" w:rsidRDefault="008146DF" w:rsidP="008146DF">
      <w:pPr>
        <w:rPr>
          <w:rStyle w:val="HTMLCite"/>
          <w:rFonts w:ascii="Arial Narrow" w:hAnsi="Arial Narrow" w:cs="Arial"/>
          <w:b/>
          <w:i w:val="0"/>
          <w:color w:val="000000"/>
        </w:rPr>
      </w:pPr>
      <w:r w:rsidRPr="009C69AA">
        <w:rPr>
          <w:rStyle w:val="HTMLCite"/>
          <w:rFonts w:ascii="Arial Narrow" w:hAnsi="Arial Narrow" w:cs="Arial"/>
          <w:b/>
          <w:i w:val="0"/>
          <w:color w:val="000000"/>
        </w:rPr>
        <w:t xml:space="preserve">CPR/First Aid for Public, </w:t>
      </w:r>
      <w:r w:rsidRPr="009C69AA">
        <w:rPr>
          <w:rFonts w:ascii="Arial Narrow" w:hAnsi="Arial Narrow"/>
          <w:b/>
          <w:i/>
        </w:rPr>
        <w:t>First aid, CPR and AEDs: Learn to save a life!</w:t>
      </w:r>
      <w:r w:rsidRPr="009C69AA">
        <w:rPr>
          <w:rStyle w:val="HTMLCite"/>
          <w:rFonts w:ascii="Arial Narrow" w:hAnsi="Arial Narrow" w:cs="Arial"/>
          <w:b/>
          <w:i w:val="0"/>
          <w:color w:val="000000"/>
        </w:rPr>
        <w:t xml:space="preserve"> Canada: Retrieved from: </w:t>
      </w:r>
      <w:hyperlink r:id="rId540" w:history="1">
        <w:r w:rsidRPr="009C69AA">
          <w:rPr>
            <w:rStyle w:val="Hyperlink"/>
            <w:rFonts w:ascii="Arial Narrow" w:hAnsi="Arial Narrow" w:cs="Arial"/>
            <w:b/>
          </w:rPr>
          <w:t>www.</w:t>
        </w:r>
        <w:r w:rsidRPr="009C69AA">
          <w:rPr>
            <w:rStyle w:val="Hyperlink"/>
            <w:rFonts w:ascii="Arial Narrow" w:hAnsi="Arial Narrow" w:cs="Arial"/>
            <w:b/>
            <w:bCs/>
          </w:rPr>
          <w:t>heartandstroke</w:t>
        </w:r>
        <w:r w:rsidRPr="009C69AA">
          <w:rPr>
            <w:rStyle w:val="Hyperlink"/>
            <w:rFonts w:ascii="Arial Narrow" w:hAnsi="Arial Narrow" w:cs="Arial"/>
            <w:b/>
          </w:rPr>
          <w:t>.ca</w:t>
        </w:r>
      </w:hyperlink>
    </w:p>
    <w:p w14:paraId="4032F912" w14:textId="77777777" w:rsidR="008146DF" w:rsidRPr="009C69AA" w:rsidRDefault="008146DF" w:rsidP="008146DF">
      <w:pPr>
        <w:rPr>
          <w:rFonts w:ascii="Arial Narrow" w:hAnsi="Arial Narrow" w:cs="Arial"/>
        </w:rPr>
      </w:pPr>
    </w:p>
    <w:p w14:paraId="7E8A0E1D" w14:textId="77777777" w:rsidR="008146DF" w:rsidRPr="009C69AA" w:rsidRDefault="008146DF" w:rsidP="008146DF">
      <w:pPr>
        <w:rPr>
          <w:rFonts w:ascii="Arial Narrow" w:hAnsi="Arial Narrow"/>
        </w:rPr>
      </w:pPr>
      <w:r w:rsidRPr="009C69AA">
        <w:rPr>
          <w:rFonts w:ascii="Arial Narrow" w:hAnsi="Arial Narrow" w:cs="Arial"/>
        </w:rPr>
        <w:t xml:space="preserve">Government of Canada. </w:t>
      </w:r>
      <w:r w:rsidRPr="009C69AA">
        <w:rPr>
          <w:rFonts w:ascii="Arial Narrow" w:hAnsi="Arial Narrow" w:cs="Arial"/>
          <w:i/>
        </w:rPr>
        <w:t>Heart Disease</w:t>
      </w:r>
      <w:r w:rsidRPr="009C69AA">
        <w:rPr>
          <w:rFonts w:ascii="Arial Narrow" w:hAnsi="Arial Narrow" w:cs="Arial"/>
        </w:rPr>
        <w:t xml:space="preserve"> – </w:t>
      </w:r>
      <w:r w:rsidRPr="009C69AA">
        <w:rPr>
          <w:rFonts w:ascii="Arial Narrow" w:hAnsi="Arial Narrow" w:cs="Arial"/>
          <w:i/>
        </w:rPr>
        <w:t>Heart Health</w:t>
      </w:r>
      <w:r w:rsidRPr="009C69AA">
        <w:rPr>
          <w:rFonts w:ascii="Arial Narrow" w:hAnsi="Arial Narrow" w:cs="Arial"/>
        </w:rPr>
        <w:t xml:space="preserve">. Retrieved from: </w:t>
      </w:r>
      <w:hyperlink r:id="rId541" w:history="1">
        <w:r w:rsidRPr="009C69AA">
          <w:rPr>
            <w:rStyle w:val="Hyperlink"/>
            <w:rFonts w:ascii="Arial Narrow" w:hAnsi="Arial Narrow" w:cs="Arial"/>
          </w:rPr>
          <w:t>http://www.healthycanadians.gc.ca/diseases-conditions-maladies-affections/disease-maladie/heart-disease-eng.php</w:t>
        </w:r>
      </w:hyperlink>
    </w:p>
    <w:p w14:paraId="114C61EE" w14:textId="77777777" w:rsidR="008146DF" w:rsidRPr="009C69AA" w:rsidRDefault="008146DF" w:rsidP="008146DF">
      <w:pPr>
        <w:rPr>
          <w:rFonts w:ascii="Arial Narrow" w:hAnsi="Arial Narrow" w:cs="Arial"/>
        </w:rPr>
      </w:pPr>
    </w:p>
    <w:p w14:paraId="3A559073" w14:textId="77777777" w:rsidR="008146DF" w:rsidRPr="009C69AA" w:rsidRDefault="008146DF" w:rsidP="008146DF">
      <w:pPr>
        <w:rPr>
          <w:rFonts w:ascii="Arial Narrow" w:hAnsi="Arial Narrow"/>
        </w:rPr>
      </w:pPr>
      <w:r w:rsidRPr="009C69AA">
        <w:rPr>
          <w:rFonts w:ascii="Arial Narrow" w:hAnsi="Arial Narrow"/>
        </w:rPr>
        <w:t>Participaction</w:t>
      </w:r>
      <w:r>
        <w:rPr>
          <w:rFonts w:ascii="Arial Narrow" w:hAnsi="Arial Narrow"/>
        </w:rPr>
        <w:t>.</w:t>
      </w:r>
      <w:r w:rsidRPr="009C69AA">
        <w:rPr>
          <w:rFonts w:ascii="Arial Narrow" w:hAnsi="Arial Narrow"/>
        </w:rPr>
        <w:t xml:space="preserve"> </w:t>
      </w:r>
      <w:r w:rsidRPr="009C69AA">
        <w:rPr>
          <w:rFonts w:ascii="Arial Narrow" w:hAnsi="Arial Narrow"/>
          <w:i/>
        </w:rPr>
        <w:t>Canadian Activity Guidelines for Adults - ages 18-64</w:t>
      </w:r>
      <w:r w:rsidRPr="009C69AA">
        <w:rPr>
          <w:rFonts w:ascii="Arial Narrow" w:hAnsi="Arial Narrow"/>
        </w:rPr>
        <w:t xml:space="preserve">. Retrieved from:  </w:t>
      </w:r>
      <w:hyperlink r:id="rId542" w:history="1">
        <w:r w:rsidRPr="009C69AA">
          <w:rPr>
            <w:rStyle w:val="Hyperlink"/>
            <w:rFonts w:ascii="Arial Narrow" w:hAnsi="Arial Narrow"/>
          </w:rPr>
          <w:t>http://www.participaction.com/get-informed/physical-activity-guidelines/guidelines-for-adults/</w:t>
        </w:r>
      </w:hyperlink>
    </w:p>
    <w:p w14:paraId="7F934CF6" w14:textId="77777777" w:rsidR="008146DF" w:rsidRPr="009C69AA" w:rsidRDefault="008146DF" w:rsidP="006D73B5">
      <w:pPr>
        <w:spacing w:before="100" w:beforeAutospacing="1"/>
        <w:outlineLvl w:val="0"/>
        <w:rPr>
          <w:rFonts w:ascii="Arial Narrow" w:hAnsi="Arial Narrow"/>
        </w:rPr>
      </w:pPr>
      <w:r w:rsidRPr="009C69AA">
        <w:rPr>
          <w:rFonts w:ascii="Arial Narrow" w:hAnsi="Arial Narrow"/>
          <w:bCs/>
          <w:kern w:val="36"/>
        </w:rPr>
        <w:t xml:space="preserve">American College of Sports Medicine. (2011). News Release. </w:t>
      </w:r>
      <w:r w:rsidRPr="009C69AA">
        <w:rPr>
          <w:rFonts w:ascii="Arial Narrow" w:hAnsi="Arial Narrow"/>
          <w:bCs/>
          <w:i/>
          <w:kern w:val="36"/>
        </w:rPr>
        <w:t>ACSM Issues New Recommendations on</w:t>
      </w:r>
      <w:r w:rsidRPr="009C69AA">
        <w:rPr>
          <w:rFonts w:ascii="Arial Narrow" w:hAnsi="Arial Narrow"/>
          <w:bCs/>
          <w:kern w:val="36"/>
        </w:rPr>
        <w:t xml:space="preserve"> </w:t>
      </w:r>
      <w:r w:rsidRPr="009C69AA">
        <w:rPr>
          <w:rFonts w:ascii="Arial Narrow" w:hAnsi="Arial Narrow"/>
          <w:bCs/>
          <w:i/>
          <w:kern w:val="36"/>
        </w:rPr>
        <w:t>Quantity and Quality of Exercise</w:t>
      </w:r>
      <w:r w:rsidRPr="009C69AA">
        <w:rPr>
          <w:rFonts w:ascii="Arial Narrow" w:hAnsi="Arial Narrow"/>
          <w:bCs/>
          <w:kern w:val="36"/>
        </w:rPr>
        <w:t xml:space="preserve">. Retrieved from: </w:t>
      </w:r>
      <w:hyperlink r:id="rId543" w:history="1">
        <w:r w:rsidRPr="009C69AA">
          <w:rPr>
            <w:rStyle w:val="Hyperlink"/>
            <w:rFonts w:ascii="Arial Narrow" w:hAnsi="Arial Narrow"/>
          </w:rPr>
          <w:t>http://acsm.org/about-acsm/media-room/news-releases/2011/08/01/acsm-issues-new-recommendations-on-quantity-and-quality-of-exercise</w:t>
        </w:r>
      </w:hyperlink>
    </w:p>
    <w:p w14:paraId="50FC7A9E" w14:textId="77777777" w:rsidR="008146DF" w:rsidRPr="009C69AA" w:rsidRDefault="008146DF" w:rsidP="008146DF">
      <w:pPr>
        <w:widowControl w:val="0"/>
        <w:numPr>
          <w:ilvl w:val="12"/>
          <w:numId w:val="0"/>
        </w:numPr>
        <w:spacing w:line="215" w:lineRule="auto"/>
        <w:jc w:val="center"/>
        <w:rPr>
          <w:rFonts w:ascii="Arial Narrow" w:hAnsi="Arial Narrow"/>
        </w:rPr>
      </w:pPr>
      <w:r w:rsidRPr="009C69AA">
        <w:rPr>
          <w:rFonts w:ascii="Arial Narrow" w:hAnsi="Arial Narrow"/>
        </w:rPr>
        <w:t xml:space="preserve"> </w:t>
      </w:r>
    </w:p>
    <w:p w14:paraId="00F8E5FB" w14:textId="77777777" w:rsidR="008146DF" w:rsidRPr="009C69AA" w:rsidRDefault="008146DF" w:rsidP="008146DF">
      <w:pPr>
        <w:rPr>
          <w:rFonts w:ascii="Arial Narrow" w:hAnsi="Arial Narrow" w:cs="Arial"/>
        </w:rPr>
      </w:pPr>
      <w:r w:rsidRPr="009C69AA">
        <w:rPr>
          <w:rFonts w:ascii="Arial Narrow" w:hAnsi="Arial Narrow" w:cs="Arial"/>
        </w:rPr>
        <w:t xml:space="preserve">American Council on Exercise, (1991). </w:t>
      </w:r>
      <w:r w:rsidRPr="009C69AA">
        <w:rPr>
          <w:rFonts w:ascii="Arial Narrow" w:hAnsi="Arial Narrow" w:cs="Arial"/>
          <w:i/>
        </w:rPr>
        <w:t>Personal Trainer Manual, The Resource for Fitness Instructors</w:t>
      </w:r>
      <w:r w:rsidRPr="009C69AA">
        <w:rPr>
          <w:rFonts w:ascii="Arial Narrow" w:hAnsi="Arial Narrow" w:cs="Arial"/>
        </w:rPr>
        <w:t xml:space="preserve">. San Diego, California: American Council on Exercise. </w:t>
      </w:r>
      <w:r>
        <w:rPr>
          <w:rFonts w:ascii="Arial Narrow" w:hAnsi="Arial Narrow" w:cs="Arial"/>
        </w:rPr>
        <w:t xml:space="preserve">P. 304 </w:t>
      </w:r>
    </w:p>
    <w:p w14:paraId="679B74D8" w14:textId="77777777" w:rsidR="008146DF" w:rsidRPr="009C69AA" w:rsidRDefault="008146DF" w:rsidP="008146DF">
      <w:pPr>
        <w:rPr>
          <w:rFonts w:ascii="Arial Narrow" w:hAnsi="Arial Narrow"/>
        </w:rPr>
      </w:pPr>
      <w:r w:rsidRPr="009C69AA">
        <w:rPr>
          <w:rFonts w:ascii="Arial Narrow" w:hAnsi="Arial Narrow"/>
        </w:rPr>
        <w:t>Total # of pages: 521</w:t>
      </w:r>
    </w:p>
    <w:p w14:paraId="51DE782E" w14:textId="77777777" w:rsidR="008146DF" w:rsidRPr="009C69AA" w:rsidRDefault="008146DF" w:rsidP="008146DF">
      <w:pPr>
        <w:rPr>
          <w:rFonts w:ascii="Arial Narrow" w:hAnsi="Arial Narrow"/>
        </w:rPr>
      </w:pPr>
      <w:r>
        <w:rPr>
          <w:rFonts w:ascii="Arial Narrow" w:hAnsi="Arial Narrow"/>
        </w:rPr>
        <w:t>Pages used: p.304 (1)</w:t>
      </w:r>
    </w:p>
    <w:p w14:paraId="5EB56FB9" w14:textId="77777777" w:rsidR="008146DF" w:rsidRPr="009C69AA" w:rsidRDefault="008146DF" w:rsidP="008146DF">
      <w:pPr>
        <w:rPr>
          <w:rFonts w:ascii="Arial Narrow" w:hAnsi="Arial Narrow" w:cs="Arial"/>
        </w:rPr>
      </w:pPr>
      <w:r w:rsidRPr="009C69AA">
        <w:rPr>
          <w:rFonts w:ascii="Arial Narrow" w:hAnsi="Arial Narrow" w:cs="Arial"/>
        </w:rPr>
        <w:t>ISBN: 0961816112</w:t>
      </w:r>
    </w:p>
    <w:p w14:paraId="718C0570" w14:textId="77777777" w:rsidR="008146DF" w:rsidRPr="009C69AA" w:rsidRDefault="008146DF" w:rsidP="008146DF">
      <w:pPr>
        <w:rPr>
          <w:rFonts w:ascii="Arial Narrow" w:hAnsi="Arial Narrow" w:cs="Arial"/>
        </w:rPr>
      </w:pPr>
    </w:p>
    <w:p w14:paraId="23B995D9" w14:textId="77777777" w:rsidR="008146DF" w:rsidRPr="009C69AA" w:rsidRDefault="008146DF" w:rsidP="008146DF">
      <w:pPr>
        <w:rPr>
          <w:rFonts w:ascii="Arial Narrow" w:hAnsi="Arial Narrow" w:cs="Arial"/>
        </w:rPr>
      </w:pPr>
      <w:r w:rsidRPr="009C69AA">
        <w:rPr>
          <w:rFonts w:ascii="Arial Narrow" w:hAnsi="Arial Narrow" w:cs="Arial"/>
        </w:rPr>
        <w:t xml:space="preserve">Powers, Scott K., Dodd, Stephen L., Thompson, Angela M., Condon, Camie C. (2006). </w:t>
      </w:r>
      <w:r w:rsidRPr="009C69AA">
        <w:rPr>
          <w:rFonts w:ascii="Arial Narrow" w:hAnsi="Arial Narrow" w:cs="Arial"/>
          <w:i/>
        </w:rPr>
        <w:t xml:space="preserve">Total Fitness and Wellness, Canadian Edition. </w:t>
      </w:r>
      <w:r w:rsidRPr="009C69AA">
        <w:rPr>
          <w:rFonts w:ascii="Arial Narrow" w:hAnsi="Arial Narrow" w:cs="Arial"/>
        </w:rPr>
        <w:t>Toronto: Pearson Education Canada.</w:t>
      </w:r>
    </w:p>
    <w:p w14:paraId="21B65890" w14:textId="77777777" w:rsidR="008146DF" w:rsidRPr="009C69AA" w:rsidRDefault="008146DF" w:rsidP="008146DF">
      <w:pPr>
        <w:rPr>
          <w:rFonts w:ascii="Arial Narrow" w:hAnsi="Arial Narrow" w:cs="Arial"/>
        </w:rPr>
      </w:pPr>
      <w:r w:rsidRPr="009C69AA">
        <w:rPr>
          <w:rFonts w:ascii="Arial Narrow" w:hAnsi="Arial Narrow" w:cs="Arial"/>
        </w:rPr>
        <w:t>Total # of pages: 388</w:t>
      </w:r>
    </w:p>
    <w:p w14:paraId="6B703EA9" w14:textId="77777777" w:rsidR="008146DF" w:rsidRPr="009C69AA" w:rsidRDefault="008146DF" w:rsidP="008146DF">
      <w:pPr>
        <w:rPr>
          <w:rFonts w:ascii="Arial Narrow" w:hAnsi="Arial Narrow" w:cs="Arial"/>
        </w:rPr>
      </w:pPr>
      <w:r w:rsidRPr="009C69AA">
        <w:rPr>
          <w:rFonts w:ascii="Arial Narrow" w:hAnsi="Arial Narrow" w:cs="Arial"/>
        </w:rPr>
        <w:t xml:space="preserve">Pages used: </w:t>
      </w:r>
      <w:r w:rsidRPr="009C69AA">
        <w:rPr>
          <w:rFonts w:ascii="Arial Narrow" w:hAnsi="Arial Narrow"/>
        </w:rPr>
        <w:t xml:space="preserve">228, 232, </w:t>
      </w:r>
      <w:r w:rsidRPr="009C69AA">
        <w:rPr>
          <w:rFonts w:ascii="Arial Narrow" w:hAnsi="Arial Narrow" w:cs="Arial"/>
        </w:rPr>
        <w:t>323-324, 243 (5)</w:t>
      </w:r>
    </w:p>
    <w:p w14:paraId="4C20DBFE" w14:textId="77777777" w:rsidR="008146DF" w:rsidRPr="009C69AA" w:rsidRDefault="008146DF" w:rsidP="008146DF">
      <w:pPr>
        <w:rPr>
          <w:rFonts w:ascii="Arial Narrow" w:hAnsi="Arial Narrow" w:cs="Arial"/>
        </w:rPr>
      </w:pPr>
      <w:r w:rsidRPr="009C69AA">
        <w:rPr>
          <w:rFonts w:ascii="Arial Narrow" w:hAnsi="Arial Narrow" w:cs="Arial"/>
        </w:rPr>
        <w:t>ISBN: 0205445489</w:t>
      </w:r>
    </w:p>
    <w:p w14:paraId="23A49031" w14:textId="77777777" w:rsidR="008146DF" w:rsidRPr="009C69AA" w:rsidRDefault="008146DF" w:rsidP="008146DF">
      <w:pPr>
        <w:rPr>
          <w:rFonts w:ascii="Arial Narrow" w:hAnsi="Arial Narrow" w:cs="Arial"/>
        </w:rPr>
      </w:pPr>
    </w:p>
    <w:p w14:paraId="7B3C775F" w14:textId="77777777" w:rsidR="008146DF" w:rsidRPr="009C69AA" w:rsidRDefault="008146DF" w:rsidP="008146DF">
      <w:pPr>
        <w:rPr>
          <w:rFonts w:ascii="Arial Narrow" w:hAnsi="Arial Narrow" w:cs="Arial"/>
        </w:rPr>
      </w:pPr>
      <w:r w:rsidRPr="009C69AA">
        <w:rPr>
          <w:rFonts w:ascii="Arial Narrow" w:hAnsi="Arial Narrow" w:cs="Arial"/>
        </w:rPr>
        <w:t>Bodyweight Exercise. (2010)</w:t>
      </w:r>
      <w:r w:rsidRPr="009C69AA">
        <w:rPr>
          <w:rFonts w:ascii="Arial Narrow" w:hAnsi="Arial Narrow" w:cs="Arial"/>
          <w:i/>
        </w:rPr>
        <w:t xml:space="preserve"> Free Muscle Chart</w:t>
      </w:r>
      <w:r w:rsidRPr="009C69AA">
        <w:rPr>
          <w:rFonts w:ascii="Arial Narrow" w:hAnsi="Arial Narrow" w:cs="Arial"/>
        </w:rPr>
        <w:t>. Retrieved from:</w:t>
      </w:r>
    </w:p>
    <w:p w14:paraId="59BC73F7" w14:textId="77777777" w:rsidR="008146DF" w:rsidRPr="009C69AA" w:rsidRDefault="00386ED6" w:rsidP="008146DF">
      <w:pPr>
        <w:rPr>
          <w:rStyle w:val="Hyperlink"/>
          <w:rFonts w:ascii="Arial Narrow" w:hAnsi="Arial Narrow" w:cs="Arial"/>
        </w:rPr>
      </w:pPr>
      <w:hyperlink r:id="rId544" w:history="1">
        <w:r w:rsidR="008146DF" w:rsidRPr="009C69AA">
          <w:rPr>
            <w:rStyle w:val="Hyperlink"/>
            <w:rFonts w:ascii="Arial Narrow" w:hAnsi="Arial Narrow" w:cs="Arial"/>
          </w:rPr>
          <w:t>http://bodyweightexexercise.blogspot.ca/2010/09/free-muscle-chart-download.html</w:t>
        </w:r>
      </w:hyperlink>
    </w:p>
    <w:p w14:paraId="2DB9BFB2" w14:textId="77777777" w:rsidR="008146DF" w:rsidRPr="009C69AA" w:rsidRDefault="008146DF" w:rsidP="008146DF">
      <w:pPr>
        <w:rPr>
          <w:rStyle w:val="Hyperlink"/>
          <w:rFonts w:ascii="Arial Narrow" w:hAnsi="Arial Narrow"/>
        </w:rPr>
      </w:pPr>
    </w:p>
    <w:p w14:paraId="49FBD7E5" w14:textId="77777777" w:rsidR="008146DF" w:rsidRPr="009C69AA" w:rsidRDefault="008146DF" w:rsidP="008146DF">
      <w:pPr>
        <w:rPr>
          <w:rFonts w:ascii="Arial Narrow" w:hAnsi="Arial Narrow" w:cs="Arial"/>
        </w:rPr>
      </w:pPr>
      <w:r w:rsidRPr="009C69AA">
        <w:rPr>
          <w:rFonts w:ascii="Arial Narrow" w:hAnsi="Arial Narrow" w:cs="Arial"/>
        </w:rPr>
        <w:t xml:space="preserve">Muscle anatomy diagram. </w:t>
      </w:r>
      <w:r w:rsidRPr="009C69AA">
        <w:rPr>
          <w:rFonts w:ascii="Arial Narrow" w:hAnsi="Arial Narrow" w:cs="Arial"/>
          <w:b/>
          <w:bCs/>
          <w:i/>
          <w:iCs/>
        </w:rPr>
        <w:t>Wikipedia</w:t>
      </w:r>
      <w:r w:rsidRPr="009C69AA">
        <w:rPr>
          <w:rFonts w:ascii="Arial Narrow" w:hAnsi="Arial Narrow" w:cs="Arial"/>
          <w:i/>
          <w:iCs/>
        </w:rPr>
        <w:t xml:space="preserve">, the free Encyclopedia, </w:t>
      </w:r>
      <w:r w:rsidRPr="009C69AA">
        <w:rPr>
          <w:rFonts w:ascii="Arial Narrow" w:hAnsi="Arial Narrow" w:cs="Arial"/>
        </w:rPr>
        <w:t>Retrieved from:</w:t>
      </w:r>
      <w:r>
        <w:rPr>
          <w:rFonts w:ascii="Arial Narrow" w:hAnsi="Arial Narrow" w:cs="Arial"/>
        </w:rPr>
        <w:t xml:space="preserve"> </w:t>
      </w:r>
      <w:hyperlink r:id="rId545" w:history="1">
        <w:r w:rsidRPr="009C69AA">
          <w:rPr>
            <w:rStyle w:val="Hyperlink"/>
            <w:rFonts w:ascii="Arial Narrow" w:hAnsi="Arial Narrow" w:cs="Arial"/>
          </w:rPr>
          <w:t>http://webanatomy.net/anatomy/muscleman.gif</w:t>
        </w:r>
      </w:hyperlink>
    </w:p>
    <w:p w14:paraId="5D9649ED" w14:textId="77777777" w:rsidR="008146DF" w:rsidRPr="009C69AA" w:rsidRDefault="008146DF" w:rsidP="008146DF">
      <w:pPr>
        <w:rPr>
          <w:rFonts w:ascii="Arial Narrow" w:hAnsi="Arial Narrow"/>
        </w:rPr>
      </w:pPr>
    </w:p>
    <w:p w14:paraId="699EEBDA" w14:textId="77777777" w:rsidR="008146DF" w:rsidRPr="009C69AA" w:rsidRDefault="008146DF" w:rsidP="008146DF">
      <w:pPr>
        <w:rPr>
          <w:rFonts w:ascii="Arial Narrow" w:hAnsi="Arial Narrow"/>
        </w:rPr>
      </w:pPr>
      <w:r w:rsidRPr="009C69AA">
        <w:rPr>
          <w:rFonts w:ascii="Arial Narrow" w:hAnsi="Arial Narrow"/>
        </w:rPr>
        <w:t>All exercise, posture and stretching exercises in the Manual were retrieved from:</w:t>
      </w:r>
    </w:p>
    <w:p w14:paraId="10CAF379" w14:textId="77777777" w:rsidR="008146DF" w:rsidRPr="009C69AA" w:rsidRDefault="008146DF" w:rsidP="008146DF">
      <w:pPr>
        <w:rPr>
          <w:rFonts w:ascii="Arial Narrow" w:hAnsi="Arial Narrow"/>
        </w:rPr>
      </w:pPr>
      <w:r w:rsidRPr="009C69AA">
        <w:rPr>
          <w:rFonts w:ascii="Arial Narrow" w:hAnsi="Arial Narrow"/>
        </w:rPr>
        <w:t xml:space="preserve">Trainer Clip Art Strength and Conditioning Illustrations Designed by Strength Coaches of Strength Coaches (purchased CD in 2014). </w:t>
      </w:r>
      <w:hyperlink r:id="rId546" w:history="1">
        <w:r w:rsidRPr="009C69AA">
          <w:rPr>
            <w:rStyle w:val="Hyperlink"/>
            <w:rFonts w:ascii="Arial Narrow" w:hAnsi="Arial Narrow"/>
          </w:rPr>
          <w:t>www.TrainerClipart.com</w:t>
        </w:r>
      </w:hyperlink>
    </w:p>
    <w:p w14:paraId="54EB244D" w14:textId="77777777" w:rsidR="008146DF" w:rsidRPr="009C69AA" w:rsidRDefault="008146DF" w:rsidP="008146DF">
      <w:pPr>
        <w:rPr>
          <w:rFonts w:ascii="Arial Narrow" w:hAnsi="Arial Narrow"/>
        </w:rPr>
      </w:pPr>
    </w:p>
    <w:p w14:paraId="5BDC726A" w14:textId="77777777" w:rsidR="008146DF" w:rsidRPr="009C69AA" w:rsidRDefault="008146DF" w:rsidP="008146DF">
      <w:pPr>
        <w:widowControl w:val="0"/>
        <w:rPr>
          <w:rFonts w:ascii="Arial Narrow" w:hAnsi="Arial Narrow"/>
        </w:rPr>
      </w:pPr>
      <w:r w:rsidRPr="009C69AA">
        <w:rPr>
          <w:rFonts w:ascii="Arial Narrow" w:hAnsi="Arial Narrow" w:cs="Tahoma"/>
        </w:rPr>
        <w:t xml:space="preserve">Health Canada. Food and Nutrition. </w:t>
      </w:r>
      <w:r w:rsidRPr="009C69AA">
        <w:rPr>
          <w:rFonts w:ascii="Arial Narrow" w:hAnsi="Arial Narrow"/>
          <w:i/>
        </w:rPr>
        <w:t>CANADA'S FOOD GUIDE TO HEALTHY EATING</w:t>
      </w:r>
      <w:r w:rsidRPr="009C69AA">
        <w:rPr>
          <w:rFonts w:ascii="Arial Narrow" w:hAnsi="Arial Narrow" w:cs="Tahoma"/>
        </w:rPr>
        <w:t xml:space="preserve">. Retrieved from: </w:t>
      </w:r>
      <w:hyperlink r:id="rId547" w:history="1">
        <w:r w:rsidRPr="009C69AA">
          <w:rPr>
            <w:rStyle w:val="Hyperlink"/>
            <w:rFonts w:ascii="Arial Narrow" w:hAnsi="Arial Narrow"/>
          </w:rPr>
          <w:t>http://www.hc-sc.gc.ca/index-eng.php</w:t>
        </w:r>
      </w:hyperlink>
    </w:p>
    <w:p w14:paraId="331E418C" w14:textId="77777777" w:rsidR="008146DF" w:rsidRPr="009C69AA" w:rsidRDefault="008146DF" w:rsidP="008146DF">
      <w:pPr>
        <w:widowControl w:val="0"/>
        <w:jc w:val="center"/>
        <w:rPr>
          <w:rStyle w:val="Emphasis"/>
          <w:rFonts w:ascii="Arial Narrow" w:hAnsi="Arial Narrow"/>
        </w:rPr>
      </w:pPr>
    </w:p>
    <w:p w14:paraId="2AC5670F" w14:textId="77777777" w:rsidR="008146DF" w:rsidRPr="009C69AA" w:rsidRDefault="008146DF" w:rsidP="008146DF">
      <w:pPr>
        <w:widowControl w:val="0"/>
        <w:rPr>
          <w:rFonts w:ascii="Arial Narrow" w:hAnsi="Arial Narrow"/>
          <w:b/>
        </w:rPr>
      </w:pPr>
      <w:r w:rsidRPr="009C69AA">
        <w:rPr>
          <w:rFonts w:ascii="Arial Narrow" w:hAnsi="Arial Narrow"/>
        </w:rPr>
        <w:t>Choose My Plate.gov Retrieved from:</w:t>
      </w:r>
      <w:r w:rsidRPr="009C69AA">
        <w:rPr>
          <w:rFonts w:ascii="Arial Narrow" w:hAnsi="Arial Narrow"/>
          <w:b/>
        </w:rPr>
        <w:t xml:space="preserve"> </w:t>
      </w:r>
      <w:hyperlink r:id="rId548" w:history="1">
        <w:r w:rsidRPr="009C69AA">
          <w:rPr>
            <w:rStyle w:val="Hyperlink"/>
            <w:rFonts w:ascii="Arial Narrow" w:hAnsi="Arial Narrow"/>
            <w:b/>
          </w:rPr>
          <w:t>http://upload.wikimedia.org/wikipedia/commons/5/50/USDA_MyPlate_green.jpg</w:t>
        </w:r>
      </w:hyperlink>
    </w:p>
    <w:p w14:paraId="720F8410" w14:textId="77777777" w:rsidR="008146DF" w:rsidRDefault="008146DF" w:rsidP="008146DF">
      <w:pPr>
        <w:pStyle w:val="Heading2"/>
        <w:rPr>
          <w:b w:val="0"/>
          <w:i/>
          <w:sz w:val="20"/>
        </w:rPr>
      </w:pPr>
    </w:p>
    <w:p w14:paraId="584A3CF1" w14:textId="4DB1E3C3" w:rsidR="008146DF" w:rsidRPr="009C69AA" w:rsidRDefault="008146DF" w:rsidP="008146DF">
      <w:pPr>
        <w:pStyle w:val="Heading2"/>
        <w:rPr>
          <w:sz w:val="20"/>
        </w:rPr>
      </w:pPr>
      <w:r w:rsidRPr="0003421C">
        <w:rPr>
          <w:b w:val="0"/>
          <w:sz w:val="20"/>
        </w:rPr>
        <w:t>Health Canada.</w:t>
      </w:r>
      <w:r w:rsidRPr="0003421C">
        <w:rPr>
          <w:sz w:val="20"/>
        </w:rPr>
        <w:t xml:space="preserve"> </w:t>
      </w:r>
      <w:r w:rsidRPr="0003421C">
        <w:rPr>
          <w:rFonts w:cs="Tahoma"/>
          <w:b w:val="0"/>
          <w:sz w:val="20"/>
        </w:rPr>
        <w:t>Food and Nutrition</w:t>
      </w:r>
      <w:r w:rsidRPr="0003421C">
        <w:rPr>
          <w:b w:val="0"/>
          <w:sz w:val="20"/>
        </w:rPr>
        <w:t>.</w:t>
      </w:r>
      <w:r w:rsidRPr="009C69AA">
        <w:rPr>
          <w:b w:val="0"/>
          <w:sz w:val="20"/>
        </w:rPr>
        <w:t xml:space="preserve"> Canada Food </w:t>
      </w:r>
      <w:r w:rsidR="00933D54" w:rsidRPr="009C69AA">
        <w:rPr>
          <w:b w:val="0"/>
          <w:sz w:val="20"/>
        </w:rPr>
        <w:t>Guide. Take</w:t>
      </w:r>
      <w:r w:rsidRPr="009C69AA">
        <w:rPr>
          <w:b w:val="0"/>
          <w:sz w:val="20"/>
        </w:rPr>
        <w:t xml:space="preserve"> a step today... towards eating well. </w:t>
      </w:r>
      <w:r w:rsidRPr="009C69AA">
        <w:rPr>
          <w:b w:val="0"/>
          <w:i/>
          <w:sz w:val="20"/>
        </w:rPr>
        <w:t>Retrieved from:</w:t>
      </w:r>
      <w:r w:rsidRPr="009C69AA">
        <w:rPr>
          <w:i/>
          <w:sz w:val="20"/>
        </w:rPr>
        <w:t xml:space="preserve">  </w:t>
      </w:r>
      <w:hyperlink r:id="rId549" w:history="1">
        <w:r w:rsidRPr="009C69AA">
          <w:rPr>
            <w:rStyle w:val="Hyperlink"/>
            <w:sz w:val="20"/>
          </w:rPr>
          <w:t>http://www.hc-sc.gc.ca/fn-an/food-guide-aliment/maintain-adopt/limit-eng.php</w:t>
        </w:r>
      </w:hyperlink>
    </w:p>
    <w:p w14:paraId="3310CF61" w14:textId="77777777" w:rsidR="008146DF" w:rsidRPr="009C69AA" w:rsidRDefault="008146DF" w:rsidP="008146DF">
      <w:pPr>
        <w:widowControl w:val="0"/>
        <w:rPr>
          <w:rFonts w:ascii="Arial Narrow" w:hAnsi="Arial Narrow"/>
          <w:b/>
        </w:rPr>
      </w:pPr>
    </w:p>
    <w:p w14:paraId="26F0904F" w14:textId="77777777" w:rsidR="008146DF" w:rsidRPr="009C69AA" w:rsidRDefault="008146DF" w:rsidP="008146DF">
      <w:pPr>
        <w:widowControl w:val="0"/>
        <w:rPr>
          <w:rFonts w:ascii="Arial Narrow" w:hAnsi="Arial Narrow"/>
        </w:rPr>
      </w:pPr>
      <w:r w:rsidRPr="009C69AA">
        <w:rPr>
          <w:rFonts w:ascii="Arial Narrow" w:hAnsi="Arial Narrow"/>
        </w:rPr>
        <w:t xml:space="preserve">Williams, Melvin H., </w:t>
      </w:r>
      <w:r w:rsidRPr="009C69AA">
        <w:rPr>
          <w:rFonts w:ascii="Arial Narrow" w:hAnsi="Arial Narrow"/>
          <w:i/>
        </w:rPr>
        <w:t>Lifetime Fitness &amp; Wellness</w:t>
      </w:r>
      <w:r w:rsidRPr="009C69AA">
        <w:rPr>
          <w:rFonts w:ascii="Arial Narrow" w:hAnsi="Arial Narrow"/>
        </w:rPr>
        <w:t>, (1996). Madison, WI: Brown &amp; Benchmark Publishers.</w:t>
      </w:r>
    </w:p>
    <w:p w14:paraId="75DCF8E5" w14:textId="77777777" w:rsidR="008146DF" w:rsidRPr="009C69AA" w:rsidRDefault="008146DF" w:rsidP="008146DF">
      <w:pPr>
        <w:widowControl w:val="0"/>
        <w:rPr>
          <w:rFonts w:ascii="Arial Narrow" w:hAnsi="Arial Narrow"/>
        </w:rPr>
      </w:pPr>
      <w:r w:rsidRPr="009C69AA">
        <w:rPr>
          <w:rFonts w:ascii="Arial Narrow" w:hAnsi="Arial Narrow"/>
        </w:rPr>
        <w:t>Total # of pages: 368</w:t>
      </w:r>
    </w:p>
    <w:p w14:paraId="39454CFF" w14:textId="77777777" w:rsidR="008146DF" w:rsidRPr="009C69AA" w:rsidRDefault="008146DF" w:rsidP="008146DF">
      <w:pPr>
        <w:widowControl w:val="0"/>
        <w:rPr>
          <w:rFonts w:ascii="Arial Narrow" w:hAnsi="Arial Narrow"/>
        </w:rPr>
      </w:pPr>
      <w:r w:rsidRPr="009C69AA">
        <w:rPr>
          <w:rFonts w:ascii="Arial Narrow" w:hAnsi="Arial Narrow"/>
        </w:rPr>
        <w:t>Pages used: p. 275-276, 331-337 (9)</w:t>
      </w:r>
    </w:p>
    <w:p w14:paraId="32A7AA61" w14:textId="77777777" w:rsidR="008146DF" w:rsidRPr="009C69AA" w:rsidRDefault="008146DF" w:rsidP="008146DF">
      <w:pPr>
        <w:widowControl w:val="0"/>
        <w:rPr>
          <w:rFonts w:ascii="Arial Narrow" w:hAnsi="Arial Narrow"/>
        </w:rPr>
      </w:pPr>
      <w:r w:rsidRPr="009C69AA">
        <w:rPr>
          <w:rFonts w:ascii="Arial Narrow" w:hAnsi="Arial Narrow"/>
        </w:rPr>
        <w:t>ISBN: 06971267069780697126702</w:t>
      </w:r>
    </w:p>
    <w:p w14:paraId="6540199C" w14:textId="77777777" w:rsidR="008146DF" w:rsidRPr="009C69AA" w:rsidRDefault="008146DF" w:rsidP="008146DF">
      <w:pPr>
        <w:widowControl w:val="0"/>
        <w:rPr>
          <w:rFonts w:ascii="Arial Narrow" w:hAnsi="Arial Narrow"/>
        </w:rPr>
      </w:pPr>
    </w:p>
    <w:p w14:paraId="672375B9" w14:textId="77777777" w:rsidR="008146DF" w:rsidRPr="009C69AA" w:rsidRDefault="008146DF" w:rsidP="008146DF">
      <w:pPr>
        <w:rPr>
          <w:rFonts w:ascii="Arial Narrow" w:hAnsi="Arial Narrow" w:cs="Arial"/>
        </w:rPr>
      </w:pPr>
      <w:r>
        <w:rPr>
          <w:rFonts w:ascii="Arial Narrow" w:hAnsi="Arial Narrow" w:cs="Arial"/>
        </w:rPr>
        <w:br w:type="page"/>
      </w:r>
      <w:r w:rsidRPr="009C69AA">
        <w:rPr>
          <w:rFonts w:ascii="Arial Narrow" w:hAnsi="Arial Narrow" w:cs="Arial"/>
        </w:rPr>
        <w:lastRenderedPageBreak/>
        <w:t xml:space="preserve">Powers, Scott K., Dodd, Stephen L., Jackson, Erica M. (2011). </w:t>
      </w:r>
      <w:r w:rsidRPr="009C69AA">
        <w:rPr>
          <w:rFonts w:ascii="Arial Narrow" w:hAnsi="Arial Narrow" w:cs="Arial"/>
          <w:i/>
        </w:rPr>
        <w:t xml:space="preserve">Total Fitness and Wellness, Third Edition, Media Update.  </w:t>
      </w:r>
      <w:r w:rsidRPr="009C69AA">
        <w:rPr>
          <w:rFonts w:ascii="Arial Narrow" w:hAnsi="Arial Narrow" w:cs="Arial"/>
        </w:rPr>
        <w:t xml:space="preserve">San Francisco: Pearson Benjamin Cummings. </w:t>
      </w:r>
    </w:p>
    <w:p w14:paraId="5668244E" w14:textId="77777777" w:rsidR="008146DF" w:rsidRPr="009C69AA" w:rsidRDefault="008146DF" w:rsidP="008146DF">
      <w:pPr>
        <w:rPr>
          <w:rFonts w:ascii="Arial Narrow" w:hAnsi="Arial Narrow" w:cs="Arial"/>
        </w:rPr>
      </w:pPr>
      <w:r w:rsidRPr="009C69AA">
        <w:rPr>
          <w:rFonts w:ascii="Arial Narrow" w:hAnsi="Arial Narrow" w:cs="Arial"/>
        </w:rPr>
        <w:t>Total # of pages: 354</w:t>
      </w:r>
    </w:p>
    <w:p w14:paraId="7445A5F7" w14:textId="77777777" w:rsidR="008146DF" w:rsidRPr="009C69AA" w:rsidRDefault="008146DF" w:rsidP="008146DF">
      <w:pPr>
        <w:rPr>
          <w:rFonts w:ascii="Arial Narrow" w:hAnsi="Arial Narrow"/>
        </w:rPr>
      </w:pPr>
      <w:r w:rsidRPr="009C69AA">
        <w:rPr>
          <w:rFonts w:ascii="Arial Narrow" w:hAnsi="Arial Narrow"/>
        </w:rPr>
        <w:t>Pages used: p. 245 (1)</w:t>
      </w:r>
    </w:p>
    <w:p w14:paraId="2EFCE892" w14:textId="77777777" w:rsidR="008146DF" w:rsidRPr="009C69AA" w:rsidRDefault="008146DF" w:rsidP="008146DF">
      <w:pPr>
        <w:rPr>
          <w:rFonts w:ascii="Arial Narrow" w:hAnsi="Arial Narrow"/>
        </w:rPr>
      </w:pPr>
      <w:r w:rsidRPr="009C69AA">
        <w:rPr>
          <w:rFonts w:ascii="Arial Narrow" w:hAnsi="Arial Narrow"/>
        </w:rPr>
        <w:t>ISBN: 0321676238</w:t>
      </w:r>
    </w:p>
    <w:p w14:paraId="3772FBFC" w14:textId="77777777" w:rsidR="008146DF" w:rsidRPr="009C69AA" w:rsidRDefault="008146DF" w:rsidP="008146DF">
      <w:pPr>
        <w:rPr>
          <w:rFonts w:ascii="Arial Narrow" w:hAnsi="Arial Narrow" w:cs="Arial"/>
        </w:rPr>
      </w:pPr>
    </w:p>
    <w:p w14:paraId="5139CF4F" w14:textId="77777777" w:rsidR="008146DF" w:rsidRPr="009C69AA" w:rsidRDefault="008146DF" w:rsidP="008146DF">
      <w:pPr>
        <w:widowControl w:val="0"/>
        <w:rPr>
          <w:rFonts w:ascii="Arial Narrow" w:hAnsi="Arial Narrow"/>
        </w:rPr>
      </w:pPr>
      <w:r w:rsidRPr="009C69AA">
        <w:rPr>
          <w:rFonts w:ascii="Arial Narrow" w:hAnsi="Arial Narrow"/>
        </w:rPr>
        <w:t xml:space="preserve">Hales, Dianne. (1994). </w:t>
      </w:r>
      <w:r w:rsidRPr="009C69AA">
        <w:rPr>
          <w:rFonts w:ascii="Arial Narrow" w:hAnsi="Arial Narrow"/>
          <w:i/>
        </w:rPr>
        <w:t>An Invitation to Health – sixth edition</w:t>
      </w:r>
      <w:r w:rsidRPr="009C69AA">
        <w:rPr>
          <w:rFonts w:ascii="Arial Narrow" w:hAnsi="Arial Narrow"/>
        </w:rPr>
        <w:t>. California: Benjamin / Cummings Publishing Company.</w:t>
      </w:r>
    </w:p>
    <w:p w14:paraId="31D2DE98" w14:textId="77777777" w:rsidR="008146DF" w:rsidRPr="009C69AA" w:rsidRDefault="008146DF" w:rsidP="008146DF">
      <w:pPr>
        <w:widowControl w:val="0"/>
        <w:rPr>
          <w:rFonts w:ascii="Arial Narrow" w:hAnsi="Arial Narrow"/>
        </w:rPr>
      </w:pPr>
      <w:r w:rsidRPr="009C69AA">
        <w:rPr>
          <w:rFonts w:ascii="Arial Narrow" w:hAnsi="Arial Narrow"/>
        </w:rPr>
        <w:t>Total # of pages: 672</w:t>
      </w:r>
    </w:p>
    <w:p w14:paraId="01B23F58" w14:textId="77777777" w:rsidR="008146DF" w:rsidRPr="009C69AA" w:rsidRDefault="008146DF" w:rsidP="008146DF">
      <w:pPr>
        <w:widowControl w:val="0"/>
        <w:rPr>
          <w:rFonts w:ascii="Arial Narrow" w:hAnsi="Arial Narrow"/>
        </w:rPr>
      </w:pPr>
      <w:r w:rsidRPr="009C69AA">
        <w:rPr>
          <w:rFonts w:ascii="Arial Narrow" w:hAnsi="Arial Narrow"/>
        </w:rPr>
        <w:t xml:space="preserve">Pages used: p.50 </w:t>
      </w:r>
      <w:r>
        <w:rPr>
          <w:rFonts w:ascii="Arial Narrow" w:hAnsi="Arial Narrow"/>
        </w:rPr>
        <w:t xml:space="preserve">(1) + reference </w:t>
      </w:r>
    </w:p>
    <w:p w14:paraId="2E34C971" w14:textId="77777777" w:rsidR="008146DF" w:rsidRPr="009C69AA" w:rsidRDefault="008146DF" w:rsidP="008146DF">
      <w:pPr>
        <w:widowControl w:val="0"/>
        <w:rPr>
          <w:rFonts w:ascii="Arial Narrow" w:hAnsi="Arial Narrow"/>
        </w:rPr>
      </w:pPr>
      <w:r w:rsidRPr="009C69AA">
        <w:rPr>
          <w:rFonts w:ascii="Arial Narrow" w:hAnsi="Arial Narrow"/>
        </w:rPr>
        <w:t>ISBN: 0805354808</w:t>
      </w:r>
    </w:p>
    <w:p w14:paraId="3A20CFEA" w14:textId="77777777" w:rsidR="008146DF" w:rsidRPr="009C69AA" w:rsidRDefault="008146DF" w:rsidP="008146DF">
      <w:pPr>
        <w:widowControl w:val="0"/>
        <w:rPr>
          <w:rFonts w:ascii="Arial Narrow" w:hAnsi="Arial Narrow"/>
        </w:rPr>
      </w:pPr>
    </w:p>
    <w:p w14:paraId="17D52904" w14:textId="77777777" w:rsidR="008146DF" w:rsidRDefault="008146DF" w:rsidP="008146DF">
      <w:pPr>
        <w:pStyle w:val="Heading1"/>
        <w:jc w:val="left"/>
        <w:rPr>
          <w:rFonts w:ascii="Arial Narrow" w:hAnsi="Arial Narrow"/>
          <w:sz w:val="20"/>
        </w:rPr>
      </w:pPr>
      <w:r w:rsidRPr="009C69AA">
        <w:rPr>
          <w:rFonts w:ascii="Arial Narrow" w:hAnsi="Arial Narrow" w:cs="Tahoma"/>
          <w:b w:val="0"/>
          <w:sz w:val="20"/>
        </w:rPr>
        <w:t xml:space="preserve">Health Canada. Food and Nutrition. </w:t>
      </w:r>
      <w:r w:rsidRPr="009C69AA">
        <w:rPr>
          <w:rFonts w:ascii="Arial Narrow" w:hAnsi="Arial Narrow"/>
          <w:b w:val="0"/>
          <w:sz w:val="20"/>
        </w:rPr>
        <w:t>CANADA'S FOOD GUIDE TO HEALTHY EATING</w:t>
      </w:r>
      <w:r w:rsidRPr="009C69AA">
        <w:rPr>
          <w:rFonts w:ascii="Arial Narrow" w:hAnsi="Arial Narrow" w:cs="Tahoma"/>
          <w:b w:val="0"/>
          <w:sz w:val="20"/>
        </w:rPr>
        <w:t xml:space="preserve">. </w:t>
      </w:r>
      <w:r w:rsidRPr="009C69AA">
        <w:rPr>
          <w:rFonts w:ascii="Arial Narrow" w:hAnsi="Arial Narrow"/>
          <w:b w:val="0"/>
          <w:i/>
          <w:sz w:val="20"/>
        </w:rPr>
        <w:t>My Food Guide Servings Tracker.</w:t>
      </w:r>
      <w:r w:rsidRPr="009C69AA">
        <w:rPr>
          <w:rFonts w:ascii="Arial Narrow" w:hAnsi="Arial Narrow"/>
          <w:sz w:val="20"/>
        </w:rPr>
        <w:t xml:space="preserve"> </w:t>
      </w:r>
      <w:r w:rsidRPr="009C69AA">
        <w:rPr>
          <w:rFonts w:ascii="Arial Narrow" w:hAnsi="Arial Narrow" w:cs="Tahoma"/>
          <w:b w:val="0"/>
          <w:sz w:val="20"/>
        </w:rPr>
        <w:t>Retrieved from:</w:t>
      </w:r>
      <w:r w:rsidRPr="009C69AA">
        <w:rPr>
          <w:rFonts w:ascii="Arial Narrow" w:hAnsi="Arial Narrow"/>
          <w:sz w:val="20"/>
        </w:rPr>
        <w:t xml:space="preserve"> </w:t>
      </w:r>
    </w:p>
    <w:p w14:paraId="67932C3B" w14:textId="77777777" w:rsidR="008146DF" w:rsidRPr="009C69AA" w:rsidRDefault="00386ED6" w:rsidP="008146DF">
      <w:pPr>
        <w:pStyle w:val="Heading1"/>
        <w:jc w:val="left"/>
        <w:rPr>
          <w:rFonts w:ascii="Arial Narrow" w:hAnsi="Arial Narrow"/>
          <w:sz w:val="20"/>
        </w:rPr>
      </w:pPr>
      <w:hyperlink r:id="rId550" w:history="1">
        <w:r w:rsidR="008146DF" w:rsidRPr="009C69AA">
          <w:rPr>
            <w:rStyle w:val="Hyperlink"/>
            <w:rFonts w:ascii="Arial Narrow" w:hAnsi="Arial Narrow"/>
            <w:sz w:val="20"/>
          </w:rPr>
          <w:t>http://hc-sc.gc.ca/fn-an/food-guide-aliment/track-suivi/index-eng.php</w:t>
        </w:r>
      </w:hyperlink>
    </w:p>
    <w:p w14:paraId="1414D2F7" w14:textId="77777777" w:rsidR="008146DF" w:rsidRPr="009C69AA" w:rsidRDefault="008146DF" w:rsidP="008146DF">
      <w:pPr>
        <w:widowControl w:val="0"/>
        <w:rPr>
          <w:rFonts w:ascii="Arial Narrow" w:hAnsi="Arial Narrow" w:cs="Tahoma"/>
          <w:b/>
        </w:rPr>
      </w:pPr>
    </w:p>
    <w:p w14:paraId="7DEE070C" w14:textId="77777777" w:rsidR="008146DF" w:rsidRDefault="008146DF" w:rsidP="008146DF">
      <w:pPr>
        <w:widowControl w:val="0"/>
        <w:rPr>
          <w:rFonts w:ascii="Arial Narrow" w:hAnsi="Arial Narrow"/>
        </w:rPr>
      </w:pPr>
      <w:r w:rsidRPr="009C69AA">
        <w:rPr>
          <w:rFonts w:ascii="Arial Narrow" w:hAnsi="Arial Narrow" w:cs="Tahoma"/>
        </w:rPr>
        <w:t>He</w:t>
      </w:r>
      <w:r>
        <w:rPr>
          <w:rFonts w:ascii="Arial Narrow" w:hAnsi="Arial Narrow" w:cs="Tahoma"/>
        </w:rPr>
        <w:t xml:space="preserve">alth Canada. </w:t>
      </w:r>
      <w:r w:rsidRPr="009C69AA">
        <w:rPr>
          <w:rFonts w:ascii="Arial Narrow" w:hAnsi="Arial Narrow" w:cs="Tahoma"/>
        </w:rPr>
        <w:t xml:space="preserve"> </w:t>
      </w:r>
      <w:r w:rsidRPr="0003421C">
        <w:rPr>
          <w:rFonts w:ascii="Arial Narrow" w:hAnsi="Arial Narrow" w:cs="Tahoma"/>
          <w:i/>
        </w:rPr>
        <w:t>Body Mass Index Chart</w:t>
      </w:r>
      <w:r w:rsidRPr="009C69AA">
        <w:rPr>
          <w:rFonts w:ascii="Arial Narrow" w:hAnsi="Arial Narrow" w:cs="Tahoma"/>
        </w:rPr>
        <w:t>. Retrieved from:</w:t>
      </w:r>
      <w:r w:rsidRPr="009C69AA">
        <w:rPr>
          <w:rFonts w:ascii="Arial Narrow" w:hAnsi="Arial Narrow"/>
        </w:rPr>
        <w:t xml:space="preserve"> </w:t>
      </w:r>
    </w:p>
    <w:p w14:paraId="2F9155D7" w14:textId="77777777" w:rsidR="008146DF" w:rsidRPr="009C69AA" w:rsidRDefault="00386ED6" w:rsidP="008146DF">
      <w:pPr>
        <w:widowControl w:val="0"/>
        <w:rPr>
          <w:rFonts w:ascii="Arial Narrow" w:hAnsi="Arial Narrow"/>
        </w:rPr>
      </w:pPr>
      <w:hyperlink r:id="rId551" w:history="1">
        <w:r w:rsidR="008146DF" w:rsidRPr="009C69AA">
          <w:rPr>
            <w:rStyle w:val="Hyperlink"/>
            <w:rFonts w:ascii="Arial Narrow" w:hAnsi="Arial Narrow"/>
          </w:rPr>
          <w:t>http://www.hc-sc.gc.ca/fn-an/nutrition/weights-poids/guide-ld-adult/images/bmi_javachart-eng.gif</w:t>
        </w:r>
      </w:hyperlink>
    </w:p>
    <w:p w14:paraId="7596E3F5" w14:textId="77777777" w:rsidR="008146DF" w:rsidRPr="009C69AA" w:rsidRDefault="008146DF" w:rsidP="008146DF">
      <w:pPr>
        <w:tabs>
          <w:tab w:val="left" w:pos="0"/>
        </w:tabs>
        <w:rPr>
          <w:rFonts w:ascii="Arial Narrow" w:hAnsi="Arial Narrow"/>
          <w:b/>
        </w:rPr>
      </w:pPr>
    </w:p>
    <w:p w14:paraId="38B41974" w14:textId="77777777" w:rsidR="008146DF" w:rsidRPr="009C69AA" w:rsidRDefault="008146DF" w:rsidP="008146DF">
      <w:pPr>
        <w:tabs>
          <w:tab w:val="left" w:pos="0"/>
        </w:tabs>
        <w:rPr>
          <w:rFonts w:ascii="Arial Narrow" w:hAnsi="Arial Narrow"/>
        </w:rPr>
      </w:pPr>
      <w:r w:rsidRPr="009C69AA">
        <w:rPr>
          <w:rFonts w:ascii="Arial Narrow" w:hAnsi="Arial Narrow" w:cs="Tahoma"/>
        </w:rPr>
        <w:t xml:space="preserve">Body Mass Index Online Calculator. Retrieved from: </w:t>
      </w:r>
      <w:hyperlink r:id="rId552" w:history="1">
        <w:r w:rsidRPr="009C69AA">
          <w:rPr>
            <w:rStyle w:val="Hyperlink"/>
            <w:rFonts w:ascii="Arial Narrow" w:hAnsi="Arial Narrow"/>
            <w:b/>
          </w:rPr>
          <w:t>http://www.bmi-calculator.net/</w:t>
        </w:r>
      </w:hyperlink>
    </w:p>
    <w:p w14:paraId="70413CE5" w14:textId="77777777" w:rsidR="008146DF" w:rsidRDefault="008146DF" w:rsidP="008146DF">
      <w:pPr>
        <w:tabs>
          <w:tab w:val="left" w:pos="0"/>
        </w:tabs>
        <w:rPr>
          <w:rFonts w:ascii="Arial Narrow" w:hAnsi="Arial Narrow"/>
        </w:rPr>
      </w:pPr>
    </w:p>
    <w:p w14:paraId="11CA2185" w14:textId="77777777" w:rsidR="008146DF" w:rsidRPr="00AD57E5" w:rsidRDefault="008146DF" w:rsidP="008146DF">
      <w:pPr>
        <w:tabs>
          <w:tab w:val="left" w:pos="0"/>
        </w:tabs>
        <w:rPr>
          <w:rFonts w:ascii="Arial Narrow" w:hAnsi="Arial Narrow"/>
        </w:rPr>
      </w:pPr>
      <w:r w:rsidRPr="009C69AA">
        <w:rPr>
          <w:rFonts w:ascii="Arial Narrow" w:hAnsi="Arial Narrow"/>
        </w:rPr>
        <w:t xml:space="preserve">Lawrence, Arthur Golding, Myers, Clayton R., Sinning, Wayne E. </w:t>
      </w:r>
      <w:r>
        <w:rPr>
          <w:rFonts w:ascii="Arial Narrow" w:hAnsi="Arial Narrow"/>
        </w:rPr>
        <w:t xml:space="preserve">(1986) </w:t>
      </w:r>
      <w:r w:rsidRPr="009C69AA">
        <w:rPr>
          <w:rFonts w:ascii="Arial Narrow" w:hAnsi="Arial Narrow"/>
          <w:i/>
        </w:rPr>
        <w:t>Y's way to physical fitness: the complete guide to f</w:t>
      </w:r>
      <w:r>
        <w:rPr>
          <w:rFonts w:ascii="Arial Narrow" w:hAnsi="Arial Narrow"/>
          <w:i/>
        </w:rPr>
        <w:t xml:space="preserve">itness testing and instruction. </w:t>
      </w:r>
      <w:r w:rsidRPr="00AD57E5">
        <w:rPr>
          <w:rFonts w:ascii="Arial Narrow" w:hAnsi="Arial Narrow"/>
        </w:rPr>
        <w:t>Champaign, IL: Published for YMCA of the U</w:t>
      </w:r>
      <w:r>
        <w:rPr>
          <w:rFonts w:ascii="Arial Narrow" w:hAnsi="Arial Narrow"/>
        </w:rPr>
        <w:t>SA by Human Kinetics Publishers.</w:t>
      </w:r>
    </w:p>
    <w:p w14:paraId="12749667" w14:textId="77777777" w:rsidR="008146DF" w:rsidRPr="009C69AA" w:rsidRDefault="008146DF" w:rsidP="008146DF">
      <w:pPr>
        <w:tabs>
          <w:tab w:val="left" w:pos="0"/>
        </w:tabs>
        <w:rPr>
          <w:rFonts w:ascii="Arial Narrow" w:hAnsi="Arial Narrow"/>
        </w:rPr>
      </w:pPr>
      <w:r w:rsidRPr="009C69AA">
        <w:rPr>
          <w:rFonts w:ascii="Arial Narrow" w:hAnsi="Arial Narrow"/>
        </w:rPr>
        <w:t xml:space="preserve">Total Pages: 191  </w:t>
      </w:r>
    </w:p>
    <w:p w14:paraId="1DBAB1E8" w14:textId="77777777" w:rsidR="008146DF" w:rsidRPr="009C69AA" w:rsidRDefault="008146DF" w:rsidP="008146DF">
      <w:pPr>
        <w:widowControl w:val="0"/>
        <w:rPr>
          <w:rFonts w:ascii="Arial Narrow" w:hAnsi="Arial Narrow"/>
        </w:rPr>
      </w:pPr>
      <w:r w:rsidRPr="009C69AA">
        <w:rPr>
          <w:rFonts w:ascii="Arial Narrow" w:hAnsi="Arial Narrow"/>
        </w:rPr>
        <w:t xml:space="preserve"># of Pages Used: </w:t>
      </w:r>
      <w:r>
        <w:rPr>
          <w:rFonts w:ascii="Arial Narrow" w:hAnsi="Arial Narrow"/>
        </w:rPr>
        <w:t>p.114-118 (4)</w:t>
      </w:r>
      <w:r w:rsidRPr="009C69AA">
        <w:rPr>
          <w:rFonts w:ascii="Arial Narrow" w:hAnsi="Arial Narrow"/>
        </w:rPr>
        <w:t xml:space="preserve"> </w:t>
      </w:r>
    </w:p>
    <w:p w14:paraId="1E47C582" w14:textId="77777777" w:rsidR="008146DF" w:rsidRPr="009C69AA" w:rsidRDefault="008146DF" w:rsidP="008146DF">
      <w:pPr>
        <w:widowControl w:val="0"/>
        <w:rPr>
          <w:rFonts w:ascii="Arial Narrow" w:hAnsi="Arial Narrow"/>
        </w:rPr>
      </w:pPr>
      <w:r w:rsidRPr="009C69AA">
        <w:rPr>
          <w:rFonts w:ascii="Arial Narrow" w:hAnsi="Arial Narrow"/>
        </w:rPr>
        <w:t>ISBN: 08732221489780873222143</w:t>
      </w:r>
    </w:p>
    <w:p w14:paraId="4270D6DB" w14:textId="77777777" w:rsidR="008146DF" w:rsidRDefault="008146DF" w:rsidP="008146DF">
      <w:pPr>
        <w:pStyle w:val="Heading1"/>
        <w:rPr>
          <w:rFonts w:ascii="Arial Narrow" w:hAnsi="Arial Narrow"/>
          <w:b w:val="0"/>
          <w:sz w:val="20"/>
        </w:rPr>
      </w:pPr>
    </w:p>
    <w:p w14:paraId="7DEF6619" w14:textId="77777777" w:rsidR="008146DF" w:rsidRPr="00E576EC" w:rsidRDefault="008146DF" w:rsidP="008146DF">
      <w:pPr>
        <w:rPr>
          <w:sz w:val="24"/>
          <w:szCs w:val="24"/>
        </w:rPr>
      </w:pPr>
      <w:r w:rsidRPr="0003421C">
        <w:rPr>
          <w:rFonts w:ascii="Arial Narrow" w:hAnsi="Arial Narrow" w:cs="Tahoma"/>
          <w:b/>
          <w:sz w:val="24"/>
          <w:szCs w:val="24"/>
          <w:lang w:val="fr-CA"/>
        </w:rPr>
        <w:t>É</w:t>
      </w:r>
      <w:r w:rsidRPr="0003421C">
        <w:rPr>
          <w:rFonts w:ascii="Arial Narrow" w:hAnsi="Arial Narrow"/>
          <w:b/>
          <w:sz w:val="24"/>
          <w:szCs w:val="24"/>
          <w:lang w:val="fr-CA"/>
        </w:rPr>
        <w:t xml:space="preserve">cole de dos. </w:t>
      </w:r>
      <w:r w:rsidRPr="00E576EC">
        <w:rPr>
          <w:rFonts w:ascii="Arial Narrow" w:hAnsi="Arial Narrow"/>
          <w:i/>
          <w:sz w:val="24"/>
          <w:szCs w:val="24"/>
          <w:lang w:val="fr-CA"/>
        </w:rPr>
        <w:t>Renforcer les quadriceps.</w:t>
      </w:r>
      <w:r w:rsidRPr="0003421C">
        <w:rPr>
          <w:rFonts w:ascii="Arial Narrow" w:hAnsi="Arial Narrow"/>
          <w:b/>
          <w:sz w:val="24"/>
          <w:szCs w:val="24"/>
          <w:lang w:val="fr-CA"/>
        </w:rPr>
        <w:t xml:space="preserve"> Université de Québec en Abitibi-Témiscamingue. </w:t>
      </w:r>
      <w:r w:rsidRPr="00E576EC">
        <w:rPr>
          <w:rFonts w:ascii="Arial Narrow" w:hAnsi="Arial Narrow"/>
          <w:b/>
          <w:sz w:val="24"/>
          <w:szCs w:val="24"/>
        </w:rPr>
        <w:t>Retrieved from: http://uriic.uqat.ca/chroniquep/03preparationphysique</w:t>
      </w:r>
    </w:p>
    <w:p w14:paraId="642CC56A" w14:textId="77777777" w:rsidR="008146DF" w:rsidRDefault="008146DF" w:rsidP="008146DF">
      <w:pPr>
        <w:pStyle w:val="Heading1"/>
        <w:jc w:val="left"/>
        <w:rPr>
          <w:rFonts w:ascii="Arial Narrow" w:hAnsi="Arial Narrow"/>
          <w:b w:val="0"/>
          <w:sz w:val="20"/>
        </w:rPr>
      </w:pPr>
    </w:p>
    <w:p w14:paraId="249E68EC" w14:textId="77777777" w:rsidR="008146DF" w:rsidRPr="009C69AA" w:rsidRDefault="008146DF" w:rsidP="008146DF">
      <w:pPr>
        <w:pStyle w:val="Heading1"/>
        <w:jc w:val="left"/>
        <w:rPr>
          <w:rFonts w:ascii="Arial Narrow" w:hAnsi="Arial Narrow"/>
          <w:b w:val="0"/>
          <w:sz w:val="20"/>
        </w:rPr>
      </w:pPr>
      <w:r w:rsidRPr="009C69AA">
        <w:rPr>
          <w:rFonts w:ascii="Arial Narrow" w:hAnsi="Arial Narrow"/>
          <w:b w:val="0"/>
          <w:sz w:val="20"/>
        </w:rPr>
        <w:t xml:space="preserve">Richard Chevalier, Richard. </w:t>
      </w:r>
      <w:r w:rsidRPr="00E576EC">
        <w:rPr>
          <w:rFonts w:ascii="Arial Narrow" w:hAnsi="Arial Narrow"/>
          <w:b w:val="0"/>
          <w:sz w:val="20"/>
          <w:lang w:val="fr-CA"/>
        </w:rPr>
        <w:t xml:space="preserve">(2010) </w:t>
      </w:r>
      <w:r w:rsidRPr="00E576EC">
        <w:rPr>
          <w:rFonts w:ascii="Arial Narrow" w:hAnsi="Arial Narrow"/>
          <w:b w:val="0"/>
          <w:i/>
          <w:sz w:val="20"/>
          <w:lang w:val="fr-CA"/>
        </w:rPr>
        <w:t>À vos marques, pre</w:t>
      </w:r>
      <w:r w:rsidRPr="00E576EC">
        <w:rPr>
          <w:rFonts w:ascii="Arial" w:hAnsi="Arial" w:cs="Arial"/>
          <w:b w:val="0"/>
          <w:i/>
          <w:sz w:val="20"/>
          <w:lang w:val="fr-CA"/>
        </w:rPr>
        <w:t>̂</w:t>
      </w:r>
      <w:r w:rsidRPr="00E576EC">
        <w:rPr>
          <w:rFonts w:ascii="Arial Narrow" w:hAnsi="Arial Narrow"/>
          <w:b w:val="0"/>
          <w:i/>
          <w:sz w:val="20"/>
          <w:lang w:val="fr-CA"/>
        </w:rPr>
        <w:t>ts, santé!</w:t>
      </w:r>
      <w:r w:rsidRPr="00E576EC">
        <w:rPr>
          <w:rFonts w:ascii="Arial Narrow" w:hAnsi="Arial Narrow"/>
          <w:b w:val="0"/>
          <w:sz w:val="20"/>
          <w:lang w:val="fr-CA"/>
        </w:rPr>
        <w:t xml:space="preserve">  </w:t>
      </w:r>
      <w:r w:rsidRPr="009C69AA">
        <w:rPr>
          <w:rFonts w:ascii="Arial Narrow" w:hAnsi="Arial Narrow"/>
          <w:b w:val="0"/>
          <w:sz w:val="20"/>
        </w:rPr>
        <w:t>Saint-Laurent, Québec: ERPI</w:t>
      </w:r>
    </w:p>
    <w:p w14:paraId="63C09108" w14:textId="0E8DBF86" w:rsidR="008146DF" w:rsidRPr="009C69AA" w:rsidRDefault="008146DF" w:rsidP="008146DF">
      <w:pPr>
        <w:pStyle w:val="Heading1"/>
        <w:jc w:val="left"/>
        <w:rPr>
          <w:rFonts w:ascii="Arial Narrow" w:hAnsi="Arial Narrow"/>
          <w:b w:val="0"/>
          <w:sz w:val="20"/>
        </w:rPr>
      </w:pPr>
      <w:r w:rsidRPr="009C69AA">
        <w:rPr>
          <w:rFonts w:ascii="Arial Narrow" w:hAnsi="Arial Narrow"/>
          <w:b w:val="0"/>
          <w:sz w:val="20"/>
        </w:rPr>
        <w:t>Total # of Pages:</w:t>
      </w:r>
      <w:r>
        <w:rPr>
          <w:rFonts w:ascii="Arial Narrow" w:hAnsi="Arial Narrow"/>
          <w:b w:val="0"/>
          <w:sz w:val="20"/>
        </w:rPr>
        <w:t xml:space="preserve"> </w:t>
      </w:r>
      <w:r w:rsidRPr="006B59FD">
        <w:rPr>
          <w:rFonts w:ascii="Arial Narrow" w:hAnsi="Arial Narrow"/>
          <w:b w:val="0"/>
        </w:rPr>
        <w:t>(pag. multiple)</w:t>
      </w:r>
      <w:r w:rsidR="00933D54">
        <w:rPr>
          <w:rFonts w:ascii="Arial Narrow" w:hAnsi="Arial Narrow"/>
          <w:b w:val="0"/>
        </w:rPr>
        <w:t xml:space="preserve"> </w:t>
      </w:r>
      <w:r w:rsidRPr="009C69AA">
        <w:rPr>
          <w:rFonts w:ascii="Arial Narrow" w:hAnsi="Arial Narrow"/>
          <w:b w:val="0"/>
          <w:sz w:val="20"/>
        </w:rPr>
        <w:t># of pages used: 1</w:t>
      </w:r>
      <w:r w:rsidR="00933D54">
        <w:rPr>
          <w:rFonts w:ascii="Arial Narrow" w:hAnsi="Arial Narrow"/>
          <w:b w:val="0"/>
          <w:sz w:val="20"/>
        </w:rPr>
        <w:t xml:space="preserve"> - </w:t>
      </w:r>
      <w:r w:rsidRPr="009C69AA">
        <w:rPr>
          <w:rFonts w:ascii="Arial Narrow" w:hAnsi="Arial Narrow"/>
          <w:b w:val="0"/>
          <w:sz w:val="20"/>
        </w:rPr>
        <w:t>ISBN: 9782761327138 2761327136</w:t>
      </w:r>
    </w:p>
    <w:p w14:paraId="6D88BB17" w14:textId="77777777" w:rsidR="008146DF" w:rsidRPr="009C69AA" w:rsidRDefault="008146DF" w:rsidP="008146DF">
      <w:pPr>
        <w:widowControl w:val="0"/>
        <w:rPr>
          <w:rFonts w:ascii="Arial Narrow" w:hAnsi="Arial Narrow"/>
          <w:b/>
        </w:rPr>
      </w:pPr>
    </w:p>
    <w:p w14:paraId="317E63BB" w14:textId="77777777" w:rsidR="008146DF" w:rsidRDefault="008146DF" w:rsidP="008146DF">
      <w:pPr>
        <w:widowControl w:val="0"/>
        <w:rPr>
          <w:rFonts w:ascii="Arial Narrow" w:hAnsi="Arial Narrow"/>
        </w:rPr>
      </w:pPr>
      <w:r w:rsidRPr="009C69AA">
        <w:rPr>
          <w:rFonts w:ascii="Arial Narrow" w:hAnsi="Arial Narrow"/>
        </w:rPr>
        <w:t>Davies, Phil. Total Soccer Fitness - The Complete Guide to Soccer Fitness – ebook (purchased in 2012)</w:t>
      </w:r>
    </w:p>
    <w:p w14:paraId="58C4D8DF" w14:textId="77777777" w:rsidR="008146DF" w:rsidRDefault="008146DF" w:rsidP="008146DF">
      <w:pPr>
        <w:jc w:val="center"/>
        <w:rPr>
          <w:rFonts w:ascii="Arial Narrow" w:hAnsi="Arial Narrow"/>
          <w:sz w:val="16"/>
          <w:szCs w:val="16"/>
        </w:rPr>
      </w:pPr>
    </w:p>
    <w:p w14:paraId="12C0B7FC" w14:textId="77777777" w:rsidR="008146DF" w:rsidRPr="0003421C" w:rsidRDefault="008146DF" w:rsidP="008146DF">
      <w:pPr>
        <w:rPr>
          <w:rFonts w:ascii="Arial Narrow" w:hAnsi="Arial Narrow"/>
        </w:rPr>
      </w:pPr>
      <w:r w:rsidRPr="0003421C">
        <w:rPr>
          <w:rFonts w:ascii="Arial Narrow" w:hAnsi="Arial Narrow"/>
        </w:rPr>
        <w:t xml:space="preserve">Cardiovascular Endurance. 12-minute Copper Test Norms (1986) Retrieved from:  </w:t>
      </w:r>
      <w:hyperlink r:id="rId553" w:history="1">
        <w:r w:rsidRPr="0003421C">
          <w:rPr>
            <w:rStyle w:val="Hyperlink"/>
            <w:rFonts w:ascii="Arial Narrow" w:hAnsi="Arial Narrow"/>
          </w:rPr>
          <w:t>http://en.wikipedia.org/wiki/Cooper_test</w:t>
        </w:r>
      </w:hyperlink>
      <w:r w:rsidRPr="0003421C">
        <w:rPr>
          <w:rFonts w:ascii="Arial Narrow" w:hAnsi="Arial Narrow"/>
        </w:rPr>
        <w:t xml:space="preserve"> </w:t>
      </w:r>
    </w:p>
    <w:p w14:paraId="065EF147" w14:textId="77777777" w:rsidR="008146DF" w:rsidRPr="009C69AA" w:rsidRDefault="008146DF" w:rsidP="008146DF">
      <w:pPr>
        <w:widowControl w:val="0"/>
        <w:rPr>
          <w:rFonts w:ascii="Arial Narrow" w:hAnsi="Arial Narrow"/>
        </w:rPr>
      </w:pPr>
    </w:p>
    <w:p w14:paraId="035AE326" w14:textId="77777777" w:rsidR="008146DF" w:rsidRPr="009C69AA" w:rsidRDefault="008146DF" w:rsidP="008146DF">
      <w:pPr>
        <w:widowControl w:val="0"/>
        <w:tabs>
          <w:tab w:val="left" w:pos="-1440"/>
        </w:tabs>
        <w:ind w:left="720" w:hanging="720"/>
        <w:rPr>
          <w:rFonts w:ascii="Arial Narrow" w:hAnsi="Arial Narrow"/>
        </w:rPr>
      </w:pPr>
    </w:p>
    <w:p w14:paraId="50C8DEAD" w14:textId="77777777" w:rsidR="008146DF" w:rsidRPr="009C69AA" w:rsidRDefault="008146DF" w:rsidP="008146DF">
      <w:pPr>
        <w:widowControl w:val="0"/>
        <w:tabs>
          <w:tab w:val="left" w:pos="-1440"/>
        </w:tabs>
        <w:ind w:left="720" w:hanging="720"/>
        <w:rPr>
          <w:rFonts w:ascii="Arial Narrow" w:hAnsi="Arial Narrow"/>
        </w:rPr>
      </w:pPr>
      <w:r w:rsidRPr="009C69AA">
        <w:rPr>
          <w:rFonts w:ascii="Arial Narrow" w:hAnsi="Arial Narrow"/>
        </w:rPr>
        <w:t>American College of Sports Medicine (ACSM). (1986). Guidelines for Exercise Testing and Prescription - 3rd Edition. Lea and Febiger.</w:t>
      </w:r>
    </w:p>
    <w:p w14:paraId="451383B1" w14:textId="77777777" w:rsidR="008146DF" w:rsidRPr="009C69AA" w:rsidRDefault="008146DF" w:rsidP="008146DF">
      <w:pPr>
        <w:widowControl w:val="0"/>
        <w:rPr>
          <w:rFonts w:ascii="Arial Narrow" w:hAnsi="Arial Narrow"/>
        </w:rPr>
      </w:pPr>
    </w:p>
    <w:p w14:paraId="18AFE5E9" w14:textId="77777777" w:rsidR="008146DF" w:rsidRPr="009C69AA" w:rsidRDefault="008146DF" w:rsidP="008146DF">
      <w:pPr>
        <w:widowControl w:val="0"/>
        <w:tabs>
          <w:tab w:val="left" w:pos="-1440"/>
        </w:tabs>
        <w:jc w:val="both"/>
        <w:rPr>
          <w:rFonts w:ascii="Arial Narrow" w:hAnsi="Arial Narrow"/>
        </w:rPr>
      </w:pPr>
      <w:r w:rsidRPr="009C69AA">
        <w:rPr>
          <w:rFonts w:ascii="Arial Narrow" w:hAnsi="Arial Narrow"/>
        </w:rPr>
        <w:t xml:space="preserve">Fleck, Steven J., PhD., Kraemer, William J., PhD. (1996). </w:t>
      </w:r>
      <w:r w:rsidRPr="009C69AA">
        <w:rPr>
          <w:rFonts w:ascii="Arial Narrow" w:hAnsi="Arial Narrow"/>
          <w:i/>
        </w:rPr>
        <w:t>Periodization Breakthrough</w:t>
      </w:r>
      <w:r w:rsidRPr="009C69AA">
        <w:rPr>
          <w:rFonts w:ascii="Arial Narrow" w:hAnsi="Arial Narrow"/>
        </w:rPr>
        <w:t>. Ronkonkoma, NY: Advanced Research Press, Inc.</w:t>
      </w:r>
    </w:p>
    <w:p w14:paraId="2F13CF7F" w14:textId="77777777" w:rsidR="008146DF" w:rsidRPr="009C69AA" w:rsidRDefault="008146DF" w:rsidP="008146DF">
      <w:pPr>
        <w:widowControl w:val="0"/>
        <w:tabs>
          <w:tab w:val="left" w:pos="-1440"/>
        </w:tabs>
        <w:jc w:val="both"/>
        <w:rPr>
          <w:rFonts w:ascii="Arial Narrow" w:hAnsi="Arial Narrow"/>
        </w:rPr>
      </w:pPr>
      <w:r w:rsidRPr="009C69AA">
        <w:rPr>
          <w:rFonts w:ascii="Arial Narrow" w:hAnsi="Arial Narrow"/>
        </w:rPr>
        <w:t>Total Pages: 181</w:t>
      </w:r>
    </w:p>
    <w:p w14:paraId="260C094A" w14:textId="77777777" w:rsidR="008146DF" w:rsidRDefault="008146DF" w:rsidP="008146DF">
      <w:pPr>
        <w:widowControl w:val="0"/>
        <w:tabs>
          <w:tab w:val="left" w:pos="-1440"/>
        </w:tabs>
        <w:jc w:val="both"/>
        <w:rPr>
          <w:rFonts w:ascii="Arial Narrow" w:hAnsi="Arial Narrow"/>
        </w:rPr>
      </w:pPr>
      <w:r w:rsidRPr="009C69AA">
        <w:rPr>
          <w:rFonts w:ascii="Arial Narrow" w:hAnsi="Arial Narrow"/>
        </w:rPr>
        <w:t xml:space="preserve"># of Pages used: </w:t>
      </w:r>
      <w:r>
        <w:rPr>
          <w:rFonts w:ascii="Arial Narrow" w:hAnsi="Arial Narrow"/>
        </w:rPr>
        <w:t>reference</w:t>
      </w:r>
    </w:p>
    <w:p w14:paraId="36CD20AB" w14:textId="77777777" w:rsidR="008146DF" w:rsidRPr="009C69AA" w:rsidRDefault="008146DF" w:rsidP="008146DF">
      <w:pPr>
        <w:widowControl w:val="0"/>
        <w:tabs>
          <w:tab w:val="left" w:pos="-1440"/>
        </w:tabs>
        <w:jc w:val="both"/>
        <w:rPr>
          <w:rFonts w:ascii="Arial Narrow" w:hAnsi="Arial Narrow"/>
        </w:rPr>
      </w:pPr>
      <w:r w:rsidRPr="009C69AA">
        <w:rPr>
          <w:rFonts w:ascii="Arial Narrow" w:hAnsi="Arial Narrow"/>
        </w:rPr>
        <w:t>ISBN: 1889462004 9781889462004</w:t>
      </w:r>
    </w:p>
    <w:p w14:paraId="766B1037" w14:textId="77777777" w:rsidR="008146DF" w:rsidRPr="009C69AA" w:rsidRDefault="008146DF" w:rsidP="008146DF">
      <w:pPr>
        <w:widowControl w:val="0"/>
        <w:tabs>
          <w:tab w:val="left" w:pos="-1440"/>
        </w:tabs>
        <w:ind w:left="720" w:hanging="720"/>
        <w:rPr>
          <w:rFonts w:ascii="Arial Narrow" w:hAnsi="Arial Narrow"/>
        </w:rPr>
      </w:pPr>
    </w:p>
    <w:p w14:paraId="045A14DB" w14:textId="77777777" w:rsidR="008146DF" w:rsidRPr="009C69AA" w:rsidRDefault="008146DF" w:rsidP="008146DF">
      <w:pPr>
        <w:widowControl w:val="0"/>
        <w:tabs>
          <w:tab w:val="left" w:pos="-1440"/>
        </w:tabs>
        <w:rPr>
          <w:rFonts w:ascii="Arial Narrow" w:hAnsi="Arial Narrow"/>
        </w:rPr>
      </w:pPr>
      <w:r w:rsidRPr="009C69AA">
        <w:rPr>
          <w:rFonts w:ascii="Arial Narrow" w:hAnsi="Arial Narrow"/>
        </w:rPr>
        <w:t xml:space="preserve">McArdle, William D., Frank I Katch and Victor L. Katch. (2007). </w:t>
      </w:r>
      <w:r w:rsidRPr="009C69AA">
        <w:rPr>
          <w:rFonts w:ascii="Arial Narrow" w:hAnsi="Arial Narrow"/>
          <w:i/>
        </w:rPr>
        <w:t>Exercise Physiology, Energy,</w:t>
      </w:r>
      <w:r w:rsidRPr="009C69AA">
        <w:rPr>
          <w:rFonts w:ascii="Arial Narrow" w:hAnsi="Arial Narrow"/>
        </w:rPr>
        <w:t xml:space="preserve"> </w:t>
      </w:r>
      <w:r w:rsidRPr="009C69AA">
        <w:rPr>
          <w:rFonts w:ascii="Arial Narrow" w:hAnsi="Arial Narrow"/>
          <w:i/>
        </w:rPr>
        <w:t>Nutrition and Human Performance – 6</w:t>
      </w:r>
      <w:r w:rsidRPr="009C69AA">
        <w:rPr>
          <w:rFonts w:ascii="Arial Narrow" w:hAnsi="Arial Narrow"/>
          <w:i/>
          <w:vertAlign w:val="superscript"/>
        </w:rPr>
        <w:t>th</w:t>
      </w:r>
      <w:r w:rsidRPr="009C69AA">
        <w:rPr>
          <w:rFonts w:ascii="Arial Narrow" w:hAnsi="Arial Narrow"/>
          <w:i/>
        </w:rPr>
        <w:t xml:space="preserve"> Edition</w:t>
      </w:r>
      <w:r w:rsidRPr="009C69AA">
        <w:rPr>
          <w:rFonts w:ascii="Arial Narrow" w:hAnsi="Arial Narrow"/>
        </w:rPr>
        <w:t>. Philadelphia: Lippincott Williams &amp; Wilkins.</w:t>
      </w:r>
    </w:p>
    <w:p w14:paraId="0EDEC73D" w14:textId="77777777" w:rsidR="008146DF" w:rsidRDefault="008146DF" w:rsidP="008146DF">
      <w:pPr>
        <w:widowControl w:val="0"/>
        <w:tabs>
          <w:tab w:val="left" w:pos="-1440"/>
        </w:tabs>
        <w:rPr>
          <w:rFonts w:ascii="Arial Narrow" w:hAnsi="Arial Narrow"/>
        </w:rPr>
      </w:pPr>
      <w:r w:rsidRPr="009C69AA">
        <w:rPr>
          <w:rFonts w:ascii="Arial Narrow" w:hAnsi="Arial Narrow"/>
        </w:rPr>
        <w:t>Total Pages:1068</w:t>
      </w:r>
    </w:p>
    <w:p w14:paraId="138E330C" w14:textId="77777777" w:rsidR="008146DF" w:rsidRPr="009C69AA" w:rsidRDefault="008146DF" w:rsidP="008146DF">
      <w:pPr>
        <w:widowControl w:val="0"/>
        <w:tabs>
          <w:tab w:val="left" w:pos="-1440"/>
        </w:tabs>
        <w:jc w:val="both"/>
        <w:rPr>
          <w:rFonts w:ascii="Arial Narrow" w:hAnsi="Arial Narrow"/>
        </w:rPr>
      </w:pPr>
      <w:r w:rsidRPr="009C69AA">
        <w:rPr>
          <w:rFonts w:ascii="Arial Narrow" w:hAnsi="Arial Narrow"/>
        </w:rPr>
        <w:t xml:space="preserve"># of Pages used: </w:t>
      </w:r>
      <w:r>
        <w:rPr>
          <w:rFonts w:ascii="Arial Narrow" w:hAnsi="Arial Narrow"/>
        </w:rPr>
        <w:t>reference</w:t>
      </w:r>
    </w:p>
    <w:p w14:paraId="51491C90" w14:textId="77777777" w:rsidR="008146DF" w:rsidRDefault="008146DF" w:rsidP="008146DF">
      <w:pPr>
        <w:widowControl w:val="0"/>
        <w:tabs>
          <w:tab w:val="left" w:pos="-1440"/>
        </w:tabs>
        <w:rPr>
          <w:rFonts w:ascii="Arial Narrow" w:hAnsi="Arial Narrow"/>
        </w:rPr>
      </w:pPr>
      <w:r w:rsidRPr="009C69AA">
        <w:rPr>
          <w:rFonts w:ascii="Arial Narrow" w:hAnsi="Arial Narrow"/>
        </w:rPr>
        <w:t>ISBN: 9780781749909 0781749905</w:t>
      </w:r>
    </w:p>
    <w:p w14:paraId="7CD9ABE8" w14:textId="77777777" w:rsidR="008146DF" w:rsidRDefault="008146DF" w:rsidP="008146DF">
      <w:pPr>
        <w:widowControl w:val="0"/>
        <w:tabs>
          <w:tab w:val="left" w:pos="-1440"/>
        </w:tabs>
        <w:rPr>
          <w:rFonts w:ascii="Arial Narrow" w:hAnsi="Arial Narrow"/>
        </w:rPr>
      </w:pPr>
    </w:p>
    <w:p w14:paraId="45A4DD31" w14:textId="77777777" w:rsidR="008146DF" w:rsidRDefault="008146DF" w:rsidP="008146DF">
      <w:pPr>
        <w:widowControl w:val="0"/>
        <w:tabs>
          <w:tab w:val="left" w:pos="-1440"/>
        </w:tabs>
        <w:rPr>
          <w:rFonts w:ascii="Arial Narrow" w:hAnsi="Arial Narrow"/>
        </w:rPr>
      </w:pPr>
    </w:p>
    <w:p w14:paraId="60C668A8" w14:textId="77777777" w:rsidR="008146DF" w:rsidRDefault="008146DF" w:rsidP="008146DF">
      <w:pPr>
        <w:widowControl w:val="0"/>
        <w:tabs>
          <w:tab w:val="left" w:pos="-1440"/>
        </w:tabs>
        <w:rPr>
          <w:rFonts w:ascii="Arial Narrow" w:hAnsi="Arial Narrow"/>
        </w:rPr>
      </w:pPr>
    </w:p>
    <w:p w14:paraId="36A9D64A" w14:textId="37C7C944" w:rsidR="006D73B5" w:rsidRDefault="008146DF" w:rsidP="008146DF">
      <w:pPr>
        <w:widowControl w:val="0"/>
        <w:tabs>
          <w:tab w:val="left" w:pos="-1440"/>
        </w:tabs>
        <w:jc w:val="center"/>
        <w:rPr>
          <w:rFonts w:ascii="Tahoma" w:hAnsi="Tahoma" w:cs="Tahoma"/>
          <w:b/>
          <w:sz w:val="32"/>
          <w:szCs w:val="32"/>
        </w:rPr>
      </w:pPr>
      <w:r w:rsidRPr="009869F6">
        <w:rPr>
          <w:rFonts w:ascii="Tahoma" w:hAnsi="Tahoma" w:cs="Tahoma"/>
          <w:b/>
          <w:sz w:val="32"/>
          <w:szCs w:val="32"/>
        </w:rPr>
        <w:t>Happy Fitness to You :)</w:t>
      </w:r>
    </w:p>
    <w:p w14:paraId="068109C7" w14:textId="77777777" w:rsidR="006D73B5" w:rsidRDefault="006D73B5">
      <w:pPr>
        <w:spacing w:after="160" w:line="259" w:lineRule="auto"/>
        <w:rPr>
          <w:rFonts w:ascii="Tahoma" w:hAnsi="Tahoma" w:cs="Tahoma"/>
          <w:b/>
          <w:sz w:val="32"/>
          <w:szCs w:val="32"/>
        </w:rPr>
      </w:pPr>
      <w:r>
        <w:rPr>
          <w:rFonts w:ascii="Tahoma" w:hAnsi="Tahoma" w:cs="Tahoma"/>
          <w:b/>
          <w:sz w:val="32"/>
          <w:szCs w:val="32"/>
        </w:rPr>
        <w:br w:type="page"/>
      </w:r>
    </w:p>
    <w:p w14:paraId="4D6C8207" w14:textId="77777777" w:rsidR="008146DF" w:rsidRDefault="008146DF" w:rsidP="008146DF">
      <w:pPr>
        <w:rPr>
          <w:rFonts w:ascii="Arial" w:hAnsi="Arial" w:cs="Arial"/>
          <w:bCs/>
        </w:rPr>
        <w:sectPr w:rsidR="008146DF" w:rsidSect="000046B0">
          <w:pgSz w:w="12240" w:h="15840" w:code="1"/>
          <w:pgMar w:top="454" w:right="720" w:bottom="454" w:left="720" w:header="720" w:footer="720" w:gutter="0"/>
          <w:cols w:space="720"/>
          <w:docGrid w:linePitch="326"/>
        </w:sectPr>
      </w:pPr>
    </w:p>
    <w:p w14:paraId="613E5A7D" w14:textId="77777777" w:rsidR="008146DF" w:rsidRDefault="008146DF" w:rsidP="006D73B5">
      <w:pPr>
        <w:jc w:val="center"/>
      </w:pPr>
    </w:p>
    <w:sectPr w:rsidR="008146DF" w:rsidSect="006D73B5">
      <w:footerReference w:type="even" r:id="rId554"/>
      <w:footerReference w:type="default" r:id="rId555"/>
      <w:pgSz w:w="15840" w:h="12240" w:orient="landscape" w:code="1"/>
      <w:pgMar w:top="720" w:right="1152" w:bottom="72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036757" w14:textId="77777777" w:rsidR="00386ED6" w:rsidRDefault="00386ED6">
      <w:r>
        <w:separator/>
      </w:r>
    </w:p>
  </w:endnote>
  <w:endnote w:type="continuationSeparator" w:id="0">
    <w:p w14:paraId="4441F05B" w14:textId="77777777" w:rsidR="00386ED6" w:rsidRDefault="00386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Source Sans Pro">
    <w:altName w:val="Source Sans Pro"/>
    <w:charset w:val="00"/>
    <w:family w:val="swiss"/>
    <w:pitch w:val="variable"/>
    <w:sig w:usb0="600002F7" w:usb1="02000001" w:usb2="00000000" w:usb3="00000000" w:csb0="0000019F" w:csb1="00000000"/>
  </w:font>
  <w:font w:name="Kino MT">
    <w:altName w:val="Calibri"/>
    <w:charset w:val="00"/>
    <w:family w:val="decorative"/>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Monotype Sorts">
    <w:altName w:val="Symbol"/>
    <w:charset w:val="02"/>
    <w:family w:val="auto"/>
    <w:pitch w:val="variable"/>
    <w:sig w:usb0="00000000" w:usb1="10000000" w:usb2="00000000" w:usb3="00000000" w:csb0="80000000" w:csb1="00000000"/>
  </w:font>
  <w:font w:name="Antique Oakland">
    <w:altName w:val="Calibri"/>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rial Unicode MS">
    <w:panose1 w:val="020B0604020202020204"/>
    <w:charset w:val="80"/>
    <w:family w:val="swiss"/>
    <w:pitch w:val="variable"/>
    <w:sig w:usb0="00000000"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Roboto">
    <w:altName w:val="Arial"/>
    <w:charset w:val="00"/>
    <w:family w:val="auto"/>
    <w:pitch w:val="variable"/>
    <w:sig w:usb0="E00002FF" w:usb1="5000205B" w:usb2="0000002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Bold">
    <w:altName w:val="Cambria"/>
    <w:panose1 w:val="00000000000000000000"/>
    <w:charset w:val="00"/>
    <w:family w:val="auto"/>
    <w:notTrueType/>
    <w:pitch w:val="default"/>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Arial-ItalicMT">
    <w:altName w:val="Arial"/>
    <w:panose1 w:val="00000000000000000000"/>
    <w:charset w:val="00"/>
    <w:family w:val="swiss"/>
    <w:notTrueType/>
    <w:pitch w:val="default"/>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008073" w14:textId="77777777" w:rsidR="00386ED6" w:rsidRDefault="00386ED6">
    <w:pPr>
      <w:pStyle w:val="Footer"/>
      <w:jc w:val="center"/>
    </w:pPr>
    <w:r>
      <w:fldChar w:fldCharType="begin"/>
    </w:r>
    <w:r>
      <w:instrText xml:space="preserve"> PAGE   \* MERGEFORMAT </w:instrText>
    </w:r>
    <w:r>
      <w:fldChar w:fldCharType="separate"/>
    </w:r>
    <w:r>
      <w:rPr>
        <w:noProof/>
      </w:rPr>
      <w:t>8</w:t>
    </w:r>
    <w:r>
      <w:rPr>
        <w:noProof/>
      </w:rPr>
      <w:fldChar w:fldCharType="end"/>
    </w:r>
  </w:p>
  <w:p w14:paraId="4D4C9790" w14:textId="77777777" w:rsidR="00386ED6" w:rsidRDefault="00386E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746D15" w14:textId="77777777" w:rsidR="00386ED6" w:rsidRDefault="00386ED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112</w:t>
    </w:r>
    <w:r>
      <w:rPr>
        <w:rStyle w:val="PageNumber"/>
      </w:rPr>
      <w:fldChar w:fldCharType="end"/>
    </w:r>
  </w:p>
  <w:p w14:paraId="3C89BCF5" w14:textId="77777777" w:rsidR="00386ED6" w:rsidRDefault="00386E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EF0B96" w14:textId="77777777" w:rsidR="00386ED6" w:rsidRDefault="00386ED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70</w:t>
    </w:r>
    <w:r>
      <w:rPr>
        <w:rStyle w:val="PageNumber"/>
      </w:rPr>
      <w:fldChar w:fldCharType="end"/>
    </w:r>
  </w:p>
  <w:p w14:paraId="719C5C78" w14:textId="77777777" w:rsidR="00386ED6" w:rsidRDefault="00386ED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113246" w14:textId="77777777" w:rsidR="00386ED6" w:rsidRDefault="00386ED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CC27CFF" w14:textId="77777777" w:rsidR="00386ED6" w:rsidRDefault="00386ED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C9695C" w14:textId="77777777" w:rsidR="00386ED6" w:rsidRDefault="00386ED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95</w:t>
    </w:r>
    <w:r>
      <w:rPr>
        <w:rStyle w:val="PageNumber"/>
      </w:rPr>
      <w:fldChar w:fldCharType="end"/>
    </w:r>
  </w:p>
  <w:p w14:paraId="76DBAE55" w14:textId="77777777" w:rsidR="00386ED6" w:rsidRDefault="00386ED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F8A8A9" w14:textId="77777777" w:rsidR="00386ED6" w:rsidRDefault="00386ED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76B48A3" w14:textId="77777777" w:rsidR="00386ED6" w:rsidRDefault="00386ED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5867B" w14:textId="77777777" w:rsidR="00386ED6" w:rsidRDefault="00386ED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133</w:t>
    </w:r>
    <w:r>
      <w:rPr>
        <w:rStyle w:val="PageNumber"/>
      </w:rPr>
      <w:fldChar w:fldCharType="end"/>
    </w:r>
  </w:p>
  <w:p w14:paraId="5014FDF1" w14:textId="77777777" w:rsidR="00386ED6" w:rsidRDefault="00386E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4DD719" w14:textId="77777777" w:rsidR="00386ED6" w:rsidRDefault="00386ED6">
      <w:r>
        <w:separator/>
      </w:r>
    </w:p>
  </w:footnote>
  <w:footnote w:type="continuationSeparator" w:id="0">
    <w:p w14:paraId="40F64704" w14:textId="77777777" w:rsidR="00386ED6" w:rsidRDefault="00386E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82514C"/>
    <w:multiLevelType w:val="singleLevel"/>
    <w:tmpl w:val="0409000F"/>
    <w:lvl w:ilvl="0">
      <w:start w:val="1"/>
      <w:numFmt w:val="decimal"/>
      <w:lvlText w:val="%1."/>
      <w:legacy w:legacy="1" w:legacySpace="0" w:legacyIndent="360"/>
      <w:lvlJc w:val="left"/>
      <w:pPr>
        <w:ind w:left="360" w:hanging="360"/>
      </w:pPr>
    </w:lvl>
  </w:abstractNum>
  <w:abstractNum w:abstractNumId="2" w15:restartNumberingAfterBreak="0">
    <w:nsid w:val="03592611"/>
    <w:multiLevelType w:val="hybridMultilevel"/>
    <w:tmpl w:val="267243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4084C9A"/>
    <w:multiLevelType w:val="hybridMultilevel"/>
    <w:tmpl w:val="099269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5D5648F"/>
    <w:multiLevelType w:val="hybridMultilevel"/>
    <w:tmpl w:val="0F9AC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180DBA"/>
    <w:multiLevelType w:val="hybridMultilevel"/>
    <w:tmpl w:val="A0124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650BA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98B4A00"/>
    <w:multiLevelType w:val="hybridMultilevel"/>
    <w:tmpl w:val="62AAA766"/>
    <w:lvl w:ilvl="0" w:tplc="B51A24B8">
      <w:start w:val="1"/>
      <w:numFmt w:val="bullet"/>
      <w:lvlText w:val=""/>
      <w:lvlJc w:val="left"/>
      <w:pPr>
        <w:tabs>
          <w:tab w:val="num" w:pos="720"/>
        </w:tabs>
        <w:ind w:left="720" w:hanging="360"/>
      </w:pPr>
      <w:rPr>
        <w:rFonts w:ascii="Symbol" w:hAnsi="Symbol" w:hint="default"/>
        <w:color w:val="auto"/>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BF60F50"/>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9" w15:restartNumberingAfterBreak="0">
    <w:nsid w:val="0CD90E04"/>
    <w:multiLevelType w:val="singleLevel"/>
    <w:tmpl w:val="0409000F"/>
    <w:lvl w:ilvl="0">
      <w:start w:val="1"/>
      <w:numFmt w:val="decimal"/>
      <w:lvlText w:val="%1."/>
      <w:legacy w:legacy="1" w:legacySpace="0" w:legacyIndent="360"/>
      <w:lvlJc w:val="left"/>
      <w:pPr>
        <w:ind w:left="360" w:hanging="360"/>
      </w:pPr>
    </w:lvl>
  </w:abstractNum>
  <w:abstractNum w:abstractNumId="10" w15:restartNumberingAfterBreak="0">
    <w:nsid w:val="0D471055"/>
    <w:multiLevelType w:val="hybridMultilevel"/>
    <w:tmpl w:val="9300E6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01771D0"/>
    <w:multiLevelType w:val="hybridMultilevel"/>
    <w:tmpl w:val="F57C5C34"/>
    <w:lvl w:ilvl="0" w:tplc="10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2" w15:restartNumberingAfterBreak="0">
    <w:nsid w:val="11633B84"/>
    <w:multiLevelType w:val="hybridMultilevel"/>
    <w:tmpl w:val="551ED9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1C0287C"/>
    <w:multiLevelType w:val="hybridMultilevel"/>
    <w:tmpl w:val="6F50E1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2F2141C"/>
    <w:multiLevelType w:val="hybridMultilevel"/>
    <w:tmpl w:val="7616AB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1890116D"/>
    <w:multiLevelType w:val="hybridMultilevel"/>
    <w:tmpl w:val="546ABB10"/>
    <w:lvl w:ilvl="0" w:tplc="FFFFFFFF">
      <w:start w:val="1"/>
      <w:numFmt w:val="bullet"/>
      <w:lvlText w:val=""/>
      <w:legacy w:legacy="1" w:legacySpace="0" w:legacyIndent="360"/>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A03A59"/>
    <w:multiLevelType w:val="hybridMultilevel"/>
    <w:tmpl w:val="4490DC8A"/>
    <w:lvl w:ilvl="0" w:tplc="4CB4E9E2">
      <w:start w:val="1"/>
      <w:numFmt w:val="bullet"/>
      <w:lvlText w:val="•"/>
      <w:lvlJc w:val="left"/>
      <w:pPr>
        <w:tabs>
          <w:tab w:val="num" w:pos="720"/>
        </w:tabs>
        <w:ind w:left="720" w:hanging="360"/>
      </w:pPr>
      <w:rPr>
        <w:rFonts w:ascii="Arial" w:hAnsi="Arial" w:hint="default"/>
      </w:rPr>
    </w:lvl>
    <w:lvl w:ilvl="1" w:tplc="48D0EA5A" w:tentative="1">
      <w:start w:val="1"/>
      <w:numFmt w:val="bullet"/>
      <w:lvlText w:val="•"/>
      <w:lvlJc w:val="left"/>
      <w:pPr>
        <w:tabs>
          <w:tab w:val="num" w:pos="1440"/>
        </w:tabs>
        <w:ind w:left="1440" w:hanging="360"/>
      </w:pPr>
      <w:rPr>
        <w:rFonts w:ascii="Arial" w:hAnsi="Arial" w:hint="default"/>
      </w:rPr>
    </w:lvl>
    <w:lvl w:ilvl="2" w:tplc="40382BA4" w:tentative="1">
      <w:start w:val="1"/>
      <w:numFmt w:val="bullet"/>
      <w:lvlText w:val="•"/>
      <w:lvlJc w:val="left"/>
      <w:pPr>
        <w:tabs>
          <w:tab w:val="num" w:pos="2160"/>
        </w:tabs>
        <w:ind w:left="2160" w:hanging="360"/>
      </w:pPr>
      <w:rPr>
        <w:rFonts w:ascii="Arial" w:hAnsi="Arial" w:hint="default"/>
      </w:rPr>
    </w:lvl>
    <w:lvl w:ilvl="3" w:tplc="A6021AC6" w:tentative="1">
      <w:start w:val="1"/>
      <w:numFmt w:val="bullet"/>
      <w:lvlText w:val="•"/>
      <w:lvlJc w:val="left"/>
      <w:pPr>
        <w:tabs>
          <w:tab w:val="num" w:pos="2880"/>
        </w:tabs>
        <w:ind w:left="2880" w:hanging="360"/>
      </w:pPr>
      <w:rPr>
        <w:rFonts w:ascii="Arial" w:hAnsi="Arial" w:hint="default"/>
      </w:rPr>
    </w:lvl>
    <w:lvl w:ilvl="4" w:tplc="7B3E775C" w:tentative="1">
      <w:start w:val="1"/>
      <w:numFmt w:val="bullet"/>
      <w:lvlText w:val="•"/>
      <w:lvlJc w:val="left"/>
      <w:pPr>
        <w:tabs>
          <w:tab w:val="num" w:pos="3600"/>
        </w:tabs>
        <w:ind w:left="3600" w:hanging="360"/>
      </w:pPr>
      <w:rPr>
        <w:rFonts w:ascii="Arial" w:hAnsi="Arial" w:hint="default"/>
      </w:rPr>
    </w:lvl>
    <w:lvl w:ilvl="5" w:tplc="68D40E78" w:tentative="1">
      <w:start w:val="1"/>
      <w:numFmt w:val="bullet"/>
      <w:lvlText w:val="•"/>
      <w:lvlJc w:val="left"/>
      <w:pPr>
        <w:tabs>
          <w:tab w:val="num" w:pos="4320"/>
        </w:tabs>
        <w:ind w:left="4320" w:hanging="360"/>
      </w:pPr>
      <w:rPr>
        <w:rFonts w:ascii="Arial" w:hAnsi="Arial" w:hint="default"/>
      </w:rPr>
    </w:lvl>
    <w:lvl w:ilvl="6" w:tplc="4CF48A9C" w:tentative="1">
      <w:start w:val="1"/>
      <w:numFmt w:val="bullet"/>
      <w:lvlText w:val="•"/>
      <w:lvlJc w:val="left"/>
      <w:pPr>
        <w:tabs>
          <w:tab w:val="num" w:pos="5040"/>
        </w:tabs>
        <w:ind w:left="5040" w:hanging="360"/>
      </w:pPr>
      <w:rPr>
        <w:rFonts w:ascii="Arial" w:hAnsi="Arial" w:hint="default"/>
      </w:rPr>
    </w:lvl>
    <w:lvl w:ilvl="7" w:tplc="05328FF8" w:tentative="1">
      <w:start w:val="1"/>
      <w:numFmt w:val="bullet"/>
      <w:lvlText w:val="•"/>
      <w:lvlJc w:val="left"/>
      <w:pPr>
        <w:tabs>
          <w:tab w:val="num" w:pos="5760"/>
        </w:tabs>
        <w:ind w:left="5760" w:hanging="360"/>
      </w:pPr>
      <w:rPr>
        <w:rFonts w:ascii="Arial" w:hAnsi="Arial" w:hint="default"/>
      </w:rPr>
    </w:lvl>
    <w:lvl w:ilvl="8" w:tplc="B7C0E8F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1A346515"/>
    <w:multiLevelType w:val="multilevel"/>
    <w:tmpl w:val="3170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59091C"/>
    <w:multiLevelType w:val="multilevel"/>
    <w:tmpl w:val="2BDC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873163"/>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20" w15:restartNumberingAfterBreak="0">
    <w:nsid w:val="1B8C7D97"/>
    <w:multiLevelType w:val="singleLevel"/>
    <w:tmpl w:val="0409000F"/>
    <w:lvl w:ilvl="0">
      <w:start w:val="3"/>
      <w:numFmt w:val="decimal"/>
      <w:lvlText w:val="%1."/>
      <w:legacy w:legacy="1" w:legacySpace="0" w:legacyIndent="360"/>
      <w:lvlJc w:val="left"/>
      <w:pPr>
        <w:ind w:left="360" w:hanging="360"/>
      </w:pPr>
    </w:lvl>
  </w:abstractNum>
  <w:abstractNum w:abstractNumId="21" w15:restartNumberingAfterBreak="0">
    <w:nsid w:val="1CFF2A7D"/>
    <w:multiLevelType w:val="singleLevel"/>
    <w:tmpl w:val="0409000F"/>
    <w:lvl w:ilvl="0">
      <w:start w:val="1"/>
      <w:numFmt w:val="decimal"/>
      <w:lvlText w:val="%1."/>
      <w:legacy w:legacy="1" w:legacySpace="0" w:legacyIndent="360"/>
      <w:lvlJc w:val="left"/>
      <w:pPr>
        <w:ind w:left="360" w:hanging="360"/>
      </w:pPr>
    </w:lvl>
  </w:abstractNum>
  <w:abstractNum w:abstractNumId="22" w15:restartNumberingAfterBreak="0">
    <w:nsid w:val="1D70019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1E474BD4"/>
    <w:multiLevelType w:val="hybridMultilevel"/>
    <w:tmpl w:val="A7ECA2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1EEF6C77"/>
    <w:multiLevelType w:val="multilevel"/>
    <w:tmpl w:val="BAC2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FC218E9"/>
    <w:multiLevelType w:val="hybridMultilevel"/>
    <w:tmpl w:val="BF3036A4"/>
    <w:lvl w:ilvl="0" w:tplc="FFFFFFFF">
      <w:start w:val="1"/>
      <w:numFmt w:val="bullet"/>
      <w:lvlText w:val=""/>
      <w:legacy w:legacy="1" w:legacySpace="0" w:legacyIndent="360"/>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6A300B"/>
    <w:multiLevelType w:val="hybridMultilevel"/>
    <w:tmpl w:val="C9C4E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D14670"/>
    <w:multiLevelType w:val="singleLevel"/>
    <w:tmpl w:val="0409000F"/>
    <w:lvl w:ilvl="0">
      <w:start w:val="1"/>
      <w:numFmt w:val="decimal"/>
      <w:lvlText w:val="%1."/>
      <w:legacy w:legacy="1" w:legacySpace="0" w:legacyIndent="360"/>
      <w:lvlJc w:val="left"/>
      <w:pPr>
        <w:ind w:left="360" w:hanging="360"/>
      </w:pPr>
    </w:lvl>
  </w:abstractNum>
  <w:abstractNum w:abstractNumId="28" w15:restartNumberingAfterBreak="0">
    <w:nsid w:val="24283B43"/>
    <w:multiLevelType w:val="hybridMultilevel"/>
    <w:tmpl w:val="5D2021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270109B5"/>
    <w:multiLevelType w:val="hybridMultilevel"/>
    <w:tmpl w:val="4FA842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27C916C4"/>
    <w:multiLevelType w:val="hybridMultilevel"/>
    <w:tmpl w:val="F51E2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092814"/>
    <w:multiLevelType w:val="hybridMultilevel"/>
    <w:tmpl w:val="71508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98051C7"/>
    <w:multiLevelType w:val="hybridMultilevel"/>
    <w:tmpl w:val="2A88048E"/>
    <w:lvl w:ilvl="0" w:tplc="1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A4F58C7"/>
    <w:multiLevelType w:val="hybridMultilevel"/>
    <w:tmpl w:val="48E4B4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2D391B15"/>
    <w:multiLevelType w:val="singleLevel"/>
    <w:tmpl w:val="5C9A1940"/>
    <w:lvl w:ilvl="0">
      <w:start w:val="1"/>
      <w:numFmt w:val="lowerLetter"/>
      <w:lvlText w:val="%1) "/>
      <w:legacy w:legacy="1" w:legacySpace="0" w:legacyIndent="360"/>
      <w:lvlJc w:val="left"/>
      <w:pPr>
        <w:ind w:left="360" w:hanging="360"/>
      </w:pPr>
      <w:rPr>
        <w:rFonts w:ascii="Times New Roman" w:hAnsi="Times New Roman" w:hint="default"/>
        <w:b w:val="0"/>
        <w:i w:val="0"/>
        <w:sz w:val="24"/>
        <w:u w:val="none"/>
      </w:rPr>
    </w:lvl>
  </w:abstractNum>
  <w:abstractNum w:abstractNumId="35" w15:restartNumberingAfterBreak="0">
    <w:nsid w:val="2D997FAD"/>
    <w:multiLevelType w:val="hybridMultilevel"/>
    <w:tmpl w:val="C3B8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049176D"/>
    <w:multiLevelType w:val="singleLevel"/>
    <w:tmpl w:val="0409000F"/>
    <w:lvl w:ilvl="0">
      <w:start w:val="1"/>
      <w:numFmt w:val="decimal"/>
      <w:lvlText w:val="%1."/>
      <w:legacy w:legacy="1" w:legacySpace="0" w:legacyIndent="360"/>
      <w:lvlJc w:val="left"/>
      <w:pPr>
        <w:ind w:left="360" w:hanging="360"/>
      </w:pPr>
    </w:lvl>
  </w:abstractNum>
  <w:abstractNum w:abstractNumId="37" w15:restartNumberingAfterBreak="0">
    <w:nsid w:val="339769D7"/>
    <w:multiLevelType w:val="singleLevel"/>
    <w:tmpl w:val="E97E0E24"/>
    <w:lvl w:ilvl="0">
      <w:start w:val="1"/>
      <w:numFmt w:val="decimal"/>
      <w:lvlText w:val="%1. "/>
      <w:legacy w:legacy="1" w:legacySpace="0" w:legacyIndent="360"/>
      <w:lvlJc w:val="left"/>
      <w:pPr>
        <w:ind w:left="360" w:hanging="360"/>
      </w:pPr>
      <w:rPr>
        <w:rFonts w:ascii="Arial Narrow" w:hAnsi="Arial Narrow" w:hint="default"/>
        <w:b w:val="0"/>
        <w:i w:val="0"/>
        <w:sz w:val="24"/>
        <w:u w:val="none"/>
      </w:rPr>
    </w:lvl>
  </w:abstractNum>
  <w:abstractNum w:abstractNumId="38" w15:restartNumberingAfterBreak="0">
    <w:nsid w:val="33C72722"/>
    <w:multiLevelType w:val="multilevel"/>
    <w:tmpl w:val="1B22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AC699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3BB955A6"/>
    <w:multiLevelType w:val="hybridMultilevel"/>
    <w:tmpl w:val="F65489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3C5A04EA"/>
    <w:multiLevelType w:val="hybridMultilevel"/>
    <w:tmpl w:val="8084E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A363BE"/>
    <w:multiLevelType w:val="singleLevel"/>
    <w:tmpl w:val="10090001"/>
    <w:lvl w:ilvl="0">
      <w:start w:val="1"/>
      <w:numFmt w:val="bullet"/>
      <w:lvlText w:val=""/>
      <w:lvlJc w:val="left"/>
      <w:pPr>
        <w:ind w:left="360" w:hanging="360"/>
      </w:pPr>
      <w:rPr>
        <w:rFonts w:ascii="Symbol" w:hAnsi="Symbol" w:hint="default"/>
      </w:rPr>
    </w:lvl>
  </w:abstractNum>
  <w:abstractNum w:abstractNumId="43" w15:restartNumberingAfterBreak="0">
    <w:nsid w:val="42AC75C1"/>
    <w:multiLevelType w:val="singleLevel"/>
    <w:tmpl w:val="0409000F"/>
    <w:lvl w:ilvl="0">
      <w:start w:val="1"/>
      <w:numFmt w:val="decimal"/>
      <w:lvlText w:val="%1."/>
      <w:legacy w:legacy="1" w:legacySpace="0" w:legacyIndent="360"/>
      <w:lvlJc w:val="left"/>
      <w:pPr>
        <w:ind w:left="360" w:hanging="360"/>
      </w:pPr>
    </w:lvl>
  </w:abstractNum>
  <w:abstractNum w:abstractNumId="44" w15:restartNumberingAfterBreak="0">
    <w:nsid w:val="44EA038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5" w15:restartNumberingAfterBreak="0">
    <w:nsid w:val="45033775"/>
    <w:multiLevelType w:val="hybridMultilevel"/>
    <w:tmpl w:val="7C4498D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6" w15:restartNumberingAfterBreak="0">
    <w:nsid w:val="45312AD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7" w15:restartNumberingAfterBreak="0">
    <w:nsid w:val="48C56D09"/>
    <w:multiLevelType w:val="multilevel"/>
    <w:tmpl w:val="77AA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051C9"/>
    <w:multiLevelType w:val="multilevel"/>
    <w:tmpl w:val="C498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BC380A"/>
    <w:multiLevelType w:val="hybridMultilevel"/>
    <w:tmpl w:val="4926A7C2"/>
    <w:lvl w:ilvl="0" w:tplc="1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F5410D1"/>
    <w:multiLevelType w:val="hybridMultilevel"/>
    <w:tmpl w:val="C52CC6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1" w15:restartNumberingAfterBreak="0">
    <w:nsid w:val="4F8A1CE0"/>
    <w:multiLevelType w:val="hybridMultilevel"/>
    <w:tmpl w:val="D8049E02"/>
    <w:lvl w:ilvl="0" w:tplc="FFC4B4E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2653321"/>
    <w:multiLevelType w:val="hybridMultilevel"/>
    <w:tmpl w:val="4A0AE20E"/>
    <w:lvl w:ilvl="0" w:tplc="107CBECE">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35C3975"/>
    <w:multiLevelType w:val="hybridMultilevel"/>
    <w:tmpl w:val="F694256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53954690"/>
    <w:multiLevelType w:val="multilevel"/>
    <w:tmpl w:val="9D80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5E041EC"/>
    <w:multiLevelType w:val="hybridMultilevel"/>
    <w:tmpl w:val="97BA52C4"/>
    <w:lvl w:ilvl="0" w:tplc="FFFFFFFF">
      <w:start w:val="1"/>
      <w:numFmt w:val="bullet"/>
      <w:lvlText w:val=""/>
      <w:lvlJc w:val="left"/>
      <w:pPr>
        <w:ind w:left="36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6" w15:restartNumberingAfterBreak="0">
    <w:nsid w:val="5A31423E"/>
    <w:multiLevelType w:val="multilevel"/>
    <w:tmpl w:val="1C0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73226A"/>
    <w:multiLevelType w:val="hybridMultilevel"/>
    <w:tmpl w:val="CB3449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5C392F8D"/>
    <w:multiLevelType w:val="hybridMultilevel"/>
    <w:tmpl w:val="E1BEAF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9" w15:restartNumberingAfterBreak="0">
    <w:nsid w:val="5CED4670"/>
    <w:multiLevelType w:val="singleLevel"/>
    <w:tmpl w:val="0409000F"/>
    <w:lvl w:ilvl="0">
      <w:start w:val="1"/>
      <w:numFmt w:val="decimal"/>
      <w:lvlText w:val="%1."/>
      <w:legacy w:legacy="1" w:legacySpace="0" w:legacyIndent="360"/>
      <w:lvlJc w:val="left"/>
      <w:pPr>
        <w:ind w:left="360" w:hanging="360"/>
      </w:pPr>
    </w:lvl>
  </w:abstractNum>
  <w:abstractNum w:abstractNumId="60" w15:restartNumberingAfterBreak="0">
    <w:nsid w:val="5E912C28"/>
    <w:multiLevelType w:val="multilevel"/>
    <w:tmpl w:val="79F8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F5808AC"/>
    <w:multiLevelType w:val="singleLevel"/>
    <w:tmpl w:val="0409000F"/>
    <w:lvl w:ilvl="0">
      <w:start w:val="3"/>
      <w:numFmt w:val="decimal"/>
      <w:lvlText w:val="%1."/>
      <w:legacy w:legacy="1" w:legacySpace="0" w:legacyIndent="360"/>
      <w:lvlJc w:val="left"/>
      <w:pPr>
        <w:ind w:left="360" w:hanging="360"/>
      </w:pPr>
    </w:lvl>
  </w:abstractNum>
  <w:abstractNum w:abstractNumId="62" w15:restartNumberingAfterBreak="0">
    <w:nsid w:val="60306344"/>
    <w:multiLevelType w:val="hybridMultilevel"/>
    <w:tmpl w:val="E6F604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3" w15:restartNumberingAfterBreak="0">
    <w:nsid w:val="61B34EE7"/>
    <w:multiLevelType w:val="singleLevel"/>
    <w:tmpl w:val="0409000F"/>
    <w:lvl w:ilvl="0">
      <w:start w:val="1"/>
      <w:numFmt w:val="decimal"/>
      <w:lvlText w:val="%1."/>
      <w:legacy w:legacy="1" w:legacySpace="0" w:legacyIndent="360"/>
      <w:lvlJc w:val="left"/>
      <w:pPr>
        <w:ind w:left="360" w:hanging="360"/>
      </w:pPr>
    </w:lvl>
  </w:abstractNum>
  <w:abstractNum w:abstractNumId="64" w15:restartNumberingAfterBreak="0">
    <w:nsid w:val="646A0271"/>
    <w:multiLevelType w:val="hybridMultilevel"/>
    <w:tmpl w:val="B3BCD50A"/>
    <w:lvl w:ilvl="0" w:tplc="107CBECE">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47D6271"/>
    <w:multiLevelType w:val="hybridMultilevel"/>
    <w:tmpl w:val="CBEEEF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69442FCD"/>
    <w:multiLevelType w:val="hybridMultilevel"/>
    <w:tmpl w:val="EE1E8F12"/>
    <w:lvl w:ilvl="0" w:tplc="1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9B76E05"/>
    <w:multiLevelType w:val="hybridMultilevel"/>
    <w:tmpl w:val="1CD69CAA"/>
    <w:lvl w:ilvl="0" w:tplc="B51A24B8">
      <w:start w:val="1"/>
      <w:numFmt w:val="bullet"/>
      <w:lvlText w:val=""/>
      <w:lvlJc w:val="left"/>
      <w:pPr>
        <w:ind w:left="1080" w:hanging="360"/>
      </w:pPr>
      <w:rPr>
        <w:rFonts w:ascii="Symbol" w:hAnsi="Symbol" w:hint="default"/>
        <w:color w:val="auto"/>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8" w15:restartNumberingAfterBreak="0">
    <w:nsid w:val="69FF3C3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9" w15:restartNumberingAfterBreak="0">
    <w:nsid w:val="6AD70635"/>
    <w:multiLevelType w:val="hybridMultilevel"/>
    <w:tmpl w:val="C818C2B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6C891C0C"/>
    <w:multiLevelType w:val="hybridMultilevel"/>
    <w:tmpl w:val="6E4A901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1" w15:restartNumberingAfterBreak="0">
    <w:nsid w:val="6D714855"/>
    <w:multiLevelType w:val="singleLevel"/>
    <w:tmpl w:val="0409000F"/>
    <w:lvl w:ilvl="0">
      <w:start w:val="1"/>
      <w:numFmt w:val="decimal"/>
      <w:lvlText w:val="%1."/>
      <w:legacy w:legacy="1" w:legacySpace="0" w:legacyIndent="360"/>
      <w:lvlJc w:val="left"/>
      <w:pPr>
        <w:ind w:left="360" w:hanging="360"/>
      </w:pPr>
    </w:lvl>
  </w:abstractNum>
  <w:abstractNum w:abstractNumId="72" w15:restartNumberingAfterBreak="0">
    <w:nsid w:val="6E5D2BB9"/>
    <w:multiLevelType w:val="hybridMultilevel"/>
    <w:tmpl w:val="69242A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6FAD1731"/>
    <w:multiLevelType w:val="hybridMultilevel"/>
    <w:tmpl w:val="CD480048"/>
    <w:lvl w:ilvl="0" w:tplc="107CBECE">
      <w:start w:val="1"/>
      <w:numFmt w:val="bullet"/>
      <w:lvlText w:val=""/>
      <w:lvlJc w:val="left"/>
      <w:pPr>
        <w:tabs>
          <w:tab w:val="num" w:pos="2880"/>
        </w:tabs>
        <w:ind w:left="288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74" w15:restartNumberingAfterBreak="0">
    <w:nsid w:val="70693044"/>
    <w:multiLevelType w:val="hybridMultilevel"/>
    <w:tmpl w:val="B3AC78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5" w15:restartNumberingAfterBreak="0">
    <w:nsid w:val="71244051"/>
    <w:multiLevelType w:val="hybridMultilevel"/>
    <w:tmpl w:val="EA2E8770"/>
    <w:lvl w:ilvl="0" w:tplc="B51A24B8">
      <w:start w:val="1"/>
      <w:numFmt w:val="bullet"/>
      <w:lvlText w:val=""/>
      <w:lvlJc w:val="left"/>
      <w:pPr>
        <w:tabs>
          <w:tab w:val="num" w:pos="720"/>
        </w:tabs>
        <w:ind w:left="720" w:hanging="360"/>
      </w:pPr>
      <w:rPr>
        <w:rFonts w:ascii="Symbol" w:hAnsi="Symbol" w:hint="default"/>
        <w:color w:val="auto"/>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72840106"/>
    <w:multiLevelType w:val="singleLevel"/>
    <w:tmpl w:val="0409000F"/>
    <w:lvl w:ilvl="0">
      <w:start w:val="3"/>
      <w:numFmt w:val="decimal"/>
      <w:lvlText w:val="%1."/>
      <w:legacy w:legacy="1" w:legacySpace="0" w:legacyIndent="360"/>
      <w:lvlJc w:val="left"/>
      <w:pPr>
        <w:ind w:left="360" w:hanging="360"/>
      </w:pPr>
    </w:lvl>
  </w:abstractNum>
  <w:abstractNum w:abstractNumId="77" w15:restartNumberingAfterBreak="0">
    <w:nsid w:val="73130279"/>
    <w:multiLevelType w:val="hybridMultilevel"/>
    <w:tmpl w:val="F67ED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32D4C46"/>
    <w:multiLevelType w:val="hybridMultilevel"/>
    <w:tmpl w:val="D4BCCAD6"/>
    <w:lvl w:ilvl="0" w:tplc="FFFFFFFF">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9" w15:restartNumberingAfterBreak="0">
    <w:nsid w:val="7427551A"/>
    <w:multiLevelType w:val="hybridMultilevel"/>
    <w:tmpl w:val="1708F91A"/>
    <w:lvl w:ilvl="0" w:tplc="1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436041D"/>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81" w15:restartNumberingAfterBreak="0">
    <w:nsid w:val="760E5344"/>
    <w:multiLevelType w:val="hybridMultilevel"/>
    <w:tmpl w:val="2FDC74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2" w15:restartNumberingAfterBreak="0">
    <w:nsid w:val="77BB03FC"/>
    <w:multiLevelType w:val="hybridMultilevel"/>
    <w:tmpl w:val="EEBC48EA"/>
    <w:lvl w:ilvl="0" w:tplc="10090001">
      <w:start w:val="1"/>
      <w:numFmt w:val="bullet"/>
      <w:lvlText w:val=""/>
      <w:lvlJc w:val="left"/>
      <w:pPr>
        <w:ind w:left="782" w:hanging="360"/>
      </w:pPr>
      <w:rPr>
        <w:rFonts w:ascii="Symbol" w:hAnsi="Symbol" w:hint="default"/>
      </w:rPr>
    </w:lvl>
    <w:lvl w:ilvl="1" w:tplc="10090003" w:tentative="1">
      <w:start w:val="1"/>
      <w:numFmt w:val="bullet"/>
      <w:lvlText w:val="o"/>
      <w:lvlJc w:val="left"/>
      <w:pPr>
        <w:ind w:left="1502" w:hanging="360"/>
      </w:pPr>
      <w:rPr>
        <w:rFonts w:ascii="Courier New" w:hAnsi="Courier New" w:cs="Courier New" w:hint="default"/>
      </w:rPr>
    </w:lvl>
    <w:lvl w:ilvl="2" w:tplc="10090005" w:tentative="1">
      <w:start w:val="1"/>
      <w:numFmt w:val="bullet"/>
      <w:lvlText w:val=""/>
      <w:lvlJc w:val="left"/>
      <w:pPr>
        <w:ind w:left="2222" w:hanging="360"/>
      </w:pPr>
      <w:rPr>
        <w:rFonts w:ascii="Wingdings" w:hAnsi="Wingdings" w:hint="default"/>
      </w:rPr>
    </w:lvl>
    <w:lvl w:ilvl="3" w:tplc="10090001" w:tentative="1">
      <w:start w:val="1"/>
      <w:numFmt w:val="bullet"/>
      <w:lvlText w:val=""/>
      <w:lvlJc w:val="left"/>
      <w:pPr>
        <w:ind w:left="2942" w:hanging="360"/>
      </w:pPr>
      <w:rPr>
        <w:rFonts w:ascii="Symbol" w:hAnsi="Symbol" w:hint="default"/>
      </w:rPr>
    </w:lvl>
    <w:lvl w:ilvl="4" w:tplc="10090003" w:tentative="1">
      <w:start w:val="1"/>
      <w:numFmt w:val="bullet"/>
      <w:lvlText w:val="o"/>
      <w:lvlJc w:val="left"/>
      <w:pPr>
        <w:ind w:left="3662" w:hanging="360"/>
      </w:pPr>
      <w:rPr>
        <w:rFonts w:ascii="Courier New" w:hAnsi="Courier New" w:cs="Courier New" w:hint="default"/>
      </w:rPr>
    </w:lvl>
    <w:lvl w:ilvl="5" w:tplc="10090005" w:tentative="1">
      <w:start w:val="1"/>
      <w:numFmt w:val="bullet"/>
      <w:lvlText w:val=""/>
      <w:lvlJc w:val="left"/>
      <w:pPr>
        <w:ind w:left="4382" w:hanging="360"/>
      </w:pPr>
      <w:rPr>
        <w:rFonts w:ascii="Wingdings" w:hAnsi="Wingdings" w:hint="default"/>
      </w:rPr>
    </w:lvl>
    <w:lvl w:ilvl="6" w:tplc="10090001" w:tentative="1">
      <w:start w:val="1"/>
      <w:numFmt w:val="bullet"/>
      <w:lvlText w:val=""/>
      <w:lvlJc w:val="left"/>
      <w:pPr>
        <w:ind w:left="5102" w:hanging="360"/>
      </w:pPr>
      <w:rPr>
        <w:rFonts w:ascii="Symbol" w:hAnsi="Symbol" w:hint="default"/>
      </w:rPr>
    </w:lvl>
    <w:lvl w:ilvl="7" w:tplc="10090003" w:tentative="1">
      <w:start w:val="1"/>
      <w:numFmt w:val="bullet"/>
      <w:lvlText w:val="o"/>
      <w:lvlJc w:val="left"/>
      <w:pPr>
        <w:ind w:left="5822" w:hanging="360"/>
      </w:pPr>
      <w:rPr>
        <w:rFonts w:ascii="Courier New" w:hAnsi="Courier New" w:cs="Courier New" w:hint="default"/>
      </w:rPr>
    </w:lvl>
    <w:lvl w:ilvl="8" w:tplc="10090005" w:tentative="1">
      <w:start w:val="1"/>
      <w:numFmt w:val="bullet"/>
      <w:lvlText w:val=""/>
      <w:lvlJc w:val="left"/>
      <w:pPr>
        <w:ind w:left="6542" w:hanging="360"/>
      </w:pPr>
      <w:rPr>
        <w:rFonts w:ascii="Wingdings" w:hAnsi="Wingdings" w:hint="default"/>
      </w:rPr>
    </w:lvl>
  </w:abstractNum>
  <w:abstractNum w:abstractNumId="83" w15:restartNumberingAfterBreak="0">
    <w:nsid w:val="78094A4B"/>
    <w:multiLevelType w:val="singleLevel"/>
    <w:tmpl w:val="0409000F"/>
    <w:lvl w:ilvl="0">
      <w:start w:val="5"/>
      <w:numFmt w:val="decimal"/>
      <w:lvlText w:val="%1."/>
      <w:legacy w:legacy="1" w:legacySpace="0" w:legacyIndent="360"/>
      <w:lvlJc w:val="left"/>
      <w:pPr>
        <w:ind w:left="360" w:hanging="360"/>
      </w:pPr>
    </w:lvl>
  </w:abstractNum>
  <w:abstractNum w:abstractNumId="84" w15:restartNumberingAfterBreak="0">
    <w:nsid w:val="7AD33DDD"/>
    <w:multiLevelType w:val="hybridMultilevel"/>
    <w:tmpl w:val="FE7C8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7D8A6700"/>
    <w:multiLevelType w:val="hybridMultilevel"/>
    <w:tmpl w:val="442E23E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44"/>
  </w:num>
  <w:num w:numId="3">
    <w:abstractNumId w:val="22"/>
  </w:num>
  <w:num w:numId="4">
    <w:abstractNumId w:val="46"/>
  </w:num>
  <w:num w:numId="5">
    <w:abstractNumId w:val="6"/>
  </w:num>
  <w:num w:numId="6">
    <w:abstractNumId w:val="39"/>
  </w:num>
  <w:num w:numId="7">
    <w:abstractNumId w:val="68"/>
  </w:num>
  <w:num w:numId="8">
    <w:abstractNumId w:val="80"/>
  </w:num>
  <w:num w:numId="9">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10">
    <w:abstractNumId w:val="25"/>
  </w:num>
  <w:num w:numId="11">
    <w:abstractNumId w:val="38"/>
  </w:num>
  <w:num w:numId="12">
    <w:abstractNumId w:val="31"/>
  </w:num>
  <w:num w:numId="13">
    <w:abstractNumId w:val="19"/>
  </w:num>
  <w:num w:numId="14">
    <w:abstractNumId w:val="15"/>
  </w:num>
  <w:num w:numId="15">
    <w:abstractNumId w:val="63"/>
  </w:num>
  <w:num w:numId="16">
    <w:abstractNumId w:val="63"/>
    <w:lvlOverride w:ilvl="0">
      <w:lvl w:ilvl="0">
        <w:start w:val="1"/>
        <w:numFmt w:val="decimal"/>
        <w:lvlText w:val="%1."/>
        <w:legacy w:legacy="1" w:legacySpace="0" w:legacyIndent="360"/>
        <w:lvlJc w:val="left"/>
        <w:pPr>
          <w:ind w:left="360" w:hanging="360"/>
        </w:pPr>
      </w:lvl>
    </w:lvlOverride>
  </w:num>
  <w:num w:numId="17">
    <w:abstractNumId w:val="63"/>
    <w:lvlOverride w:ilvl="0">
      <w:lvl w:ilvl="0">
        <w:start w:val="1"/>
        <w:numFmt w:val="decimal"/>
        <w:lvlText w:val="%1."/>
        <w:legacy w:legacy="1" w:legacySpace="0" w:legacyIndent="360"/>
        <w:lvlJc w:val="left"/>
        <w:pPr>
          <w:ind w:left="360" w:hanging="360"/>
        </w:pPr>
      </w:lvl>
    </w:lvlOverride>
  </w:num>
  <w:num w:numId="18">
    <w:abstractNumId w:val="43"/>
  </w:num>
  <w:num w:numId="19">
    <w:abstractNumId w:val="30"/>
  </w:num>
  <w:num w:numId="20">
    <w:abstractNumId w:val="72"/>
  </w:num>
  <w:num w:numId="21">
    <w:abstractNumId w:val="21"/>
  </w:num>
  <w:num w:numId="22">
    <w:abstractNumId w:val="21"/>
    <w:lvlOverride w:ilvl="0">
      <w:lvl w:ilvl="0">
        <w:start w:val="1"/>
        <w:numFmt w:val="decimal"/>
        <w:lvlText w:val="%1."/>
        <w:legacy w:legacy="1" w:legacySpace="0" w:legacyIndent="360"/>
        <w:lvlJc w:val="left"/>
        <w:pPr>
          <w:ind w:left="360" w:hanging="360"/>
        </w:pPr>
      </w:lvl>
    </w:lvlOverride>
  </w:num>
  <w:num w:numId="23">
    <w:abstractNumId w:val="21"/>
    <w:lvlOverride w:ilvl="0">
      <w:lvl w:ilvl="0">
        <w:start w:val="1"/>
        <w:numFmt w:val="decimal"/>
        <w:lvlText w:val="%1."/>
        <w:legacy w:legacy="1" w:legacySpace="0" w:legacyIndent="360"/>
        <w:lvlJc w:val="left"/>
        <w:pPr>
          <w:ind w:left="360" w:hanging="360"/>
        </w:pPr>
      </w:lvl>
    </w:lvlOverride>
  </w:num>
  <w:num w:numId="24">
    <w:abstractNumId w:val="21"/>
    <w:lvlOverride w:ilvl="0">
      <w:lvl w:ilvl="0">
        <w:start w:val="1"/>
        <w:numFmt w:val="decimal"/>
        <w:lvlText w:val="%1."/>
        <w:legacy w:legacy="1" w:legacySpace="0" w:legacyIndent="360"/>
        <w:lvlJc w:val="left"/>
        <w:pPr>
          <w:ind w:left="360" w:hanging="360"/>
        </w:pPr>
      </w:lvl>
    </w:lvlOverride>
  </w:num>
  <w:num w:numId="25">
    <w:abstractNumId w:val="34"/>
  </w:num>
  <w:num w:numId="26">
    <w:abstractNumId w:val="83"/>
  </w:num>
  <w:num w:numId="27">
    <w:abstractNumId w:val="37"/>
  </w:num>
  <w:num w:numId="28">
    <w:abstractNumId w:val="27"/>
  </w:num>
  <w:num w:numId="29">
    <w:abstractNumId w:val="9"/>
  </w:num>
  <w:num w:numId="30">
    <w:abstractNumId w:val="71"/>
  </w:num>
  <w:num w:numId="31">
    <w:abstractNumId w:val="36"/>
  </w:num>
  <w:num w:numId="32">
    <w:abstractNumId w:val="36"/>
    <w:lvlOverride w:ilvl="0">
      <w:lvl w:ilvl="0">
        <w:start w:val="1"/>
        <w:numFmt w:val="decimal"/>
        <w:lvlText w:val="%1."/>
        <w:legacy w:legacy="1" w:legacySpace="0" w:legacyIndent="360"/>
        <w:lvlJc w:val="left"/>
        <w:pPr>
          <w:ind w:left="360" w:hanging="360"/>
        </w:pPr>
      </w:lvl>
    </w:lvlOverride>
  </w:num>
  <w:num w:numId="33">
    <w:abstractNumId w:val="61"/>
  </w:num>
  <w:num w:numId="34">
    <w:abstractNumId w:val="59"/>
  </w:num>
  <w:num w:numId="35">
    <w:abstractNumId w:val="59"/>
    <w:lvlOverride w:ilvl="0">
      <w:lvl w:ilvl="0">
        <w:start w:val="1"/>
        <w:numFmt w:val="decimal"/>
        <w:lvlText w:val="%1."/>
        <w:legacy w:legacy="1" w:legacySpace="0" w:legacyIndent="360"/>
        <w:lvlJc w:val="left"/>
        <w:pPr>
          <w:ind w:left="360" w:hanging="360"/>
        </w:pPr>
      </w:lvl>
    </w:lvlOverride>
  </w:num>
  <w:num w:numId="36">
    <w:abstractNumId w:val="76"/>
  </w:num>
  <w:num w:numId="37">
    <w:abstractNumId w:val="1"/>
  </w:num>
  <w:num w:numId="38">
    <w:abstractNumId w:val="1"/>
    <w:lvlOverride w:ilvl="0">
      <w:lvl w:ilvl="0">
        <w:start w:val="1"/>
        <w:numFmt w:val="decimal"/>
        <w:lvlText w:val="%1."/>
        <w:legacy w:legacy="1" w:legacySpace="0" w:legacyIndent="360"/>
        <w:lvlJc w:val="left"/>
        <w:pPr>
          <w:ind w:left="360" w:hanging="360"/>
        </w:pPr>
      </w:lvl>
    </w:lvlOverride>
  </w:num>
  <w:num w:numId="39">
    <w:abstractNumId w:val="20"/>
  </w:num>
  <w:num w:numId="40">
    <w:abstractNumId w:val="20"/>
    <w:lvlOverride w:ilvl="0">
      <w:lvl w:ilvl="0">
        <w:start w:val="1"/>
        <w:numFmt w:val="decimal"/>
        <w:lvlText w:val="%1."/>
        <w:legacy w:legacy="1" w:legacySpace="0" w:legacyIndent="360"/>
        <w:lvlJc w:val="left"/>
        <w:pPr>
          <w:ind w:left="360" w:hanging="360"/>
        </w:pPr>
      </w:lvl>
    </w:lvlOverride>
  </w:num>
  <w:num w:numId="41">
    <w:abstractNumId w:val="8"/>
  </w:num>
  <w:num w:numId="42">
    <w:abstractNumId w:val="13"/>
  </w:num>
  <w:num w:numId="43">
    <w:abstractNumId w:val="47"/>
  </w:num>
  <w:num w:numId="44">
    <w:abstractNumId w:val="17"/>
  </w:num>
  <w:num w:numId="45">
    <w:abstractNumId w:val="75"/>
  </w:num>
  <w:num w:numId="46">
    <w:abstractNumId w:val="7"/>
  </w:num>
  <w:num w:numId="47">
    <w:abstractNumId w:val="73"/>
  </w:num>
  <w:num w:numId="48">
    <w:abstractNumId w:val="52"/>
  </w:num>
  <w:num w:numId="49">
    <w:abstractNumId w:val="69"/>
  </w:num>
  <w:num w:numId="50">
    <w:abstractNumId w:val="53"/>
  </w:num>
  <w:num w:numId="51">
    <w:abstractNumId w:val="64"/>
  </w:num>
  <w:num w:numId="52">
    <w:abstractNumId w:val="33"/>
  </w:num>
  <w:num w:numId="53">
    <w:abstractNumId w:val="2"/>
  </w:num>
  <w:num w:numId="54">
    <w:abstractNumId w:val="42"/>
  </w:num>
  <w:num w:numId="55">
    <w:abstractNumId w:val="55"/>
  </w:num>
  <w:num w:numId="56">
    <w:abstractNumId w:val="50"/>
  </w:num>
  <w:num w:numId="57">
    <w:abstractNumId w:val="82"/>
  </w:num>
  <w:num w:numId="58">
    <w:abstractNumId w:val="58"/>
  </w:num>
  <w:num w:numId="59">
    <w:abstractNumId w:val="48"/>
  </w:num>
  <w:num w:numId="60">
    <w:abstractNumId w:val="18"/>
  </w:num>
  <w:num w:numId="61">
    <w:abstractNumId w:val="85"/>
  </w:num>
  <w:num w:numId="62">
    <w:abstractNumId w:val="12"/>
  </w:num>
  <w:num w:numId="63">
    <w:abstractNumId w:val="40"/>
  </w:num>
  <w:num w:numId="64">
    <w:abstractNumId w:val="10"/>
  </w:num>
  <w:num w:numId="65">
    <w:abstractNumId w:val="3"/>
  </w:num>
  <w:num w:numId="66">
    <w:abstractNumId w:val="23"/>
  </w:num>
  <w:num w:numId="67">
    <w:abstractNumId w:val="62"/>
  </w:num>
  <w:num w:numId="68">
    <w:abstractNumId w:val="57"/>
  </w:num>
  <w:num w:numId="69">
    <w:abstractNumId w:val="81"/>
  </w:num>
  <w:num w:numId="70">
    <w:abstractNumId w:val="14"/>
  </w:num>
  <w:num w:numId="71">
    <w:abstractNumId w:val="67"/>
  </w:num>
  <w:num w:numId="72">
    <w:abstractNumId w:val="28"/>
  </w:num>
  <w:num w:numId="73">
    <w:abstractNumId w:val="74"/>
  </w:num>
  <w:num w:numId="74">
    <w:abstractNumId w:val="70"/>
  </w:num>
  <w:num w:numId="75">
    <w:abstractNumId w:val="45"/>
  </w:num>
  <w:num w:numId="76">
    <w:abstractNumId w:val="29"/>
  </w:num>
  <w:num w:numId="77">
    <w:abstractNumId w:val="78"/>
  </w:num>
  <w:num w:numId="78">
    <w:abstractNumId w:val="32"/>
  </w:num>
  <w:num w:numId="79">
    <w:abstractNumId w:val="49"/>
  </w:num>
  <w:num w:numId="80">
    <w:abstractNumId w:val="66"/>
  </w:num>
  <w:num w:numId="81">
    <w:abstractNumId w:val="79"/>
  </w:num>
  <w:num w:numId="82">
    <w:abstractNumId w:val="5"/>
  </w:num>
  <w:num w:numId="83">
    <w:abstractNumId w:val="77"/>
  </w:num>
  <w:num w:numId="84">
    <w:abstractNumId w:val="16"/>
  </w:num>
  <w:num w:numId="85">
    <w:abstractNumId w:val="56"/>
  </w:num>
  <w:num w:numId="86">
    <w:abstractNumId w:val="11"/>
  </w:num>
  <w:num w:numId="87">
    <w:abstractNumId w:val="65"/>
  </w:num>
  <w:num w:numId="88">
    <w:abstractNumId w:val="41"/>
  </w:num>
  <w:num w:numId="89">
    <w:abstractNumId w:val="84"/>
  </w:num>
  <w:num w:numId="90">
    <w:abstractNumId w:val="54"/>
  </w:num>
  <w:num w:numId="91">
    <w:abstractNumId w:val="24"/>
  </w:num>
  <w:num w:numId="92">
    <w:abstractNumId w:val="60"/>
  </w:num>
  <w:num w:numId="93">
    <w:abstractNumId w:val="51"/>
  </w:num>
  <w:num w:numId="94">
    <w:abstractNumId w:val="35"/>
  </w:num>
  <w:num w:numId="95">
    <w:abstractNumId w:val="26"/>
  </w:num>
  <w:num w:numId="96">
    <w:abstractNumId w:val="4"/>
  </w:num>
  <w:numIdMacAtCleanup w:val="9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hawna Lambert">
    <w15:presenceInfo w15:providerId="AD" w15:userId="S-1-5-21-916696058-2672773846-924747076-20054"/>
  </w15:person>
  <w15:person w15:author="Marie Gribbon">
    <w15:presenceInfo w15:providerId="AD" w15:userId="S::gribbonm@vaniercollege.qc.ca::36482236-7088-4c7e-ba25-4e3312e9de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revisionView w:inkAnnotations="0"/>
  <w:documentProtection w:edit="readOnly"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6DF"/>
    <w:rsid w:val="0000180B"/>
    <w:rsid w:val="00002A64"/>
    <w:rsid w:val="000046B0"/>
    <w:rsid w:val="00052167"/>
    <w:rsid w:val="000A6498"/>
    <w:rsid w:val="000D7DEF"/>
    <w:rsid w:val="00110161"/>
    <w:rsid w:val="00112A5D"/>
    <w:rsid w:val="001266F0"/>
    <w:rsid w:val="001418D6"/>
    <w:rsid w:val="00160C28"/>
    <w:rsid w:val="001613EE"/>
    <w:rsid w:val="00170F30"/>
    <w:rsid w:val="001B67C2"/>
    <w:rsid w:val="001E0D5E"/>
    <w:rsid w:val="00212F31"/>
    <w:rsid w:val="00246B72"/>
    <w:rsid w:val="00262E40"/>
    <w:rsid w:val="0026717E"/>
    <w:rsid w:val="0028318B"/>
    <w:rsid w:val="0028779D"/>
    <w:rsid w:val="002F7215"/>
    <w:rsid w:val="00336942"/>
    <w:rsid w:val="003471C8"/>
    <w:rsid w:val="00347DFB"/>
    <w:rsid w:val="00370586"/>
    <w:rsid w:val="00372C79"/>
    <w:rsid w:val="003809E2"/>
    <w:rsid w:val="00381399"/>
    <w:rsid w:val="00386ED6"/>
    <w:rsid w:val="00413458"/>
    <w:rsid w:val="00434D4F"/>
    <w:rsid w:val="004B676B"/>
    <w:rsid w:val="00506BF5"/>
    <w:rsid w:val="00527839"/>
    <w:rsid w:val="0059140F"/>
    <w:rsid w:val="005A76DE"/>
    <w:rsid w:val="00661CAA"/>
    <w:rsid w:val="006631C3"/>
    <w:rsid w:val="006D73B5"/>
    <w:rsid w:val="00753B40"/>
    <w:rsid w:val="0075630A"/>
    <w:rsid w:val="0076325D"/>
    <w:rsid w:val="0079341C"/>
    <w:rsid w:val="007A3525"/>
    <w:rsid w:val="007E3AE5"/>
    <w:rsid w:val="007F5133"/>
    <w:rsid w:val="008105A1"/>
    <w:rsid w:val="008146DF"/>
    <w:rsid w:val="008322D1"/>
    <w:rsid w:val="00854729"/>
    <w:rsid w:val="008820BF"/>
    <w:rsid w:val="00933D54"/>
    <w:rsid w:val="0094150F"/>
    <w:rsid w:val="009831FD"/>
    <w:rsid w:val="00985289"/>
    <w:rsid w:val="00A05D33"/>
    <w:rsid w:val="00AB1B8A"/>
    <w:rsid w:val="00AB585F"/>
    <w:rsid w:val="00B12010"/>
    <w:rsid w:val="00B9645F"/>
    <w:rsid w:val="00BB77EB"/>
    <w:rsid w:val="00BD6922"/>
    <w:rsid w:val="00BE5FAD"/>
    <w:rsid w:val="00C23EDE"/>
    <w:rsid w:val="00C74CD9"/>
    <w:rsid w:val="00C9042E"/>
    <w:rsid w:val="00CA241B"/>
    <w:rsid w:val="00CC6BFF"/>
    <w:rsid w:val="00CD5663"/>
    <w:rsid w:val="00CD708E"/>
    <w:rsid w:val="00CE2135"/>
    <w:rsid w:val="00CF4BB3"/>
    <w:rsid w:val="00D07042"/>
    <w:rsid w:val="00D0725F"/>
    <w:rsid w:val="00D17C5E"/>
    <w:rsid w:val="00D2573D"/>
    <w:rsid w:val="00D7481E"/>
    <w:rsid w:val="00E0442E"/>
    <w:rsid w:val="00E24AF9"/>
    <w:rsid w:val="00E31452"/>
    <w:rsid w:val="00E4410E"/>
    <w:rsid w:val="00E609B5"/>
    <w:rsid w:val="00E67633"/>
    <w:rsid w:val="00ED68E1"/>
    <w:rsid w:val="00F14651"/>
    <w:rsid w:val="00F806BB"/>
    <w:rsid w:val="00F83D6E"/>
    <w:rsid w:val="00F90F7F"/>
    <w:rsid w:val="00FD446E"/>
    <w:rsid w:val="00FF0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date"/>
  <w:smartTagType w:namespaceuri="urn:schemas-microsoft-com:office:smarttags" w:name="City"/>
  <w:smartTagType w:namespaceuri="urn:schemas-microsoft-com:office:smarttags" w:name="place"/>
  <w:shapeDefaults>
    <o:shapedefaults v:ext="edit" spidmax="1028"/>
    <o:shapelayout v:ext="edit">
      <o:idmap v:ext="edit" data="1"/>
    </o:shapelayout>
  </w:shapeDefaults>
  <w:decimalSymbol w:val="."/>
  <w:listSeparator w:val=","/>
  <w14:docId w14:val="13482080"/>
  <w15:chartTrackingRefBased/>
  <w15:docId w15:val="{548F63F3-B4D7-4E7E-94E0-1F301C4F0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46DF"/>
    <w:pPr>
      <w:spacing w:after="0" w:line="240" w:lineRule="auto"/>
    </w:pPr>
    <w:rPr>
      <w:rFonts w:ascii="Times New Roman" w:eastAsia="Times New Roman" w:hAnsi="Times New Roman" w:cs="Times New Roman"/>
      <w:sz w:val="20"/>
      <w:szCs w:val="20"/>
      <w:lang w:val="en-CA" w:eastAsia="en-CA"/>
    </w:rPr>
  </w:style>
  <w:style w:type="paragraph" w:styleId="Heading1">
    <w:name w:val="heading 1"/>
    <w:basedOn w:val="Normal"/>
    <w:next w:val="Normal"/>
    <w:link w:val="Heading1Char"/>
    <w:uiPriority w:val="9"/>
    <w:qFormat/>
    <w:rsid w:val="008146DF"/>
    <w:pPr>
      <w:keepNext/>
      <w:jc w:val="center"/>
      <w:outlineLvl w:val="0"/>
    </w:pPr>
    <w:rPr>
      <w:rFonts w:ascii="Tahoma" w:hAnsi="Tahoma"/>
      <w:b/>
      <w:sz w:val="24"/>
    </w:rPr>
  </w:style>
  <w:style w:type="paragraph" w:styleId="Heading2">
    <w:name w:val="heading 2"/>
    <w:basedOn w:val="Normal"/>
    <w:next w:val="Normal"/>
    <w:link w:val="Heading2Char"/>
    <w:qFormat/>
    <w:rsid w:val="008146DF"/>
    <w:pPr>
      <w:keepNext/>
      <w:widowControl w:val="0"/>
      <w:spacing w:line="215" w:lineRule="auto"/>
      <w:outlineLvl w:val="1"/>
    </w:pPr>
    <w:rPr>
      <w:rFonts w:ascii="Arial Narrow" w:hAnsi="Arial Narrow"/>
      <w:b/>
      <w:sz w:val="24"/>
    </w:rPr>
  </w:style>
  <w:style w:type="paragraph" w:styleId="Heading3">
    <w:name w:val="heading 3"/>
    <w:basedOn w:val="Normal"/>
    <w:next w:val="Normal"/>
    <w:link w:val="Heading3Char"/>
    <w:uiPriority w:val="9"/>
    <w:qFormat/>
    <w:rsid w:val="008146DF"/>
    <w:pPr>
      <w:keepNext/>
      <w:jc w:val="center"/>
      <w:outlineLvl w:val="2"/>
    </w:pPr>
    <w:rPr>
      <w:rFonts w:ascii="Arial Narrow" w:hAnsi="Arial Narrow"/>
      <w:sz w:val="24"/>
    </w:rPr>
  </w:style>
  <w:style w:type="paragraph" w:styleId="Heading4">
    <w:name w:val="heading 4"/>
    <w:basedOn w:val="Normal"/>
    <w:next w:val="Normal"/>
    <w:link w:val="Heading4Char"/>
    <w:uiPriority w:val="9"/>
    <w:qFormat/>
    <w:rsid w:val="008146DF"/>
    <w:pPr>
      <w:keepNext/>
      <w:outlineLvl w:val="3"/>
    </w:pPr>
    <w:rPr>
      <w:rFonts w:ascii="Arial" w:hAnsi="Arial"/>
      <w:sz w:val="24"/>
    </w:rPr>
  </w:style>
  <w:style w:type="paragraph" w:styleId="Heading5">
    <w:name w:val="heading 5"/>
    <w:aliases w:val=" Char,Char"/>
    <w:basedOn w:val="Normal"/>
    <w:next w:val="Normal"/>
    <w:link w:val="Heading5Char"/>
    <w:uiPriority w:val="9"/>
    <w:qFormat/>
    <w:rsid w:val="008146DF"/>
    <w:pPr>
      <w:keepNext/>
      <w:pBdr>
        <w:top w:val="thinThickSmallGap" w:sz="24" w:space="1" w:color="auto"/>
        <w:left w:val="thinThickSmallGap" w:sz="24" w:space="1" w:color="auto"/>
        <w:bottom w:val="thickThinSmallGap" w:sz="24" w:space="1" w:color="auto"/>
        <w:right w:val="thickThinSmallGap" w:sz="24" w:space="1" w:color="auto"/>
      </w:pBdr>
      <w:jc w:val="center"/>
      <w:outlineLvl w:val="4"/>
    </w:pPr>
    <w:rPr>
      <w:rFonts w:ascii="Tahoma" w:hAnsi="Tahoma" w:cs="Tahoma"/>
      <w:sz w:val="36"/>
    </w:rPr>
  </w:style>
  <w:style w:type="paragraph" w:styleId="Heading6">
    <w:name w:val="heading 6"/>
    <w:basedOn w:val="Normal"/>
    <w:next w:val="Normal"/>
    <w:link w:val="Heading6Char"/>
    <w:uiPriority w:val="9"/>
    <w:qFormat/>
    <w:rsid w:val="008146DF"/>
    <w:pPr>
      <w:keepNext/>
      <w:pBdr>
        <w:top w:val="double" w:sz="4" w:space="1" w:color="auto"/>
        <w:left w:val="double" w:sz="4" w:space="4" w:color="auto"/>
        <w:bottom w:val="double" w:sz="4" w:space="1" w:color="auto"/>
        <w:right w:val="double" w:sz="4" w:space="4" w:color="auto"/>
      </w:pBdr>
      <w:jc w:val="center"/>
      <w:outlineLvl w:val="5"/>
    </w:pPr>
    <w:rPr>
      <w:rFonts w:ascii="Tahoma" w:hAnsi="Tahoma" w:cs="Tahoma"/>
      <w:b/>
      <w:sz w:val="28"/>
      <w:szCs w:val="28"/>
      <w:lang w:val="en-US" w:eastAsia="en-US"/>
    </w:rPr>
  </w:style>
  <w:style w:type="paragraph" w:styleId="Heading7">
    <w:name w:val="heading 7"/>
    <w:basedOn w:val="Normal"/>
    <w:next w:val="Normal"/>
    <w:link w:val="Heading7Char"/>
    <w:uiPriority w:val="9"/>
    <w:qFormat/>
    <w:rsid w:val="008146DF"/>
    <w:pPr>
      <w:keepNext/>
      <w:outlineLvl w:val="6"/>
    </w:pPr>
    <w:rPr>
      <w:rFonts w:ascii="Arial" w:hAnsi="Arial" w:cs="Arial"/>
      <w:b/>
      <w:bCs/>
      <w:sz w:val="24"/>
      <w:szCs w:val="24"/>
      <w:lang w:val="en-US" w:eastAsia="en-US"/>
    </w:rPr>
  </w:style>
  <w:style w:type="paragraph" w:styleId="Heading8">
    <w:name w:val="heading 8"/>
    <w:basedOn w:val="Normal"/>
    <w:next w:val="Normal"/>
    <w:link w:val="Heading8Char"/>
    <w:qFormat/>
    <w:rsid w:val="008146DF"/>
    <w:pPr>
      <w:keepNext/>
      <w:jc w:val="right"/>
      <w:outlineLvl w:val="7"/>
    </w:pPr>
    <w:rPr>
      <w:rFonts w:ascii="Arial Narrow" w:hAnsi="Arial Narrow" w:cs="Arial"/>
      <w:b/>
      <w:sz w:val="24"/>
    </w:rPr>
  </w:style>
  <w:style w:type="paragraph" w:styleId="Heading9">
    <w:name w:val="heading 9"/>
    <w:basedOn w:val="Normal"/>
    <w:next w:val="Normal"/>
    <w:link w:val="Heading9Char"/>
    <w:uiPriority w:val="9"/>
    <w:qFormat/>
    <w:rsid w:val="008146DF"/>
    <w:pPr>
      <w:keepNext/>
      <w:outlineLvl w:val="8"/>
    </w:pPr>
    <w:rPr>
      <w:rFonts w:ascii="Arial Narrow" w:hAnsi="Arial Narrow"/>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6DF"/>
    <w:rPr>
      <w:rFonts w:ascii="Tahoma" w:eastAsia="Times New Roman" w:hAnsi="Tahoma" w:cs="Times New Roman"/>
      <w:b/>
      <w:sz w:val="24"/>
      <w:szCs w:val="20"/>
      <w:lang w:val="en-GB" w:eastAsia="en-CA"/>
    </w:rPr>
  </w:style>
  <w:style w:type="character" w:customStyle="1" w:styleId="Heading2Char">
    <w:name w:val="Heading 2 Char"/>
    <w:basedOn w:val="DefaultParagraphFont"/>
    <w:link w:val="Heading2"/>
    <w:rsid w:val="008146DF"/>
    <w:rPr>
      <w:rFonts w:ascii="Arial Narrow" w:eastAsia="Times New Roman" w:hAnsi="Arial Narrow" w:cs="Times New Roman"/>
      <w:b/>
      <w:sz w:val="24"/>
      <w:szCs w:val="20"/>
      <w:lang w:val="en-GB" w:eastAsia="en-CA"/>
    </w:rPr>
  </w:style>
  <w:style w:type="character" w:customStyle="1" w:styleId="Heading3Char">
    <w:name w:val="Heading 3 Char"/>
    <w:basedOn w:val="DefaultParagraphFont"/>
    <w:link w:val="Heading3"/>
    <w:uiPriority w:val="9"/>
    <w:rsid w:val="008146DF"/>
    <w:rPr>
      <w:rFonts w:ascii="Arial Narrow" w:eastAsia="Times New Roman" w:hAnsi="Arial Narrow" w:cs="Times New Roman"/>
      <w:sz w:val="24"/>
      <w:szCs w:val="20"/>
      <w:lang w:val="en-GB" w:eastAsia="en-CA"/>
    </w:rPr>
  </w:style>
  <w:style w:type="character" w:customStyle="1" w:styleId="Heading4Char">
    <w:name w:val="Heading 4 Char"/>
    <w:basedOn w:val="DefaultParagraphFont"/>
    <w:link w:val="Heading4"/>
    <w:uiPriority w:val="9"/>
    <w:rsid w:val="008146DF"/>
    <w:rPr>
      <w:rFonts w:ascii="Arial" w:eastAsia="Times New Roman" w:hAnsi="Arial" w:cs="Times New Roman"/>
      <w:sz w:val="24"/>
      <w:szCs w:val="20"/>
      <w:lang w:val="en-GB" w:eastAsia="en-CA"/>
    </w:rPr>
  </w:style>
  <w:style w:type="character" w:customStyle="1" w:styleId="Heading5Char">
    <w:name w:val="Heading 5 Char"/>
    <w:aliases w:val=" Char Char,Char Char"/>
    <w:basedOn w:val="DefaultParagraphFont"/>
    <w:link w:val="Heading5"/>
    <w:uiPriority w:val="9"/>
    <w:rsid w:val="008146DF"/>
    <w:rPr>
      <w:rFonts w:ascii="Tahoma" w:eastAsia="Times New Roman" w:hAnsi="Tahoma" w:cs="Tahoma"/>
      <w:sz w:val="36"/>
      <w:szCs w:val="20"/>
      <w:lang w:val="en-GB" w:eastAsia="en-CA"/>
    </w:rPr>
  </w:style>
  <w:style w:type="character" w:customStyle="1" w:styleId="Heading6Char">
    <w:name w:val="Heading 6 Char"/>
    <w:basedOn w:val="DefaultParagraphFont"/>
    <w:link w:val="Heading6"/>
    <w:uiPriority w:val="9"/>
    <w:rsid w:val="008146DF"/>
    <w:rPr>
      <w:rFonts w:ascii="Tahoma" w:eastAsia="Times New Roman" w:hAnsi="Tahoma" w:cs="Tahoma"/>
      <w:b/>
      <w:sz w:val="28"/>
      <w:szCs w:val="28"/>
    </w:rPr>
  </w:style>
  <w:style w:type="character" w:customStyle="1" w:styleId="Heading7Char">
    <w:name w:val="Heading 7 Char"/>
    <w:basedOn w:val="DefaultParagraphFont"/>
    <w:link w:val="Heading7"/>
    <w:uiPriority w:val="9"/>
    <w:rsid w:val="008146DF"/>
    <w:rPr>
      <w:rFonts w:ascii="Arial" w:eastAsia="Times New Roman" w:hAnsi="Arial" w:cs="Arial"/>
      <w:b/>
      <w:bCs/>
      <w:sz w:val="24"/>
      <w:szCs w:val="24"/>
    </w:rPr>
  </w:style>
  <w:style w:type="character" w:customStyle="1" w:styleId="Heading8Char">
    <w:name w:val="Heading 8 Char"/>
    <w:basedOn w:val="DefaultParagraphFont"/>
    <w:link w:val="Heading8"/>
    <w:rsid w:val="008146DF"/>
    <w:rPr>
      <w:rFonts w:ascii="Arial Narrow" w:eastAsia="Times New Roman" w:hAnsi="Arial Narrow" w:cs="Arial"/>
      <w:b/>
      <w:sz w:val="24"/>
      <w:szCs w:val="20"/>
      <w:lang w:val="en-GB" w:eastAsia="en-CA"/>
    </w:rPr>
  </w:style>
  <w:style w:type="character" w:customStyle="1" w:styleId="Heading9Char">
    <w:name w:val="Heading 9 Char"/>
    <w:basedOn w:val="DefaultParagraphFont"/>
    <w:link w:val="Heading9"/>
    <w:uiPriority w:val="9"/>
    <w:rsid w:val="008146DF"/>
    <w:rPr>
      <w:rFonts w:ascii="Arial Narrow" w:eastAsia="Times New Roman" w:hAnsi="Arial Narrow" w:cs="Times New Roman"/>
      <w:sz w:val="24"/>
      <w:szCs w:val="20"/>
      <w:lang w:val="en-GB" w:eastAsia="en-CA"/>
    </w:rPr>
  </w:style>
  <w:style w:type="character" w:styleId="PageNumber">
    <w:name w:val="page number"/>
    <w:basedOn w:val="DefaultParagraphFont"/>
    <w:rsid w:val="008146DF"/>
  </w:style>
  <w:style w:type="paragraph" w:styleId="ListBullet">
    <w:name w:val="List Bullet"/>
    <w:basedOn w:val="Normal"/>
    <w:semiHidden/>
    <w:rsid w:val="008146DF"/>
    <w:pPr>
      <w:ind w:left="360" w:hanging="360"/>
    </w:pPr>
  </w:style>
  <w:style w:type="paragraph" w:customStyle="1" w:styleId="H2">
    <w:name w:val="H2"/>
    <w:basedOn w:val="Normal"/>
    <w:next w:val="Normal"/>
    <w:rsid w:val="008146DF"/>
    <w:pPr>
      <w:keepNext/>
      <w:spacing w:before="100" w:after="100"/>
    </w:pPr>
    <w:rPr>
      <w:b/>
      <w:sz w:val="36"/>
      <w:lang w:val="en-US"/>
    </w:rPr>
  </w:style>
  <w:style w:type="paragraph" w:styleId="Footer">
    <w:name w:val="footer"/>
    <w:basedOn w:val="Normal"/>
    <w:link w:val="FooterChar"/>
    <w:rsid w:val="008146DF"/>
    <w:pPr>
      <w:tabs>
        <w:tab w:val="center" w:pos="4320"/>
        <w:tab w:val="right" w:pos="8640"/>
      </w:tabs>
    </w:pPr>
  </w:style>
  <w:style w:type="character" w:customStyle="1" w:styleId="FooterChar">
    <w:name w:val="Footer Char"/>
    <w:basedOn w:val="DefaultParagraphFont"/>
    <w:link w:val="Footer"/>
    <w:rsid w:val="008146DF"/>
    <w:rPr>
      <w:rFonts w:ascii="Times New Roman" w:eastAsia="Times New Roman" w:hAnsi="Times New Roman" w:cs="Times New Roman"/>
      <w:sz w:val="20"/>
      <w:szCs w:val="20"/>
      <w:lang w:val="en-GB" w:eastAsia="en-CA"/>
    </w:rPr>
  </w:style>
  <w:style w:type="paragraph" w:styleId="BodyText">
    <w:name w:val="Body Text"/>
    <w:basedOn w:val="Normal"/>
    <w:link w:val="BodyTextChar"/>
    <w:rsid w:val="008146DF"/>
    <w:pPr>
      <w:widowControl w:val="0"/>
    </w:pPr>
    <w:rPr>
      <w:rFonts w:ascii="Arial Narrow" w:hAnsi="Arial Narrow"/>
      <w:sz w:val="24"/>
    </w:rPr>
  </w:style>
  <w:style w:type="character" w:customStyle="1" w:styleId="BodyTextChar">
    <w:name w:val="Body Text Char"/>
    <w:basedOn w:val="DefaultParagraphFont"/>
    <w:link w:val="BodyText"/>
    <w:rsid w:val="008146DF"/>
    <w:rPr>
      <w:rFonts w:ascii="Arial Narrow" w:eastAsia="Times New Roman" w:hAnsi="Arial Narrow" w:cs="Times New Roman"/>
      <w:sz w:val="24"/>
      <w:szCs w:val="20"/>
      <w:lang w:val="en-GB" w:eastAsia="en-CA"/>
    </w:rPr>
  </w:style>
  <w:style w:type="table" w:styleId="TableGrid">
    <w:name w:val="Table Grid"/>
    <w:basedOn w:val="TableNormal"/>
    <w:uiPriority w:val="39"/>
    <w:rsid w:val="008146DF"/>
    <w:pPr>
      <w:spacing w:after="0" w:line="240" w:lineRule="auto"/>
    </w:pPr>
    <w:rPr>
      <w:rFonts w:ascii="Times New Roman" w:eastAsia="Times New Roman" w:hAnsi="Times New Roman"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8146DF"/>
    <w:rPr>
      <w:b/>
      <w:bCs/>
    </w:rPr>
  </w:style>
  <w:style w:type="character" w:styleId="HTMLCite">
    <w:name w:val="HTML Cite"/>
    <w:uiPriority w:val="99"/>
    <w:semiHidden/>
    <w:unhideWhenUsed/>
    <w:rsid w:val="008146DF"/>
    <w:rPr>
      <w:i/>
      <w:iCs/>
    </w:rPr>
  </w:style>
  <w:style w:type="character" w:styleId="Emphasis">
    <w:name w:val="Emphasis"/>
    <w:uiPriority w:val="20"/>
    <w:qFormat/>
    <w:rsid w:val="008146DF"/>
    <w:rPr>
      <w:i/>
      <w:iCs/>
    </w:rPr>
  </w:style>
  <w:style w:type="paragraph" w:styleId="NormalWeb">
    <w:name w:val="Normal (Web)"/>
    <w:basedOn w:val="Normal"/>
    <w:uiPriority w:val="99"/>
    <w:unhideWhenUsed/>
    <w:rsid w:val="008146DF"/>
    <w:pPr>
      <w:spacing w:before="100" w:beforeAutospacing="1" w:after="100" w:afterAutospacing="1"/>
    </w:pPr>
    <w:rPr>
      <w:rFonts w:ascii="Verdana" w:hAnsi="Verdana"/>
      <w:sz w:val="12"/>
      <w:szCs w:val="12"/>
      <w:lang w:val="en-US" w:eastAsia="en-US"/>
    </w:rPr>
  </w:style>
  <w:style w:type="paragraph" w:styleId="BalloonText">
    <w:name w:val="Balloon Text"/>
    <w:basedOn w:val="Normal"/>
    <w:link w:val="BalloonTextChar"/>
    <w:uiPriority w:val="99"/>
    <w:semiHidden/>
    <w:unhideWhenUsed/>
    <w:rsid w:val="008146DF"/>
    <w:rPr>
      <w:rFonts w:ascii="Tahoma" w:hAnsi="Tahoma" w:cs="Tahoma"/>
      <w:sz w:val="16"/>
      <w:szCs w:val="16"/>
    </w:rPr>
  </w:style>
  <w:style w:type="character" w:customStyle="1" w:styleId="BalloonTextChar">
    <w:name w:val="Balloon Text Char"/>
    <w:basedOn w:val="DefaultParagraphFont"/>
    <w:link w:val="BalloonText"/>
    <w:uiPriority w:val="99"/>
    <w:semiHidden/>
    <w:rsid w:val="008146DF"/>
    <w:rPr>
      <w:rFonts w:ascii="Tahoma" w:eastAsia="Times New Roman" w:hAnsi="Tahoma" w:cs="Tahoma"/>
      <w:sz w:val="16"/>
      <w:szCs w:val="16"/>
      <w:lang w:val="en-GB" w:eastAsia="en-CA"/>
    </w:rPr>
  </w:style>
  <w:style w:type="character" w:styleId="Hyperlink">
    <w:name w:val="Hyperlink"/>
    <w:uiPriority w:val="99"/>
    <w:unhideWhenUsed/>
    <w:rsid w:val="008146DF"/>
    <w:rPr>
      <w:color w:val="0000FF"/>
      <w:u w:val="single"/>
    </w:rPr>
  </w:style>
  <w:style w:type="character" w:styleId="FollowedHyperlink">
    <w:name w:val="FollowedHyperlink"/>
    <w:uiPriority w:val="99"/>
    <w:semiHidden/>
    <w:unhideWhenUsed/>
    <w:rsid w:val="008146DF"/>
    <w:rPr>
      <w:color w:val="800080"/>
      <w:u w:val="single"/>
    </w:rPr>
  </w:style>
  <w:style w:type="paragraph" w:styleId="Quote">
    <w:name w:val="Quote"/>
    <w:basedOn w:val="Normal"/>
    <w:next w:val="Normal"/>
    <w:link w:val="QuoteChar"/>
    <w:uiPriority w:val="29"/>
    <w:qFormat/>
    <w:rsid w:val="008146DF"/>
    <w:rPr>
      <w:i/>
      <w:iCs/>
      <w:color w:val="000000"/>
    </w:rPr>
  </w:style>
  <w:style w:type="character" w:customStyle="1" w:styleId="QuoteChar">
    <w:name w:val="Quote Char"/>
    <w:basedOn w:val="DefaultParagraphFont"/>
    <w:link w:val="Quote"/>
    <w:uiPriority w:val="29"/>
    <w:rsid w:val="008146DF"/>
    <w:rPr>
      <w:rFonts w:ascii="Times New Roman" w:eastAsia="Times New Roman" w:hAnsi="Times New Roman" w:cs="Times New Roman"/>
      <w:i/>
      <w:iCs/>
      <w:color w:val="000000"/>
      <w:sz w:val="20"/>
      <w:szCs w:val="20"/>
      <w:lang w:val="en-GB" w:eastAsia="en-CA"/>
    </w:rPr>
  </w:style>
  <w:style w:type="character" w:customStyle="1" w:styleId="irchd1">
    <w:name w:val="irc_hd1"/>
    <w:rsid w:val="008146DF"/>
    <w:rPr>
      <w:spacing w:val="0"/>
      <w:sz w:val="20"/>
      <w:szCs w:val="20"/>
    </w:rPr>
  </w:style>
  <w:style w:type="character" w:customStyle="1" w:styleId="ircho1">
    <w:name w:val="irc_ho1"/>
    <w:rsid w:val="008146DF"/>
    <w:rPr>
      <w:color w:val="D6D6D6"/>
      <w:spacing w:val="0"/>
    </w:rPr>
  </w:style>
  <w:style w:type="paragraph" w:styleId="ListParagraph">
    <w:name w:val="List Paragraph"/>
    <w:basedOn w:val="Normal"/>
    <w:uiPriority w:val="34"/>
    <w:qFormat/>
    <w:rsid w:val="008146DF"/>
    <w:pPr>
      <w:ind w:left="720"/>
    </w:pPr>
  </w:style>
  <w:style w:type="paragraph" w:styleId="Header">
    <w:name w:val="header"/>
    <w:basedOn w:val="Normal"/>
    <w:link w:val="HeaderChar"/>
    <w:unhideWhenUsed/>
    <w:rsid w:val="008146DF"/>
    <w:pPr>
      <w:tabs>
        <w:tab w:val="center" w:pos="4680"/>
        <w:tab w:val="right" w:pos="9360"/>
      </w:tabs>
    </w:pPr>
    <w:rPr>
      <w:lang w:val="en-US"/>
    </w:rPr>
  </w:style>
  <w:style w:type="character" w:customStyle="1" w:styleId="HeaderChar">
    <w:name w:val="Header Char"/>
    <w:basedOn w:val="DefaultParagraphFont"/>
    <w:link w:val="Header"/>
    <w:rsid w:val="008146DF"/>
    <w:rPr>
      <w:rFonts w:ascii="Times New Roman" w:eastAsia="Times New Roman" w:hAnsi="Times New Roman" w:cs="Times New Roman"/>
      <w:sz w:val="20"/>
      <w:szCs w:val="20"/>
      <w:lang w:eastAsia="en-CA"/>
    </w:rPr>
  </w:style>
  <w:style w:type="paragraph" w:customStyle="1" w:styleId="indent1">
    <w:name w:val="indent1"/>
    <w:basedOn w:val="Normal"/>
    <w:rsid w:val="008146DF"/>
    <w:pPr>
      <w:spacing w:before="100" w:beforeAutospacing="1" w:after="100" w:afterAutospacing="1"/>
    </w:pPr>
    <w:rPr>
      <w:sz w:val="24"/>
      <w:szCs w:val="24"/>
    </w:rPr>
  </w:style>
  <w:style w:type="paragraph" w:customStyle="1" w:styleId="indent10">
    <w:name w:val="indent10"/>
    <w:basedOn w:val="Normal"/>
    <w:rsid w:val="008146DF"/>
    <w:pPr>
      <w:spacing w:before="100" w:beforeAutospacing="1" w:after="100" w:afterAutospacing="1"/>
    </w:pPr>
    <w:rPr>
      <w:sz w:val="24"/>
      <w:szCs w:val="24"/>
    </w:rPr>
  </w:style>
  <w:style w:type="paragraph" w:styleId="Title">
    <w:name w:val="Title"/>
    <w:basedOn w:val="Normal"/>
    <w:link w:val="TitleChar"/>
    <w:uiPriority w:val="10"/>
    <w:qFormat/>
    <w:rsid w:val="008146DF"/>
    <w:pPr>
      <w:widowControl w:val="0"/>
      <w:jc w:val="center"/>
    </w:pPr>
    <w:rPr>
      <w:rFonts w:ascii="Tahoma" w:hAnsi="Tahoma"/>
      <w:b/>
      <w:sz w:val="32"/>
    </w:rPr>
  </w:style>
  <w:style w:type="character" w:customStyle="1" w:styleId="TitleChar">
    <w:name w:val="Title Char"/>
    <w:basedOn w:val="DefaultParagraphFont"/>
    <w:link w:val="Title"/>
    <w:uiPriority w:val="10"/>
    <w:rsid w:val="008146DF"/>
    <w:rPr>
      <w:rFonts w:ascii="Tahoma" w:eastAsia="Times New Roman" w:hAnsi="Tahoma" w:cs="Times New Roman"/>
      <w:b/>
      <w:sz w:val="32"/>
      <w:szCs w:val="20"/>
      <w:lang w:val="en-GB" w:eastAsia="en-CA"/>
    </w:rPr>
  </w:style>
  <w:style w:type="paragraph" w:styleId="BodyTextIndent">
    <w:name w:val="Body Text Indent"/>
    <w:basedOn w:val="Normal"/>
    <w:link w:val="BodyTextIndentChar"/>
    <w:rsid w:val="008146DF"/>
    <w:pPr>
      <w:ind w:left="360"/>
    </w:pPr>
    <w:rPr>
      <w:sz w:val="24"/>
      <w:szCs w:val="24"/>
      <w:lang w:eastAsia="en-US"/>
    </w:rPr>
  </w:style>
  <w:style w:type="character" w:customStyle="1" w:styleId="BodyTextIndentChar">
    <w:name w:val="Body Text Indent Char"/>
    <w:basedOn w:val="DefaultParagraphFont"/>
    <w:link w:val="BodyTextIndent"/>
    <w:rsid w:val="008146DF"/>
    <w:rPr>
      <w:rFonts w:ascii="Times New Roman" w:eastAsia="Times New Roman" w:hAnsi="Times New Roman" w:cs="Times New Roman"/>
      <w:sz w:val="24"/>
      <w:szCs w:val="24"/>
      <w:lang w:val="en-CA"/>
    </w:rPr>
  </w:style>
  <w:style w:type="paragraph" w:styleId="BlockText">
    <w:name w:val="Block Text"/>
    <w:basedOn w:val="Normal"/>
    <w:semiHidden/>
    <w:rsid w:val="008146DF"/>
    <w:pPr>
      <w:ind w:left="1440" w:right="540"/>
    </w:pPr>
    <w:rPr>
      <w:rFonts w:ascii="Arial" w:hAnsi="Arial" w:cs="Arial"/>
      <w:sz w:val="24"/>
      <w:szCs w:val="24"/>
      <w:lang w:eastAsia="en-US"/>
    </w:rPr>
  </w:style>
  <w:style w:type="paragraph" w:styleId="BodyText2">
    <w:name w:val="Body Text 2"/>
    <w:basedOn w:val="Normal"/>
    <w:link w:val="BodyText2Char"/>
    <w:unhideWhenUsed/>
    <w:rsid w:val="008146DF"/>
    <w:pPr>
      <w:spacing w:after="120" w:line="480" w:lineRule="auto"/>
    </w:pPr>
  </w:style>
  <w:style w:type="character" w:customStyle="1" w:styleId="BodyText2Char">
    <w:name w:val="Body Text 2 Char"/>
    <w:basedOn w:val="DefaultParagraphFont"/>
    <w:link w:val="BodyText2"/>
    <w:rsid w:val="008146DF"/>
    <w:rPr>
      <w:rFonts w:ascii="Times New Roman" w:eastAsia="Times New Roman" w:hAnsi="Times New Roman" w:cs="Times New Roman"/>
      <w:sz w:val="20"/>
      <w:szCs w:val="20"/>
      <w:lang w:val="en-GB" w:eastAsia="en-CA"/>
    </w:rPr>
  </w:style>
  <w:style w:type="paragraph" w:customStyle="1" w:styleId="Footer1">
    <w:name w:val="Footer1"/>
    <w:basedOn w:val="Normal"/>
    <w:rsid w:val="008146DF"/>
    <w:pPr>
      <w:spacing w:before="100" w:beforeAutospacing="1" w:after="100" w:afterAutospacing="1" w:line="336" w:lineRule="auto"/>
    </w:pPr>
    <w:rPr>
      <w:rFonts w:ascii="Arial" w:hAnsi="Arial" w:cs="Arial"/>
      <w:color w:val="000000"/>
      <w:sz w:val="24"/>
      <w:szCs w:val="24"/>
      <w:lang w:val="en-US" w:eastAsia="en-US"/>
    </w:rPr>
  </w:style>
  <w:style w:type="paragraph" w:customStyle="1" w:styleId="article-paragraph">
    <w:name w:val="article-paragraph"/>
    <w:basedOn w:val="Normal"/>
    <w:rsid w:val="008146DF"/>
    <w:pPr>
      <w:spacing w:before="100" w:beforeAutospacing="1" w:after="100" w:afterAutospacing="1"/>
    </w:pPr>
    <w:rPr>
      <w:sz w:val="24"/>
      <w:szCs w:val="24"/>
    </w:rPr>
  </w:style>
  <w:style w:type="paragraph" w:customStyle="1" w:styleId="lead">
    <w:name w:val="lead"/>
    <w:basedOn w:val="Normal"/>
    <w:rsid w:val="008146DF"/>
    <w:pPr>
      <w:spacing w:before="100" w:beforeAutospacing="1" w:after="100" w:afterAutospacing="1"/>
    </w:pPr>
    <w:rPr>
      <w:sz w:val="24"/>
      <w:szCs w:val="24"/>
    </w:rPr>
  </w:style>
  <w:style w:type="character" w:customStyle="1" w:styleId="markncvpz9b32">
    <w:name w:val="markncvpz9b32"/>
    <w:basedOn w:val="DefaultParagraphFont"/>
    <w:rsid w:val="008146DF"/>
  </w:style>
  <w:style w:type="character" w:styleId="UnresolvedMention">
    <w:name w:val="Unresolved Mention"/>
    <w:basedOn w:val="DefaultParagraphFont"/>
    <w:uiPriority w:val="99"/>
    <w:semiHidden/>
    <w:unhideWhenUsed/>
    <w:rsid w:val="008146DF"/>
    <w:rPr>
      <w:color w:val="605E5C"/>
      <w:shd w:val="clear" w:color="auto" w:fill="E1DFDD"/>
    </w:rPr>
  </w:style>
  <w:style w:type="paragraph" w:customStyle="1" w:styleId="comp">
    <w:name w:val="comp"/>
    <w:basedOn w:val="Normal"/>
    <w:rsid w:val="008146DF"/>
    <w:pPr>
      <w:spacing w:before="100" w:beforeAutospacing="1" w:after="100" w:afterAutospacing="1"/>
    </w:pPr>
    <w:rPr>
      <w:sz w:val="24"/>
      <w:szCs w:val="24"/>
      <w:lang w:val="en-US" w:eastAsia="en-US"/>
    </w:rPr>
  </w:style>
  <w:style w:type="character" w:customStyle="1" w:styleId="mntl-inline-citation">
    <w:name w:val="mntl-inline-citation"/>
    <w:basedOn w:val="DefaultParagraphFont"/>
    <w:rsid w:val="008146DF"/>
  </w:style>
  <w:style w:type="character" w:styleId="CommentReference">
    <w:name w:val="annotation reference"/>
    <w:basedOn w:val="DefaultParagraphFont"/>
    <w:uiPriority w:val="99"/>
    <w:semiHidden/>
    <w:unhideWhenUsed/>
    <w:rsid w:val="008146DF"/>
    <w:rPr>
      <w:sz w:val="16"/>
      <w:szCs w:val="16"/>
    </w:rPr>
  </w:style>
  <w:style w:type="paragraph" w:styleId="CommentText">
    <w:name w:val="annotation text"/>
    <w:basedOn w:val="Normal"/>
    <w:link w:val="CommentTextChar"/>
    <w:uiPriority w:val="99"/>
    <w:semiHidden/>
    <w:unhideWhenUsed/>
    <w:rsid w:val="008146DF"/>
  </w:style>
  <w:style w:type="character" w:customStyle="1" w:styleId="CommentTextChar">
    <w:name w:val="Comment Text Char"/>
    <w:basedOn w:val="DefaultParagraphFont"/>
    <w:link w:val="CommentText"/>
    <w:uiPriority w:val="99"/>
    <w:semiHidden/>
    <w:rsid w:val="008146DF"/>
    <w:rPr>
      <w:rFonts w:ascii="Times New Roman" w:eastAsia="Times New Roman" w:hAnsi="Times New Roman" w:cs="Times New Roman"/>
      <w:sz w:val="20"/>
      <w:szCs w:val="20"/>
      <w:lang w:val="en-GB" w:eastAsia="en-CA"/>
    </w:rPr>
  </w:style>
  <w:style w:type="paragraph" w:styleId="CommentSubject">
    <w:name w:val="annotation subject"/>
    <w:basedOn w:val="CommentText"/>
    <w:next w:val="CommentText"/>
    <w:link w:val="CommentSubjectChar"/>
    <w:uiPriority w:val="99"/>
    <w:semiHidden/>
    <w:unhideWhenUsed/>
    <w:rsid w:val="008146DF"/>
    <w:rPr>
      <w:b/>
      <w:bCs/>
    </w:rPr>
  </w:style>
  <w:style w:type="character" w:customStyle="1" w:styleId="CommentSubjectChar">
    <w:name w:val="Comment Subject Char"/>
    <w:basedOn w:val="CommentTextChar"/>
    <w:link w:val="CommentSubject"/>
    <w:uiPriority w:val="99"/>
    <w:semiHidden/>
    <w:rsid w:val="008146DF"/>
    <w:rPr>
      <w:rFonts w:ascii="Times New Roman" w:eastAsia="Times New Roman" w:hAnsi="Times New Roman" w:cs="Times New Roman"/>
      <w:b/>
      <w:bCs/>
      <w:sz w:val="20"/>
      <w:szCs w:val="20"/>
      <w:lang w:val="en-GB" w:eastAsia="en-CA"/>
    </w:rPr>
  </w:style>
  <w:style w:type="paragraph" w:styleId="Revision">
    <w:name w:val="Revision"/>
    <w:hidden/>
    <w:uiPriority w:val="99"/>
    <w:semiHidden/>
    <w:rsid w:val="008146DF"/>
    <w:pPr>
      <w:spacing w:after="0" w:line="240" w:lineRule="auto"/>
    </w:pPr>
    <w:rPr>
      <w:rFonts w:ascii="Times New Roman" w:eastAsia="Times New Roman" w:hAnsi="Times New Roman" w:cs="Times New Roman"/>
      <w:sz w:val="20"/>
      <w:szCs w:val="20"/>
      <w:lang w:val="en-GB"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4837187">
      <w:bodyDiv w:val="1"/>
      <w:marLeft w:val="0"/>
      <w:marRight w:val="0"/>
      <w:marTop w:val="0"/>
      <w:marBottom w:val="0"/>
      <w:divBdr>
        <w:top w:val="none" w:sz="0" w:space="0" w:color="auto"/>
        <w:left w:val="none" w:sz="0" w:space="0" w:color="auto"/>
        <w:bottom w:val="none" w:sz="0" w:space="0" w:color="auto"/>
        <w:right w:val="none" w:sz="0" w:space="0" w:color="auto"/>
      </w:divBdr>
    </w:div>
    <w:div w:id="1849170584">
      <w:bodyDiv w:val="1"/>
      <w:marLeft w:val="0"/>
      <w:marRight w:val="0"/>
      <w:marTop w:val="0"/>
      <w:marBottom w:val="0"/>
      <w:divBdr>
        <w:top w:val="none" w:sz="0" w:space="0" w:color="auto"/>
        <w:left w:val="none" w:sz="0" w:space="0" w:color="auto"/>
        <w:bottom w:val="none" w:sz="0" w:space="0" w:color="auto"/>
        <w:right w:val="none" w:sz="0" w:space="0" w:color="auto"/>
      </w:divBdr>
    </w:div>
    <w:div w:id="2133472249">
      <w:bodyDiv w:val="1"/>
      <w:marLeft w:val="0"/>
      <w:marRight w:val="0"/>
      <w:marTop w:val="0"/>
      <w:marBottom w:val="0"/>
      <w:divBdr>
        <w:top w:val="none" w:sz="0" w:space="0" w:color="auto"/>
        <w:left w:val="none" w:sz="0" w:space="0" w:color="auto"/>
        <w:bottom w:val="none" w:sz="0" w:space="0" w:color="auto"/>
        <w:right w:val="none" w:sz="0" w:space="0" w:color="auto"/>
      </w:divBdr>
      <w:divsChild>
        <w:div w:id="1841774663">
          <w:marLeft w:val="0"/>
          <w:marRight w:val="0"/>
          <w:marTop w:val="0"/>
          <w:marBottom w:val="0"/>
          <w:divBdr>
            <w:top w:val="none" w:sz="0" w:space="0" w:color="auto"/>
            <w:left w:val="none" w:sz="0" w:space="0" w:color="auto"/>
            <w:bottom w:val="none" w:sz="0" w:space="0" w:color="auto"/>
            <w:right w:val="none" w:sz="0" w:space="0" w:color="auto"/>
          </w:divBdr>
          <w:divsChild>
            <w:div w:id="885604169">
              <w:marLeft w:val="0"/>
              <w:marRight w:val="0"/>
              <w:marTop w:val="0"/>
              <w:marBottom w:val="0"/>
              <w:divBdr>
                <w:top w:val="none" w:sz="0" w:space="0" w:color="auto"/>
                <w:left w:val="none" w:sz="0" w:space="0" w:color="auto"/>
                <w:bottom w:val="none" w:sz="0" w:space="0" w:color="auto"/>
                <w:right w:val="none" w:sz="0" w:space="0" w:color="auto"/>
              </w:divBdr>
              <w:divsChild>
                <w:div w:id="2041081921">
                  <w:marLeft w:val="0"/>
                  <w:marRight w:val="0"/>
                  <w:marTop w:val="0"/>
                  <w:marBottom w:val="0"/>
                  <w:divBdr>
                    <w:top w:val="none" w:sz="0" w:space="0" w:color="auto"/>
                    <w:left w:val="none" w:sz="0" w:space="0" w:color="auto"/>
                    <w:bottom w:val="none" w:sz="0" w:space="0" w:color="auto"/>
                    <w:right w:val="none" w:sz="0" w:space="0" w:color="auto"/>
                  </w:divBdr>
                  <w:divsChild>
                    <w:div w:id="213011064">
                      <w:marLeft w:val="0"/>
                      <w:marRight w:val="0"/>
                      <w:marTop w:val="0"/>
                      <w:marBottom w:val="0"/>
                      <w:divBdr>
                        <w:top w:val="none" w:sz="0" w:space="0" w:color="auto"/>
                        <w:left w:val="none" w:sz="0" w:space="0" w:color="auto"/>
                        <w:bottom w:val="none" w:sz="0" w:space="0" w:color="auto"/>
                        <w:right w:val="none" w:sz="0" w:space="0" w:color="auto"/>
                      </w:divBdr>
                    </w:div>
                    <w:div w:id="2079863307">
                      <w:marLeft w:val="0"/>
                      <w:marRight w:val="0"/>
                      <w:marTop w:val="0"/>
                      <w:marBottom w:val="0"/>
                      <w:divBdr>
                        <w:top w:val="none" w:sz="0" w:space="0" w:color="auto"/>
                        <w:left w:val="none" w:sz="0" w:space="0" w:color="auto"/>
                        <w:bottom w:val="none" w:sz="0" w:space="0" w:color="auto"/>
                        <w:right w:val="none" w:sz="0" w:space="0" w:color="auto"/>
                      </w:divBdr>
                    </w:div>
                  </w:divsChild>
                </w:div>
                <w:div w:id="1723753078">
                  <w:marLeft w:val="0"/>
                  <w:marRight w:val="0"/>
                  <w:marTop w:val="0"/>
                  <w:marBottom w:val="0"/>
                  <w:divBdr>
                    <w:top w:val="none" w:sz="0" w:space="0" w:color="auto"/>
                    <w:left w:val="none" w:sz="0" w:space="0" w:color="auto"/>
                    <w:bottom w:val="none" w:sz="0" w:space="0" w:color="auto"/>
                    <w:right w:val="none" w:sz="0" w:space="0" w:color="auto"/>
                  </w:divBdr>
                  <w:divsChild>
                    <w:div w:id="202060303">
                      <w:marLeft w:val="0"/>
                      <w:marRight w:val="0"/>
                      <w:marTop w:val="0"/>
                      <w:marBottom w:val="0"/>
                      <w:divBdr>
                        <w:top w:val="none" w:sz="0" w:space="0" w:color="auto"/>
                        <w:left w:val="none" w:sz="0" w:space="0" w:color="auto"/>
                        <w:bottom w:val="none" w:sz="0" w:space="0" w:color="auto"/>
                        <w:right w:val="none" w:sz="0" w:space="0" w:color="auto"/>
                      </w:divBdr>
                    </w:div>
                    <w:div w:id="192571622">
                      <w:marLeft w:val="0"/>
                      <w:marRight w:val="0"/>
                      <w:marTop w:val="0"/>
                      <w:marBottom w:val="0"/>
                      <w:divBdr>
                        <w:top w:val="none" w:sz="0" w:space="0" w:color="auto"/>
                        <w:left w:val="none" w:sz="0" w:space="0" w:color="auto"/>
                        <w:bottom w:val="none" w:sz="0" w:space="0" w:color="auto"/>
                        <w:right w:val="none" w:sz="0" w:space="0" w:color="auto"/>
                      </w:divBdr>
                    </w:div>
                  </w:divsChild>
                </w:div>
                <w:div w:id="1495075187">
                  <w:marLeft w:val="0"/>
                  <w:marRight w:val="0"/>
                  <w:marTop w:val="0"/>
                  <w:marBottom w:val="0"/>
                  <w:divBdr>
                    <w:top w:val="none" w:sz="0" w:space="0" w:color="auto"/>
                    <w:left w:val="none" w:sz="0" w:space="0" w:color="auto"/>
                    <w:bottom w:val="none" w:sz="0" w:space="0" w:color="auto"/>
                    <w:right w:val="none" w:sz="0" w:space="0" w:color="auto"/>
                  </w:divBdr>
                  <w:divsChild>
                    <w:div w:id="1948854538">
                      <w:marLeft w:val="0"/>
                      <w:marRight w:val="0"/>
                      <w:marTop w:val="0"/>
                      <w:marBottom w:val="0"/>
                      <w:divBdr>
                        <w:top w:val="none" w:sz="0" w:space="0" w:color="auto"/>
                        <w:left w:val="none" w:sz="0" w:space="0" w:color="auto"/>
                        <w:bottom w:val="none" w:sz="0" w:space="0" w:color="auto"/>
                        <w:right w:val="none" w:sz="0" w:space="0" w:color="auto"/>
                      </w:divBdr>
                    </w:div>
                    <w:div w:id="2103989680">
                      <w:marLeft w:val="0"/>
                      <w:marRight w:val="0"/>
                      <w:marTop w:val="0"/>
                      <w:marBottom w:val="0"/>
                      <w:divBdr>
                        <w:top w:val="none" w:sz="0" w:space="0" w:color="auto"/>
                        <w:left w:val="none" w:sz="0" w:space="0" w:color="auto"/>
                        <w:bottom w:val="none" w:sz="0" w:space="0" w:color="auto"/>
                        <w:right w:val="none" w:sz="0" w:space="0" w:color="auto"/>
                      </w:divBdr>
                    </w:div>
                  </w:divsChild>
                </w:div>
                <w:div w:id="1060985503">
                  <w:marLeft w:val="0"/>
                  <w:marRight w:val="0"/>
                  <w:marTop w:val="0"/>
                  <w:marBottom w:val="0"/>
                  <w:divBdr>
                    <w:top w:val="none" w:sz="0" w:space="0" w:color="auto"/>
                    <w:left w:val="none" w:sz="0" w:space="0" w:color="auto"/>
                    <w:bottom w:val="none" w:sz="0" w:space="0" w:color="auto"/>
                    <w:right w:val="none" w:sz="0" w:space="0" w:color="auto"/>
                  </w:divBdr>
                  <w:divsChild>
                    <w:div w:id="162624962">
                      <w:marLeft w:val="0"/>
                      <w:marRight w:val="0"/>
                      <w:marTop w:val="0"/>
                      <w:marBottom w:val="0"/>
                      <w:divBdr>
                        <w:top w:val="none" w:sz="0" w:space="0" w:color="auto"/>
                        <w:left w:val="none" w:sz="0" w:space="0" w:color="auto"/>
                        <w:bottom w:val="none" w:sz="0" w:space="0" w:color="auto"/>
                        <w:right w:val="none" w:sz="0" w:space="0" w:color="auto"/>
                      </w:divBdr>
                    </w:div>
                    <w:div w:id="75864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1.jpeg"/><Relationship Id="rId21" Type="http://schemas.openxmlformats.org/officeDocument/2006/relationships/image" Target="media/image12.jpeg"/><Relationship Id="rId324" Type="http://schemas.openxmlformats.org/officeDocument/2006/relationships/image" Target="media/image274.png"/><Relationship Id="rId531" Type="http://schemas.openxmlformats.org/officeDocument/2006/relationships/image" Target="media/image441.png"/><Relationship Id="rId170" Type="http://schemas.openxmlformats.org/officeDocument/2006/relationships/image" Target="media/image124.jpeg"/><Relationship Id="rId268" Type="http://schemas.openxmlformats.org/officeDocument/2006/relationships/image" Target="media/image220.png"/><Relationship Id="rId475" Type="http://schemas.openxmlformats.org/officeDocument/2006/relationships/hyperlink" Target="https://www.topendsports.com/testing/tests/swim-12-minutes.htm" TargetMode="External"/><Relationship Id="rId32" Type="http://schemas.openxmlformats.org/officeDocument/2006/relationships/hyperlink" Target="http://inboxwhenready.org/" TargetMode="External"/><Relationship Id="rId128" Type="http://schemas.openxmlformats.org/officeDocument/2006/relationships/image" Target="media/image82.png"/><Relationship Id="rId335" Type="http://schemas.openxmlformats.org/officeDocument/2006/relationships/image" Target="media/image285.png"/><Relationship Id="rId542" Type="http://schemas.openxmlformats.org/officeDocument/2006/relationships/hyperlink" Target="http://www.participaction.com/get-informed/physical-activity-guidelines/guidelines-for-adults/" TargetMode="External"/><Relationship Id="rId181" Type="http://schemas.openxmlformats.org/officeDocument/2006/relationships/image" Target="media/image135.jpeg"/><Relationship Id="rId402" Type="http://schemas.openxmlformats.org/officeDocument/2006/relationships/hyperlink" Target="https://www.bodybuildingmealplan.com/macro-meal-plan/?msclkid=cae78652f1f21bdb4821e0f88c6371e9" TargetMode="External"/><Relationship Id="rId279" Type="http://schemas.openxmlformats.org/officeDocument/2006/relationships/image" Target="media/image231.png"/><Relationship Id="rId486" Type="http://schemas.openxmlformats.org/officeDocument/2006/relationships/image" Target="media/image396.png"/><Relationship Id="rId43" Type="http://schemas.openxmlformats.org/officeDocument/2006/relationships/hyperlink" Target="http://rescuetime.com/" TargetMode="External"/><Relationship Id="rId139" Type="http://schemas.openxmlformats.org/officeDocument/2006/relationships/image" Target="media/image93.jpeg"/><Relationship Id="rId346" Type="http://schemas.openxmlformats.org/officeDocument/2006/relationships/image" Target="media/image296.png"/><Relationship Id="rId553" Type="http://schemas.openxmlformats.org/officeDocument/2006/relationships/hyperlink" Target="http://en.wikipedia.org/wiki/Cooper_test" TargetMode="External"/><Relationship Id="rId192" Type="http://schemas.openxmlformats.org/officeDocument/2006/relationships/image" Target="media/image146.png"/><Relationship Id="rId206" Type="http://schemas.openxmlformats.org/officeDocument/2006/relationships/image" Target="media/image160.png"/><Relationship Id="rId413" Type="http://schemas.openxmlformats.org/officeDocument/2006/relationships/image" Target="media/image355.jpeg"/><Relationship Id="rId497" Type="http://schemas.openxmlformats.org/officeDocument/2006/relationships/image" Target="media/image407.png"/><Relationship Id="rId357" Type="http://schemas.openxmlformats.org/officeDocument/2006/relationships/image" Target="media/image307.png"/><Relationship Id="rId54" Type="http://schemas.openxmlformats.org/officeDocument/2006/relationships/image" Target="media/image29.png"/><Relationship Id="rId217" Type="http://schemas.openxmlformats.org/officeDocument/2006/relationships/image" Target="media/image171.png"/><Relationship Id="rId259" Type="http://schemas.openxmlformats.org/officeDocument/2006/relationships/image" Target="media/image213.png"/><Relationship Id="rId424" Type="http://schemas.openxmlformats.org/officeDocument/2006/relationships/hyperlink" Target="http://www.juniorsclothingonline.com/the-dos-and-donts-of-dressing-your-body-shape/" TargetMode="External"/><Relationship Id="rId466" Type="http://schemas.openxmlformats.org/officeDocument/2006/relationships/image" Target="media/image385.jpeg"/><Relationship Id="rId23" Type="http://schemas.openxmlformats.org/officeDocument/2006/relationships/hyperlink" Target="https://www.amazon.com/s/ref=sr_nr_p_36_0?fst=as%3Aoff&amp;rh=n%3A172282%2Cn%3A667846011%2Cn%3A9977441011%2Cn%3A2563847011%2Ck%3Atravel+alarm+clock%2Cp_36%3A1253503011&amp;keywords=travel+alarm+clock&amp;ie=UTF8&amp;qid=1477357437&amp;rnid=386442011" TargetMode="External"/><Relationship Id="rId119" Type="http://schemas.openxmlformats.org/officeDocument/2006/relationships/image" Target="media/image73.png"/><Relationship Id="rId270" Type="http://schemas.openxmlformats.org/officeDocument/2006/relationships/image" Target="media/image222.jpeg"/><Relationship Id="rId326" Type="http://schemas.openxmlformats.org/officeDocument/2006/relationships/image" Target="media/image276.png"/><Relationship Id="rId533" Type="http://schemas.openxmlformats.org/officeDocument/2006/relationships/image" Target="media/image443.jpeg"/><Relationship Id="rId65" Type="http://schemas.openxmlformats.org/officeDocument/2006/relationships/hyperlink" Target="https://www.canada.ca/en/public-health/services/publications/diseases-conditions/heart-disease-canada.html" TargetMode="External"/><Relationship Id="rId130" Type="http://schemas.openxmlformats.org/officeDocument/2006/relationships/image" Target="media/image84.png"/><Relationship Id="rId368" Type="http://schemas.openxmlformats.org/officeDocument/2006/relationships/image" Target="media/image318.png"/><Relationship Id="rId172" Type="http://schemas.openxmlformats.org/officeDocument/2006/relationships/image" Target="media/image126.png"/><Relationship Id="rId228" Type="http://schemas.openxmlformats.org/officeDocument/2006/relationships/image" Target="media/image182.png"/><Relationship Id="rId435" Type="http://schemas.openxmlformats.org/officeDocument/2006/relationships/hyperlink" Target="https://en.wikipedia.org/wiki/PubMed_Identifier" TargetMode="External"/><Relationship Id="rId477" Type="http://schemas.openxmlformats.org/officeDocument/2006/relationships/image" Target="media/image392.jpeg"/><Relationship Id="rId281" Type="http://schemas.openxmlformats.org/officeDocument/2006/relationships/image" Target="media/image233.png"/><Relationship Id="rId337" Type="http://schemas.openxmlformats.org/officeDocument/2006/relationships/image" Target="media/image287.png"/><Relationship Id="rId502" Type="http://schemas.openxmlformats.org/officeDocument/2006/relationships/image" Target="media/image412.jpeg"/><Relationship Id="rId34" Type="http://schemas.openxmlformats.org/officeDocument/2006/relationships/hyperlink" Target="https://play.google.com/store/apps/details?id=com.thriveglobal.thriveapp" TargetMode="External"/><Relationship Id="rId76" Type="http://schemas.openxmlformats.org/officeDocument/2006/relationships/hyperlink" Target="https://www150.statcan.gc.ca/n1/pub/82-625-x/2019001/article/00005-eng.htm" TargetMode="External"/><Relationship Id="rId141" Type="http://schemas.openxmlformats.org/officeDocument/2006/relationships/image" Target="media/image95.jpeg"/><Relationship Id="rId379" Type="http://schemas.openxmlformats.org/officeDocument/2006/relationships/image" Target="media/image329.png"/><Relationship Id="rId544" Type="http://schemas.openxmlformats.org/officeDocument/2006/relationships/hyperlink" Target="http://bodyweightexexercise.blogspot.ca/2010/09/free-muscle-chart-download.html" TargetMode="External"/><Relationship Id="rId7" Type="http://schemas.openxmlformats.org/officeDocument/2006/relationships/endnotes" Target="endnotes.xml"/><Relationship Id="rId183" Type="http://schemas.openxmlformats.org/officeDocument/2006/relationships/image" Target="media/image137.png"/><Relationship Id="rId239" Type="http://schemas.openxmlformats.org/officeDocument/2006/relationships/image" Target="media/image193.png"/><Relationship Id="rId390" Type="http://schemas.openxmlformats.org/officeDocument/2006/relationships/image" Target="media/image340.jpeg"/><Relationship Id="rId404" Type="http://schemas.openxmlformats.org/officeDocument/2006/relationships/hyperlink" Target="http://www.novobodyfitness.com/blog/2017/08/04/understanding-macronutrients" TargetMode="External"/><Relationship Id="rId446" Type="http://schemas.openxmlformats.org/officeDocument/2006/relationships/image" Target="media/image370.jpeg"/><Relationship Id="rId250" Type="http://schemas.openxmlformats.org/officeDocument/2006/relationships/image" Target="media/image204.png"/><Relationship Id="rId292" Type="http://schemas.openxmlformats.org/officeDocument/2006/relationships/image" Target="media/image244.png"/><Relationship Id="rId306" Type="http://schemas.openxmlformats.org/officeDocument/2006/relationships/image" Target="media/image256.png"/><Relationship Id="rId488" Type="http://schemas.openxmlformats.org/officeDocument/2006/relationships/image" Target="media/image398.png"/><Relationship Id="rId45" Type="http://schemas.openxmlformats.org/officeDocument/2006/relationships/hyperlink" Target="http://www.hongkiat.com/blog/send-archive-emails-gmail/" TargetMode="External"/><Relationship Id="rId87" Type="http://schemas.openxmlformats.org/officeDocument/2006/relationships/hyperlink" Target="https://www.pngwing.com/en/free-png-bkcvo" TargetMode="External"/><Relationship Id="rId110" Type="http://schemas.openxmlformats.org/officeDocument/2006/relationships/image" Target="media/image64.jpeg"/><Relationship Id="rId348" Type="http://schemas.openxmlformats.org/officeDocument/2006/relationships/image" Target="media/image298.png"/><Relationship Id="rId513" Type="http://schemas.openxmlformats.org/officeDocument/2006/relationships/image" Target="media/image423.png"/><Relationship Id="rId555" Type="http://schemas.openxmlformats.org/officeDocument/2006/relationships/footer" Target="footer7.xml"/><Relationship Id="rId152" Type="http://schemas.openxmlformats.org/officeDocument/2006/relationships/image" Target="media/image106.png"/><Relationship Id="rId194" Type="http://schemas.openxmlformats.org/officeDocument/2006/relationships/image" Target="media/image148.jpeg"/><Relationship Id="rId208" Type="http://schemas.openxmlformats.org/officeDocument/2006/relationships/image" Target="media/image162.png"/><Relationship Id="rId415" Type="http://schemas.openxmlformats.org/officeDocument/2006/relationships/image" Target="media/image356.png"/><Relationship Id="rId457" Type="http://schemas.openxmlformats.org/officeDocument/2006/relationships/hyperlink" Target="http://s3.amazonaws.com/prod.skimble/assets/922537/image_iphone.jpg" TargetMode="External"/><Relationship Id="rId261" Type="http://schemas.openxmlformats.org/officeDocument/2006/relationships/hyperlink" Target="http://images.google.ca/imgres?imgurl=http://images.military.com/pics/wh-leaning-side-plank.jpg&amp;imgrefurl=http://www.military.com/military-fitness/workouts/early-bird-gets-burn&amp;usg=__hyfQ_DGUxdWJ0P-zdtFt7iFziRs=&amp;h=200&amp;w=200&amp;sz=7&amp;hl=en&amp;start=4&amp;tbnid=To3mkE_RpCNC7M:&amp;tbnh=104&amp;tbnw=104&amp;prev=/images?q%3Dside%2Bplank%26imgc%3Dgray%26gbv%3D2%26ndsp%3D20%26hl%3Den%26sa%3DN%26tbo%3D1" TargetMode="External"/><Relationship Id="rId499" Type="http://schemas.openxmlformats.org/officeDocument/2006/relationships/image" Target="media/image409.jpeg"/><Relationship Id="rId14" Type="http://schemas.openxmlformats.org/officeDocument/2006/relationships/image" Target="media/image5.png"/><Relationship Id="rId56" Type="http://schemas.openxmlformats.org/officeDocument/2006/relationships/image" Target="media/image30.png"/><Relationship Id="rId317" Type="http://schemas.openxmlformats.org/officeDocument/2006/relationships/image" Target="media/image267.png"/><Relationship Id="rId359" Type="http://schemas.openxmlformats.org/officeDocument/2006/relationships/image" Target="media/image309.png"/><Relationship Id="rId524" Type="http://schemas.openxmlformats.org/officeDocument/2006/relationships/image" Target="media/image434.png"/><Relationship Id="rId98" Type="http://schemas.openxmlformats.org/officeDocument/2006/relationships/image" Target="media/image52.png"/><Relationship Id="rId121" Type="http://schemas.openxmlformats.org/officeDocument/2006/relationships/image" Target="media/image75.png"/><Relationship Id="rId163" Type="http://schemas.openxmlformats.org/officeDocument/2006/relationships/image" Target="media/image117.png"/><Relationship Id="rId219" Type="http://schemas.openxmlformats.org/officeDocument/2006/relationships/image" Target="media/image173.png"/><Relationship Id="rId370" Type="http://schemas.openxmlformats.org/officeDocument/2006/relationships/image" Target="media/image320.png"/><Relationship Id="rId426" Type="http://schemas.openxmlformats.org/officeDocument/2006/relationships/image" Target="media/image362.jpeg"/><Relationship Id="rId230" Type="http://schemas.openxmlformats.org/officeDocument/2006/relationships/image" Target="media/image184.png"/><Relationship Id="rId468" Type="http://schemas.openxmlformats.org/officeDocument/2006/relationships/image" Target="media/image386.jpeg"/><Relationship Id="rId25" Type="http://schemas.openxmlformats.org/officeDocument/2006/relationships/image" Target="media/image15.jpeg"/><Relationship Id="rId67" Type="http://schemas.openxmlformats.org/officeDocument/2006/relationships/image" Target="media/image35.jpeg"/><Relationship Id="rId272" Type="http://schemas.openxmlformats.org/officeDocument/2006/relationships/image" Target="media/image224.png"/><Relationship Id="rId328" Type="http://schemas.openxmlformats.org/officeDocument/2006/relationships/image" Target="media/image278.jpeg"/><Relationship Id="rId535" Type="http://schemas.openxmlformats.org/officeDocument/2006/relationships/image" Target="media/image445.jpeg"/><Relationship Id="rId132" Type="http://schemas.openxmlformats.org/officeDocument/2006/relationships/image" Target="media/image86.png"/><Relationship Id="rId174" Type="http://schemas.openxmlformats.org/officeDocument/2006/relationships/image" Target="media/image128.png"/><Relationship Id="rId381" Type="http://schemas.openxmlformats.org/officeDocument/2006/relationships/image" Target="media/image331.png"/><Relationship Id="rId241" Type="http://schemas.openxmlformats.org/officeDocument/2006/relationships/image" Target="media/image195.png"/><Relationship Id="rId437" Type="http://schemas.openxmlformats.org/officeDocument/2006/relationships/hyperlink" Target="https://en.wikipedia.org/wiki/Body_fat" TargetMode="External"/><Relationship Id="rId479" Type="http://schemas.openxmlformats.org/officeDocument/2006/relationships/image" Target="media/image393.png"/><Relationship Id="rId36" Type="http://schemas.openxmlformats.org/officeDocument/2006/relationships/hyperlink" Target="https://www.igeeksblog.com/how-to-enable-disable-night-shift-mode-ios-9-3-on-iphone-ipad/" TargetMode="External"/><Relationship Id="rId283" Type="http://schemas.openxmlformats.org/officeDocument/2006/relationships/image" Target="media/image235.png"/><Relationship Id="rId339" Type="http://schemas.openxmlformats.org/officeDocument/2006/relationships/image" Target="media/image289.png"/><Relationship Id="rId490" Type="http://schemas.openxmlformats.org/officeDocument/2006/relationships/image" Target="media/image400.png"/><Relationship Id="rId504" Type="http://schemas.openxmlformats.org/officeDocument/2006/relationships/image" Target="media/image414.jpeg"/><Relationship Id="rId546" Type="http://schemas.openxmlformats.org/officeDocument/2006/relationships/hyperlink" Target="http://www.TrainerClipart.com" TargetMode="External"/><Relationship Id="rId78" Type="http://schemas.openxmlformats.org/officeDocument/2006/relationships/hyperlink" Target="https://www150.statcan.gc.ca/n1/pub/82-625-x/2019001/article/00007-eng.htm" TargetMode="External"/><Relationship Id="rId101" Type="http://schemas.openxmlformats.org/officeDocument/2006/relationships/image" Target="media/image55.png"/><Relationship Id="rId143" Type="http://schemas.openxmlformats.org/officeDocument/2006/relationships/image" Target="media/image97.jpeg"/><Relationship Id="rId185" Type="http://schemas.openxmlformats.org/officeDocument/2006/relationships/image" Target="media/image139.png"/><Relationship Id="rId350" Type="http://schemas.openxmlformats.org/officeDocument/2006/relationships/image" Target="media/image300.png"/><Relationship Id="rId406" Type="http://schemas.openxmlformats.org/officeDocument/2006/relationships/image" Target="media/image350.jpeg"/><Relationship Id="rId9" Type="http://schemas.openxmlformats.org/officeDocument/2006/relationships/hyperlink" Target="http://www.bmi-calculator.net/body-fat-calculator" TargetMode="External"/><Relationship Id="rId210" Type="http://schemas.openxmlformats.org/officeDocument/2006/relationships/image" Target="media/image164.png"/><Relationship Id="rId392" Type="http://schemas.openxmlformats.org/officeDocument/2006/relationships/footer" Target="footer2.xml"/><Relationship Id="rId448" Type="http://schemas.openxmlformats.org/officeDocument/2006/relationships/image" Target="media/image372.jpeg"/><Relationship Id="rId252" Type="http://schemas.openxmlformats.org/officeDocument/2006/relationships/image" Target="media/image206.png"/><Relationship Id="rId294" Type="http://schemas.openxmlformats.org/officeDocument/2006/relationships/image" Target="media/image246.png"/><Relationship Id="rId308" Type="http://schemas.openxmlformats.org/officeDocument/2006/relationships/image" Target="media/image258.png"/><Relationship Id="rId515" Type="http://schemas.openxmlformats.org/officeDocument/2006/relationships/image" Target="media/image425.png"/><Relationship Id="rId47" Type="http://schemas.openxmlformats.org/officeDocument/2006/relationships/hyperlink" Target="https://itunes.apple.com/us/app/gboard-new-keyboard-from-google/id1091700242?mt=8" TargetMode="External"/><Relationship Id="rId89" Type="http://schemas.openxmlformats.org/officeDocument/2006/relationships/image" Target="media/image43.jpeg"/><Relationship Id="rId112" Type="http://schemas.openxmlformats.org/officeDocument/2006/relationships/image" Target="media/image66.jpeg"/><Relationship Id="rId154" Type="http://schemas.openxmlformats.org/officeDocument/2006/relationships/image" Target="media/image108.png"/><Relationship Id="rId361" Type="http://schemas.openxmlformats.org/officeDocument/2006/relationships/image" Target="media/image311.png"/><Relationship Id="rId557" Type="http://schemas.microsoft.com/office/2011/relationships/people" Target="people.xml"/><Relationship Id="rId196" Type="http://schemas.openxmlformats.org/officeDocument/2006/relationships/image" Target="media/image150.png"/><Relationship Id="rId417" Type="http://schemas.openxmlformats.org/officeDocument/2006/relationships/image" Target="media/image357.jpeg"/><Relationship Id="rId459" Type="http://schemas.openxmlformats.org/officeDocument/2006/relationships/image" Target="media/image379.jpeg"/><Relationship Id="rId16" Type="http://schemas.openxmlformats.org/officeDocument/2006/relationships/image" Target="media/image7.jpeg"/><Relationship Id="rId221" Type="http://schemas.openxmlformats.org/officeDocument/2006/relationships/image" Target="media/image175.png"/><Relationship Id="rId263" Type="http://schemas.openxmlformats.org/officeDocument/2006/relationships/image" Target="media/image216.jpeg"/><Relationship Id="rId319" Type="http://schemas.openxmlformats.org/officeDocument/2006/relationships/image" Target="media/image269.png"/><Relationship Id="rId470" Type="http://schemas.openxmlformats.org/officeDocument/2006/relationships/hyperlink" Target="http://www.amazon.com/gp/product/0873222148/ref=as_li_tl?ie=UTF8&amp;camp=1789&amp;creative=9325&amp;creativeASIN=0873222148&amp;linkCode=as2&amp;tag=johsifdotcom-20&amp;linkId=K6RIZKW6A7DGUVTT" TargetMode="External"/><Relationship Id="rId526" Type="http://schemas.openxmlformats.org/officeDocument/2006/relationships/image" Target="media/image436.png"/><Relationship Id="rId58" Type="http://schemas.openxmlformats.org/officeDocument/2006/relationships/image" Target="media/image31.png"/><Relationship Id="rId123" Type="http://schemas.openxmlformats.org/officeDocument/2006/relationships/image" Target="media/image77.png"/><Relationship Id="rId330" Type="http://schemas.openxmlformats.org/officeDocument/2006/relationships/image" Target="media/image280.jpeg"/><Relationship Id="rId165" Type="http://schemas.openxmlformats.org/officeDocument/2006/relationships/image" Target="media/image119.png"/><Relationship Id="rId372" Type="http://schemas.openxmlformats.org/officeDocument/2006/relationships/image" Target="media/image322.png"/><Relationship Id="rId428" Type="http://schemas.openxmlformats.org/officeDocument/2006/relationships/hyperlink" Target="https://articles.mercola.com" TargetMode="External"/><Relationship Id="rId232" Type="http://schemas.openxmlformats.org/officeDocument/2006/relationships/image" Target="media/image186.png"/><Relationship Id="rId274" Type="http://schemas.openxmlformats.org/officeDocument/2006/relationships/image" Target="media/image226.png"/><Relationship Id="rId481" Type="http://schemas.openxmlformats.org/officeDocument/2006/relationships/hyperlink" Target="https://youtu.be/i0QfCZjASX8" TargetMode="External"/><Relationship Id="rId27" Type="http://schemas.openxmlformats.org/officeDocument/2006/relationships/image" Target="media/image16.jpeg"/><Relationship Id="rId69" Type="http://schemas.openxmlformats.org/officeDocument/2006/relationships/image" Target="media/image37.jpeg"/><Relationship Id="rId134" Type="http://schemas.openxmlformats.org/officeDocument/2006/relationships/image" Target="media/image88.png"/><Relationship Id="rId537" Type="http://schemas.openxmlformats.org/officeDocument/2006/relationships/image" Target="media/image447.jpeg"/><Relationship Id="rId80" Type="http://schemas.openxmlformats.org/officeDocument/2006/relationships/image" Target="media/image38.png"/><Relationship Id="rId176" Type="http://schemas.openxmlformats.org/officeDocument/2006/relationships/image" Target="media/image130.jpeg"/><Relationship Id="rId341" Type="http://schemas.openxmlformats.org/officeDocument/2006/relationships/image" Target="media/image291.png"/><Relationship Id="rId383" Type="http://schemas.openxmlformats.org/officeDocument/2006/relationships/image" Target="media/image333.jpeg"/><Relationship Id="rId439" Type="http://schemas.openxmlformats.org/officeDocument/2006/relationships/image" Target="media/image365.jpeg"/><Relationship Id="rId201" Type="http://schemas.openxmlformats.org/officeDocument/2006/relationships/image" Target="media/image155.png"/><Relationship Id="rId243" Type="http://schemas.openxmlformats.org/officeDocument/2006/relationships/image" Target="media/image197.png"/><Relationship Id="rId285" Type="http://schemas.openxmlformats.org/officeDocument/2006/relationships/image" Target="media/image237.png"/><Relationship Id="rId450" Type="http://schemas.openxmlformats.org/officeDocument/2006/relationships/hyperlink" Target="https://www.ravikooner.com/wp-content/uploads/2019/11/Standing-Long-Jump.jpg?x75543" TargetMode="External"/><Relationship Id="rId506" Type="http://schemas.openxmlformats.org/officeDocument/2006/relationships/image" Target="media/image416.png"/><Relationship Id="rId38" Type="http://schemas.openxmlformats.org/officeDocument/2006/relationships/hyperlink" Target="https://freedom.to/" TargetMode="External"/><Relationship Id="rId103" Type="http://schemas.openxmlformats.org/officeDocument/2006/relationships/image" Target="media/image57.png"/><Relationship Id="rId310" Type="http://schemas.openxmlformats.org/officeDocument/2006/relationships/image" Target="media/image260.gif"/><Relationship Id="rId492" Type="http://schemas.openxmlformats.org/officeDocument/2006/relationships/image" Target="media/image402.png"/><Relationship Id="rId548" Type="http://schemas.openxmlformats.org/officeDocument/2006/relationships/hyperlink" Target="http://upload.wikimedia.org/wikipedia/commons/5/50/USDA_MyPlate_green.jpg" TargetMode="External"/><Relationship Id="rId91" Type="http://schemas.openxmlformats.org/officeDocument/2006/relationships/image" Target="media/image45.jpeg"/><Relationship Id="rId145" Type="http://schemas.openxmlformats.org/officeDocument/2006/relationships/image" Target="media/image99.jpeg"/><Relationship Id="rId187" Type="http://schemas.openxmlformats.org/officeDocument/2006/relationships/image" Target="media/image141.png"/><Relationship Id="rId352" Type="http://schemas.openxmlformats.org/officeDocument/2006/relationships/image" Target="media/image302.png"/><Relationship Id="rId394" Type="http://schemas.openxmlformats.org/officeDocument/2006/relationships/image" Target="media/image342.png"/><Relationship Id="rId408" Type="http://schemas.openxmlformats.org/officeDocument/2006/relationships/image" Target="media/image352.emf"/><Relationship Id="rId212" Type="http://schemas.openxmlformats.org/officeDocument/2006/relationships/image" Target="media/image166.png"/><Relationship Id="rId254" Type="http://schemas.openxmlformats.org/officeDocument/2006/relationships/image" Target="media/image208.jpeg"/><Relationship Id="rId49" Type="http://schemas.openxmlformats.org/officeDocument/2006/relationships/hyperlink" Target="http://calm.com/" TargetMode="External"/><Relationship Id="rId114" Type="http://schemas.openxmlformats.org/officeDocument/2006/relationships/image" Target="media/image68.png"/><Relationship Id="rId296" Type="http://schemas.openxmlformats.org/officeDocument/2006/relationships/image" Target="media/image248.png"/><Relationship Id="rId461" Type="http://schemas.openxmlformats.org/officeDocument/2006/relationships/image" Target="media/image381.jpeg"/><Relationship Id="rId517" Type="http://schemas.openxmlformats.org/officeDocument/2006/relationships/image" Target="media/image427.png"/><Relationship Id="rId60" Type="http://schemas.openxmlformats.org/officeDocument/2006/relationships/hyperlink" Target="https://chrome.google.com/webstore/detail/df-youtube-distraction-fr/mjdepdfccjgcndkmemponafgioodelna/reviews?hl=en" TargetMode="External"/><Relationship Id="rId156" Type="http://schemas.openxmlformats.org/officeDocument/2006/relationships/image" Target="media/image110.png"/><Relationship Id="rId198" Type="http://schemas.openxmlformats.org/officeDocument/2006/relationships/image" Target="media/image152.jpeg"/><Relationship Id="rId321" Type="http://schemas.openxmlformats.org/officeDocument/2006/relationships/image" Target="media/image271.png"/><Relationship Id="rId363" Type="http://schemas.openxmlformats.org/officeDocument/2006/relationships/image" Target="media/image313.png"/><Relationship Id="rId419" Type="http://schemas.openxmlformats.org/officeDocument/2006/relationships/image" Target="media/image358.png"/><Relationship Id="rId223" Type="http://schemas.openxmlformats.org/officeDocument/2006/relationships/image" Target="media/image177.png"/><Relationship Id="rId430" Type="http://schemas.openxmlformats.org/officeDocument/2006/relationships/hyperlink" Target="https://en.wikipedia.org/wiki/Waist" TargetMode="External"/><Relationship Id="rId18" Type="http://schemas.openxmlformats.org/officeDocument/2006/relationships/image" Target="media/image9.png"/><Relationship Id="rId265" Type="http://schemas.openxmlformats.org/officeDocument/2006/relationships/hyperlink" Target="http://images.google.ca/imgres?imgurl=http://www.bodyweightcoach.com/wp-content/uploads/2009/09/stef_sillouette_small.jpg&amp;imgrefurl=http://www.bodyweightcoach.com/09/bodyweight-workout-%E2%80%94-get-stronger-for-longer/&amp;usg=__v6HrndQfJMOciuQG6Xn2Nwd-tDY=&amp;h=255&amp;w=400&amp;sz=14&amp;hl=en&amp;start=11&amp;tbnid=bl5vrXioDMJ0mM:&amp;tbnh=79&amp;tbnw=124&amp;prev=/images?q%3Dside%2Bplank%26imgc%3Dgray%26imgtbs%3Dc%26gbv%3D2%26ndsp%3D20%26hl%3Den%26sa%3DN%26tbo%3D1" TargetMode="External"/><Relationship Id="rId472" Type="http://schemas.openxmlformats.org/officeDocument/2006/relationships/image" Target="media/image389.jpeg"/><Relationship Id="rId528" Type="http://schemas.openxmlformats.org/officeDocument/2006/relationships/image" Target="media/image438.png"/><Relationship Id="rId125" Type="http://schemas.openxmlformats.org/officeDocument/2006/relationships/image" Target="media/image79.png"/><Relationship Id="rId167" Type="http://schemas.openxmlformats.org/officeDocument/2006/relationships/image" Target="media/image121.png"/><Relationship Id="rId332" Type="http://schemas.openxmlformats.org/officeDocument/2006/relationships/image" Target="media/image282.jpeg"/><Relationship Id="rId374" Type="http://schemas.openxmlformats.org/officeDocument/2006/relationships/image" Target="media/image324.png"/><Relationship Id="rId71" Type="http://schemas.openxmlformats.org/officeDocument/2006/relationships/hyperlink" Target="https://www.bing.com/search?q=%25+of+canadians+that+smoke&amp;form=WNSGPH&amp;qs=UT&amp;cvid=f57e4b1a88754da2bf897c56556cbe2d&amp;pq=%25+of+canadians+that+smoke&amp;cc=US&amp;setlang=en-US&amp;nclid=9000C554F7AE6B7D53EECDB13E941F4E&amp;ts=1680273719677&amp;wsso=Moderate" TargetMode="External"/><Relationship Id="rId234" Type="http://schemas.openxmlformats.org/officeDocument/2006/relationships/image" Target="media/image188.png"/><Relationship Id="rId2" Type="http://schemas.openxmlformats.org/officeDocument/2006/relationships/numbering" Target="numbering.xml"/><Relationship Id="rId29" Type="http://schemas.openxmlformats.org/officeDocument/2006/relationships/image" Target="media/image17.png"/><Relationship Id="rId276" Type="http://schemas.openxmlformats.org/officeDocument/2006/relationships/image" Target="media/image228.png"/><Relationship Id="rId441" Type="http://schemas.openxmlformats.org/officeDocument/2006/relationships/image" Target="media/image366.jpeg"/><Relationship Id="rId483" Type="http://schemas.openxmlformats.org/officeDocument/2006/relationships/footer" Target="footer4.xml"/><Relationship Id="rId539" Type="http://schemas.openxmlformats.org/officeDocument/2006/relationships/hyperlink" Target="http://ottawaheart.ca/images/2.6-Heart-and-Stroke-logo.gif" TargetMode="External"/><Relationship Id="rId40" Type="http://schemas.openxmlformats.org/officeDocument/2006/relationships/image" Target="media/image22.png"/><Relationship Id="rId136" Type="http://schemas.openxmlformats.org/officeDocument/2006/relationships/image" Target="media/image90.png"/><Relationship Id="rId178" Type="http://schemas.openxmlformats.org/officeDocument/2006/relationships/image" Target="media/image132.png"/><Relationship Id="rId301" Type="http://schemas.openxmlformats.org/officeDocument/2006/relationships/image" Target="media/image252.jpeg"/><Relationship Id="rId343" Type="http://schemas.openxmlformats.org/officeDocument/2006/relationships/image" Target="media/image293.png"/><Relationship Id="rId550" Type="http://schemas.openxmlformats.org/officeDocument/2006/relationships/hyperlink" Target="http://hc-sc.gc.ca/fn-an/food-guide-aliment/track-suivi/index-eng.php" TargetMode="External"/><Relationship Id="rId82" Type="http://schemas.openxmlformats.org/officeDocument/2006/relationships/hyperlink" Target="http://www.heartandstroke.ca" TargetMode="External"/><Relationship Id="rId203" Type="http://schemas.openxmlformats.org/officeDocument/2006/relationships/image" Target="media/image157.png"/><Relationship Id="rId385" Type="http://schemas.openxmlformats.org/officeDocument/2006/relationships/image" Target="media/image335.jpeg"/><Relationship Id="rId245" Type="http://schemas.openxmlformats.org/officeDocument/2006/relationships/image" Target="media/image199.jpeg"/><Relationship Id="rId287" Type="http://schemas.openxmlformats.org/officeDocument/2006/relationships/image" Target="media/image239.png"/><Relationship Id="rId410" Type="http://schemas.openxmlformats.org/officeDocument/2006/relationships/image" Target="media/image353.png"/><Relationship Id="rId452" Type="http://schemas.openxmlformats.org/officeDocument/2006/relationships/image" Target="media/image374.jpeg"/><Relationship Id="rId494" Type="http://schemas.openxmlformats.org/officeDocument/2006/relationships/image" Target="media/image404.png"/><Relationship Id="rId508" Type="http://schemas.openxmlformats.org/officeDocument/2006/relationships/image" Target="media/image418.png"/><Relationship Id="rId105" Type="http://schemas.openxmlformats.org/officeDocument/2006/relationships/image" Target="media/image59.png"/><Relationship Id="rId147" Type="http://schemas.openxmlformats.org/officeDocument/2006/relationships/image" Target="media/image101.jpeg"/><Relationship Id="rId312" Type="http://schemas.openxmlformats.org/officeDocument/2006/relationships/image" Target="media/image262.png"/><Relationship Id="rId354" Type="http://schemas.openxmlformats.org/officeDocument/2006/relationships/image" Target="media/image304.png"/><Relationship Id="rId51" Type="http://schemas.openxmlformats.org/officeDocument/2006/relationships/hyperlink" Target="https://www.nomorobo.com/" TargetMode="External"/><Relationship Id="rId93" Type="http://schemas.openxmlformats.org/officeDocument/2006/relationships/image" Target="media/image47.png"/><Relationship Id="rId189" Type="http://schemas.openxmlformats.org/officeDocument/2006/relationships/image" Target="media/image143.png"/><Relationship Id="rId396" Type="http://schemas.openxmlformats.org/officeDocument/2006/relationships/image" Target="media/image344.png"/><Relationship Id="rId214" Type="http://schemas.openxmlformats.org/officeDocument/2006/relationships/image" Target="media/image168.png"/><Relationship Id="rId256" Type="http://schemas.openxmlformats.org/officeDocument/2006/relationships/image" Target="media/image210.png"/><Relationship Id="rId298" Type="http://schemas.openxmlformats.org/officeDocument/2006/relationships/image" Target="media/image250.png"/><Relationship Id="rId421" Type="http://schemas.openxmlformats.org/officeDocument/2006/relationships/hyperlink" Target="https://www.heartandstroke.ca/heart-disease/risk-and-prevention/condition-risk-factors/high-blood-pressure" TargetMode="External"/><Relationship Id="rId463" Type="http://schemas.openxmlformats.org/officeDocument/2006/relationships/image" Target="media/image383.jpeg"/><Relationship Id="rId519" Type="http://schemas.openxmlformats.org/officeDocument/2006/relationships/image" Target="media/image429.png"/><Relationship Id="rId116" Type="http://schemas.openxmlformats.org/officeDocument/2006/relationships/image" Target="media/image70.png"/><Relationship Id="rId158" Type="http://schemas.openxmlformats.org/officeDocument/2006/relationships/image" Target="media/image112.png"/><Relationship Id="rId323" Type="http://schemas.openxmlformats.org/officeDocument/2006/relationships/image" Target="media/image273.png"/><Relationship Id="rId530" Type="http://schemas.openxmlformats.org/officeDocument/2006/relationships/image" Target="media/image440.png"/><Relationship Id="rId20" Type="http://schemas.openxmlformats.org/officeDocument/2006/relationships/image" Target="media/image11.png"/><Relationship Id="rId62" Type="http://schemas.openxmlformats.org/officeDocument/2006/relationships/image" Target="media/image33.jpeg"/><Relationship Id="rId365" Type="http://schemas.openxmlformats.org/officeDocument/2006/relationships/image" Target="media/image315.png"/><Relationship Id="rId225" Type="http://schemas.openxmlformats.org/officeDocument/2006/relationships/image" Target="media/image179.jpeg"/><Relationship Id="rId267" Type="http://schemas.openxmlformats.org/officeDocument/2006/relationships/image" Target="media/image219.png"/><Relationship Id="rId432" Type="http://schemas.openxmlformats.org/officeDocument/2006/relationships/hyperlink" Target="https://en.wikipedia.org/wiki/Abdominal_obesity" TargetMode="External"/><Relationship Id="rId474" Type="http://schemas.openxmlformats.org/officeDocument/2006/relationships/hyperlink" Target="https://www.topendsports.com/testing/tests/cycle-12-minutes.htm" TargetMode="External"/><Relationship Id="rId127" Type="http://schemas.openxmlformats.org/officeDocument/2006/relationships/image" Target="media/image81.png"/><Relationship Id="rId31" Type="http://schemas.openxmlformats.org/officeDocument/2006/relationships/image" Target="media/image18.png"/><Relationship Id="rId73" Type="http://schemas.openxmlformats.org/officeDocument/2006/relationships/hyperlink" Target="https://www150.statcan.gc.ca/n1/pub/82-625-x/2021001/article/00003-eng.htm" TargetMode="External"/><Relationship Id="rId169" Type="http://schemas.openxmlformats.org/officeDocument/2006/relationships/image" Target="media/image123.png"/><Relationship Id="rId334" Type="http://schemas.openxmlformats.org/officeDocument/2006/relationships/image" Target="media/image284.jpeg"/><Relationship Id="rId376" Type="http://schemas.openxmlformats.org/officeDocument/2006/relationships/image" Target="media/image326.png"/><Relationship Id="rId541" Type="http://schemas.openxmlformats.org/officeDocument/2006/relationships/hyperlink" Target="http://www.healthycanadians.gc.ca/diseases-conditions-maladies-affections/disease-maladie/heart-disease-eng.php" TargetMode="External"/><Relationship Id="rId4" Type="http://schemas.openxmlformats.org/officeDocument/2006/relationships/settings" Target="settings.xml"/><Relationship Id="rId180" Type="http://schemas.openxmlformats.org/officeDocument/2006/relationships/image" Target="media/image134.png"/><Relationship Id="rId236" Type="http://schemas.openxmlformats.org/officeDocument/2006/relationships/image" Target="media/image190.png"/><Relationship Id="rId278" Type="http://schemas.openxmlformats.org/officeDocument/2006/relationships/image" Target="media/image230.png"/><Relationship Id="rId401" Type="http://schemas.openxmlformats.org/officeDocument/2006/relationships/image" Target="media/image348.jpeg"/><Relationship Id="rId443" Type="http://schemas.openxmlformats.org/officeDocument/2006/relationships/image" Target="media/image368.jpeg"/><Relationship Id="rId303" Type="http://schemas.openxmlformats.org/officeDocument/2006/relationships/image" Target="media/image253.jpeg"/><Relationship Id="rId485" Type="http://schemas.openxmlformats.org/officeDocument/2006/relationships/image" Target="media/image395.png"/><Relationship Id="rId42" Type="http://schemas.openxmlformats.org/officeDocument/2006/relationships/image" Target="media/image23.png"/><Relationship Id="rId84" Type="http://schemas.openxmlformats.org/officeDocument/2006/relationships/image" Target="media/image40.jpeg"/><Relationship Id="rId138" Type="http://schemas.openxmlformats.org/officeDocument/2006/relationships/image" Target="media/image92.png"/><Relationship Id="rId345" Type="http://schemas.openxmlformats.org/officeDocument/2006/relationships/image" Target="media/image295.png"/><Relationship Id="rId387" Type="http://schemas.openxmlformats.org/officeDocument/2006/relationships/image" Target="media/image337.jpeg"/><Relationship Id="rId510" Type="http://schemas.openxmlformats.org/officeDocument/2006/relationships/image" Target="media/image420.png"/><Relationship Id="rId552" Type="http://schemas.openxmlformats.org/officeDocument/2006/relationships/hyperlink" Target="http://www.bmi-calculator.net/" TargetMode="External"/><Relationship Id="rId191" Type="http://schemas.openxmlformats.org/officeDocument/2006/relationships/image" Target="media/image145.jpeg"/><Relationship Id="rId205" Type="http://schemas.openxmlformats.org/officeDocument/2006/relationships/image" Target="media/image159.png"/><Relationship Id="rId247" Type="http://schemas.openxmlformats.org/officeDocument/2006/relationships/image" Target="media/image201.png"/><Relationship Id="rId412" Type="http://schemas.openxmlformats.org/officeDocument/2006/relationships/image" Target="media/image354.png"/><Relationship Id="rId107" Type="http://schemas.openxmlformats.org/officeDocument/2006/relationships/image" Target="media/image61.png"/><Relationship Id="rId289" Type="http://schemas.openxmlformats.org/officeDocument/2006/relationships/image" Target="media/image241.png"/><Relationship Id="rId454" Type="http://schemas.openxmlformats.org/officeDocument/2006/relationships/image" Target="media/image376.jpeg"/><Relationship Id="rId496" Type="http://schemas.openxmlformats.org/officeDocument/2006/relationships/image" Target="media/image406.jpeg"/><Relationship Id="rId11" Type="http://schemas.openxmlformats.org/officeDocument/2006/relationships/image" Target="media/image2.jpeg"/><Relationship Id="rId53" Type="http://schemas.openxmlformats.org/officeDocument/2006/relationships/hyperlink" Target="https://calendly.com/" TargetMode="External"/><Relationship Id="rId149" Type="http://schemas.openxmlformats.org/officeDocument/2006/relationships/image" Target="media/image103.jpeg"/><Relationship Id="rId314" Type="http://schemas.openxmlformats.org/officeDocument/2006/relationships/image" Target="media/image264.png"/><Relationship Id="rId356" Type="http://schemas.openxmlformats.org/officeDocument/2006/relationships/image" Target="media/image306.png"/><Relationship Id="rId398" Type="http://schemas.openxmlformats.org/officeDocument/2006/relationships/image" Target="media/image346.png"/><Relationship Id="rId521" Type="http://schemas.openxmlformats.org/officeDocument/2006/relationships/image" Target="media/image431.jpeg"/><Relationship Id="rId95" Type="http://schemas.openxmlformats.org/officeDocument/2006/relationships/image" Target="media/image49.png"/><Relationship Id="rId160" Type="http://schemas.openxmlformats.org/officeDocument/2006/relationships/image" Target="media/image114.jpeg"/><Relationship Id="rId216" Type="http://schemas.openxmlformats.org/officeDocument/2006/relationships/image" Target="media/image170.png"/><Relationship Id="rId423" Type="http://schemas.openxmlformats.org/officeDocument/2006/relationships/hyperlink" Target="https://www.belmarrahealth.com/resting-heart-rate-chart-factors-influence-heart-rate-elderly/" TargetMode="External"/><Relationship Id="rId258" Type="http://schemas.openxmlformats.org/officeDocument/2006/relationships/image" Target="media/image212.png"/><Relationship Id="rId465" Type="http://schemas.openxmlformats.org/officeDocument/2006/relationships/hyperlink" Target="https://www.topendsports.com/testing/tests/push-up.htm" TargetMode="External"/><Relationship Id="rId22" Type="http://schemas.openxmlformats.org/officeDocument/2006/relationships/image" Target="media/image13.png"/><Relationship Id="rId64" Type="http://schemas.openxmlformats.org/officeDocument/2006/relationships/hyperlink" Target="http://www.hc-sc.gc.ca/fn-an/food-guide-aliment/basics-base/quantit-eng.php" TargetMode="External"/><Relationship Id="rId118" Type="http://schemas.openxmlformats.org/officeDocument/2006/relationships/image" Target="media/image72.png"/><Relationship Id="rId325" Type="http://schemas.openxmlformats.org/officeDocument/2006/relationships/image" Target="media/image275.png"/><Relationship Id="rId367" Type="http://schemas.openxmlformats.org/officeDocument/2006/relationships/image" Target="media/image317.png"/><Relationship Id="rId532" Type="http://schemas.openxmlformats.org/officeDocument/2006/relationships/image" Target="media/image442.png"/><Relationship Id="rId171" Type="http://schemas.openxmlformats.org/officeDocument/2006/relationships/image" Target="media/image125.png"/><Relationship Id="rId227" Type="http://schemas.openxmlformats.org/officeDocument/2006/relationships/image" Target="media/image181.png"/><Relationship Id="rId269" Type="http://schemas.openxmlformats.org/officeDocument/2006/relationships/image" Target="media/image221.png"/><Relationship Id="rId434" Type="http://schemas.openxmlformats.org/officeDocument/2006/relationships/hyperlink" Target="https://doi.org/10.1016%2Fj.jclinepi.2007.08.012" TargetMode="External"/><Relationship Id="rId476" Type="http://schemas.openxmlformats.org/officeDocument/2006/relationships/image" Target="media/image391.jpeg"/><Relationship Id="rId33" Type="http://schemas.openxmlformats.org/officeDocument/2006/relationships/image" Target="media/image19.png"/><Relationship Id="rId129" Type="http://schemas.openxmlformats.org/officeDocument/2006/relationships/image" Target="media/image83.png"/><Relationship Id="rId280" Type="http://schemas.openxmlformats.org/officeDocument/2006/relationships/image" Target="media/image232.png"/><Relationship Id="rId336" Type="http://schemas.openxmlformats.org/officeDocument/2006/relationships/image" Target="media/image286.png"/><Relationship Id="rId501" Type="http://schemas.openxmlformats.org/officeDocument/2006/relationships/image" Target="media/image411.png"/><Relationship Id="rId543" Type="http://schemas.openxmlformats.org/officeDocument/2006/relationships/hyperlink" Target="http://acsm.org/about-acsm/media-room/news-releases/2011/08/01/acsm-issues-new-recommendations-on-quantity-and-quality-of-exercise" TargetMode="External"/><Relationship Id="rId75" Type="http://schemas.openxmlformats.org/officeDocument/2006/relationships/hyperlink" Target="https://madeinca.ca/fitness-industry-canada-statistics/" TargetMode="External"/><Relationship Id="rId140" Type="http://schemas.openxmlformats.org/officeDocument/2006/relationships/image" Target="media/image94.jpeg"/><Relationship Id="rId182" Type="http://schemas.openxmlformats.org/officeDocument/2006/relationships/image" Target="media/image136.png"/><Relationship Id="rId378" Type="http://schemas.openxmlformats.org/officeDocument/2006/relationships/image" Target="media/image328.png"/><Relationship Id="rId403" Type="http://schemas.openxmlformats.org/officeDocument/2006/relationships/image" Target="media/image349.jpeg"/><Relationship Id="rId6" Type="http://schemas.openxmlformats.org/officeDocument/2006/relationships/footnotes" Target="footnotes.xml"/><Relationship Id="rId238" Type="http://schemas.openxmlformats.org/officeDocument/2006/relationships/image" Target="media/image192.png"/><Relationship Id="rId445" Type="http://schemas.openxmlformats.org/officeDocument/2006/relationships/hyperlink" Target="http://doi.org/10.2478/hukin-2014-0011" TargetMode="External"/><Relationship Id="rId487" Type="http://schemas.openxmlformats.org/officeDocument/2006/relationships/image" Target="media/image397.png"/><Relationship Id="rId291" Type="http://schemas.openxmlformats.org/officeDocument/2006/relationships/image" Target="media/image243.png"/><Relationship Id="rId305" Type="http://schemas.openxmlformats.org/officeDocument/2006/relationships/image" Target="media/image255.png"/><Relationship Id="rId347" Type="http://schemas.openxmlformats.org/officeDocument/2006/relationships/image" Target="media/image297.png"/><Relationship Id="rId512" Type="http://schemas.openxmlformats.org/officeDocument/2006/relationships/image" Target="media/image422.png"/><Relationship Id="rId44" Type="http://schemas.openxmlformats.org/officeDocument/2006/relationships/image" Target="media/image24.png"/><Relationship Id="rId86" Type="http://schemas.openxmlformats.org/officeDocument/2006/relationships/image" Target="media/image41.png"/><Relationship Id="rId151" Type="http://schemas.openxmlformats.org/officeDocument/2006/relationships/image" Target="media/image105.jpeg"/><Relationship Id="rId389" Type="http://schemas.openxmlformats.org/officeDocument/2006/relationships/image" Target="media/image339.png"/><Relationship Id="rId554" Type="http://schemas.openxmlformats.org/officeDocument/2006/relationships/footer" Target="footer6.xml"/><Relationship Id="rId193" Type="http://schemas.openxmlformats.org/officeDocument/2006/relationships/image" Target="media/image147.png"/><Relationship Id="rId207" Type="http://schemas.openxmlformats.org/officeDocument/2006/relationships/image" Target="media/image161.png"/><Relationship Id="rId249" Type="http://schemas.openxmlformats.org/officeDocument/2006/relationships/image" Target="media/image203.png"/><Relationship Id="rId414" Type="http://schemas.openxmlformats.org/officeDocument/2006/relationships/image" Target="https://media.istockphoto.com/vectors/bodytypes-vector-id473271810?k=6&amp;m=473271810&amp;s=612x612&amp;w=0&amp;h=TcBoOpQ6zjPg37JIr2QDphYiqIh3iGRat1jyCRyIzow=" TargetMode="External"/><Relationship Id="rId456" Type="http://schemas.openxmlformats.org/officeDocument/2006/relationships/image" Target="media/image378.jpeg"/><Relationship Id="rId498" Type="http://schemas.openxmlformats.org/officeDocument/2006/relationships/image" Target="media/image408.png"/><Relationship Id="rId13" Type="http://schemas.openxmlformats.org/officeDocument/2006/relationships/image" Target="media/image4.jpeg"/><Relationship Id="rId109" Type="http://schemas.openxmlformats.org/officeDocument/2006/relationships/image" Target="media/image63.png"/><Relationship Id="rId260" Type="http://schemas.openxmlformats.org/officeDocument/2006/relationships/image" Target="media/image214.png"/><Relationship Id="rId316" Type="http://schemas.openxmlformats.org/officeDocument/2006/relationships/image" Target="media/image266.png"/><Relationship Id="rId523" Type="http://schemas.openxmlformats.org/officeDocument/2006/relationships/image" Target="media/image433.png"/><Relationship Id="rId55" Type="http://schemas.openxmlformats.org/officeDocument/2006/relationships/hyperlink" Target="https://chrome.google.com/webstore/detail/news-feed-eradicator-for/fjcldmjmjhkklehbacihaiopjklihlgg?hl=en" TargetMode="External"/><Relationship Id="rId97" Type="http://schemas.openxmlformats.org/officeDocument/2006/relationships/image" Target="media/image51.png"/><Relationship Id="rId120" Type="http://schemas.openxmlformats.org/officeDocument/2006/relationships/image" Target="media/image74.png"/><Relationship Id="rId358" Type="http://schemas.openxmlformats.org/officeDocument/2006/relationships/image" Target="media/image308.png"/><Relationship Id="rId162" Type="http://schemas.openxmlformats.org/officeDocument/2006/relationships/image" Target="media/image116.jpeg"/><Relationship Id="rId218" Type="http://schemas.openxmlformats.org/officeDocument/2006/relationships/image" Target="media/image172.png"/><Relationship Id="rId425" Type="http://schemas.openxmlformats.org/officeDocument/2006/relationships/image" Target="media/image361.jpeg"/><Relationship Id="rId467" Type="http://schemas.openxmlformats.org/officeDocument/2006/relationships/hyperlink" Target="https://www.topendsports.com/testing/tests/push-up.htm" TargetMode="External"/><Relationship Id="rId271" Type="http://schemas.openxmlformats.org/officeDocument/2006/relationships/image" Target="media/image223.jpeg"/><Relationship Id="rId24" Type="http://schemas.openxmlformats.org/officeDocument/2006/relationships/image" Target="media/image14.png"/><Relationship Id="rId66" Type="http://schemas.openxmlformats.org/officeDocument/2006/relationships/image" Target="media/image34.jpeg"/><Relationship Id="rId131" Type="http://schemas.openxmlformats.org/officeDocument/2006/relationships/image" Target="media/image85.png"/><Relationship Id="rId327" Type="http://schemas.openxmlformats.org/officeDocument/2006/relationships/image" Target="media/image277.jpeg"/><Relationship Id="rId369" Type="http://schemas.openxmlformats.org/officeDocument/2006/relationships/image" Target="media/image319.png"/><Relationship Id="rId534" Type="http://schemas.openxmlformats.org/officeDocument/2006/relationships/image" Target="media/image444.png"/><Relationship Id="rId173" Type="http://schemas.openxmlformats.org/officeDocument/2006/relationships/image" Target="media/image127.png"/><Relationship Id="rId229" Type="http://schemas.openxmlformats.org/officeDocument/2006/relationships/image" Target="media/image183.png"/><Relationship Id="rId380" Type="http://schemas.openxmlformats.org/officeDocument/2006/relationships/image" Target="media/image330.jpeg"/><Relationship Id="rId436" Type="http://schemas.openxmlformats.org/officeDocument/2006/relationships/hyperlink" Target="https://www.ncbi.nlm.nih.gov/pubmed/18359190" TargetMode="External"/><Relationship Id="rId240" Type="http://schemas.openxmlformats.org/officeDocument/2006/relationships/image" Target="media/image194.png"/><Relationship Id="rId478" Type="http://schemas.openxmlformats.org/officeDocument/2006/relationships/hyperlink" Target="https://www.bing.com/videos/search?q=sit+and+reach+against+awall&amp;qpvt=sit+and+reach+against+awall&amp;FORM=VDRE" TargetMode="External"/><Relationship Id="rId35" Type="http://schemas.openxmlformats.org/officeDocument/2006/relationships/image" Target="media/image20.png"/><Relationship Id="rId77" Type="http://schemas.openxmlformats.org/officeDocument/2006/relationships/hyperlink" Target="https://www.canada.ca/en/public-health/services/publications/diseases-conditions/diabetes-canada-review-2021.html" TargetMode="External"/><Relationship Id="rId100" Type="http://schemas.openxmlformats.org/officeDocument/2006/relationships/image" Target="media/image54.png"/><Relationship Id="rId282" Type="http://schemas.openxmlformats.org/officeDocument/2006/relationships/image" Target="media/image234.png"/><Relationship Id="rId338" Type="http://schemas.openxmlformats.org/officeDocument/2006/relationships/image" Target="media/image288.jpeg"/><Relationship Id="rId503" Type="http://schemas.openxmlformats.org/officeDocument/2006/relationships/image" Target="media/image413.png"/><Relationship Id="rId545" Type="http://schemas.openxmlformats.org/officeDocument/2006/relationships/hyperlink" Target="http://webanatomy.net/anatomy/muscleman.gif" TargetMode="External"/><Relationship Id="rId8" Type="http://schemas.openxmlformats.org/officeDocument/2006/relationships/image" Target="media/image1.png"/><Relationship Id="rId142" Type="http://schemas.openxmlformats.org/officeDocument/2006/relationships/image" Target="media/image96.png"/><Relationship Id="rId184" Type="http://schemas.openxmlformats.org/officeDocument/2006/relationships/image" Target="media/image138.jpeg"/><Relationship Id="rId391" Type="http://schemas.openxmlformats.org/officeDocument/2006/relationships/image" Target="media/image341.png"/><Relationship Id="rId405" Type="http://schemas.openxmlformats.org/officeDocument/2006/relationships/hyperlink" Target="https://mealpreponfleek.com/wp-content/uploads/2017/02/Macros-diet-calculator-official2.jpg" TargetMode="External"/><Relationship Id="rId447" Type="http://schemas.openxmlformats.org/officeDocument/2006/relationships/image" Target="media/image371.jpeg"/><Relationship Id="rId251" Type="http://schemas.openxmlformats.org/officeDocument/2006/relationships/image" Target="media/image205.png"/><Relationship Id="rId489" Type="http://schemas.openxmlformats.org/officeDocument/2006/relationships/image" Target="media/image399.png"/><Relationship Id="rId46" Type="http://schemas.openxmlformats.org/officeDocument/2006/relationships/image" Target="media/image25.png"/><Relationship Id="rId293" Type="http://schemas.openxmlformats.org/officeDocument/2006/relationships/image" Target="media/image245.png"/><Relationship Id="rId307" Type="http://schemas.openxmlformats.org/officeDocument/2006/relationships/image" Target="media/image257.png"/><Relationship Id="rId349" Type="http://schemas.openxmlformats.org/officeDocument/2006/relationships/image" Target="media/image299.png"/><Relationship Id="rId514" Type="http://schemas.openxmlformats.org/officeDocument/2006/relationships/image" Target="media/image424.png"/><Relationship Id="rId556" Type="http://schemas.openxmlformats.org/officeDocument/2006/relationships/fontTable" Target="fontTable.xml"/><Relationship Id="rId88" Type="http://schemas.openxmlformats.org/officeDocument/2006/relationships/image" Target="media/image42.png"/><Relationship Id="rId111" Type="http://schemas.openxmlformats.org/officeDocument/2006/relationships/image" Target="media/image65.jpeg"/><Relationship Id="rId153" Type="http://schemas.openxmlformats.org/officeDocument/2006/relationships/image" Target="media/image107.png"/><Relationship Id="rId195" Type="http://schemas.openxmlformats.org/officeDocument/2006/relationships/image" Target="media/image149.jpeg"/><Relationship Id="rId209" Type="http://schemas.openxmlformats.org/officeDocument/2006/relationships/image" Target="media/image163.png"/><Relationship Id="rId360" Type="http://schemas.openxmlformats.org/officeDocument/2006/relationships/image" Target="media/image310.png"/><Relationship Id="rId416" Type="http://schemas.openxmlformats.org/officeDocument/2006/relationships/hyperlink" Target="https://www.google.ca/url?sa=i&amp;url=https://www.healthychildren.org/English/healthy-living/emotional-wellness/Building-Resilience/Pages/For-Teens-A-Personal-Guide-for-Managing-Stress.aspx&amp;psig=AOvVaw1Zxdz3JtQoKBuRc7t-GXli&amp;ust=1606513932819000&amp;source=images&amp;cd=vfe&amp;ved=0CAIQjRxqFwoTCOir0fiYoe0CFQAAAAAdAAAAABAZ" TargetMode="External"/><Relationship Id="rId220" Type="http://schemas.openxmlformats.org/officeDocument/2006/relationships/image" Target="media/image174.png"/><Relationship Id="rId458" Type="http://schemas.openxmlformats.org/officeDocument/2006/relationships/hyperlink" Target="https://stephaniehnatiuk.com/2018/11/18/the-1-minute-squat-challenge/" TargetMode="External"/><Relationship Id="rId15" Type="http://schemas.openxmlformats.org/officeDocument/2006/relationships/image" Target="media/image6.jpeg"/><Relationship Id="rId57" Type="http://schemas.openxmlformats.org/officeDocument/2006/relationships/hyperlink" Target="http://www.getsiempo.com/" TargetMode="External"/><Relationship Id="rId262" Type="http://schemas.openxmlformats.org/officeDocument/2006/relationships/image" Target="media/image215.jpeg"/><Relationship Id="rId318" Type="http://schemas.openxmlformats.org/officeDocument/2006/relationships/image" Target="media/image268.png"/><Relationship Id="rId525" Type="http://schemas.openxmlformats.org/officeDocument/2006/relationships/image" Target="media/image435.png"/><Relationship Id="rId99" Type="http://schemas.openxmlformats.org/officeDocument/2006/relationships/image" Target="media/image53.png"/><Relationship Id="rId122" Type="http://schemas.openxmlformats.org/officeDocument/2006/relationships/image" Target="media/image76.png"/><Relationship Id="rId164" Type="http://schemas.openxmlformats.org/officeDocument/2006/relationships/image" Target="media/image118.png"/><Relationship Id="rId371" Type="http://schemas.openxmlformats.org/officeDocument/2006/relationships/image" Target="media/image321.png"/><Relationship Id="rId427" Type="http://schemas.openxmlformats.org/officeDocument/2006/relationships/image" Target="media/image363.jpeg"/><Relationship Id="rId469" Type="http://schemas.openxmlformats.org/officeDocument/2006/relationships/image" Target="media/image387.gif"/><Relationship Id="rId26" Type="http://schemas.openxmlformats.org/officeDocument/2006/relationships/hyperlink" Target="http://psycnet.apa.org/record/2005-16185-007" TargetMode="External"/><Relationship Id="rId231" Type="http://schemas.openxmlformats.org/officeDocument/2006/relationships/image" Target="media/image185.png"/><Relationship Id="rId273" Type="http://schemas.openxmlformats.org/officeDocument/2006/relationships/image" Target="media/image225.png"/><Relationship Id="rId329" Type="http://schemas.openxmlformats.org/officeDocument/2006/relationships/image" Target="media/image279.png"/><Relationship Id="rId480" Type="http://schemas.openxmlformats.org/officeDocument/2006/relationships/hyperlink" Target="https://www.topendsports.com/testing/tests/shoulder-apley-scratch.htm" TargetMode="External"/><Relationship Id="rId536" Type="http://schemas.openxmlformats.org/officeDocument/2006/relationships/image" Target="media/image446.png"/><Relationship Id="rId68" Type="http://schemas.openxmlformats.org/officeDocument/2006/relationships/image" Target="media/image36.jpeg"/><Relationship Id="rId133" Type="http://schemas.openxmlformats.org/officeDocument/2006/relationships/image" Target="media/image87.png"/><Relationship Id="rId175" Type="http://schemas.openxmlformats.org/officeDocument/2006/relationships/image" Target="media/image129.jpeg"/><Relationship Id="rId340" Type="http://schemas.openxmlformats.org/officeDocument/2006/relationships/image" Target="media/image290.png"/><Relationship Id="rId200" Type="http://schemas.openxmlformats.org/officeDocument/2006/relationships/image" Target="media/image154.png"/><Relationship Id="rId382" Type="http://schemas.openxmlformats.org/officeDocument/2006/relationships/image" Target="media/image332.png"/><Relationship Id="rId438" Type="http://schemas.openxmlformats.org/officeDocument/2006/relationships/hyperlink" Target="http://www.google.ca/url?sa=i&amp;rct=j&amp;q=&amp;esrc=s&amp;source=images&amp;cd=&amp;cad=rja&amp;uact=8&amp;ved=0ahUKEwiSleT58K_XAhUo8IMKHfxFBLcQjRwIBw&amp;url=http://www.medindia.net/patients/calculators/waist-height-ratio.asp&amp;psig=AOvVaw3Ftc9AC5jw_5VQBlL_3pUr&amp;ust=1510261084766203" TargetMode="External"/><Relationship Id="rId242" Type="http://schemas.openxmlformats.org/officeDocument/2006/relationships/image" Target="media/image196.png"/><Relationship Id="rId284" Type="http://schemas.openxmlformats.org/officeDocument/2006/relationships/image" Target="media/image236.png"/><Relationship Id="rId491" Type="http://schemas.openxmlformats.org/officeDocument/2006/relationships/image" Target="media/image401.png"/><Relationship Id="rId505" Type="http://schemas.openxmlformats.org/officeDocument/2006/relationships/image" Target="media/image415.png"/><Relationship Id="rId37" Type="http://schemas.openxmlformats.org/officeDocument/2006/relationships/image" Target="media/image21.png"/><Relationship Id="rId79" Type="http://schemas.openxmlformats.org/officeDocument/2006/relationships/hyperlink" Target="https://www.statista.com/statistics/434081/share-of-canadians-perceiving-their-life-stress-as-quite-a-lot/" TargetMode="External"/><Relationship Id="rId102" Type="http://schemas.openxmlformats.org/officeDocument/2006/relationships/image" Target="media/image56.png"/><Relationship Id="rId144" Type="http://schemas.openxmlformats.org/officeDocument/2006/relationships/image" Target="media/image98.jpeg"/><Relationship Id="rId547" Type="http://schemas.openxmlformats.org/officeDocument/2006/relationships/hyperlink" Target="http://www.hc-sc.gc.ca/index-eng.php" TargetMode="External"/><Relationship Id="rId90" Type="http://schemas.openxmlformats.org/officeDocument/2006/relationships/image" Target="media/image44.jpeg"/><Relationship Id="rId186" Type="http://schemas.openxmlformats.org/officeDocument/2006/relationships/image" Target="media/image140.png"/><Relationship Id="rId351" Type="http://schemas.openxmlformats.org/officeDocument/2006/relationships/image" Target="media/image301.png"/><Relationship Id="rId393" Type="http://schemas.openxmlformats.org/officeDocument/2006/relationships/footer" Target="footer3.xml"/><Relationship Id="rId407" Type="http://schemas.openxmlformats.org/officeDocument/2006/relationships/image" Target="media/image351.emf"/><Relationship Id="rId449" Type="http://schemas.openxmlformats.org/officeDocument/2006/relationships/image" Target="media/image373.jpeg"/><Relationship Id="rId211" Type="http://schemas.openxmlformats.org/officeDocument/2006/relationships/image" Target="media/image165.png"/><Relationship Id="rId253" Type="http://schemas.openxmlformats.org/officeDocument/2006/relationships/image" Target="media/image207.jpeg"/><Relationship Id="rId295" Type="http://schemas.openxmlformats.org/officeDocument/2006/relationships/image" Target="media/image247.png"/><Relationship Id="rId309" Type="http://schemas.openxmlformats.org/officeDocument/2006/relationships/image" Target="media/image259.jpeg"/><Relationship Id="rId460" Type="http://schemas.openxmlformats.org/officeDocument/2006/relationships/image" Target="media/image380.jpeg"/><Relationship Id="rId516" Type="http://schemas.openxmlformats.org/officeDocument/2006/relationships/image" Target="media/image426.png"/><Relationship Id="rId48" Type="http://schemas.openxmlformats.org/officeDocument/2006/relationships/image" Target="media/image26.png"/><Relationship Id="rId113" Type="http://schemas.openxmlformats.org/officeDocument/2006/relationships/image" Target="media/image67.png"/><Relationship Id="rId320" Type="http://schemas.openxmlformats.org/officeDocument/2006/relationships/image" Target="media/image270.jpeg"/><Relationship Id="rId558" Type="http://schemas.openxmlformats.org/officeDocument/2006/relationships/theme" Target="theme/theme1.xml"/><Relationship Id="rId155" Type="http://schemas.openxmlformats.org/officeDocument/2006/relationships/image" Target="media/image109.png"/><Relationship Id="rId197" Type="http://schemas.openxmlformats.org/officeDocument/2006/relationships/image" Target="media/image151.png"/><Relationship Id="rId362" Type="http://schemas.openxmlformats.org/officeDocument/2006/relationships/image" Target="media/image312.png"/><Relationship Id="rId418" Type="http://schemas.openxmlformats.org/officeDocument/2006/relationships/hyperlink" Target="https://www.youtube.com/watch?v=Zo_zwT_cfiU" TargetMode="External"/><Relationship Id="rId222" Type="http://schemas.openxmlformats.org/officeDocument/2006/relationships/image" Target="media/image176.png"/><Relationship Id="rId264" Type="http://schemas.openxmlformats.org/officeDocument/2006/relationships/image" Target="media/image217.jpeg"/><Relationship Id="rId471" Type="http://schemas.openxmlformats.org/officeDocument/2006/relationships/image" Target="media/image388.png"/><Relationship Id="rId17" Type="http://schemas.openxmlformats.org/officeDocument/2006/relationships/image" Target="media/image8.png"/><Relationship Id="rId59" Type="http://schemas.openxmlformats.org/officeDocument/2006/relationships/hyperlink" Target="https://chrome.google.com/webstore/detail/df-youtube-distraction-fr/mjdepdfccjgcndkmemponafgioodelna?hl=en" TargetMode="External"/><Relationship Id="rId124" Type="http://schemas.openxmlformats.org/officeDocument/2006/relationships/image" Target="media/image78.png"/><Relationship Id="rId527" Type="http://schemas.openxmlformats.org/officeDocument/2006/relationships/image" Target="media/image437.png"/><Relationship Id="rId70" Type="http://schemas.openxmlformats.org/officeDocument/2006/relationships/hyperlink" Target="https://www.canada.ca/en/public-health/services/publications/diseases-conditions/heart-disease-canada-fact-sheet.html" TargetMode="External"/><Relationship Id="rId166" Type="http://schemas.openxmlformats.org/officeDocument/2006/relationships/image" Target="media/image120.png"/><Relationship Id="rId331" Type="http://schemas.openxmlformats.org/officeDocument/2006/relationships/image" Target="media/image281.jpeg"/><Relationship Id="rId373" Type="http://schemas.openxmlformats.org/officeDocument/2006/relationships/image" Target="media/image323.png"/><Relationship Id="rId429" Type="http://schemas.openxmlformats.org/officeDocument/2006/relationships/image" Target="media/image364.png"/><Relationship Id="rId1" Type="http://schemas.openxmlformats.org/officeDocument/2006/relationships/customXml" Target="../customXml/item1.xml"/><Relationship Id="rId233" Type="http://schemas.openxmlformats.org/officeDocument/2006/relationships/image" Target="media/image187.png"/><Relationship Id="rId440" Type="http://schemas.openxmlformats.org/officeDocument/2006/relationships/image" Target="https://media.istockphoto.com/vectors/bodytypes-vector-id473271810?k=6&amp;m=473271810&amp;s=612x612&amp;w=0&amp;h=TcBoOpQ6zjPg37JIr2QDphYiqIh3iGRat1jyCRyIzow=" TargetMode="External"/><Relationship Id="rId28" Type="http://schemas.openxmlformats.org/officeDocument/2006/relationships/hyperlink" Target="http://justgetflux.com/" TargetMode="External"/><Relationship Id="rId275" Type="http://schemas.openxmlformats.org/officeDocument/2006/relationships/image" Target="media/image227.png"/><Relationship Id="rId300" Type="http://schemas.openxmlformats.org/officeDocument/2006/relationships/hyperlink" Target="http://www.google.ca/imgres?imgurl=http://www.jscottfitness.com/wp-content/uploads/2010/11/Healthy_Heart_Strong_Muscles_.jpg&amp;imgrefurl=http://www.jscottfitness.com/2010/11/19/valerie-week-eleven/&amp;usg=__Qc5xcR66Ls0TCkJCPvrgzd2XVY8=&amp;h=332&amp;w=322&amp;sz=16&amp;hl=en&amp;start=23&amp;zoom=1&amp;tbnid=hh1Z_UF_aGn39M:&amp;tbnh=119&amp;tbnw=115&amp;ei=f1rJTcLPKcTUgQfvpf3eBw&amp;prev=/search?q%3Dcardio%2Bheart%26start%3D20%26hl%3Den%26sa%3DN%26gbv%3D2%26tbs%3Ditp:clipart%26tbm%3Disch&amp;itbs=1" TargetMode="External"/><Relationship Id="rId482" Type="http://schemas.openxmlformats.org/officeDocument/2006/relationships/image" Target="media/image394.png"/><Relationship Id="rId538" Type="http://schemas.openxmlformats.org/officeDocument/2006/relationships/hyperlink" Target="http://www.bmi-calculator.net/body-fat-calculator" TargetMode="External"/><Relationship Id="rId81" Type="http://schemas.openxmlformats.org/officeDocument/2006/relationships/hyperlink" Target="http://ottawaheart.ca/images/2.6-Heart-and-Stroke-logo.gif" TargetMode="External"/><Relationship Id="rId135" Type="http://schemas.openxmlformats.org/officeDocument/2006/relationships/image" Target="media/image89.png"/><Relationship Id="rId177" Type="http://schemas.openxmlformats.org/officeDocument/2006/relationships/image" Target="media/image131.png"/><Relationship Id="rId342" Type="http://schemas.openxmlformats.org/officeDocument/2006/relationships/image" Target="media/image292.png"/><Relationship Id="rId384" Type="http://schemas.openxmlformats.org/officeDocument/2006/relationships/image" Target="media/image334.png"/><Relationship Id="rId202" Type="http://schemas.openxmlformats.org/officeDocument/2006/relationships/image" Target="media/image156.jpeg"/><Relationship Id="rId244" Type="http://schemas.openxmlformats.org/officeDocument/2006/relationships/image" Target="media/image198.jpeg"/><Relationship Id="rId39" Type="http://schemas.openxmlformats.org/officeDocument/2006/relationships/hyperlink" Target="http://inthemoment.io/" TargetMode="External"/><Relationship Id="rId286" Type="http://schemas.openxmlformats.org/officeDocument/2006/relationships/image" Target="media/image238.png"/><Relationship Id="rId451" Type="http://schemas.openxmlformats.org/officeDocument/2006/relationships/hyperlink" Target="https://www.topendsports.com/testing/tests/longjump.htm" TargetMode="External"/><Relationship Id="rId493" Type="http://schemas.openxmlformats.org/officeDocument/2006/relationships/image" Target="media/image403.png"/><Relationship Id="rId507" Type="http://schemas.openxmlformats.org/officeDocument/2006/relationships/image" Target="media/image417.jpeg"/><Relationship Id="rId549" Type="http://schemas.openxmlformats.org/officeDocument/2006/relationships/hyperlink" Target="http://www.hc-sc.gc.ca/fn-an/food-guide-aliment/maintain-adopt/limit-eng.php" TargetMode="External"/><Relationship Id="rId50" Type="http://schemas.openxmlformats.org/officeDocument/2006/relationships/image" Target="media/image27.png"/><Relationship Id="rId104" Type="http://schemas.openxmlformats.org/officeDocument/2006/relationships/image" Target="media/image58.png"/><Relationship Id="rId146" Type="http://schemas.openxmlformats.org/officeDocument/2006/relationships/image" Target="media/image100.jpeg"/><Relationship Id="rId188" Type="http://schemas.openxmlformats.org/officeDocument/2006/relationships/image" Target="media/image142.png"/><Relationship Id="rId311" Type="http://schemas.openxmlformats.org/officeDocument/2006/relationships/image" Target="media/image261.jpeg"/><Relationship Id="rId353" Type="http://schemas.openxmlformats.org/officeDocument/2006/relationships/image" Target="media/image303.png"/><Relationship Id="rId395" Type="http://schemas.openxmlformats.org/officeDocument/2006/relationships/image" Target="media/image343.png"/><Relationship Id="rId409" Type="http://schemas.openxmlformats.org/officeDocument/2006/relationships/hyperlink" Target="https://www.calculator.net/bmi-calculator.html" TargetMode="External"/><Relationship Id="rId92" Type="http://schemas.openxmlformats.org/officeDocument/2006/relationships/image" Target="media/image46.jpeg"/><Relationship Id="rId213" Type="http://schemas.openxmlformats.org/officeDocument/2006/relationships/image" Target="media/image167.png"/><Relationship Id="rId420" Type="http://schemas.openxmlformats.org/officeDocument/2006/relationships/image" Target="media/image359.png"/><Relationship Id="rId255" Type="http://schemas.openxmlformats.org/officeDocument/2006/relationships/image" Target="media/image209.png"/><Relationship Id="rId297" Type="http://schemas.openxmlformats.org/officeDocument/2006/relationships/image" Target="media/image249.png"/><Relationship Id="rId462" Type="http://schemas.openxmlformats.org/officeDocument/2006/relationships/image" Target="media/image382.jpeg"/><Relationship Id="rId518" Type="http://schemas.openxmlformats.org/officeDocument/2006/relationships/image" Target="media/image428.png"/><Relationship Id="rId115" Type="http://schemas.openxmlformats.org/officeDocument/2006/relationships/image" Target="media/image69.png"/><Relationship Id="rId157" Type="http://schemas.openxmlformats.org/officeDocument/2006/relationships/image" Target="media/image111.jpeg"/><Relationship Id="rId322" Type="http://schemas.openxmlformats.org/officeDocument/2006/relationships/image" Target="media/image272.jpeg"/><Relationship Id="rId364" Type="http://schemas.openxmlformats.org/officeDocument/2006/relationships/image" Target="media/image314.png"/><Relationship Id="rId61" Type="http://schemas.openxmlformats.org/officeDocument/2006/relationships/image" Target="media/image32.png"/><Relationship Id="rId199" Type="http://schemas.openxmlformats.org/officeDocument/2006/relationships/image" Target="media/image153.jpeg"/><Relationship Id="rId19" Type="http://schemas.openxmlformats.org/officeDocument/2006/relationships/image" Target="media/image10.png"/><Relationship Id="rId224" Type="http://schemas.openxmlformats.org/officeDocument/2006/relationships/image" Target="media/image178.png"/><Relationship Id="rId266" Type="http://schemas.openxmlformats.org/officeDocument/2006/relationships/image" Target="media/image218.jpeg"/><Relationship Id="rId431" Type="http://schemas.openxmlformats.org/officeDocument/2006/relationships/hyperlink" Target="https://en.wikipedia.org/wiki/Body_fat" TargetMode="External"/><Relationship Id="rId473" Type="http://schemas.openxmlformats.org/officeDocument/2006/relationships/image" Target="media/image390.jpeg"/><Relationship Id="rId529" Type="http://schemas.openxmlformats.org/officeDocument/2006/relationships/image" Target="media/image439.png"/><Relationship Id="rId30" Type="http://schemas.openxmlformats.org/officeDocument/2006/relationships/hyperlink" Target="https://chrome.google.com/webstore/detail/ublock-origin/cjpalhdlnbpafiamejdnhcphjbkeiagm?hl=en" TargetMode="External"/><Relationship Id="rId126" Type="http://schemas.openxmlformats.org/officeDocument/2006/relationships/image" Target="media/image80.png"/><Relationship Id="rId168" Type="http://schemas.openxmlformats.org/officeDocument/2006/relationships/image" Target="media/image122.png"/><Relationship Id="rId333" Type="http://schemas.openxmlformats.org/officeDocument/2006/relationships/image" Target="media/image283.jpeg"/><Relationship Id="rId540" Type="http://schemas.openxmlformats.org/officeDocument/2006/relationships/hyperlink" Target="http://www.heartandstroke.ca" TargetMode="External"/><Relationship Id="rId72" Type="http://schemas.openxmlformats.org/officeDocument/2006/relationships/hyperlink" Target="https://www.cbc.ca/news/health/which-part-of-canada-has-the-most-smokers-1.1385838" TargetMode="External"/><Relationship Id="rId375" Type="http://schemas.openxmlformats.org/officeDocument/2006/relationships/image" Target="media/image325.png"/><Relationship Id="rId3" Type="http://schemas.openxmlformats.org/officeDocument/2006/relationships/styles" Target="styles.xml"/><Relationship Id="rId235" Type="http://schemas.openxmlformats.org/officeDocument/2006/relationships/image" Target="media/image189.png"/><Relationship Id="rId277" Type="http://schemas.openxmlformats.org/officeDocument/2006/relationships/image" Target="media/image229.png"/><Relationship Id="rId400" Type="http://schemas.openxmlformats.org/officeDocument/2006/relationships/hyperlink" Target="https://www.scienceforsport.com/how-much-protein-do-athletes-really-need/" TargetMode="External"/><Relationship Id="rId442" Type="http://schemas.openxmlformats.org/officeDocument/2006/relationships/image" Target="media/image367.jpeg"/><Relationship Id="rId484" Type="http://schemas.openxmlformats.org/officeDocument/2006/relationships/footer" Target="footer5.xml"/><Relationship Id="rId137" Type="http://schemas.openxmlformats.org/officeDocument/2006/relationships/image" Target="media/image91.jpeg"/><Relationship Id="rId302" Type="http://schemas.openxmlformats.org/officeDocument/2006/relationships/hyperlink" Target="http://www.google.ca/imgres?imgurl=http://1.bp.blogspot.com/_n1Z7ENRnCfY/TAr6lD9skaI/AAAAAAAADCs/wuhgY6cfwBU/s1600/get%2Byour%2Bheart%2Bhealth.gif&amp;imgrefurl=http://www.clinicalbeverage.com/&amp;usg=__YBCDpA0pWAfQy4647AWu0H_o8og=&amp;h=256&amp;w=200&amp;sz=11&amp;hl=en&amp;start=58&amp;zoom=1&amp;tbnid=KmO7VOK-rV7f1M:&amp;tbnh=111&amp;tbnw=87&amp;ei=XFrJTeSPNM_dgQeaz9TsBw&amp;prev=/search?q%3Dcardio%2Bheart%26start%3D40%26hl%3Den%26sa%3DN%26gbv%3D2%26tbs%3Ditp:clipart%26tbm%3Disch&amp;itbs=1" TargetMode="External"/><Relationship Id="rId344" Type="http://schemas.openxmlformats.org/officeDocument/2006/relationships/image" Target="media/image294.png"/><Relationship Id="rId41" Type="http://schemas.openxmlformats.org/officeDocument/2006/relationships/hyperlink" Target="http://inthemoment.io/" TargetMode="External"/><Relationship Id="rId83" Type="http://schemas.openxmlformats.org/officeDocument/2006/relationships/image" Target="media/image39.jpeg"/><Relationship Id="rId179" Type="http://schemas.openxmlformats.org/officeDocument/2006/relationships/image" Target="media/image133.jpeg"/><Relationship Id="rId386" Type="http://schemas.openxmlformats.org/officeDocument/2006/relationships/image" Target="media/image336.png"/><Relationship Id="rId551" Type="http://schemas.openxmlformats.org/officeDocument/2006/relationships/hyperlink" Target="http://www.hc-sc.gc.ca/fn-an/nutrition/weights-poids/guide-ld-adult/images/bmi_javachart-eng.gif" TargetMode="External"/><Relationship Id="rId190" Type="http://schemas.openxmlformats.org/officeDocument/2006/relationships/image" Target="media/image144.png"/><Relationship Id="rId204" Type="http://schemas.openxmlformats.org/officeDocument/2006/relationships/image" Target="media/image158.png"/><Relationship Id="rId246" Type="http://schemas.openxmlformats.org/officeDocument/2006/relationships/image" Target="media/image200.png"/><Relationship Id="rId288" Type="http://schemas.openxmlformats.org/officeDocument/2006/relationships/image" Target="media/image240.jpeg"/><Relationship Id="rId411" Type="http://schemas.openxmlformats.org/officeDocument/2006/relationships/hyperlink" Target="http://www.google.ca/url?sa=i&amp;rct=j&amp;q=&amp;esrc=s&amp;source=images&amp;cd=&amp;cad=rja&amp;uact=8&amp;ved=0ahUKEwjurMj9yarXAhWHPhQKHaDhCKQQjRwIBw&amp;url=http://ca.mannatech.com/products/weight-fitness/truhealth/body-composition/&amp;psig=AOvVaw1R21YYr-jihgdEYXIcie1I&amp;ust=1510078885792026" TargetMode="External"/><Relationship Id="rId453" Type="http://schemas.openxmlformats.org/officeDocument/2006/relationships/image" Target="media/image375.jpeg"/><Relationship Id="rId509" Type="http://schemas.openxmlformats.org/officeDocument/2006/relationships/image" Target="media/image419.png"/><Relationship Id="rId106" Type="http://schemas.openxmlformats.org/officeDocument/2006/relationships/image" Target="media/image60.png"/><Relationship Id="rId313" Type="http://schemas.openxmlformats.org/officeDocument/2006/relationships/image" Target="media/image263.jpeg"/><Relationship Id="rId495" Type="http://schemas.openxmlformats.org/officeDocument/2006/relationships/image" Target="media/image405.png"/><Relationship Id="rId10" Type="http://schemas.openxmlformats.org/officeDocument/2006/relationships/footer" Target="footer1.xml"/><Relationship Id="rId52" Type="http://schemas.openxmlformats.org/officeDocument/2006/relationships/image" Target="media/image28.jpeg"/><Relationship Id="rId94" Type="http://schemas.openxmlformats.org/officeDocument/2006/relationships/image" Target="media/image48.png"/><Relationship Id="rId148" Type="http://schemas.openxmlformats.org/officeDocument/2006/relationships/image" Target="media/image102.jpeg"/><Relationship Id="rId355" Type="http://schemas.openxmlformats.org/officeDocument/2006/relationships/image" Target="media/image305.png"/><Relationship Id="rId397" Type="http://schemas.openxmlformats.org/officeDocument/2006/relationships/image" Target="media/image345.png"/><Relationship Id="rId520" Type="http://schemas.openxmlformats.org/officeDocument/2006/relationships/image" Target="media/image430.png"/><Relationship Id="rId215" Type="http://schemas.openxmlformats.org/officeDocument/2006/relationships/image" Target="media/image169.png"/><Relationship Id="rId257" Type="http://schemas.openxmlformats.org/officeDocument/2006/relationships/image" Target="media/image211.png"/><Relationship Id="rId422" Type="http://schemas.openxmlformats.org/officeDocument/2006/relationships/image" Target="media/image360.jpeg"/><Relationship Id="rId464" Type="http://schemas.openxmlformats.org/officeDocument/2006/relationships/image" Target="media/image384.jpeg"/><Relationship Id="rId299" Type="http://schemas.openxmlformats.org/officeDocument/2006/relationships/image" Target="media/image251.jpeg"/><Relationship Id="rId63" Type="http://schemas.openxmlformats.org/officeDocument/2006/relationships/hyperlink" Target="https://healthjade.com/wp-content/uploads/2018/03/Atherosclerosis-1.jpg" TargetMode="External"/><Relationship Id="rId159" Type="http://schemas.openxmlformats.org/officeDocument/2006/relationships/image" Target="media/image113.png"/><Relationship Id="rId366" Type="http://schemas.openxmlformats.org/officeDocument/2006/relationships/image" Target="media/image316.png"/><Relationship Id="rId226" Type="http://schemas.openxmlformats.org/officeDocument/2006/relationships/image" Target="media/image180.png"/><Relationship Id="rId433" Type="http://schemas.openxmlformats.org/officeDocument/2006/relationships/hyperlink" Target="https://en.wikipedia.org/wiki/Digital_object_identifier" TargetMode="External"/><Relationship Id="rId74" Type="http://schemas.openxmlformats.org/officeDocument/2006/relationships/hyperlink" Target="https://www.cbc.ca/news/science/high-blood-pressure-found-in-19-of-canadians-1.867641" TargetMode="External"/><Relationship Id="rId377" Type="http://schemas.openxmlformats.org/officeDocument/2006/relationships/image" Target="media/image327.png"/><Relationship Id="rId500" Type="http://schemas.openxmlformats.org/officeDocument/2006/relationships/image" Target="media/image410.jpeg"/><Relationship Id="rId5" Type="http://schemas.openxmlformats.org/officeDocument/2006/relationships/webSettings" Target="webSettings.xml"/><Relationship Id="rId237" Type="http://schemas.openxmlformats.org/officeDocument/2006/relationships/image" Target="media/image191.png"/><Relationship Id="rId444" Type="http://schemas.openxmlformats.org/officeDocument/2006/relationships/image" Target="media/image369.jpeg"/><Relationship Id="rId290" Type="http://schemas.openxmlformats.org/officeDocument/2006/relationships/image" Target="media/image242.png"/><Relationship Id="rId304" Type="http://schemas.openxmlformats.org/officeDocument/2006/relationships/image" Target="media/image254.png"/><Relationship Id="rId388" Type="http://schemas.openxmlformats.org/officeDocument/2006/relationships/image" Target="media/image338.jpeg"/><Relationship Id="rId511" Type="http://schemas.openxmlformats.org/officeDocument/2006/relationships/image" Target="media/image421.png"/><Relationship Id="rId85" Type="http://schemas.openxmlformats.org/officeDocument/2006/relationships/hyperlink" Target="https://i.ytimg.com/vi/i4rScoIATNY/maxresdefault.jpg" TargetMode="External"/><Relationship Id="rId150" Type="http://schemas.openxmlformats.org/officeDocument/2006/relationships/image" Target="media/image104.png"/><Relationship Id="rId248" Type="http://schemas.openxmlformats.org/officeDocument/2006/relationships/image" Target="media/image202.png"/><Relationship Id="rId455" Type="http://schemas.openxmlformats.org/officeDocument/2006/relationships/image" Target="media/image377.jpeg"/><Relationship Id="rId12" Type="http://schemas.openxmlformats.org/officeDocument/2006/relationships/image" Target="media/image3.jpeg"/><Relationship Id="rId108" Type="http://schemas.openxmlformats.org/officeDocument/2006/relationships/image" Target="media/image62.png"/><Relationship Id="rId315" Type="http://schemas.openxmlformats.org/officeDocument/2006/relationships/image" Target="media/image265.png"/><Relationship Id="rId522" Type="http://schemas.openxmlformats.org/officeDocument/2006/relationships/image" Target="media/image432.png"/><Relationship Id="rId96" Type="http://schemas.openxmlformats.org/officeDocument/2006/relationships/image" Target="media/image50.png"/><Relationship Id="rId161" Type="http://schemas.openxmlformats.org/officeDocument/2006/relationships/image" Target="media/image115.png"/><Relationship Id="rId399" Type="http://schemas.openxmlformats.org/officeDocument/2006/relationships/image" Target="media/image3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7B81B-FA63-4300-A1BE-5DBCBCD0C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129</Pages>
  <Words>40593</Words>
  <Characters>231386</Characters>
  <Application>Microsoft Office Word</Application>
  <DocSecurity>8</DocSecurity>
  <Lines>1928</Lines>
  <Paragraphs>542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Shawna Lambert</dc:creator>
  <cp:keywords/>
  <dc:description/>
  <cp:lastModifiedBy>Shawna Lambert</cp:lastModifiedBy>
  <cp:revision>4</cp:revision>
  <dcterms:created xsi:type="dcterms:W3CDTF">2025-12-15T22:05:00Z</dcterms:created>
  <dcterms:modified xsi:type="dcterms:W3CDTF">2026-01-04T23:58:00Z</dcterms:modified>
</cp:coreProperties>
</file>